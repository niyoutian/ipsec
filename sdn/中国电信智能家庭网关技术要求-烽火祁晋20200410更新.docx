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2"/>
        <w:spacing w:after="15"/>
        <w:sectPr>
          <w:headerReference r:id="rId5" w:type="first"/>
          <w:footerReference r:id="rId8" w:type="first"/>
          <w:headerReference r:id="rId3" w:type="default"/>
          <w:footerReference r:id="rId6" w:type="default"/>
          <w:headerReference r:id="rId4" w:type="even"/>
          <w:footerReference r:id="rId7" w:type="even"/>
          <w:pgSz w:w="11907" w:h="16839"/>
          <w:pgMar w:top="567" w:right="851" w:bottom="1361" w:left="1418" w:header="0" w:footer="0" w:gutter="0"/>
          <w:pgNumType w:start="1"/>
          <w:cols w:space="425" w:num="1"/>
          <w:titlePg/>
          <w:docGrid w:type="lines" w:linePitch="312" w:charSpace="0"/>
        </w:sectPr>
      </w:pPr>
      <w:bookmarkStart w:id="0" w:name="SectionMark0"/>
      <w:r>
        <mc:AlternateContent>
          <mc:Choice Requires="wps">
            <w:drawing>
              <wp:anchor distT="0" distB="0" distL="114300" distR="114300" simplePos="0" relativeHeight="251662336" behindDoc="0" locked="1" layoutInCell="1" allowOverlap="1">
                <wp:simplePos x="0" y="0"/>
                <wp:positionH relativeFrom="margin">
                  <wp:posOffset>4312920</wp:posOffset>
                </wp:positionH>
                <wp:positionV relativeFrom="margin">
                  <wp:posOffset>396240</wp:posOffset>
                </wp:positionV>
                <wp:extent cx="1666875" cy="215265"/>
                <wp:effectExtent l="0" t="0" r="0" b="0"/>
                <wp:wrapNone/>
                <wp:docPr id="914" name="Text Box 829"/>
                <wp:cNvGraphicFramePr/>
                <a:graphic xmlns:a="http://schemas.openxmlformats.org/drawingml/2006/main">
                  <a:graphicData uri="http://schemas.microsoft.com/office/word/2010/wordprocessingShape">
                    <wps:wsp>
                      <wps:cNvSpPr txBox="1">
                        <a:spLocks noChangeArrowheads="1"/>
                      </wps:cNvSpPr>
                      <wps:spPr bwMode="auto">
                        <a:xfrm>
                          <a:off x="0" y="0"/>
                          <a:ext cx="1666875" cy="215265"/>
                        </a:xfrm>
                        <a:prstGeom prst="rect">
                          <a:avLst/>
                        </a:prstGeom>
                        <a:solidFill>
                          <a:srgbClr val="FFFFFF"/>
                        </a:solidFill>
                        <a:ln>
                          <a:noFill/>
                        </a:ln>
                      </wps:spPr>
                      <wps:txbx>
                        <w:txbxContent>
                          <w:p>
                            <w:pPr>
                              <w:pStyle w:val="170"/>
                              <w:spacing w:after="15"/>
                              <w:jc w:val="center"/>
                              <w:rPr>
                                <w:spacing w:val="28"/>
                                <w:sz w:val="21"/>
                                <w:szCs w:val="21"/>
                              </w:rPr>
                            </w:pPr>
                            <w:r>
                              <w:rPr>
                                <w:rFonts w:hint="eastAsia"/>
                                <w:spacing w:val="28"/>
                                <w:sz w:val="21"/>
                                <w:szCs w:val="21"/>
                              </w:rPr>
                              <w:t>保密等级：公开发放</w:t>
                            </w:r>
                          </w:p>
                        </w:txbxContent>
                      </wps:txbx>
                      <wps:bodyPr rot="0" vert="horz" wrap="square" lIns="0" tIns="0" rIns="0" bIns="0" anchor="t" anchorCtr="0" upright="1">
                        <a:noAutofit/>
                      </wps:bodyPr>
                    </wps:wsp>
                  </a:graphicData>
                </a:graphic>
              </wp:anchor>
            </w:drawing>
          </mc:Choice>
          <mc:Fallback>
            <w:pict>
              <v:shape id="Text Box 829" o:spid="_x0000_s1026" o:spt="202" type="#_x0000_t202" style="position:absolute;left:0pt;margin-left:339.6pt;margin-top:31.2pt;height:16.95pt;width:131.25pt;mso-position-horizontal-relative:margin;mso-position-vertical-relative:margin;z-index:251662336;mso-width-relative:page;mso-height-relative:page;" fillcolor="#FFFFFF" filled="t" stroked="f" coordsize="21600,21600" o:gfxdata="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GB5wE2AAAAAkBAAAPAAAAAAAAAAEAIAAAACIAAABkcnMvZG93bnJldi54&#10;bWxQSwECFAAUAAAACACHTuJA6KWkgfoBAADjAwAADgAAAAAAAAABACAAAAAnAQAAZHJzL2Uyb0Rv&#10;Yy54bWxQSwUGAAAAAAYABgBZAQAAkwUAAAAA&#10;">
                <v:fill on="t" focussize="0,0"/>
                <v:stroke on="f"/>
                <v:imagedata o:title=""/>
                <o:lock v:ext="edit" aspectratio="f"/>
                <v:textbox inset="0mm,0mm,0mm,0mm">
                  <w:txbxContent>
                    <w:p>
                      <w:pPr>
                        <w:pStyle w:val="170"/>
                        <w:spacing w:after="15"/>
                        <w:jc w:val="center"/>
                        <w:rPr>
                          <w:spacing w:val="28"/>
                          <w:sz w:val="21"/>
                          <w:szCs w:val="21"/>
                        </w:rPr>
                      </w:pPr>
                      <w:r>
                        <w:rPr>
                          <w:rFonts w:hint="eastAsia"/>
                          <w:spacing w:val="28"/>
                          <w:sz w:val="21"/>
                          <w:szCs w:val="21"/>
                        </w:rPr>
                        <w:t>保密等级：公开发放</w:t>
                      </w:r>
                    </w:p>
                  </w:txbxContent>
                </v:textbox>
                <w10:anchorlock/>
              </v:shape>
            </w:pict>
          </mc:Fallback>
        </mc:AlternateContent>
      </w:r>
      <w:r>
        <w:drawing>
          <wp:anchor distT="0" distB="0" distL="114300" distR="114300" simplePos="0" relativeHeight="251654144" behindDoc="0" locked="0" layoutInCell="1" allowOverlap="1">
            <wp:simplePos x="0" y="0"/>
            <wp:positionH relativeFrom="column">
              <wp:posOffset>-354330</wp:posOffset>
            </wp:positionH>
            <wp:positionV relativeFrom="paragraph">
              <wp:posOffset>215265</wp:posOffset>
            </wp:positionV>
            <wp:extent cx="1331595" cy="426085"/>
            <wp:effectExtent l="19050" t="0" r="1905" b="0"/>
            <wp:wrapNone/>
            <wp:docPr id="828" name="图片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图片 828"/>
                    <pic:cNvPicPr>
                      <a:picLocks noChangeAspect="1" noChangeArrowheads="1"/>
                    </pic:cNvPicPr>
                  </pic:nvPicPr>
                  <pic:blipFill>
                    <a:blip r:embed="rId12" cstate="print"/>
                    <a:srcRect/>
                    <a:stretch>
                      <a:fillRect/>
                    </a:stretch>
                  </pic:blipFill>
                  <pic:spPr>
                    <a:xfrm>
                      <a:off x="0" y="0"/>
                      <a:ext cx="1331595" cy="426085"/>
                    </a:xfrm>
                    <a:prstGeom prst="rect">
                      <a:avLst/>
                    </a:prstGeom>
                    <a:noFill/>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8888095</wp:posOffset>
                </wp:positionV>
                <wp:extent cx="6121400" cy="0"/>
                <wp:effectExtent l="0" t="0" r="12700" b="0"/>
                <wp:wrapNone/>
                <wp:docPr id="913" name="Line 827"/>
                <wp:cNvGraphicFramePr/>
                <a:graphic xmlns:a="http://schemas.openxmlformats.org/drawingml/2006/main">
                  <a:graphicData uri="http://schemas.microsoft.com/office/word/2010/wordprocessingShape">
                    <wps:wsp>
                      <wps:cNvCnPr>
                        <a:cxnSpLocks noChangeShapeType="1"/>
                      </wps:cNvCnPr>
                      <wps:spPr bwMode="auto">
                        <a:xfrm>
                          <a:off x="0" y="0"/>
                          <a:ext cx="6121400" cy="0"/>
                        </a:xfrm>
                        <a:prstGeom prst="line">
                          <a:avLst/>
                        </a:prstGeom>
                        <a:noFill/>
                        <a:ln w="12700">
                          <a:solidFill>
                            <a:srgbClr val="FFFFFF"/>
                          </a:solidFill>
                          <a:round/>
                        </a:ln>
                      </wps:spPr>
                      <wps:bodyPr/>
                    </wps:wsp>
                  </a:graphicData>
                </a:graphic>
              </wp:anchor>
            </w:drawing>
          </mc:Choice>
          <mc:Fallback>
            <w:pict>
              <v:line id="Line 827" o:spid="_x0000_s1026" o:spt="20" style="position:absolute;left:0pt;margin-left:0pt;margin-top:699.85pt;height:0pt;width:482pt;z-index:251658240;mso-width-relative:page;mso-height-relative:page;" filled="f" stroked="t" coordsize="21600,21600" o:gfxdata="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4MLN9UA&#10;AAAKAQAADwAAAAAAAAABACAAAAAiAAAAZHJzL2Rvd25yZXYueG1sUEsBAhQAFAAAAAgAh07iQNSV&#10;6H+wAQAAVgMAAA4AAAAAAAAAAQAgAAAAJAEAAGRycy9lMm9Eb2MueG1sUEsFBgAAAAAGAAYAWQEA&#10;AEYFAAAAAA==&#10;">
                <v:fill on="f" focussize="0,0"/>
                <v:stroke weight="1pt" color="#FFFFFF" joinstyle="round"/>
                <v:imagedata o:title=""/>
                <o:lock v:ext="edit" aspectratio="f"/>
              </v:lin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2271395</wp:posOffset>
                </wp:positionV>
                <wp:extent cx="6121400" cy="0"/>
                <wp:effectExtent l="0" t="0" r="12700" b="0"/>
                <wp:wrapNone/>
                <wp:docPr id="912" name="Line 826"/>
                <wp:cNvGraphicFramePr/>
                <a:graphic xmlns:a="http://schemas.openxmlformats.org/drawingml/2006/main">
                  <a:graphicData uri="http://schemas.microsoft.com/office/word/2010/wordprocessingShape">
                    <wps:wsp>
                      <wps:cNvCnPr>
                        <a:cxnSpLocks noChangeShapeType="1"/>
                      </wps:cNvCnPr>
                      <wps:spPr bwMode="auto">
                        <a:xfrm>
                          <a:off x="0" y="0"/>
                          <a:ext cx="6121400" cy="0"/>
                        </a:xfrm>
                        <a:prstGeom prst="line">
                          <a:avLst/>
                        </a:prstGeom>
                        <a:noFill/>
                        <a:ln w="12700">
                          <a:solidFill>
                            <a:srgbClr val="FFFFFF"/>
                          </a:solidFill>
                          <a:round/>
                        </a:ln>
                      </wps:spPr>
                      <wps:bodyPr/>
                    </wps:wsp>
                  </a:graphicData>
                </a:graphic>
              </wp:anchor>
            </w:drawing>
          </mc:Choice>
          <mc:Fallback>
            <w:pict>
              <v:line id="Line 826" o:spid="_x0000_s1026" o:spt="20" style="position:absolute;left:0pt;margin-left:0pt;margin-top:178.85pt;height:0pt;width:482pt;z-index:251660288;mso-width-relative:page;mso-height-relative:page;" filled="f" stroked="t" coordsize="21600,21600" o:gfxdata="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4x4eptUA&#10;AAAIAQAADwAAAAAAAAABACAAAAAiAAAAZHJzL2Rvd25yZXYueG1sUEsBAhQAFAAAAAgAh07iQNR4&#10;EU6wAQAAVgMAAA4AAAAAAAAAAQAgAAAAJAEAAGRycy9lMm9Eb2MueG1sUEsFBgAAAAAGAAYAWQEA&#10;AEYFAAAAAA==&#10;">
                <v:fill on="f" focussize="0,0"/>
                <v:stroke weight="1pt" color="#FFFFFF" joinstyle="round"/>
                <v:imagedata o:title=""/>
                <o:lock v:ext="edit" aspectratio="f"/>
              </v:line>
            </w:pict>
          </mc:Fallback>
        </mc:AlternateContent>
      </w:r>
      <w:r>
        <mc:AlternateContent>
          <mc:Choice Requires="wps">
            <w:drawing>
              <wp:anchor distT="0" distB="0" distL="114300" distR="114300" simplePos="0" relativeHeight="251661312" behindDoc="0" locked="1" layoutInCell="1" allowOverlap="1">
                <wp:simplePos x="0" y="0"/>
                <wp:positionH relativeFrom="margin">
                  <wp:posOffset>0</wp:posOffset>
                </wp:positionH>
                <wp:positionV relativeFrom="margin">
                  <wp:posOffset>9108440</wp:posOffset>
                </wp:positionV>
                <wp:extent cx="6120130" cy="363220"/>
                <wp:effectExtent l="0" t="0" r="0" b="0"/>
                <wp:wrapNone/>
                <wp:docPr id="911" name="fmFrame7"/>
                <wp:cNvGraphicFramePr/>
                <a:graphic xmlns:a="http://schemas.openxmlformats.org/drawingml/2006/main">
                  <a:graphicData uri="http://schemas.microsoft.com/office/word/2010/wordprocessingShape">
                    <wps:wsp>
                      <wps:cNvSpPr txBox="1">
                        <a:spLocks noChangeArrowheads="1"/>
                      </wps:cNvSpPr>
                      <wps:spPr bwMode="auto">
                        <a:xfrm>
                          <a:off x="0" y="0"/>
                          <a:ext cx="6120130" cy="363220"/>
                        </a:xfrm>
                        <a:prstGeom prst="rect">
                          <a:avLst/>
                        </a:prstGeom>
                        <a:solidFill>
                          <a:srgbClr val="FFFFFF"/>
                        </a:solidFill>
                        <a:ln>
                          <a:noFill/>
                        </a:ln>
                      </wps:spPr>
                      <wps:txbx>
                        <w:txbxContent>
                          <w:p>
                            <w:pPr>
                              <w:pStyle w:val="171"/>
                              <w:spacing w:after="15"/>
                            </w:pPr>
                            <w:r>
                              <w:rPr>
                                <w:rFonts w:hint="eastAsia"/>
                              </w:rPr>
                              <w:t>中国电信集团公司</w:t>
                            </w:r>
                            <w:r>
                              <w:rPr>
                                <w:rStyle w:val="132"/>
                                <w:rFonts w:hint="eastAsia"/>
                              </w:rPr>
                              <w:t xml:space="preserve"> 发布</w:t>
                            </w:r>
                          </w:p>
                        </w:txbxContent>
                      </wps:txbx>
                      <wps:bodyPr rot="0" vert="horz" wrap="square" lIns="0" tIns="0" rIns="0" bIns="0" anchor="t" anchorCtr="0" upright="1">
                        <a:noAutofit/>
                      </wps:bodyPr>
                    </wps:wsp>
                  </a:graphicData>
                </a:graphic>
              </wp:anchor>
            </w:drawing>
          </mc:Choice>
          <mc:Fallback>
            <w:pict>
              <v:shape id="fmFrame7" o:spid="_x0000_s1026" o:spt="202" type="#_x0000_t202" style="position:absolute;left:0pt;margin-left:0pt;margin-top:717.2pt;height:28.6pt;width:481.9pt;mso-position-horizontal-relative:margin;mso-position-vertical-relative:margin;z-index:251661312;mso-width-relative:page;mso-height-relative:page;" fillcolor="#FFFFFF" filled="t" stroked="f" coordsize="21600,21600" o:gfxdata="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iVYG69gAAAAKAQAADwAAAAAAAAABACAAAAAiAAAAZHJzL2Rvd25yZXYueG1sUEsB&#10;AhQAFAAAAAgAh07iQOuWFfX1AQAA3wMAAA4AAAAAAAAAAQAgAAAAJwEAAGRycy9lMm9Eb2MueG1s&#10;UEsFBgAAAAAGAAYAWQEAAI4FAAAAAA==&#10;">
                <v:fill on="t" focussize="0,0"/>
                <v:stroke on="f"/>
                <v:imagedata o:title=""/>
                <o:lock v:ext="edit" aspectratio="f"/>
                <v:textbox inset="0mm,0mm,0mm,0mm">
                  <w:txbxContent>
                    <w:p>
                      <w:pPr>
                        <w:pStyle w:val="171"/>
                        <w:spacing w:after="15"/>
                      </w:pPr>
                      <w:r>
                        <w:rPr>
                          <w:rFonts w:hint="eastAsia"/>
                        </w:rPr>
                        <w:t>中国电信集团公司</w:t>
                      </w:r>
                      <w:r>
                        <w:rPr>
                          <w:rStyle w:val="132"/>
                          <w:rFonts w:hint="eastAsia"/>
                        </w:rPr>
                        <w:t xml:space="preserve"> 发布</w:t>
                      </w:r>
                    </w:p>
                  </w:txbxContent>
                </v:textbox>
                <w10:anchorlock/>
              </v:shape>
            </w:pict>
          </mc:Fallback>
        </mc:AlternateContent>
      </w:r>
      <w:r>
        <mc:AlternateContent>
          <mc:Choice Requires="wps">
            <w:drawing>
              <wp:anchor distT="0" distB="0" distL="114300" distR="114300" simplePos="0" relativeHeight="251658240" behindDoc="0" locked="1" layoutInCell="1" allowOverlap="1">
                <wp:simplePos x="0" y="0"/>
                <wp:positionH relativeFrom="margin">
                  <wp:posOffset>4100830</wp:posOffset>
                </wp:positionH>
                <wp:positionV relativeFrom="margin">
                  <wp:posOffset>8563610</wp:posOffset>
                </wp:positionV>
                <wp:extent cx="2019300" cy="312420"/>
                <wp:effectExtent l="0" t="0" r="0" b="0"/>
                <wp:wrapNone/>
                <wp:docPr id="910" name="fmFrame6"/>
                <wp:cNvGraphicFramePr/>
                <a:graphic xmlns:a="http://schemas.openxmlformats.org/drawingml/2006/main">
                  <a:graphicData uri="http://schemas.microsoft.com/office/word/2010/wordprocessingShape">
                    <wps:wsp>
                      <wps:cNvSpPr txBox="1">
                        <a:spLocks noChangeArrowheads="1"/>
                      </wps:cNvSpPr>
                      <wps:spPr bwMode="auto">
                        <a:xfrm>
                          <a:off x="0" y="0"/>
                          <a:ext cx="2019300" cy="312420"/>
                        </a:xfrm>
                        <a:prstGeom prst="rect">
                          <a:avLst/>
                        </a:prstGeom>
                        <a:solidFill>
                          <a:srgbClr val="FFFFFF"/>
                        </a:solidFill>
                        <a:ln>
                          <a:noFill/>
                        </a:ln>
                      </wps:spPr>
                      <wps:txbx>
                        <w:txbxContent>
                          <w:p>
                            <w:pPr>
                              <w:pStyle w:val="174"/>
                              <w:spacing w:after="15"/>
                            </w:pPr>
                            <w:r>
                              <w:rPr>
                                <w:rFonts w:hint="eastAsia"/>
                              </w:rPr>
                              <w:t>2018-××-××实施</w:t>
                            </w:r>
                          </w:p>
                        </w:txbxContent>
                      </wps:txbx>
                      <wps:bodyPr rot="0" vert="horz" wrap="square" lIns="0" tIns="0" rIns="0" bIns="0" anchor="t" anchorCtr="0" upright="1">
                        <a:noAutofit/>
                      </wps:bodyPr>
                    </wps:wsp>
                  </a:graphicData>
                </a:graphic>
              </wp:anchor>
            </w:drawing>
          </mc:Choice>
          <mc:Fallback>
            <w:pict>
              <v:shape id="fmFrame6" o:spid="_x0000_s1026" o:spt="202" type="#_x0000_t202" style="position:absolute;left:0pt;margin-left:322.9pt;margin-top:674.3pt;height:24.6pt;width:159pt;mso-position-horizontal-relative:margin;mso-position-vertical-relative:margin;z-index:251658240;mso-width-relative:page;mso-height-relative:page;" fillcolor="#FFFFFF" filled="t" stroked="f" coordsize="21600,21600" o:gfxdata="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C/arX2gAAAA0BAAAPAAAAAAAAAAEAIAAAACIAAABkcnMvZG93bnJldi54bWxQ&#10;SwECFAAUAAAACACHTuJAEIe6EfUBAADfAwAADgAAAAAAAAABACAAAAApAQAAZHJzL2Uyb0RvYy54&#10;bWxQSwUGAAAAAAYABgBZAQAAkAUAAAAA&#10;">
                <v:fill on="t" focussize="0,0"/>
                <v:stroke on="f"/>
                <v:imagedata o:title=""/>
                <o:lock v:ext="edit" aspectratio="f"/>
                <v:textbox inset="0mm,0mm,0mm,0mm">
                  <w:txbxContent>
                    <w:p>
                      <w:pPr>
                        <w:pStyle w:val="174"/>
                        <w:spacing w:after="15"/>
                      </w:pPr>
                      <w:r>
                        <w:rPr>
                          <w:rFonts w:hint="eastAsia"/>
                        </w:rPr>
                        <w:t>2018-××-××实施</w:t>
                      </w:r>
                    </w:p>
                  </w:txbxContent>
                </v:textbox>
                <w10:anchorlock/>
              </v:shape>
            </w:pict>
          </mc:Fallback>
        </mc:AlternateContent>
      </w:r>
      <w:r>
        <mc:AlternateContent>
          <mc:Choice Requires="wps">
            <w:drawing>
              <wp:anchor distT="0" distB="0" distL="114300" distR="114300" simplePos="0" relativeHeight="251659264" behindDoc="0" locked="1" layoutInCell="1" allowOverlap="1">
                <wp:simplePos x="0" y="0"/>
                <wp:positionH relativeFrom="margin">
                  <wp:posOffset>0</wp:posOffset>
                </wp:positionH>
                <wp:positionV relativeFrom="margin">
                  <wp:posOffset>8563610</wp:posOffset>
                </wp:positionV>
                <wp:extent cx="2019300" cy="312420"/>
                <wp:effectExtent l="0" t="0" r="0" b="0"/>
                <wp:wrapNone/>
                <wp:docPr id="909" name="fmFrame5"/>
                <wp:cNvGraphicFramePr/>
                <a:graphic xmlns:a="http://schemas.openxmlformats.org/drawingml/2006/main">
                  <a:graphicData uri="http://schemas.microsoft.com/office/word/2010/wordprocessingShape">
                    <wps:wsp>
                      <wps:cNvSpPr txBox="1">
                        <a:spLocks noChangeArrowheads="1"/>
                      </wps:cNvSpPr>
                      <wps:spPr bwMode="auto">
                        <a:xfrm>
                          <a:off x="0" y="0"/>
                          <a:ext cx="2019300" cy="312420"/>
                        </a:xfrm>
                        <a:prstGeom prst="rect">
                          <a:avLst/>
                        </a:prstGeom>
                        <a:solidFill>
                          <a:srgbClr val="FFFFFF"/>
                        </a:solidFill>
                        <a:ln>
                          <a:noFill/>
                        </a:ln>
                      </wps:spPr>
                      <wps:txbx>
                        <w:txbxContent>
                          <w:p>
                            <w:pPr>
                              <w:pStyle w:val="134"/>
                              <w:spacing w:after="15"/>
                            </w:pPr>
                            <w:r>
                              <w:rPr>
                                <w:rFonts w:hint="eastAsia"/>
                              </w:rPr>
                              <w:t>2018-××-××发布</w:t>
                            </w:r>
                          </w:p>
                        </w:txbxContent>
                      </wps:txbx>
                      <wps:bodyPr rot="0" vert="horz" wrap="square" lIns="0" tIns="0" rIns="0" bIns="0" anchor="t" anchorCtr="0" upright="1">
                        <a:noAutofit/>
                      </wps:bodyPr>
                    </wps:wsp>
                  </a:graphicData>
                </a:graphic>
              </wp:anchor>
            </w:drawing>
          </mc:Choice>
          <mc:Fallback>
            <w:pict>
              <v:shape id="fmFrame5" o:spid="_x0000_s1026" o:spt="202" type="#_x0000_t202" style="position:absolute;left:0pt;margin-left:0pt;margin-top:674.3pt;height:24.6pt;width:159pt;mso-position-horizontal-relative:margin;mso-position-vertical-relative:margin;z-index:251659264;mso-width-relative:page;mso-height-relative:page;" fillcolor="#FFFFFF" filled="t" stroked="f" coordsize="21600,21600" o:gfxdata="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XzbKiNgAAAAKAQAADwAAAAAAAAABACAAAAAiAAAAZHJzL2Rvd25yZXYueG1sUEsB&#10;AhQAFAAAAAgAh07iQFI09PX1AQAA3wMAAA4AAAAAAAAAAQAgAAAAJwEAAGRycy9lMm9Eb2MueG1s&#10;UEsFBgAAAAAGAAYAWQEAAI4FAAAAAA==&#10;">
                <v:fill on="t" focussize="0,0"/>
                <v:stroke on="f"/>
                <v:imagedata o:title=""/>
                <o:lock v:ext="edit" aspectratio="f"/>
                <v:textbox inset="0mm,0mm,0mm,0mm">
                  <w:txbxContent>
                    <w:p>
                      <w:pPr>
                        <w:pStyle w:val="134"/>
                        <w:spacing w:after="15"/>
                      </w:pPr>
                      <w:r>
                        <w:rPr>
                          <w:rFonts w:hint="eastAsia"/>
                        </w:rPr>
                        <w:t>2018-××-××发布</w:t>
                      </w:r>
                    </w:p>
                  </w:txbxContent>
                </v:textbox>
                <w10:anchorlock/>
              </v:shape>
            </w:pict>
          </mc:Fallback>
        </mc:AlternateContent>
      </w:r>
      <w:r>
        <mc:AlternateContent>
          <mc:Choice Requires="wps">
            <w:drawing>
              <wp:anchor distT="0" distB="0" distL="114300" distR="114300" simplePos="0" relativeHeight="251657216" behindDoc="0" locked="1" layoutInCell="1" allowOverlap="1">
                <wp:simplePos x="0" y="0"/>
                <wp:positionH relativeFrom="margin">
                  <wp:posOffset>0</wp:posOffset>
                </wp:positionH>
                <wp:positionV relativeFrom="margin">
                  <wp:posOffset>3635375</wp:posOffset>
                </wp:positionV>
                <wp:extent cx="5969000" cy="4681220"/>
                <wp:effectExtent l="0" t="0" r="0" b="0"/>
                <wp:wrapNone/>
                <wp:docPr id="908" name="fmFrame4"/>
                <wp:cNvGraphicFramePr/>
                <a:graphic xmlns:a="http://schemas.openxmlformats.org/drawingml/2006/main">
                  <a:graphicData uri="http://schemas.microsoft.com/office/word/2010/wordprocessingShape">
                    <wps:wsp>
                      <wps:cNvSpPr txBox="1">
                        <a:spLocks noChangeArrowheads="1"/>
                      </wps:cNvSpPr>
                      <wps:spPr bwMode="auto">
                        <a:xfrm>
                          <a:off x="0" y="0"/>
                          <a:ext cx="5969000" cy="4681220"/>
                        </a:xfrm>
                        <a:prstGeom prst="rect">
                          <a:avLst/>
                        </a:prstGeom>
                        <a:solidFill>
                          <a:srgbClr val="FFFFFF"/>
                        </a:solidFill>
                        <a:ln>
                          <a:noFill/>
                        </a:ln>
                      </wps:spPr>
                      <wps:txbx>
                        <w:txbxContent>
                          <w:p>
                            <w:pPr>
                              <w:pStyle w:val="138"/>
                              <w:spacing w:after="15" w:line="480" w:lineRule="exact"/>
                              <w:rPr>
                                <w:rFonts w:ascii="黑体"/>
                                <w:sz w:val="52"/>
                                <w:szCs w:val="20"/>
                              </w:rPr>
                            </w:pPr>
                            <w:r>
                              <w:rPr>
                                <w:rFonts w:hint="eastAsia" w:ascii="黑体"/>
                                <w:sz w:val="52"/>
                                <w:szCs w:val="20"/>
                              </w:rPr>
                              <w:t>中国电信智能家庭网关技术要求</w:t>
                            </w:r>
                          </w:p>
                          <w:p>
                            <w:pPr>
                              <w:pStyle w:val="138"/>
                              <w:spacing w:after="15"/>
                            </w:pPr>
                            <w:r>
                              <w:rPr>
                                <w:rFonts w:hint="eastAsia"/>
                              </w:rPr>
                              <w:t xml:space="preserve">Technical Specification for Smart Home Gateway </w:t>
                            </w:r>
                            <w:r>
                              <w:t>of China Telecom</w:t>
                            </w:r>
                          </w:p>
                          <w:p>
                            <w:pPr>
                              <w:pStyle w:val="138"/>
                              <w:spacing w:after="15"/>
                              <w:rPr>
                                <w:rFonts w:ascii="黑体"/>
                                <w:sz w:val="52"/>
                                <w:szCs w:val="20"/>
                              </w:rPr>
                            </w:pPr>
                          </w:p>
                        </w:txbxContent>
                      </wps:txbx>
                      <wps:bodyPr rot="0" vert="horz" wrap="square" lIns="0" tIns="0" rIns="0" bIns="0" anchor="t" anchorCtr="0" upright="1">
                        <a:noAutofit/>
                      </wps:bodyPr>
                    </wps:wsp>
                  </a:graphicData>
                </a:graphic>
              </wp:anchor>
            </w:drawing>
          </mc:Choice>
          <mc:Fallback>
            <w:pict>
              <v:shape id="fmFrame4" o:spid="_x0000_s1026" o:spt="202" type="#_x0000_t202" style="position:absolute;left:0pt;margin-left:0pt;margin-top:286.25pt;height:368.6pt;width:470pt;mso-position-horizontal-relative:margin;mso-position-vertical-relative:margin;z-index:251657216;mso-width-relative:page;mso-height-relative:page;" fillcolor="#FFFFFF" filled="t" stroked="f" coordsize="21600,21600" o:gfxdata="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UV59x2AAAAAkBAAAPAAAAAAAAAAEAIAAAACIAAABkcnMvZG93bnJldi54bWxQ&#10;SwECFAAUAAAACACHTuJAAMubcPcBAADgAwAADgAAAAAAAAABACAAAAAnAQAAZHJzL2Uyb0RvYy54&#10;bWxQSwUGAAAAAAYABgBZAQAAkAUAAAAA&#10;">
                <v:fill on="t" focussize="0,0"/>
                <v:stroke on="f"/>
                <v:imagedata o:title=""/>
                <o:lock v:ext="edit" aspectratio="f"/>
                <v:textbox inset="0mm,0mm,0mm,0mm">
                  <w:txbxContent>
                    <w:p>
                      <w:pPr>
                        <w:pStyle w:val="138"/>
                        <w:spacing w:after="15" w:line="480" w:lineRule="exact"/>
                        <w:rPr>
                          <w:rFonts w:ascii="黑体"/>
                          <w:sz w:val="52"/>
                          <w:szCs w:val="20"/>
                        </w:rPr>
                      </w:pPr>
                      <w:r>
                        <w:rPr>
                          <w:rFonts w:hint="eastAsia" w:ascii="黑体"/>
                          <w:sz w:val="52"/>
                          <w:szCs w:val="20"/>
                        </w:rPr>
                        <w:t>中国电信智能家庭网关技术要求</w:t>
                      </w:r>
                    </w:p>
                    <w:p>
                      <w:pPr>
                        <w:pStyle w:val="138"/>
                        <w:spacing w:after="15"/>
                      </w:pPr>
                      <w:r>
                        <w:rPr>
                          <w:rFonts w:hint="eastAsia"/>
                        </w:rPr>
                        <w:t xml:space="preserve">Technical Specification for Smart Home Gateway </w:t>
                      </w:r>
                      <w:r>
                        <w:t>of China Telecom</w:t>
                      </w:r>
                    </w:p>
                    <w:p>
                      <w:pPr>
                        <w:pStyle w:val="138"/>
                        <w:spacing w:after="15"/>
                        <w:rPr>
                          <w:rFonts w:ascii="黑体"/>
                          <w:sz w:val="52"/>
                          <w:szCs w:val="20"/>
                        </w:rPr>
                      </w:pPr>
                    </w:p>
                  </w:txbxContent>
                </v:textbox>
                <w10:anchorlock/>
              </v:shape>
            </w:pict>
          </mc:Fallback>
        </mc:AlternateContent>
      </w:r>
      <w:r>
        <mc:AlternateContent>
          <mc:Choice Requires="wps">
            <w:drawing>
              <wp:anchor distT="0" distB="0" distL="114300" distR="114300" simplePos="0" relativeHeight="251656192" behindDoc="0" locked="1" layoutInCell="1" allowOverlap="1">
                <wp:simplePos x="0" y="0"/>
                <wp:positionH relativeFrom="margin">
                  <wp:posOffset>0</wp:posOffset>
                </wp:positionH>
                <wp:positionV relativeFrom="margin">
                  <wp:posOffset>1401445</wp:posOffset>
                </wp:positionV>
                <wp:extent cx="5815965" cy="860425"/>
                <wp:effectExtent l="0" t="0" r="0" b="0"/>
                <wp:wrapNone/>
                <wp:docPr id="907" name="fmFrame3"/>
                <wp:cNvGraphicFramePr/>
                <a:graphic xmlns:a="http://schemas.openxmlformats.org/drawingml/2006/main">
                  <a:graphicData uri="http://schemas.microsoft.com/office/word/2010/wordprocessingShape">
                    <wps:wsp>
                      <wps:cNvSpPr txBox="1">
                        <a:spLocks noChangeArrowheads="1"/>
                      </wps:cNvSpPr>
                      <wps:spPr bwMode="auto">
                        <a:xfrm>
                          <a:off x="0" y="0"/>
                          <a:ext cx="5815965" cy="860425"/>
                        </a:xfrm>
                        <a:prstGeom prst="rect">
                          <a:avLst/>
                        </a:prstGeom>
                        <a:solidFill>
                          <a:srgbClr val="FFFFFF"/>
                        </a:solidFill>
                        <a:ln>
                          <a:noFill/>
                        </a:ln>
                      </wps:spPr>
                      <wps:txbx>
                        <w:txbxContent>
                          <w:p>
                            <w:pPr>
                              <w:pStyle w:val="136"/>
                              <w:wordWrap w:val="0"/>
                              <w:spacing w:after="15"/>
                            </w:pPr>
                            <w:r>
                              <w:rPr>
                                <w:rFonts w:hint="eastAsia"/>
                              </w:rPr>
                              <w:t>Q/CT</w:t>
                            </w:r>
                            <w:r>
                              <w:rPr>
                                <w:rFonts w:hint="eastAsia"/>
                              </w:rPr>
                              <w:tab/>
                            </w:r>
                            <w:r>
                              <w:rPr>
                                <w:rFonts w:hint="eastAsia"/>
                              </w:rPr>
                              <w:t>2603-20</w:t>
                            </w:r>
                            <w:r>
                              <w:t>18</w:t>
                            </w:r>
                          </w:p>
                        </w:txbxContent>
                      </wps:txbx>
                      <wps:bodyPr rot="0" vert="horz" wrap="square" lIns="0" tIns="0" rIns="0" bIns="0" anchor="t" anchorCtr="0" upright="1">
                        <a:noAutofit/>
                      </wps:bodyPr>
                    </wps:wsp>
                  </a:graphicData>
                </a:graphic>
              </wp:anchor>
            </w:drawing>
          </mc:Choice>
          <mc:Fallback>
            <w:pict>
              <v:shape id="fmFrame3" o:spid="_x0000_s1026" o:spt="202" type="#_x0000_t202" style="position:absolute;left:0pt;margin-left:0pt;margin-top:110.35pt;height:67.75pt;width:457.95pt;mso-position-horizontal-relative:margin;mso-position-vertical-relative:margin;z-index:251656192;mso-width-relative:page;mso-height-relative:page;" fillcolor="#FFFFFF" filled="t" stroked="f" coordsize="21600,21600" o:gfxdata="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gSxwa9gAAAAIAQAADwAAAAAAAAABACAAAAAiAAAAZHJzL2Rvd25yZXYueG1s&#10;UEsBAhQAFAAAAAgAh07iQE3CmVT4AQAA3wMAAA4AAAAAAAAAAQAgAAAAJwEAAGRycy9lMm9Eb2Mu&#10;eG1sUEsFBgAAAAAGAAYAWQEAAJEFAAAAAA==&#10;">
                <v:fill on="t" focussize="0,0"/>
                <v:stroke on="f"/>
                <v:imagedata o:title=""/>
                <o:lock v:ext="edit" aspectratio="f"/>
                <v:textbox inset="0mm,0mm,0mm,0mm">
                  <w:txbxContent>
                    <w:p>
                      <w:pPr>
                        <w:pStyle w:val="136"/>
                        <w:wordWrap w:val="0"/>
                        <w:spacing w:after="15"/>
                      </w:pPr>
                      <w:r>
                        <w:rPr>
                          <w:rFonts w:hint="eastAsia"/>
                        </w:rPr>
                        <w:t>Q/CT</w:t>
                      </w:r>
                      <w:r>
                        <w:rPr>
                          <w:rFonts w:hint="eastAsia"/>
                        </w:rPr>
                        <w:tab/>
                      </w:r>
                      <w:r>
                        <w:rPr>
                          <w:rFonts w:hint="eastAsia"/>
                        </w:rPr>
                        <w:t>2603-20</w:t>
                      </w:r>
                      <w:r>
                        <w:t>18</w:t>
                      </w:r>
                    </w:p>
                  </w:txbxContent>
                </v:textbox>
                <w10:anchorlock/>
              </v:shape>
            </w:pict>
          </mc:Fallback>
        </mc:AlternateContent>
      </w:r>
      <w:r>
        <mc:AlternateContent>
          <mc:Choice Requires="wps">
            <w:drawing>
              <wp:anchor distT="0" distB="0" distL="114300" distR="114300" simplePos="0" relativeHeight="251655168" behindDoc="0" locked="1" layoutInCell="1" allowOverlap="1">
                <wp:simplePos x="0" y="0"/>
                <wp:positionH relativeFrom="margin">
                  <wp:posOffset>0</wp:posOffset>
                </wp:positionH>
                <wp:positionV relativeFrom="margin">
                  <wp:posOffset>1010920</wp:posOffset>
                </wp:positionV>
                <wp:extent cx="6134100" cy="391160"/>
                <wp:effectExtent l="0" t="0" r="0" b="0"/>
                <wp:wrapNone/>
                <wp:docPr id="906" name="fmFrame2"/>
                <wp:cNvGraphicFramePr/>
                <a:graphic xmlns:a="http://schemas.openxmlformats.org/drawingml/2006/main">
                  <a:graphicData uri="http://schemas.microsoft.com/office/word/2010/wordprocessingShape">
                    <wps:wsp>
                      <wps:cNvSpPr txBox="1">
                        <a:spLocks noChangeArrowheads="1"/>
                      </wps:cNvSpPr>
                      <wps:spPr bwMode="auto">
                        <a:xfrm>
                          <a:off x="0" y="0"/>
                          <a:ext cx="6134100" cy="391160"/>
                        </a:xfrm>
                        <a:prstGeom prst="rect">
                          <a:avLst/>
                        </a:prstGeom>
                        <a:solidFill>
                          <a:srgbClr val="FFFFFF"/>
                        </a:solidFill>
                        <a:ln>
                          <a:noFill/>
                        </a:ln>
                      </wps:spPr>
                      <wps:txbx>
                        <w:txbxContent>
                          <w:p>
                            <w:pPr>
                              <w:pStyle w:val="170"/>
                              <w:spacing w:after="15"/>
                              <w:jc w:val="center"/>
                              <w:rPr>
                                <w:spacing w:val="28"/>
                              </w:rPr>
                            </w:pPr>
                            <w:r>
                              <w:rPr>
                                <w:rFonts w:hint="eastAsia"/>
                                <w:spacing w:val="28"/>
                              </w:rPr>
                              <w:t>中国电信集团公司企业标准</w:t>
                            </w:r>
                          </w:p>
                        </w:txbxContent>
                      </wps:txbx>
                      <wps:bodyPr rot="0" vert="horz" wrap="square" lIns="0" tIns="0" rIns="0" bIns="0" anchor="t" anchorCtr="0" upright="1">
                        <a:noAutofit/>
                      </wps:bodyPr>
                    </wps:wsp>
                  </a:graphicData>
                </a:graphic>
              </wp:anchor>
            </w:drawing>
          </mc:Choice>
          <mc:Fallback>
            <w:pict>
              <v:shape id="fmFrame2" o:spid="_x0000_s1026" o:spt="202" type="#_x0000_t202" style="position:absolute;left:0pt;margin-left:0pt;margin-top:79.6pt;height:30.8pt;width:483pt;mso-position-horizontal-relative:margin;mso-position-vertical-relative:margin;z-index:251655168;mso-width-relative:page;mso-height-relative:page;" fillcolor="#FFFFFF" filled="t" stroked="f" coordsize="21600,21600" o:gfxdata="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W12BPNcAAAAIAQAADwAAAAAAAAABACAAAAAiAAAAZHJzL2Rvd25yZXYueG1sUEsB&#10;AhQAFAAAAAgAh07iQP+xSo32AQAA3wMAAA4AAAAAAAAAAQAgAAAAJgEAAGRycy9lMm9Eb2MueG1s&#10;UEsFBgAAAAAGAAYAWQEAAI4FAAAAAA==&#10;">
                <v:fill on="t" focussize="0,0"/>
                <v:stroke on="f"/>
                <v:imagedata o:title=""/>
                <o:lock v:ext="edit" aspectratio="f"/>
                <v:textbox inset="0mm,0mm,0mm,0mm">
                  <w:txbxContent>
                    <w:p>
                      <w:pPr>
                        <w:pStyle w:val="170"/>
                        <w:spacing w:after="15"/>
                        <w:jc w:val="center"/>
                        <w:rPr>
                          <w:spacing w:val="28"/>
                        </w:rPr>
                      </w:pPr>
                      <w:r>
                        <w:rPr>
                          <w:rFonts w:hint="eastAsia"/>
                          <w:spacing w:val="28"/>
                        </w:rPr>
                        <w:t>中国电信集团公司企业标准</w:t>
                      </w:r>
                    </w:p>
                  </w:txbxContent>
                </v:textbox>
                <w10:anchorlock/>
              </v:shape>
            </w:pict>
          </mc:Fallback>
        </mc:AlternateContent>
      </w:r>
      <w:r>
        <mc:AlternateContent>
          <mc:Choice Requires="wpg">
            <w:drawing>
              <wp:inline distT="0" distB="0" distL="0" distR="0">
                <wp:extent cx="6067425" cy="3566160"/>
                <wp:effectExtent l="0" t="0" r="4445" b="0"/>
                <wp:docPr id="48" name="画布 818"/>
                <wp:cNvGraphicFramePr/>
                <a:graphic xmlns:a="http://schemas.openxmlformats.org/drawingml/2006/main">
                  <a:graphicData uri="http://schemas.microsoft.com/office/word/2010/wordprocessingGroup">
                    <wpg:wgp>
                      <wpg:cNvGrpSpPr/>
                      <wpg:grpSpPr>
                        <a:xfrm>
                          <a:off x="0" y="0"/>
                          <a:ext cx="6067425" cy="3566160"/>
                          <a:chOff x="0" y="0"/>
                          <a:chExt cx="606" cy="356612"/>
                        </a:xfrm>
                      </wpg:grpSpPr>
                      <wps:wsp>
                        <wps:cNvPr id="49" name="AutoShape 55"/>
                        <wps:cNvSpPr>
                          <a:spLocks noChangeAspect="1" noChangeArrowheads="1"/>
                        </wps:cNvSpPr>
                        <wps:spPr bwMode="auto">
                          <a:xfrm>
                            <a:off x="0" y="0"/>
                            <a:ext cx="606" cy="356"/>
                          </a:xfrm>
                          <a:prstGeom prst="rect">
                            <a:avLst/>
                          </a:prstGeom>
                          <a:noFill/>
                          <a:ln>
                            <a:noFill/>
                          </a:ln>
                        </wps:spPr>
                        <wps:bodyPr rot="0" vert="horz" wrap="square" lIns="91440" tIns="45720" rIns="91440" bIns="45720" anchor="t" anchorCtr="0" upright="1">
                          <a:noAutofit/>
                        </wps:bodyPr>
                      </wps:wsp>
                    </wpg:wgp>
                  </a:graphicData>
                </a:graphic>
              </wp:inline>
            </w:drawing>
          </mc:Choice>
          <mc:Fallback>
            <w:pict>
              <v:group id="画布 818" o:spid="_x0000_s1026" o:spt="203" style="height:280.8pt;width:477.75pt;" coordsize="606,356612" o:gfxdata="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0cK2g1gAAAAUBAAAPAAAAAAAAAAEA&#10;IAAAACIAAABkcnMvZG93bnJldi54bWxQSwECFAAUAAAACACHTuJAZ1Wmb0oCAADvBAAADgAAAAAA&#10;AAABACAAAAAlAQAAZHJzL2Uyb0RvYy54bWxQSwUGAAAAAAYABgBZAQAA4QUAAAAA&#10;">
                <o:lock v:ext="edit" aspectratio="f"/>
                <v:rect id="AutoShape 55" o:spid="_x0000_s1026" o:spt="1" style="position:absolute;left:0;top:0;height:356;width:606;" filled="f" stroked="f" coordsize="21600,21600" o:gfxdata="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rYikL4A&#10;AADbAAAADwAAAAAAAAABACAAAAAiAAAAZHJzL2Rvd25yZXYueG1sUEsBAhQAFAAAAAgAh07iQDMv&#10;BZ47AAAAOQAAABAAAAAAAAAAAQAgAAAADQEAAGRycy9zaGFwZXhtbC54bWxQSwUGAAAAAAYABgBb&#10;AQAAtwMAAAAA&#10;">
                  <v:fill on="f" focussize="0,0"/>
                  <v:stroke on="f"/>
                  <v:imagedata o:title=""/>
                  <o:lock v:ext="edit" aspectratio="t"/>
                </v:rect>
                <w10:wrap type="none"/>
                <w10:anchorlock/>
              </v:group>
            </w:pict>
          </mc:Fallback>
        </mc:AlternateContent>
      </w:r>
    </w:p>
    <w:bookmarkEnd w:id="0"/>
    <w:p>
      <w:pPr>
        <w:pStyle w:val="172"/>
        <w:spacing w:after="15"/>
        <w:rPr>
          <w:rFonts w:asciiTheme="minorHAnsi" w:hAnsiTheme="minorHAnsi" w:eastAsiaTheme="minorEastAsia" w:cstheme="minorBidi"/>
          <w:bCs/>
          <w:caps/>
          <w:szCs w:val="22"/>
        </w:rPr>
      </w:pPr>
      <w:bookmarkStart w:id="1" w:name="_Toc303005155"/>
      <w:bookmarkStart w:id="2" w:name="_Toc291240370"/>
      <w:bookmarkStart w:id="3" w:name="_Toc289844982"/>
      <w:bookmarkStart w:id="4" w:name="_Toc288721023"/>
      <w:bookmarkStart w:id="5" w:name="_Toc455740550"/>
      <w:bookmarkStart w:id="6" w:name="_Toc447986234"/>
      <w:bookmarkStart w:id="7" w:name="_Toc289521156"/>
      <w:bookmarkStart w:id="8" w:name="_Toc302570357"/>
      <w:bookmarkStart w:id="9" w:name="_Toc302723305"/>
      <w:bookmarkStart w:id="10" w:name="_Toc283021123"/>
      <w:bookmarkStart w:id="11" w:name="_Toc449716776"/>
      <w:bookmarkStart w:id="12" w:name="_Toc289329779"/>
      <w:bookmarkStart w:id="13" w:name="_Toc289253939"/>
      <w:bookmarkStart w:id="14" w:name="_Toc303845937"/>
      <w:bookmarkStart w:id="15" w:name="_Toc454914773"/>
      <w:bookmarkStart w:id="16" w:name="_Toc449387674"/>
      <w:bookmarkStart w:id="17" w:name="_Toc283020023"/>
      <w:bookmarkStart w:id="18" w:name="_Toc447981407"/>
      <w:bookmarkStart w:id="19" w:name="_Toc458516547"/>
      <w:bookmarkStart w:id="20" w:name="_Toc301796929"/>
      <w:bookmarkStart w:id="21" w:name="_Toc289435185"/>
      <w:bookmarkStart w:id="22" w:name="_Toc462062146"/>
      <w:bookmarkStart w:id="23" w:name="_Toc283020290"/>
      <w:bookmarkStart w:id="24" w:name="_Toc447981259"/>
      <w:bookmarkStart w:id="25" w:name="_Toc456386633"/>
      <w:bookmarkStart w:id="26" w:name="_Toc303067005"/>
      <w:bookmarkStart w:id="27" w:name="_Toc532477754"/>
      <w:bookmarkStart w:id="28" w:name="_Toc303331306"/>
      <w:bookmarkStart w:id="29" w:name="_Toc274209368"/>
      <w:bookmarkStart w:id="30" w:name="_Toc279969066"/>
      <w:bookmarkStart w:id="31" w:name="_Toc274209488"/>
      <w:bookmarkStart w:id="32" w:name="_Toc274401263"/>
      <w:r>
        <w:rPr>
          <w:rFonts w:hint="eastAsia"/>
        </w:rPr>
        <w:t>目</w:t>
      </w:r>
      <w:bookmarkStart w:id="33" w:name="BKML"/>
      <w:r>
        <w:t>  </w:t>
      </w:r>
      <w:r>
        <w:rPr>
          <w:rFonts w:hint="eastAsia"/>
        </w:rPr>
        <w:t>次</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33"/>
      <w:r>
        <w:rPr>
          <w:rFonts w:ascii="Calibri"/>
          <w:bCs/>
          <w:caps/>
          <w:sz w:val="20"/>
          <w:szCs w:val="21"/>
        </w:rPr>
        <w:fldChar w:fldCharType="begin"/>
      </w:r>
      <w:r>
        <w:rPr>
          <w:rFonts w:ascii="Calibri"/>
          <w:sz w:val="20"/>
          <w:szCs w:val="21"/>
        </w:rPr>
        <w:instrText xml:space="preserve"> TOC \o "1-3" \h \z \u </w:instrText>
      </w:r>
      <w:r>
        <w:rPr>
          <w:rFonts w:ascii="Calibri"/>
          <w:bCs/>
          <w:caps/>
          <w:sz w:val="20"/>
          <w:szCs w:val="21"/>
        </w:rPr>
        <w:fldChar w:fldCharType="separate"/>
      </w:r>
    </w:p>
    <w:p>
      <w:pPr>
        <w:pStyle w:val="43"/>
        <w:spacing w:before="78" w:after="78"/>
        <w:rPr>
          <w:rFonts w:asciiTheme="minorHAnsi" w:hAnsiTheme="minorHAnsi" w:eastAsiaTheme="minorEastAsia" w:cstheme="minorBidi"/>
          <w:bCs w:val="0"/>
          <w:caps w:val="0"/>
          <w:szCs w:val="22"/>
        </w:rPr>
      </w:pPr>
      <w:r>
        <w:fldChar w:fldCharType="begin"/>
      </w:r>
      <w:r>
        <w:instrText xml:space="preserve"> HYPERLINK \l "_Toc532477755" </w:instrText>
      </w:r>
      <w:r>
        <w:fldChar w:fldCharType="separate"/>
      </w:r>
      <w:r>
        <w:rPr>
          <w:rStyle w:val="79"/>
        </w:rPr>
        <w:t>前</w:t>
      </w:r>
      <w:r>
        <w:rPr>
          <w:rStyle w:val="79"/>
          <w:rFonts w:ascii="Cambria Math" w:hAnsi="Cambria Math" w:cs="Cambria Math"/>
        </w:rPr>
        <w:t>  </w:t>
      </w:r>
      <w:r>
        <w:rPr>
          <w:rStyle w:val="79"/>
        </w:rPr>
        <w:t>言</w:t>
      </w:r>
      <w:r>
        <w:tab/>
      </w:r>
      <w:r>
        <w:fldChar w:fldCharType="begin"/>
      </w:r>
      <w:r>
        <w:instrText xml:space="preserve"> PAGEREF _Toc532477755 \h </w:instrText>
      </w:r>
      <w:r>
        <w:fldChar w:fldCharType="separate"/>
      </w:r>
      <w:r>
        <w:t>VI</w:t>
      </w:r>
      <w:r>
        <w:fldChar w:fldCharType="end"/>
      </w:r>
      <w:r>
        <w:fldChar w:fldCharType="end"/>
      </w:r>
    </w:p>
    <w:p>
      <w:pPr>
        <w:pStyle w:val="43"/>
        <w:spacing w:before="78" w:after="78"/>
        <w:rPr>
          <w:rFonts w:asciiTheme="minorHAnsi" w:hAnsiTheme="minorHAnsi" w:eastAsiaTheme="minorEastAsia" w:cstheme="minorBidi"/>
          <w:bCs w:val="0"/>
          <w:caps w:val="0"/>
          <w:szCs w:val="22"/>
        </w:rPr>
      </w:pPr>
      <w:r>
        <w:fldChar w:fldCharType="begin"/>
      </w:r>
      <w:r>
        <w:instrText xml:space="preserve"> HYPERLINK \l "_Toc532477756" </w:instrText>
      </w:r>
      <w:r>
        <w:fldChar w:fldCharType="separate"/>
      </w:r>
      <w:r>
        <w:rPr>
          <w:rStyle w:val="79"/>
        </w:rPr>
        <w:t>中国电信智能家庭网关技术要求</w:t>
      </w:r>
      <w:r>
        <w:tab/>
      </w:r>
      <w:r>
        <w:fldChar w:fldCharType="begin"/>
      </w:r>
      <w:r>
        <w:instrText xml:space="preserve"> PAGEREF _Toc532477756 \h </w:instrText>
      </w:r>
      <w:r>
        <w:fldChar w:fldCharType="separate"/>
      </w:r>
      <w:r>
        <w:t>1</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"_Toc532477757" </w:instrText>
      </w:r>
      <w:r>
        <w:fldChar w:fldCharType="separate"/>
      </w:r>
      <w:r>
        <w:rPr>
          <w:rStyle w:val="79"/>
        </w:rPr>
        <w:t>1 范围</w:t>
      </w:r>
      <w:r>
        <w:tab/>
      </w:r>
      <w:r>
        <w:fldChar w:fldCharType="begin"/>
      </w:r>
      <w:r>
        <w:instrText xml:space="preserve"> PAGEREF _Toc532477757 \h </w:instrText>
      </w:r>
      <w:r>
        <w:fldChar w:fldCharType="separate"/>
      </w:r>
      <w:r>
        <w:t>1</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"_Toc532477758" </w:instrText>
      </w:r>
      <w:r>
        <w:fldChar w:fldCharType="separate"/>
      </w:r>
      <w:r>
        <w:rPr>
          <w:rStyle w:val="79"/>
        </w:rPr>
        <w:t>2 规范性引用文件</w:t>
      </w:r>
      <w:r>
        <w:tab/>
      </w:r>
      <w:r>
        <w:fldChar w:fldCharType="begin"/>
      </w:r>
      <w:r>
        <w:instrText xml:space="preserve"> PAGEREF _Toc532477758 \h </w:instrText>
      </w:r>
      <w:r>
        <w:fldChar w:fldCharType="separate"/>
      </w:r>
      <w:r>
        <w:t>1</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"_Toc532477759" </w:instrText>
      </w:r>
      <w:r>
        <w:fldChar w:fldCharType="separate"/>
      </w:r>
      <w:r>
        <w:rPr>
          <w:rStyle w:val="79"/>
        </w:rPr>
        <w:t>3 缩略语</w:t>
      </w:r>
      <w:r>
        <w:tab/>
      </w:r>
      <w:r>
        <w:fldChar w:fldCharType="begin"/>
      </w:r>
      <w:r>
        <w:instrText xml:space="preserve"> PAGEREF _Toc532477759 \h </w:instrText>
      </w:r>
      <w:r>
        <w:fldChar w:fldCharType="separate"/>
      </w:r>
      <w:r>
        <w:t>2</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"_Toc532477760" </w:instrText>
      </w:r>
      <w:r>
        <w:fldChar w:fldCharType="separate"/>
      </w:r>
      <w:r>
        <w:rPr>
          <w:rStyle w:val="79"/>
        </w:rPr>
        <w:t>4 设备总体定义</w:t>
      </w:r>
      <w:r>
        <w:tab/>
      </w:r>
      <w:r>
        <w:fldChar w:fldCharType="begin"/>
      </w:r>
      <w:r>
        <w:instrText xml:space="preserve"> PAGEREF _Toc532477760 \h </w:instrText>
      </w:r>
      <w:r>
        <w:fldChar w:fldCharType="separate"/>
      </w:r>
      <w:r>
        <w:t>4</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"_Toc532477761" </w:instrText>
      </w:r>
      <w:r>
        <w:fldChar w:fldCharType="separate"/>
      </w:r>
      <w:r>
        <w:rPr>
          <w:rStyle w:val="79"/>
        </w:rPr>
        <w:t>4.1 设备在网络中的位置</w:t>
      </w:r>
      <w:r>
        <w:tab/>
      </w:r>
      <w:r>
        <w:fldChar w:fldCharType="begin"/>
      </w:r>
      <w:r>
        <w:instrText xml:space="preserve"> PAGEREF _Toc532477761 \h </w:instrText>
      </w:r>
      <w:r>
        <w:fldChar w:fldCharType="separate"/>
      </w:r>
      <w:r>
        <w:t>4</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"_Toc532477762" </w:instrText>
      </w:r>
      <w:r>
        <w:fldChar w:fldCharType="separate"/>
      </w:r>
      <w:r>
        <w:rPr>
          <w:rStyle w:val="79"/>
        </w:rPr>
        <w:t>4.2 接口定义</w:t>
      </w:r>
      <w:r>
        <w:tab/>
      </w:r>
      <w:r>
        <w:fldChar w:fldCharType="begin"/>
      </w:r>
      <w:r>
        <w:instrText xml:space="preserve"> PAGEREF _Toc532477762 \h </w:instrText>
      </w:r>
      <w:r>
        <w:fldChar w:fldCharType="separate"/>
      </w:r>
      <w:r>
        <w:t>5</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"_Toc532477763" </w:instrText>
      </w:r>
      <w:r>
        <w:fldChar w:fldCharType="separate"/>
      </w:r>
      <w:r>
        <w:rPr>
          <w:rStyle w:val="79"/>
        </w:rPr>
        <w:t>4.3 设备形态</w:t>
      </w:r>
      <w:r>
        <w:tab/>
      </w:r>
      <w:r>
        <w:fldChar w:fldCharType="begin"/>
      </w:r>
      <w:r>
        <w:instrText xml:space="preserve"> PAGEREF _Toc532477763 \h </w:instrText>
      </w:r>
      <w:r>
        <w:fldChar w:fldCharType="separate"/>
      </w:r>
      <w:r>
        <w:t>5</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"_Toc532477764" </w:instrText>
      </w:r>
      <w:r>
        <w:fldChar w:fldCharType="separate"/>
      </w:r>
      <w:r>
        <w:rPr>
          <w:rStyle w:val="79"/>
        </w:rPr>
        <w:t>5 物理接口要求</w:t>
      </w:r>
      <w:r>
        <w:tab/>
      </w:r>
      <w:r>
        <w:fldChar w:fldCharType="begin"/>
      </w:r>
      <w:r>
        <w:instrText xml:space="preserve"> PAGEREF _Toc532477764 \h </w:instrText>
      </w:r>
      <w:r>
        <w:fldChar w:fldCharType="separate"/>
      </w:r>
      <w:r>
        <w:t>7</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"_Toc532477765" </w:instrText>
      </w:r>
      <w:r>
        <w:fldChar w:fldCharType="separate"/>
      </w:r>
      <w:r>
        <w:rPr>
          <w:rStyle w:val="79"/>
        </w:rPr>
        <w:t>5.1 网络侧接口要求</w:t>
      </w:r>
      <w:r>
        <w:tab/>
      </w:r>
      <w:r>
        <w:fldChar w:fldCharType="begin"/>
      </w:r>
      <w:r>
        <w:instrText xml:space="preserve"> PAGEREF _Toc532477765 \h </w:instrText>
      </w:r>
      <w:r>
        <w:fldChar w:fldCharType="separate"/>
      </w:r>
      <w:r>
        <w:t>7</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"_Toc532477766" </w:instrText>
      </w:r>
      <w:r>
        <w:fldChar w:fldCharType="separate"/>
      </w:r>
      <w:r>
        <w:rPr>
          <w:rStyle w:val="79"/>
        </w:rPr>
        <w:t>5.2 用户侧接口要求</w:t>
      </w:r>
      <w:r>
        <w:tab/>
      </w:r>
      <w:r>
        <w:fldChar w:fldCharType="begin"/>
      </w:r>
      <w:r>
        <w:instrText xml:space="preserve"> PAGEREF _Toc532477766 \h </w:instrText>
      </w:r>
      <w:r>
        <w:fldChar w:fldCharType="separate"/>
      </w:r>
      <w:r>
        <w:t>7</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"_Toc532477767" </w:instrText>
      </w:r>
      <w:r>
        <w:fldChar w:fldCharType="separate"/>
      </w:r>
      <w:r>
        <w:rPr>
          <w:rStyle w:val="79"/>
        </w:rPr>
        <w:t>5.3</w:t>
      </w:r>
      <w:r>
        <w:rPr>
          <w:rStyle w:val="79"/>
          <w:rFonts w:hAnsi="宋体"/>
        </w:rPr>
        <w:t xml:space="preserve"> 视频外围设备要求（仅针对融合版）</w:t>
      </w:r>
      <w:r>
        <w:tab/>
      </w:r>
      <w:r>
        <w:fldChar w:fldCharType="begin"/>
      </w:r>
      <w:r>
        <w:instrText xml:space="preserve"> PAGEREF _Toc532477767 \h </w:instrText>
      </w:r>
      <w:r>
        <w:fldChar w:fldCharType="separate"/>
      </w:r>
      <w:r>
        <w:t>8</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"_Toc532477768" </w:instrText>
      </w:r>
      <w:r>
        <w:fldChar w:fldCharType="separate"/>
      </w:r>
      <w:r>
        <w:rPr>
          <w:rStyle w:val="79"/>
        </w:rPr>
        <w:t>6 功能要求</w:t>
      </w:r>
      <w:r>
        <w:tab/>
      </w:r>
      <w:r>
        <w:fldChar w:fldCharType="begin"/>
      </w:r>
      <w:r>
        <w:instrText xml:space="preserve"> PAGEREF _Toc532477768 \h </w:instrText>
      </w:r>
      <w:r>
        <w:fldChar w:fldCharType="separate"/>
      </w:r>
      <w:r>
        <w:t>9</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"_Toc532477769" </w:instrText>
      </w:r>
      <w:r>
        <w:fldChar w:fldCharType="separate"/>
      </w:r>
      <w:r>
        <w:rPr>
          <w:rStyle w:val="79"/>
        </w:rPr>
        <w:t>6.1 网络协议及数据转发功能要求</w:t>
      </w:r>
      <w:r>
        <w:tab/>
      </w:r>
      <w:r>
        <w:fldChar w:fldCharType="begin"/>
      </w:r>
      <w:r>
        <w:instrText xml:space="preserve"> PAGEREF _Toc532477769 \h </w:instrText>
      </w:r>
      <w:r>
        <w:fldChar w:fldCharType="separate"/>
      </w:r>
      <w:r>
        <w:t>9</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"_Toc532477770" </w:instrText>
      </w:r>
      <w:r>
        <w:fldChar w:fldCharType="separate"/>
      </w:r>
      <w:r>
        <w:rPr>
          <w:rStyle w:val="79"/>
        </w:rPr>
        <w:t>6.2 WLAN AP功能要求</w:t>
      </w:r>
      <w:r>
        <w:tab/>
      </w:r>
      <w:r>
        <w:fldChar w:fldCharType="begin"/>
      </w:r>
      <w:r>
        <w:instrText xml:space="preserve"> PAGEREF _Toc532477770 \h </w:instrText>
      </w:r>
      <w:r>
        <w:fldChar w:fldCharType="separate"/>
      </w:r>
      <w:r>
        <w:t>14</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"_Toc532477771" </w:instrText>
      </w:r>
      <w:r>
        <w:fldChar w:fldCharType="separate"/>
      </w:r>
      <w:r>
        <w:rPr>
          <w:rStyle w:val="79"/>
        </w:rPr>
        <w:t>6.3 设备发现功能要求</w:t>
      </w:r>
      <w:r>
        <w:tab/>
      </w:r>
      <w:r>
        <w:fldChar w:fldCharType="begin"/>
      </w:r>
      <w:r>
        <w:instrText xml:space="preserve"> PAGEREF _Toc532477771 \h </w:instrText>
      </w:r>
      <w:r>
        <w:fldChar w:fldCharType="separate"/>
      </w:r>
      <w:r>
        <w:t>17</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"_Toc532477772" </w:instrText>
      </w:r>
      <w:r>
        <w:fldChar w:fldCharType="separate"/>
      </w:r>
      <w:r>
        <w:rPr>
          <w:rStyle w:val="79"/>
        </w:rPr>
        <w:t>6.4 业务控制功能要求</w:t>
      </w:r>
      <w:r>
        <w:tab/>
      </w:r>
      <w:r>
        <w:fldChar w:fldCharType="begin"/>
      </w:r>
      <w:r>
        <w:instrText xml:space="preserve"> PAGEREF _Toc532477772 \h </w:instrText>
      </w:r>
      <w:r>
        <w:fldChar w:fldCharType="separate"/>
      </w:r>
      <w:r>
        <w:t>18</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"_Toc532477773" </w:instrText>
      </w:r>
      <w:r>
        <w:fldChar w:fldCharType="separate"/>
      </w:r>
      <w:r>
        <w:rPr>
          <w:rStyle w:val="79"/>
        </w:rPr>
        <w:t>6.5 语音功能处理要求</w:t>
      </w:r>
      <w:r>
        <w:tab/>
      </w:r>
      <w:r>
        <w:fldChar w:fldCharType="begin"/>
      </w:r>
      <w:r>
        <w:instrText xml:space="preserve"> PAGEREF _Toc532477773 \h </w:instrText>
      </w:r>
      <w:r>
        <w:fldChar w:fldCharType="separate"/>
      </w:r>
      <w:r>
        <w:t>19</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"_Toc532477774" </w:instrText>
      </w:r>
      <w:r>
        <w:fldChar w:fldCharType="separate"/>
      </w:r>
      <w:r>
        <w:rPr>
          <w:rStyle w:val="79"/>
        </w:rPr>
        <w:t>7 安全要求</w:t>
      </w:r>
      <w:r>
        <w:tab/>
      </w:r>
      <w:r>
        <w:fldChar w:fldCharType="begin"/>
      </w:r>
      <w:r>
        <w:instrText xml:space="preserve"> PAGEREF _Toc532477774 \h </w:instrText>
      </w:r>
      <w:r>
        <w:fldChar w:fldCharType="separate"/>
      </w:r>
      <w:r>
        <w:t>20</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"_Toc532477775" </w:instrText>
      </w:r>
      <w:r>
        <w:fldChar w:fldCharType="separate"/>
      </w:r>
      <w:r>
        <w:rPr>
          <w:rStyle w:val="79"/>
        </w:rPr>
        <w:t>7.1 网络访问的安全性</w:t>
      </w:r>
      <w:r>
        <w:tab/>
      </w:r>
      <w:r>
        <w:fldChar w:fldCharType="begin"/>
      </w:r>
      <w:r>
        <w:instrText xml:space="preserve"> PAGEREF _Toc532477775 \h </w:instrText>
      </w:r>
      <w:r>
        <w:fldChar w:fldCharType="separate"/>
      </w:r>
      <w:r>
        <w:t>20</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"_Toc532477776" </w:instrText>
      </w:r>
      <w:r>
        <w:fldChar w:fldCharType="separate"/>
      </w:r>
      <w:r>
        <w:rPr>
          <w:rStyle w:val="79"/>
        </w:rPr>
        <w:t>7.2 用户侧WLAN接口安全性</w:t>
      </w:r>
      <w:r>
        <w:tab/>
      </w:r>
      <w:r>
        <w:fldChar w:fldCharType="begin"/>
      </w:r>
      <w:r>
        <w:instrText xml:space="preserve"> PAGEREF _Toc532477776 \h </w:instrText>
      </w:r>
      <w:r>
        <w:fldChar w:fldCharType="separate"/>
      </w:r>
      <w:r>
        <w:t>21</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"_Toc532477777" </w:instrText>
      </w:r>
      <w:r>
        <w:fldChar w:fldCharType="separate"/>
      </w:r>
      <w:r>
        <w:rPr>
          <w:rStyle w:val="79"/>
        </w:rPr>
        <w:t>7.3 登录安全性</w:t>
      </w:r>
      <w:r>
        <w:tab/>
      </w:r>
      <w:r>
        <w:fldChar w:fldCharType="begin"/>
      </w:r>
      <w:r>
        <w:instrText xml:space="preserve"> PAGEREF _Toc532477777 \h </w:instrText>
      </w:r>
      <w:r>
        <w:fldChar w:fldCharType="separate"/>
      </w:r>
      <w:r>
        <w:t>21</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"_Toc532477778" </w:instrText>
      </w:r>
      <w:r>
        <w:fldChar w:fldCharType="separate"/>
      </w:r>
      <w:r>
        <w:rPr>
          <w:rStyle w:val="79"/>
        </w:rPr>
        <w:t>7.4</w:t>
      </w:r>
      <w:r>
        <w:rPr>
          <w:rStyle w:val="79"/>
          <w:rFonts w:ascii="Times New Roman"/>
        </w:rPr>
        <w:t>设备及系统安全性</w:t>
      </w:r>
      <w:r>
        <w:tab/>
      </w:r>
      <w:r>
        <w:fldChar w:fldCharType="begin"/>
      </w:r>
      <w:r>
        <w:instrText xml:space="preserve"> PAGEREF _Toc532477778 \h </w:instrText>
      </w:r>
      <w:r>
        <w:fldChar w:fldCharType="separate"/>
      </w:r>
      <w:r>
        <w:t>21</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"_Toc532477779" </w:instrText>
      </w:r>
      <w:r>
        <w:fldChar w:fldCharType="separate"/>
      </w:r>
      <w:r>
        <w:rPr>
          <w:rStyle w:val="79"/>
        </w:rPr>
        <w:t>8 管理和维护要求</w:t>
      </w:r>
      <w:r>
        <w:tab/>
      </w:r>
      <w:r>
        <w:fldChar w:fldCharType="begin"/>
      </w:r>
      <w:r>
        <w:instrText xml:space="preserve"> PAGEREF _Toc532477779 \h </w:instrText>
      </w:r>
      <w:r>
        <w:fldChar w:fldCharType="separate"/>
      </w:r>
      <w:r>
        <w:t>22</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"_Toc532477780" </w:instrText>
      </w:r>
      <w:r>
        <w:fldChar w:fldCharType="separate"/>
      </w:r>
      <w:r>
        <w:rPr>
          <w:rStyle w:val="79"/>
        </w:rPr>
        <w:t>8.1 基本要求</w:t>
      </w:r>
      <w:r>
        <w:tab/>
      </w:r>
      <w:r>
        <w:fldChar w:fldCharType="begin"/>
      </w:r>
      <w:r>
        <w:instrText xml:space="preserve"> PAGEREF _Toc532477780 \h </w:instrText>
      </w:r>
      <w:r>
        <w:fldChar w:fldCharType="separate"/>
      </w:r>
      <w:r>
        <w:t>22</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"_Toc532477781" </w:instrText>
      </w:r>
      <w:r>
        <w:fldChar w:fldCharType="separate"/>
      </w:r>
      <w:r>
        <w:rPr>
          <w:rStyle w:val="79"/>
        </w:rPr>
        <w:t>8.2 本地UI管理和配置要求</w:t>
      </w:r>
      <w:r>
        <w:tab/>
      </w:r>
      <w:r>
        <w:fldChar w:fldCharType="begin"/>
      </w:r>
      <w:r>
        <w:instrText xml:space="preserve"> PAGEREF _Toc532477781 \h </w:instrText>
      </w:r>
      <w:r>
        <w:fldChar w:fldCharType="separate"/>
      </w:r>
      <w:r>
        <w:t>23</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"_Toc532477782" </w:instrText>
      </w:r>
      <w:r>
        <w:fldChar w:fldCharType="separate"/>
      </w:r>
      <w:r>
        <w:rPr>
          <w:rStyle w:val="79"/>
        </w:rPr>
        <w:t>8.3 ITMS+远程管理和配置要求</w:t>
      </w:r>
      <w:r>
        <w:tab/>
      </w:r>
      <w:r>
        <w:fldChar w:fldCharType="begin"/>
      </w:r>
      <w:r>
        <w:instrText xml:space="preserve"> PAGEREF _Toc532477782 \h </w:instrText>
      </w:r>
      <w:r>
        <w:fldChar w:fldCharType="separate"/>
      </w:r>
      <w:r>
        <w:t>30</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"_Toc532477783" </w:instrText>
      </w:r>
      <w:r>
        <w:fldChar w:fldCharType="separate"/>
      </w:r>
      <w:r>
        <w:rPr>
          <w:rStyle w:val="79"/>
        </w:rPr>
        <w:t>8.4 基于OAM的EMS远程管理和配置要求</w:t>
      </w:r>
      <w:r>
        <w:tab/>
      </w:r>
      <w:r>
        <w:fldChar w:fldCharType="begin"/>
      </w:r>
      <w:r>
        <w:instrText xml:space="preserve"> PAGEREF _Toc532477783 \h </w:instrText>
      </w:r>
      <w:r>
        <w:fldChar w:fldCharType="separate"/>
      </w:r>
      <w:r>
        <w:t>33</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"_Toc532477784" </w:instrText>
      </w:r>
      <w:r>
        <w:fldChar w:fldCharType="separate"/>
      </w:r>
      <w:r>
        <w:rPr>
          <w:rStyle w:val="79"/>
        </w:rPr>
        <w:t>8.5 基于OMCI的EMS远程管理和配置要求</w:t>
      </w:r>
      <w:r>
        <w:tab/>
      </w:r>
      <w:r>
        <w:fldChar w:fldCharType="begin"/>
      </w:r>
      <w:r>
        <w:instrText xml:space="preserve"> PAGEREF _Toc532477784 \h </w:instrText>
      </w:r>
      <w:r>
        <w:fldChar w:fldCharType="separate"/>
      </w:r>
      <w:r>
        <w:t>33</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"_Toc532477785" </w:instrText>
      </w:r>
      <w:r>
        <w:fldChar w:fldCharType="separate"/>
      </w:r>
      <w:r>
        <w:rPr>
          <w:rStyle w:val="79"/>
        </w:rPr>
        <w:t>8.6 基于智能网关及应用管理平台的管理配置要求</w:t>
      </w:r>
      <w:r>
        <w:tab/>
      </w:r>
      <w:r>
        <w:fldChar w:fldCharType="begin"/>
      </w:r>
      <w:r>
        <w:instrText xml:space="preserve"> PAGEREF _Toc532477785 \h </w:instrText>
      </w:r>
      <w:r>
        <w:fldChar w:fldCharType="separate"/>
      </w:r>
      <w:r>
        <w:t>34</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"_Toc532477786" </w:instrText>
      </w:r>
      <w:r>
        <w:fldChar w:fldCharType="separate"/>
      </w:r>
      <w:r>
        <w:rPr>
          <w:rStyle w:val="79"/>
        </w:rPr>
        <w:t>8.7</w:t>
      </w:r>
      <w:r>
        <w:rPr>
          <w:rStyle w:val="79"/>
          <w:rFonts w:hAnsi="宋体"/>
        </w:rPr>
        <w:t xml:space="preserve"> 机顶盒模块管理要求（仅针对融合版设备）</w:t>
      </w:r>
      <w:r>
        <w:tab/>
      </w:r>
      <w:r>
        <w:fldChar w:fldCharType="begin"/>
      </w:r>
      <w:r>
        <w:instrText xml:space="preserve"> PAGEREF _Toc532477786 \h </w:instrText>
      </w:r>
      <w:r>
        <w:fldChar w:fldCharType="separate"/>
      </w:r>
      <w:r>
        <w:t>39</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"_Toc532477787" </w:instrText>
      </w:r>
      <w:r>
        <w:fldChar w:fldCharType="separate"/>
      </w:r>
      <w:r>
        <w:rPr>
          <w:rStyle w:val="79"/>
        </w:rPr>
        <w:t>9 性能要求</w:t>
      </w:r>
      <w:r>
        <w:tab/>
      </w:r>
      <w:r>
        <w:fldChar w:fldCharType="begin"/>
      </w:r>
      <w:r>
        <w:instrText xml:space="preserve"> PAGEREF _Toc532477787 \h </w:instrText>
      </w:r>
      <w:r>
        <w:fldChar w:fldCharType="separate"/>
      </w:r>
      <w:r>
        <w:t>40</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"_Toc532477788" </w:instrText>
      </w:r>
      <w:r>
        <w:fldChar w:fldCharType="separate"/>
      </w:r>
      <w:r>
        <w:rPr>
          <w:rStyle w:val="79"/>
        </w:rPr>
        <w:t>9.1 转发性能要求</w:t>
      </w:r>
      <w:r>
        <w:tab/>
      </w:r>
      <w:r>
        <w:fldChar w:fldCharType="begin"/>
      </w:r>
      <w:r>
        <w:instrText xml:space="preserve"> PAGEREF _Toc532477788 \h </w:instrText>
      </w:r>
      <w:r>
        <w:fldChar w:fldCharType="separate"/>
      </w:r>
      <w:r>
        <w:t>40</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"_Toc532477789" </w:instrText>
      </w:r>
      <w:r>
        <w:fldChar w:fldCharType="separate"/>
      </w:r>
      <w:r>
        <w:rPr>
          <w:rStyle w:val="79"/>
        </w:rPr>
        <w:t>9.2 WLAN无线性能要求</w:t>
      </w:r>
      <w:r>
        <w:tab/>
      </w:r>
      <w:r>
        <w:fldChar w:fldCharType="begin"/>
      </w:r>
      <w:r>
        <w:instrText xml:space="preserve"> PAGEREF _Toc532477789 \h </w:instrText>
      </w:r>
      <w:r>
        <w:fldChar w:fldCharType="separate"/>
      </w:r>
      <w:r>
        <w:t>40</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"_Toc532477790" </w:instrText>
      </w:r>
      <w:r>
        <w:fldChar w:fldCharType="separate"/>
      </w:r>
      <w:r>
        <w:rPr>
          <w:rStyle w:val="79"/>
        </w:rPr>
        <w:t>9.3 可靠性要求</w:t>
      </w:r>
      <w:r>
        <w:tab/>
      </w:r>
      <w:r>
        <w:fldChar w:fldCharType="begin"/>
      </w:r>
      <w:r>
        <w:instrText xml:space="preserve"> PAGEREF _Toc532477790 \h </w:instrText>
      </w:r>
      <w:r>
        <w:fldChar w:fldCharType="separate"/>
      </w:r>
      <w:r>
        <w:t>42</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"_Toc532477791" </w:instrText>
      </w:r>
      <w:r>
        <w:fldChar w:fldCharType="separate"/>
      </w:r>
      <w:r>
        <w:rPr>
          <w:rStyle w:val="79"/>
        </w:rPr>
        <w:t>10 运行环境要求</w:t>
      </w:r>
      <w:r>
        <w:tab/>
      </w:r>
      <w:r>
        <w:fldChar w:fldCharType="begin"/>
      </w:r>
      <w:r>
        <w:instrText xml:space="preserve"> PAGEREF _Toc532477791 \h </w:instrText>
      </w:r>
      <w:r>
        <w:fldChar w:fldCharType="separate"/>
      </w:r>
      <w:r>
        <w:t>42</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"_Toc532477792" </w:instrText>
      </w:r>
      <w:r>
        <w:fldChar w:fldCharType="separate"/>
      </w:r>
      <w:r>
        <w:rPr>
          <w:rStyle w:val="79"/>
        </w:rPr>
        <w:t>10.1 供电及功耗要求</w:t>
      </w:r>
      <w:r>
        <w:tab/>
      </w:r>
      <w:r>
        <w:fldChar w:fldCharType="begin"/>
      </w:r>
      <w:r>
        <w:instrText xml:space="preserve"> PAGEREF _Toc532477792 \h </w:instrText>
      </w:r>
      <w:r>
        <w:fldChar w:fldCharType="separate"/>
      </w:r>
      <w:r>
        <w:t>43</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"_Toc532477793" </w:instrText>
      </w:r>
      <w:r>
        <w:fldChar w:fldCharType="separate"/>
      </w:r>
      <w:r>
        <w:rPr>
          <w:rStyle w:val="79"/>
        </w:rPr>
        <w:t>10.2 环境要求</w:t>
      </w:r>
      <w:r>
        <w:tab/>
      </w:r>
      <w:r>
        <w:fldChar w:fldCharType="begin"/>
      </w:r>
      <w:r>
        <w:instrText xml:space="preserve"> PAGEREF _Toc532477793 \h </w:instrText>
      </w:r>
      <w:r>
        <w:fldChar w:fldCharType="separate"/>
      </w:r>
      <w:r>
        <w:t>44</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"_Toc532477794" </w:instrText>
      </w:r>
      <w:r>
        <w:fldChar w:fldCharType="separate"/>
      </w:r>
      <w:r>
        <w:rPr>
          <w:rStyle w:val="79"/>
        </w:rPr>
        <w:t>10.3 抗电磁干扰能力</w:t>
      </w:r>
      <w:r>
        <w:tab/>
      </w:r>
      <w:r>
        <w:fldChar w:fldCharType="begin"/>
      </w:r>
      <w:r>
        <w:instrText xml:space="preserve"> PAGEREF _Toc532477794 \h </w:instrText>
      </w:r>
      <w:r>
        <w:fldChar w:fldCharType="separate"/>
      </w:r>
      <w:r>
        <w:t>44</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"_Toc532477795" </w:instrText>
      </w:r>
      <w:r>
        <w:fldChar w:fldCharType="separate"/>
      </w:r>
      <w:r>
        <w:rPr>
          <w:rStyle w:val="79"/>
        </w:rPr>
        <w:t>10.4 设备本身产生的电磁干扰要求</w:t>
      </w:r>
      <w:r>
        <w:tab/>
      </w:r>
      <w:r>
        <w:fldChar w:fldCharType="begin"/>
      </w:r>
      <w:r>
        <w:instrText xml:space="preserve"> PAGEREF _Toc532477795 \h </w:instrText>
      </w:r>
      <w:r>
        <w:fldChar w:fldCharType="separate"/>
      </w:r>
      <w:r>
        <w:t>44</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"_Toc532477796" </w:instrText>
      </w:r>
      <w:r>
        <w:fldChar w:fldCharType="separate"/>
      </w:r>
      <w:r>
        <w:rPr>
          <w:rStyle w:val="79"/>
        </w:rPr>
        <w:t>10.5 过压过流保护</w:t>
      </w:r>
      <w:r>
        <w:tab/>
      </w:r>
      <w:r>
        <w:fldChar w:fldCharType="begin"/>
      </w:r>
      <w:r>
        <w:instrText xml:space="preserve"> PAGEREF _Toc532477796 \h </w:instrText>
      </w:r>
      <w:r>
        <w:fldChar w:fldCharType="separate"/>
      </w:r>
      <w:r>
        <w:t>44</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"_Toc532477797" </w:instrText>
      </w:r>
      <w:r>
        <w:fldChar w:fldCharType="separate"/>
      </w:r>
      <w:r>
        <w:rPr>
          <w:rStyle w:val="79"/>
        </w:rPr>
        <w:t>10.6 光接口安全性要求</w:t>
      </w:r>
      <w:r>
        <w:tab/>
      </w:r>
      <w:r>
        <w:fldChar w:fldCharType="begin"/>
      </w:r>
      <w:r>
        <w:instrText xml:space="preserve"> PAGEREF _Toc532477797 \h </w:instrText>
      </w:r>
      <w:r>
        <w:fldChar w:fldCharType="separate"/>
      </w:r>
      <w:r>
        <w:t>44</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"_Toc532477798" </w:instrText>
      </w:r>
      <w:r>
        <w:fldChar w:fldCharType="separate"/>
      </w:r>
      <w:r>
        <w:rPr>
          <w:rStyle w:val="79"/>
        </w:rPr>
        <w:t>10.7</w:t>
      </w:r>
      <w:r>
        <w:rPr>
          <w:rStyle w:val="79"/>
          <w:rFonts w:hAnsi="宋体"/>
        </w:rPr>
        <w:t xml:space="preserve"> 视音频信号电气性能要求（仅针对融合版设备）</w:t>
      </w:r>
      <w:r>
        <w:tab/>
      </w:r>
      <w:r>
        <w:fldChar w:fldCharType="begin"/>
      </w:r>
      <w:r>
        <w:instrText xml:space="preserve"> PAGEREF _Toc532477798 \h </w:instrText>
      </w:r>
      <w:r>
        <w:fldChar w:fldCharType="separate"/>
      </w:r>
      <w:r>
        <w:t>45</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"_Toc532477799" </w:instrText>
      </w:r>
      <w:r>
        <w:fldChar w:fldCharType="separate"/>
      </w:r>
      <w:r>
        <w:rPr>
          <w:rStyle w:val="79"/>
        </w:rPr>
        <w:t>11 软硬件要求</w:t>
      </w:r>
      <w:r>
        <w:tab/>
      </w:r>
      <w:r>
        <w:fldChar w:fldCharType="begin"/>
      </w:r>
      <w:r>
        <w:instrText xml:space="preserve"> PAGEREF _Toc532477799 \h </w:instrText>
      </w:r>
      <w:r>
        <w:fldChar w:fldCharType="separate"/>
      </w:r>
      <w:r>
        <w:t>45</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"_Toc532477800" </w:instrText>
      </w:r>
      <w:r>
        <w:fldChar w:fldCharType="separate"/>
      </w:r>
      <w:r>
        <w:rPr>
          <w:rStyle w:val="79"/>
        </w:rPr>
        <w:t>11.1 硬件要求</w:t>
      </w:r>
      <w:r>
        <w:tab/>
      </w:r>
      <w:r>
        <w:fldChar w:fldCharType="begin"/>
      </w:r>
      <w:r>
        <w:instrText xml:space="preserve"> PAGEREF _Toc532477800 \h </w:instrText>
      </w:r>
      <w:r>
        <w:fldChar w:fldCharType="separate"/>
      </w:r>
      <w:r>
        <w:t>45</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"_Toc532477801" </w:instrText>
      </w:r>
      <w:r>
        <w:fldChar w:fldCharType="separate"/>
      </w:r>
      <w:r>
        <w:rPr>
          <w:rStyle w:val="79"/>
        </w:rPr>
        <w:t>11.2 软件要求</w:t>
      </w:r>
      <w:r>
        <w:tab/>
      </w:r>
      <w:r>
        <w:fldChar w:fldCharType="begin"/>
      </w:r>
      <w:r>
        <w:instrText xml:space="preserve"> PAGEREF _Toc532477801 \h </w:instrText>
      </w:r>
      <w:r>
        <w:fldChar w:fldCharType="separate"/>
      </w:r>
      <w:r>
        <w:t>47</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"_Toc532477802" </w:instrText>
      </w:r>
      <w:r>
        <w:fldChar w:fldCharType="separate"/>
      </w:r>
      <w:r>
        <w:rPr>
          <w:rStyle w:val="79"/>
        </w:rPr>
        <w:t>11.3 版本号管理要求</w:t>
      </w:r>
      <w:r>
        <w:tab/>
      </w:r>
      <w:r>
        <w:fldChar w:fldCharType="begin"/>
      </w:r>
      <w:r>
        <w:instrText xml:space="preserve"> PAGEREF _Toc532477802 \h </w:instrText>
      </w:r>
      <w:r>
        <w:fldChar w:fldCharType="separate"/>
      </w:r>
      <w:r>
        <w:t>49</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"_Toc532477803" </w:instrText>
      </w:r>
      <w:r>
        <w:fldChar w:fldCharType="separate"/>
      </w:r>
      <w:r>
        <w:rPr>
          <w:rStyle w:val="79"/>
        </w:rPr>
        <w:t>12 基本应用要求</w:t>
      </w:r>
      <w:r>
        <w:tab/>
      </w:r>
      <w:r>
        <w:fldChar w:fldCharType="begin"/>
      </w:r>
      <w:r>
        <w:instrText xml:space="preserve"> PAGEREF _Toc532477803 \h </w:instrText>
      </w:r>
      <w:r>
        <w:fldChar w:fldCharType="separate"/>
      </w:r>
      <w:r>
        <w:t>49</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"_Toc532477804" </w:instrText>
      </w:r>
      <w:r>
        <w:fldChar w:fldCharType="separate"/>
      </w:r>
      <w:r>
        <w:rPr>
          <w:rStyle w:val="79"/>
        </w:rPr>
        <w:t>12.1 强制门户功能</w:t>
      </w:r>
      <w:r>
        <w:tab/>
      </w:r>
      <w:r>
        <w:fldChar w:fldCharType="begin"/>
      </w:r>
      <w:r>
        <w:instrText xml:space="preserve"> PAGEREF _Toc532477804 \h </w:instrText>
      </w:r>
      <w:r>
        <w:fldChar w:fldCharType="separate"/>
      </w:r>
      <w:r>
        <w:t>49</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"_Toc532477805" </w:instrText>
      </w:r>
      <w:r>
        <w:fldChar w:fldCharType="separate"/>
      </w:r>
      <w:r>
        <w:rPr>
          <w:rStyle w:val="79"/>
        </w:rPr>
        <w:t>12.2 家庭存储</w:t>
      </w:r>
      <w:r>
        <w:tab/>
      </w:r>
      <w:r>
        <w:fldChar w:fldCharType="begin"/>
      </w:r>
      <w:r>
        <w:instrText xml:space="preserve"> PAGEREF _Toc532477805 \h </w:instrText>
      </w:r>
      <w:r>
        <w:fldChar w:fldCharType="separate"/>
      </w:r>
      <w:r>
        <w:t>49</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"_Toc532477806" </w:instrText>
      </w:r>
      <w:r>
        <w:fldChar w:fldCharType="separate"/>
      </w:r>
      <w:r>
        <w:rPr>
          <w:rStyle w:val="79"/>
        </w:rPr>
        <w:t>12.3 IPTV</w:t>
      </w:r>
      <w:r>
        <w:tab/>
      </w:r>
      <w:r>
        <w:fldChar w:fldCharType="begin"/>
      </w:r>
      <w:r>
        <w:instrText xml:space="preserve"> PAGEREF _Toc532477806 \h </w:instrText>
      </w:r>
      <w:r>
        <w:fldChar w:fldCharType="separate"/>
      </w:r>
      <w:r>
        <w:t>50</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"_Toc532477807" </w:instrText>
      </w:r>
      <w:r>
        <w:fldChar w:fldCharType="separate"/>
      </w:r>
      <w:r>
        <w:rPr>
          <w:rStyle w:val="79"/>
        </w:rPr>
        <w:t>13 设备外观及界面类要求</w:t>
      </w:r>
      <w:r>
        <w:tab/>
      </w:r>
      <w:r>
        <w:fldChar w:fldCharType="begin"/>
      </w:r>
      <w:r>
        <w:instrText xml:space="preserve"> PAGEREF _Toc532477807 \h </w:instrText>
      </w:r>
      <w:r>
        <w:fldChar w:fldCharType="separate"/>
      </w:r>
      <w:r>
        <w:t>50</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"_Toc532477808" </w:instrText>
      </w:r>
      <w:r>
        <w:fldChar w:fldCharType="separate"/>
      </w:r>
      <w:r>
        <w:rPr>
          <w:rStyle w:val="79"/>
        </w:rPr>
        <w:t>13.1 设备外观要求</w:t>
      </w:r>
      <w:r>
        <w:tab/>
      </w:r>
      <w:r>
        <w:fldChar w:fldCharType="begin"/>
      </w:r>
      <w:r>
        <w:instrText xml:space="preserve"> PAGEREF _Toc532477808 \h </w:instrText>
      </w:r>
      <w:r>
        <w:fldChar w:fldCharType="separate"/>
      </w:r>
      <w:r>
        <w:t>50</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"_Toc532477809" </w:instrText>
      </w:r>
      <w:r>
        <w:fldChar w:fldCharType="separate"/>
      </w:r>
      <w:r>
        <w:rPr>
          <w:rStyle w:val="79"/>
        </w:rPr>
        <w:t>13.2 智能家庭网关外壳标签要求</w:t>
      </w:r>
      <w:r>
        <w:tab/>
      </w:r>
      <w:r>
        <w:fldChar w:fldCharType="begin"/>
      </w:r>
      <w:r>
        <w:instrText xml:space="preserve"> PAGEREF _Toc532477809 \h </w:instrText>
      </w:r>
      <w:r>
        <w:fldChar w:fldCharType="separate"/>
      </w:r>
      <w:r>
        <w:t>51</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"_Toc532477810" </w:instrText>
      </w:r>
      <w:r>
        <w:fldChar w:fldCharType="separate"/>
      </w:r>
      <w:r>
        <w:rPr>
          <w:rStyle w:val="79"/>
        </w:rPr>
        <w:t>13.3 界面要求</w:t>
      </w:r>
      <w:r>
        <w:tab/>
      </w:r>
      <w:r>
        <w:fldChar w:fldCharType="begin"/>
      </w:r>
      <w:r>
        <w:instrText xml:space="preserve"> PAGEREF _Toc532477810 \h </w:instrText>
      </w:r>
      <w:r>
        <w:fldChar w:fldCharType="separate"/>
      </w:r>
      <w:r>
        <w:t>52</w:t>
      </w:r>
      <w:r>
        <w:fldChar w:fldCharType="end"/>
      </w:r>
      <w:r>
        <w:fldChar w:fldCharType="end"/>
      </w:r>
    </w:p>
    <w:p>
      <w:pPr>
        <w:pStyle w:val="43"/>
        <w:spacing w:before="78" w:after="78"/>
        <w:rPr>
          <w:rFonts w:asciiTheme="minorHAnsi" w:hAnsiTheme="minorHAnsi" w:eastAsiaTheme="minorEastAsia" w:cstheme="minorBidi"/>
          <w:bCs w:val="0"/>
          <w:caps w:val="0"/>
          <w:szCs w:val="22"/>
        </w:rPr>
      </w:pPr>
      <w:r>
        <w:fldChar w:fldCharType="begin"/>
      </w:r>
      <w:r>
        <w:instrText xml:space="preserve"> HYPERLINK \l "_Toc532477811" </w:instrText>
      </w:r>
      <w:r>
        <w:fldChar w:fldCharType="separate"/>
      </w:r>
      <w:r>
        <w:rPr>
          <w:rStyle w:val="79"/>
        </w:rPr>
        <w:t>附　录　A （规范性附录） DHCP报文扩展</w:t>
      </w:r>
      <w:r>
        <w:tab/>
      </w:r>
      <w:r>
        <w:fldChar w:fldCharType="begin"/>
      </w:r>
      <w:r>
        <w:instrText xml:space="preserve"> PAGEREF _Toc532477811 \h </w:instrText>
      </w:r>
      <w:r>
        <w:fldChar w:fldCharType="separate"/>
      </w:r>
      <w:r>
        <w:t>53</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"_Toc532477812" </w:instrText>
      </w:r>
      <w:r>
        <w:fldChar w:fldCharType="separate"/>
      </w:r>
      <w:r>
        <w:rPr>
          <w:rStyle w:val="79"/>
        </w:rPr>
        <w:t>A.1 DHCPv4 Vendor class identifier格式</w:t>
      </w:r>
      <w:r>
        <w:tab/>
      </w:r>
      <w:r>
        <w:fldChar w:fldCharType="begin"/>
      </w:r>
      <w:r>
        <w:instrText xml:space="preserve"> PAGEREF _Toc532477812 \h </w:instrText>
      </w:r>
      <w:r>
        <w:fldChar w:fldCharType="separate"/>
      </w:r>
      <w:r>
        <w:t>53</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"_Toc532477813" </w:instrText>
      </w:r>
      <w:r>
        <w:fldChar w:fldCharType="separate"/>
      </w:r>
      <w:r>
        <w:rPr>
          <w:rStyle w:val="79"/>
        </w:rPr>
        <w:t>A.2 DHCPv4 Vendor-Identifying Vendor-Specific Information Option要求</w:t>
      </w:r>
      <w:r>
        <w:tab/>
      </w:r>
      <w:r>
        <w:fldChar w:fldCharType="begin"/>
      </w:r>
      <w:r>
        <w:instrText xml:space="preserve"> PAGEREF _Toc532477813 \h </w:instrText>
      </w:r>
      <w:r>
        <w:fldChar w:fldCharType="separate"/>
      </w:r>
      <w:r>
        <w:t>54</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"_Toc532477814" </w:instrText>
      </w:r>
      <w:r>
        <w:fldChar w:fldCharType="separate"/>
      </w:r>
      <w:r>
        <w:rPr>
          <w:rStyle w:val="79"/>
        </w:rPr>
        <w:t>A.3 DHCPv4认证（携带Option60、Option125字段）过程</w:t>
      </w:r>
      <w:r>
        <w:tab/>
      </w:r>
      <w:r>
        <w:fldChar w:fldCharType="begin"/>
      </w:r>
      <w:r>
        <w:instrText xml:space="preserve"> PAGEREF _Toc532477814 \h </w:instrText>
      </w:r>
      <w:r>
        <w:fldChar w:fldCharType="separate"/>
      </w:r>
      <w:r>
        <w:t>56</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"_Toc532477815" </w:instrText>
      </w:r>
      <w:r>
        <w:fldChar w:fldCharType="separate"/>
      </w:r>
      <w:r>
        <w:rPr>
          <w:rStyle w:val="79"/>
        </w:rPr>
        <w:t>A.4 DHCPv6 Option字段携带说明</w:t>
      </w:r>
      <w:r>
        <w:tab/>
      </w:r>
      <w:r>
        <w:fldChar w:fldCharType="begin"/>
      </w:r>
      <w:r>
        <w:instrText xml:space="preserve"> PAGEREF _Toc532477815 \h </w:instrText>
      </w:r>
      <w:r>
        <w:fldChar w:fldCharType="separate"/>
      </w:r>
      <w:r>
        <w:t>57</w:t>
      </w:r>
      <w:r>
        <w:fldChar w:fldCharType="end"/>
      </w:r>
      <w:r>
        <w:fldChar w:fldCharType="end"/>
      </w:r>
    </w:p>
    <w:p>
      <w:pPr>
        <w:pStyle w:val="43"/>
        <w:spacing w:before="78" w:after="78"/>
        <w:rPr>
          <w:rFonts w:asciiTheme="minorHAnsi" w:hAnsiTheme="minorHAnsi" w:eastAsiaTheme="minorEastAsia" w:cstheme="minorBidi"/>
          <w:bCs w:val="0"/>
          <w:caps w:val="0"/>
          <w:szCs w:val="22"/>
        </w:rPr>
      </w:pPr>
      <w:r>
        <w:fldChar w:fldCharType="begin"/>
      </w:r>
      <w:r>
        <w:instrText xml:space="preserve"> HYPERLINK \l "_Toc532477816" </w:instrText>
      </w:r>
      <w:r>
        <w:fldChar w:fldCharType="separate"/>
      </w:r>
      <w:r>
        <w:rPr>
          <w:rStyle w:val="79"/>
        </w:rPr>
        <w:t>附　录　B （规范性附录） 系统及数据安全性要求</w:t>
      </w:r>
      <w:r>
        <w:tab/>
      </w:r>
      <w:r>
        <w:fldChar w:fldCharType="begin"/>
      </w:r>
      <w:r>
        <w:instrText xml:space="preserve"> PAGEREF _Toc532477816 \h </w:instrText>
      </w:r>
      <w:r>
        <w:fldChar w:fldCharType="separate"/>
      </w:r>
      <w:r>
        <w:t>60</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"_Toc532477817" </w:instrText>
      </w:r>
      <w:r>
        <w:fldChar w:fldCharType="separate"/>
      </w:r>
      <w:r>
        <w:rPr>
          <w:rStyle w:val="79"/>
        </w:rPr>
        <w:t>B.1 操作系统安全</w:t>
      </w:r>
      <w:r>
        <w:tab/>
      </w:r>
      <w:r>
        <w:fldChar w:fldCharType="begin"/>
      </w:r>
      <w:r>
        <w:instrText xml:space="preserve"> PAGEREF _Toc532477817 \h </w:instrText>
      </w:r>
      <w:r>
        <w:fldChar w:fldCharType="separate"/>
      </w:r>
      <w:r>
        <w:t>60</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"_Toc532477818" </w:instrText>
      </w:r>
      <w:r>
        <w:fldChar w:fldCharType="separate"/>
      </w:r>
      <w:r>
        <w:rPr>
          <w:rStyle w:val="79"/>
        </w:rPr>
        <w:t>B.2 页面访问要求</w:t>
      </w:r>
      <w:r>
        <w:tab/>
      </w:r>
      <w:r>
        <w:fldChar w:fldCharType="begin"/>
      </w:r>
      <w:r>
        <w:instrText xml:space="preserve"> PAGEREF _Toc532477818 \h </w:instrText>
      </w:r>
      <w:r>
        <w:fldChar w:fldCharType="separate"/>
      </w:r>
      <w:r>
        <w:t>60</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"_Toc532477819" </w:instrText>
      </w:r>
      <w:r>
        <w:fldChar w:fldCharType="separate"/>
      </w:r>
      <w:r>
        <w:rPr>
          <w:rStyle w:val="79"/>
        </w:rPr>
        <w:t>B.3 维护入口安全</w:t>
      </w:r>
      <w:r>
        <w:tab/>
      </w:r>
      <w:r>
        <w:fldChar w:fldCharType="begin"/>
      </w:r>
      <w:r>
        <w:instrText xml:space="preserve"> PAGEREF _Toc532477819 \h </w:instrText>
      </w:r>
      <w:r>
        <w:fldChar w:fldCharType="separate"/>
      </w:r>
      <w:r>
        <w:t>60</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"_Toc532477820" </w:instrText>
      </w:r>
      <w:r>
        <w:fldChar w:fldCharType="separate"/>
      </w:r>
      <w:r>
        <w:rPr>
          <w:rStyle w:val="79"/>
        </w:rPr>
        <w:t>B.4 协议安全</w:t>
      </w:r>
      <w:r>
        <w:tab/>
      </w:r>
      <w:r>
        <w:fldChar w:fldCharType="begin"/>
      </w:r>
      <w:r>
        <w:instrText xml:space="preserve"> PAGEREF _Toc532477820 \h </w:instrText>
      </w:r>
      <w:r>
        <w:fldChar w:fldCharType="separate"/>
      </w:r>
      <w:r>
        <w:t>61</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"_Toc532477821" </w:instrText>
      </w:r>
      <w:r>
        <w:fldChar w:fldCharType="separate"/>
      </w:r>
      <w:r>
        <w:rPr>
          <w:rStyle w:val="79"/>
        </w:rPr>
        <w:t>B.5 敏感数据安全</w:t>
      </w:r>
      <w:r>
        <w:tab/>
      </w:r>
      <w:r>
        <w:fldChar w:fldCharType="begin"/>
      </w:r>
      <w:r>
        <w:instrText xml:space="preserve"> PAGEREF _Toc532477821 \h </w:instrText>
      </w:r>
      <w:r>
        <w:fldChar w:fldCharType="separate"/>
      </w:r>
      <w:r>
        <w:t>61</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"_Toc532477822" </w:instrText>
      </w:r>
      <w:r>
        <w:fldChar w:fldCharType="separate"/>
      </w:r>
      <w:r>
        <w:rPr>
          <w:rStyle w:val="79"/>
        </w:rPr>
        <w:t>B.6 日志安全</w:t>
      </w:r>
      <w:r>
        <w:tab/>
      </w:r>
      <w:r>
        <w:fldChar w:fldCharType="begin"/>
      </w:r>
      <w:r>
        <w:instrText xml:space="preserve"> PAGEREF _Toc532477822 \h </w:instrText>
      </w:r>
      <w:r>
        <w:fldChar w:fldCharType="separate"/>
      </w:r>
      <w:r>
        <w:t>61</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"_Toc532477823" </w:instrText>
      </w:r>
      <w:r>
        <w:fldChar w:fldCharType="separate"/>
      </w:r>
      <w:r>
        <w:rPr>
          <w:rStyle w:val="79"/>
        </w:rPr>
        <w:t>B.7 代码安全</w:t>
      </w:r>
      <w:r>
        <w:tab/>
      </w:r>
      <w:r>
        <w:fldChar w:fldCharType="begin"/>
      </w:r>
      <w:r>
        <w:instrText xml:space="preserve"> PAGEREF _Toc532477823 \h </w:instrText>
      </w:r>
      <w:r>
        <w:fldChar w:fldCharType="separate"/>
      </w:r>
      <w:r>
        <w:t>62</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"_Toc532477824" </w:instrText>
      </w:r>
      <w:r>
        <w:fldChar w:fldCharType="separate"/>
      </w:r>
      <w:r>
        <w:rPr>
          <w:rStyle w:val="79"/>
        </w:rPr>
        <w:t>B.8 设备安全</w:t>
      </w:r>
      <w:r>
        <w:tab/>
      </w:r>
      <w:r>
        <w:fldChar w:fldCharType="begin"/>
      </w:r>
      <w:r>
        <w:instrText xml:space="preserve"> PAGEREF _Toc532477824 \h </w:instrText>
      </w:r>
      <w:r>
        <w:fldChar w:fldCharType="separate"/>
      </w:r>
      <w:r>
        <w:t>62</w:t>
      </w:r>
      <w:r>
        <w:fldChar w:fldCharType="end"/>
      </w:r>
      <w:r>
        <w:fldChar w:fldCharType="end"/>
      </w:r>
    </w:p>
    <w:p>
      <w:pPr>
        <w:pStyle w:val="43"/>
        <w:spacing w:before="78" w:after="78"/>
        <w:rPr>
          <w:rFonts w:asciiTheme="minorHAnsi" w:hAnsiTheme="minorHAnsi" w:eastAsiaTheme="minorEastAsia" w:cstheme="minorBidi"/>
          <w:bCs w:val="0"/>
          <w:caps w:val="0"/>
          <w:szCs w:val="22"/>
        </w:rPr>
      </w:pPr>
      <w:r>
        <w:fldChar w:fldCharType="begin"/>
      </w:r>
      <w:r>
        <w:instrText xml:space="preserve"> HYPERLINK \l "_Toc532477825" </w:instrText>
      </w:r>
      <w:r>
        <w:fldChar w:fldCharType="separate"/>
      </w:r>
      <w:r>
        <w:rPr>
          <w:rStyle w:val="79"/>
        </w:rPr>
        <w:t>附　录　C （规范性附录） 智能OS（基于嵌入式Linux智能OS）技术要求</w:t>
      </w:r>
      <w:r>
        <w:tab/>
      </w:r>
      <w:r>
        <w:fldChar w:fldCharType="begin"/>
      </w:r>
      <w:r>
        <w:instrText xml:space="preserve"> PAGEREF _Toc532477825 \h </w:instrText>
      </w:r>
      <w:r>
        <w:fldChar w:fldCharType="separate"/>
      </w:r>
      <w:r>
        <w:t>63</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"_Toc532477826" </w:instrText>
      </w:r>
      <w:r>
        <w:fldChar w:fldCharType="separate"/>
      </w:r>
      <w:r>
        <w:rPr>
          <w:rStyle w:val="79"/>
        </w:rPr>
        <w:t>C.1 架构说明</w:t>
      </w:r>
      <w:r>
        <w:tab/>
      </w:r>
      <w:r>
        <w:fldChar w:fldCharType="begin"/>
      </w:r>
      <w:r>
        <w:instrText xml:space="preserve"> PAGEREF _Toc532477826 \h </w:instrText>
      </w:r>
      <w:r>
        <w:fldChar w:fldCharType="separate"/>
      </w:r>
      <w:r>
        <w:t>63</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"_Toc532477827" </w:instrText>
      </w:r>
      <w:r>
        <w:fldChar w:fldCharType="separate"/>
      </w:r>
      <w:r>
        <w:rPr>
          <w:rStyle w:val="79"/>
        </w:rPr>
        <w:t>C.1.1 总体架构</w:t>
      </w:r>
      <w:r>
        <w:tab/>
      </w:r>
      <w:r>
        <w:fldChar w:fldCharType="begin"/>
      </w:r>
      <w:r>
        <w:instrText xml:space="preserve"> PAGEREF _Toc532477827 \h </w:instrText>
      </w:r>
      <w:r>
        <w:fldChar w:fldCharType="separate"/>
      </w:r>
      <w:r>
        <w:t>63</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"_Toc532477828" </w:instrText>
      </w:r>
      <w:r>
        <w:fldChar w:fldCharType="separate"/>
      </w:r>
      <w:r>
        <w:rPr>
          <w:rStyle w:val="79"/>
        </w:rPr>
        <w:t>C.1.2 网关内部架构</w:t>
      </w:r>
      <w:r>
        <w:tab/>
      </w:r>
      <w:r>
        <w:fldChar w:fldCharType="begin"/>
      </w:r>
      <w:r>
        <w:instrText xml:space="preserve"> PAGEREF _Toc532477828 \h </w:instrText>
      </w:r>
      <w:r>
        <w:fldChar w:fldCharType="separate"/>
      </w:r>
      <w:r>
        <w:t>64</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"_Toc532477829" </w:instrText>
      </w:r>
      <w:r>
        <w:fldChar w:fldCharType="separate"/>
      </w:r>
      <w:r>
        <w:rPr>
          <w:rStyle w:val="79"/>
        </w:rPr>
        <w:t>C.1.3 IPC Service</w:t>
      </w:r>
      <w:r>
        <w:tab/>
      </w:r>
      <w:r>
        <w:fldChar w:fldCharType="begin"/>
      </w:r>
      <w:r>
        <w:instrText xml:space="preserve"> PAGEREF _Toc532477829 \h </w:instrText>
      </w:r>
      <w:r>
        <w:fldChar w:fldCharType="separate"/>
      </w:r>
      <w:r>
        <w:t>64</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"_Toc532477830" </w:instrText>
      </w:r>
      <w:r>
        <w:fldChar w:fldCharType="separate"/>
      </w:r>
      <w:r>
        <w:rPr>
          <w:rStyle w:val="79"/>
        </w:rPr>
        <w:t>C.2 系统要求</w:t>
      </w:r>
      <w:r>
        <w:tab/>
      </w:r>
      <w:r>
        <w:fldChar w:fldCharType="begin"/>
      </w:r>
      <w:r>
        <w:instrText xml:space="preserve"> PAGEREF _Toc532477830 \h </w:instrText>
      </w:r>
      <w:r>
        <w:fldChar w:fldCharType="separate"/>
      </w:r>
      <w:r>
        <w:t>65</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"_Toc532477831" </w:instrText>
      </w:r>
      <w:r>
        <w:fldChar w:fldCharType="separate"/>
      </w:r>
      <w:r>
        <w:rPr>
          <w:rStyle w:val="79"/>
        </w:rPr>
        <w:t>C.2.1 系统软件要求</w:t>
      </w:r>
      <w:r>
        <w:tab/>
      </w:r>
      <w:r>
        <w:fldChar w:fldCharType="begin"/>
      </w:r>
      <w:r>
        <w:instrText xml:space="preserve"> PAGEREF _Toc532477831 \h </w:instrText>
      </w:r>
      <w:r>
        <w:fldChar w:fldCharType="separate"/>
      </w:r>
      <w:r>
        <w:t>65</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"_Toc532477832" </w:instrText>
      </w:r>
      <w:r>
        <w:fldChar w:fldCharType="separate"/>
      </w:r>
      <w:r>
        <w:rPr>
          <w:rStyle w:val="79"/>
        </w:rPr>
        <w:t>C.2.2 系统分区及中间件集成要求</w:t>
      </w:r>
      <w:r>
        <w:tab/>
      </w:r>
      <w:r>
        <w:fldChar w:fldCharType="begin"/>
      </w:r>
      <w:r>
        <w:instrText xml:space="preserve"> PAGEREF _Toc532477832 \h </w:instrText>
      </w:r>
      <w:r>
        <w:fldChar w:fldCharType="separate"/>
      </w:r>
      <w:r>
        <w:t>66</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"_Toc532477833" </w:instrText>
      </w:r>
      <w:r>
        <w:fldChar w:fldCharType="separate"/>
      </w:r>
      <w:r>
        <w:rPr>
          <w:rStyle w:val="79"/>
        </w:rPr>
        <w:t>C.3 预置软件配置要求</w:t>
      </w:r>
      <w:r>
        <w:tab/>
      </w:r>
      <w:r>
        <w:fldChar w:fldCharType="begin"/>
      </w:r>
      <w:r>
        <w:instrText xml:space="preserve"> PAGEREF _Toc532477833 \h </w:instrText>
      </w:r>
      <w:r>
        <w:fldChar w:fldCharType="separate"/>
      </w:r>
      <w:r>
        <w:t>69</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"_Toc532477834" </w:instrText>
      </w:r>
      <w:r>
        <w:fldChar w:fldCharType="separate"/>
      </w:r>
      <w:r>
        <w:rPr>
          <w:rStyle w:val="79"/>
        </w:rPr>
        <w:t>C.3.1 DBus</w:t>
      </w:r>
      <w:r>
        <w:tab/>
      </w:r>
      <w:r>
        <w:fldChar w:fldCharType="begin"/>
      </w:r>
      <w:r>
        <w:instrText xml:space="preserve"> PAGEREF _Toc532477834 \h </w:instrText>
      </w:r>
      <w:r>
        <w:fldChar w:fldCharType="separate"/>
      </w:r>
      <w:r>
        <w:t>69</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"_Toc532477835" </w:instrText>
      </w:r>
      <w:r>
        <w:fldChar w:fldCharType="separate"/>
      </w:r>
      <w:r>
        <w:rPr>
          <w:rStyle w:val="79"/>
        </w:rPr>
        <w:t>C.3.2 glib</w:t>
      </w:r>
      <w:r>
        <w:tab/>
      </w:r>
      <w:r>
        <w:fldChar w:fldCharType="begin"/>
      </w:r>
      <w:r>
        <w:instrText xml:space="preserve"> PAGEREF _Toc532477835 \h </w:instrText>
      </w:r>
      <w:r>
        <w:fldChar w:fldCharType="separate"/>
      </w:r>
      <w:r>
        <w:t>70</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"_Toc532477836" </w:instrText>
      </w:r>
      <w:r>
        <w:fldChar w:fldCharType="separate"/>
      </w:r>
      <w:r>
        <w:rPr>
          <w:rStyle w:val="79"/>
        </w:rPr>
        <w:t>C.3.3 lxc</w:t>
      </w:r>
      <w:r>
        <w:tab/>
      </w:r>
      <w:r>
        <w:fldChar w:fldCharType="begin"/>
      </w:r>
      <w:r>
        <w:instrText xml:space="preserve"> PAGEREF _Toc532477836 \h </w:instrText>
      </w:r>
      <w:r>
        <w:fldChar w:fldCharType="separate"/>
      </w:r>
      <w:r>
        <w:t>70</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"_Toc532477837" </w:instrText>
      </w:r>
      <w:r>
        <w:fldChar w:fldCharType="separate"/>
      </w:r>
      <w:r>
        <w:rPr>
          <w:rStyle w:val="79"/>
        </w:rPr>
        <w:t>C.3.4 DPI</w:t>
      </w:r>
      <w:r>
        <w:tab/>
      </w:r>
      <w:r>
        <w:fldChar w:fldCharType="begin"/>
      </w:r>
      <w:r>
        <w:instrText xml:space="preserve"> PAGEREF _Toc532477837 \h </w:instrText>
      </w:r>
      <w:r>
        <w:fldChar w:fldCharType="separate"/>
      </w:r>
      <w:r>
        <w:t>70</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"_Toc532477838" </w:instrText>
      </w:r>
      <w:r>
        <w:fldChar w:fldCharType="separate"/>
      </w:r>
      <w:r>
        <w:rPr>
          <w:rStyle w:val="79"/>
        </w:rPr>
        <w:t>C.4 WEB要求</w:t>
      </w:r>
      <w:r>
        <w:tab/>
      </w:r>
      <w:r>
        <w:fldChar w:fldCharType="begin"/>
      </w:r>
      <w:r>
        <w:instrText xml:space="preserve"> PAGEREF _Toc532477838 \h </w:instrText>
      </w:r>
      <w:r>
        <w:fldChar w:fldCharType="separate"/>
      </w:r>
      <w:r>
        <w:t>71</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"_Toc532477839" </w:instrText>
      </w:r>
      <w:r>
        <w:fldChar w:fldCharType="separate"/>
      </w:r>
      <w:r>
        <w:rPr>
          <w:rStyle w:val="79"/>
        </w:rPr>
        <w:t>C.4.1 权限分级界面</w:t>
      </w:r>
      <w:r>
        <w:tab/>
      </w:r>
      <w:r>
        <w:fldChar w:fldCharType="begin"/>
      </w:r>
      <w:r>
        <w:instrText xml:space="preserve"> PAGEREF _Toc532477839 \h </w:instrText>
      </w:r>
      <w:r>
        <w:fldChar w:fldCharType="separate"/>
      </w:r>
      <w:r>
        <w:t>71</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"_Toc532477840" </w:instrText>
      </w:r>
      <w:r>
        <w:fldChar w:fldCharType="separate"/>
      </w:r>
      <w:r>
        <w:rPr>
          <w:rStyle w:val="79"/>
        </w:rPr>
        <w:t>C.4.2 插件配置下发记录的通知</w:t>
      </w:r>
      <w:r>
        <w:tab/>
      </w:r>
      <w:r>
        <w:fldChar w:fldCharType="begin"/>
      </w:r>
      <w:r>
        <w:instrText xml:space="preserve"> PAGEREF _Toc532477840 \h </w:instrText>
      </w:r>
      <w:r>
        <w:fldChar w:fldCharType="separate"/>
      </w:r>
      <w:r>
        <w:t>71</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"_Toc532477841" </w:instrText>
      </w:r>
      <w:r>
        <w:fldChar w:fldCharType="separate"/>
      </w:r>
      <w:r>
        <w:rPr>
          <w:rStyle w:val="79"/>
        </w:rPr>
        <w:t>C.5 LXC容器技术要求</w:t>
      </w:r>
      <w:r>
        <w:tab/>
      </w:r>
      <w:r>
        <w:fldChar w:fldCharType="begin"/>
      </w:r>
      <w:r>
        <w:instrText xml:space="preserve"> PAGEREF _Toc532477841 \h </w:instrText>
      </w:r>
      <w:r>
        <w:fldChar w:fldCharType="separate"/>
      </w:r>
      <w:r>
        <w:t>72</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"_Toc532477842" </w:instrText>
      </w:r>
      <w:r>
        <w:fldChar w:fldCharType="separate"/>
      </w:r>
      <w:r>
        <w:rPr>
          <w:rStyle w:val="79"/>
        </w:rPr>
        <w:t>C.6 DBus总体要求</w:t>
      </w:r>
      <w:r>
        <w:tab/>
      </w:r>
      <w:r>
        <w:fldChar w:fldCharType="begin"/>
      </w:r>
      <w:r>
        <w:instrText xml:space="preserve"> PAGEREF _Toc532477842 \h </w:instrText>
      </w:r>
      <w:r>
        <w:fldChar w:fldCharType="separate"/>
      </w:r>
      <w:r>
        <w:t>72</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"_Toc532477843" </w:instrText>
      </w:r>
      <w:r>
        <w:fldChar w:fldCharType="separate"/>
      </w:r>
      <w:r>
        <w:rPr>
          <w:rStyle w:val="79"/>
        </w:rPr>
        <w:t>C.6.1 服务名</w:t>
      </w:r>
      <w:r>
        <w:tab/>
      </w:r>
      <w:r>
        <w:fldChar w:fldCharType="begin"/>
      </w:r>
      <w:r>
        <w:instrText xml:space="preserve"> PAGEREF _Toc532477843 \h </w:instrText>
      </w:r>
      <w:r>
        <w:fldChar w:fldCharType="separate"/>
      </w:r>
      <w:r>
        <w:t>72</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"_Toc532477844" </w:instrText>
      </w:r>
      <w:r>
        <w:fldChar w:fldCharType="separate"/>
      </w:r>
      <w:r>
        <w:rPr>
          <w:rStyle w:val="79"/>
        </w:rPr>
        <w:t>C.6.2 兼容性</w:t>
      </w:r>
      <w:r>
        <w:tab/>
      </w:r>
      <w:r>
        <w:fldChar w:fldCharType="begin"/>
      </w:r>
      <w:r>
        <w:instrText xml:space="preserve"> PAGEREF _Toc532477844 \h </w:instrText>
      </w:r>
      <w:r>
        <w:fldChar w:fldCharType="separate"/>
      </w:r>
      <w:r>
        <w:t>72</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"_Toc532477845" </w:instrText>
      </w:r>
      <w:r>
        <w:fldChar w:fldCharType="separate"/>
      </w:r>
      <w:r>
        <w:rPr>
          <w:rStyle w:val="79"/>
        </w:rPr>
        <w:t>C.6.3 效率</w:t>
      </w:r>
      <w:r>
        <w:tab/>
      </w:r>
      <w:r>
        <w:fldChar w:fldCharType="begin"/>
      </w:r>
      <w:r>
        <w:instrText xml:space="preserve"> PAGEREF _Toc532477845 \h </w:instrText>
      </w:r>
      <w:r>
        <w:fldChar w:fldCharType="separate"/>
      </w:r>
      <w:r>
        <w:t>72</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"_Toc532477846" </w:instrText>
      </w:r>
      <w:r>
        <w:fldChar w:fldCharType="separate"/>
      </w:r>
      <w:r>
        <w:rPr>
          <w:rStyle w:val="79"/>
        </w:rPr>
        <w:t>C.7 扩展的DBus接口要求</w:t>
      </w:r>
      <w:r>
        <w:tab/>
      </w:r>
      <w:r>
        <w:fldChar w:fldCharType="begin"/>
      </w:r>
      <w:r>
        <w:instrText xml:space="preserve"> PAGEREF _Toc532477846 \h </w:instrText>
      </w:r>
      <w:r>
        <w:fldChar w:fldCharType="separate"/>
      </w:r>
      <w:r>
        <w:t>72</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"_Toc532477847" </w:instrText>
      </w:r>
      <w:r>
        <w:fldChar w:fldCharType="separate"/>
      </w:r>
      <w:r>
        <w:rPr>
          <w:rStyle w:val="79"/>
        </w:rPr>
        <w:t>C.7.1 com.ctc.igd1.Properties</w:t>
      </w:r>
      <w:r>
        <w:tab/>
      </w:r>
      <w:r>
        <w:fldChar w:fldCharType="begin"/>
      </w:r>
      <w:r>
        <w:instrText xml:space="preserve"> PAGEREF _Toc532477847 \h </w:instrText>
      </w:r>
      <w:r>
        <w:fldChar w:fldCharType="separate"/>
      </w:r>
      <w:r>
        <w:t>73</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"_Toc532477848" </w:instrText>
      </w:r>
      <w:r>
        <w:fldChar w:fldCharType="separate"/>
      </w:r>
      <w:r>
        <w:rPr>
          <w:rStyle w:val="79"/>
        </w:rPr>
        <w:t>C.7.2 com.ctc.igd1.ObjectManager</w:t>
      </w:r>
      <w:r>
        <w:tab/>
      </w:r>
      <w:r>
        <w:fldChar w:fldCharType="begin"/>
      </w:r>
      <w:r>
        <w:instrText xml:space="preserve"> PAGEREF _Toc532477848 \h </w:instrText>
      </w:r>
      <w:r>
        <w:fldChar w:fldCharType="separate"/>
      </w:r>
      <w:r>
        <w:t>74</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"_Toc532477849" </w:instrText>
      </w:r>
      <w:r>
        <w:fldChar w:fldCharType="separate"/>
      </w:r>
      <w:r>
        <w:rPr>
          <w:rStyle w:val="79"/>
        </w:rPr>
        <w:t>C.8 系统服务及接口要求</w:t>
      </w:r>
      <w:r>
        <w:tab/>
      </w:r>
      <w:r>
        <w:fldChar w:fldCharType="begin"/>
      </w:r>
      <w:r>
        <w:instrText xml:space="preserve"> PAGEREF _Toc532477849 \h </w:instrText>
      </w:r>
      <w:r>
        <w:fldChar w:fldCharType="separate"/>
      </w:r>
      <w:r>
        <w:t>74</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"_Toc532477850" </w:instrText>
      </w:r>
      <w:r>
        <w:fldChar w:fldCharType="separate"/>
      </w:r>
      <w:r>
        <w:rPr>
          <w:rStyle w:val="79"/>
        </w:rPr>
        <w:t>C.8.1 DBus接口</w:t>
      </w:r>
      <w:r>
        <w:tab/>
      </w:r>
      <w:r>
        <w:fldChar w:fldCharType="begin"/>
      </w:r>
      <w:r>
        <w:instrText xml:space="preserve"> PAGEREF _Toc532477850 \h </w:instrText>
      </w:r>
      <w:r>
        <w:fldChar w:fldCharType="separate"/>
      </w:r>
      <w:r>
        <w:t>74</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"_Toc532477851" </w:instrText>
      </w:r>
      <w:r>
        <w:fldChar w:fldCharType="separate"/>
      </w:r>
      <w:r>
        <w:rPr>
          <w:rStyle w:val="79"/>
        </w:rPr>
        <w:t>C.8.2 DBus对象</w:t>
      </w:r>
      <w:r>
        <w:tab/>
      </w:r>
      <w:r>
        <w:fldChar w:fldCharType="begin"/>
      </w:r>
      <w:r>
        <w:instrText xml:space="preserve"> PAGEREF _Toc532477851 \h </w:instrText>
      </w:r>
      <w:r>
        <w:fldChar w:fldCharType="separate"/>
      </w:r>
      <w:r>
        <w:t>115</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"_Toc532477852" </w:instrText>
      </w:r>
      <w:r>
        <w:fldChar w:fldCharType="separate"/>
      </w:r>
      <w:r>
        <w:rPr>
          <w:rStyle w:val="79"/>
        </w:rPr>
        <w:t>C.9 其它网关服务接口要求</w:t>
      </w:r>
      <w:r>
        <w:tab/>
      </w:r>
      <w:r>
        <w:fldChar w:fldCharType="begin"/>
      </w:r>
      <w:r>
        <w:instrText xml:space="preserve"> PAGEREF _Toc532477852 \h </w:instrText>
      </w:r>
      <w:r>
        <w:fldChar w:fldCharType="separate"/>
      </w:r>
      <w:r>
        <w:t>118</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"_Toc532477853" </w:instrText>
      </w:r>
      <w:r>
        <w:fldChar w:fldCharType="separate"/>
      </w:r>
      <w:r>
        <w:rPr>
          <w:rStyle w:val="79"/>
        </w:rPr>
        <w:t>C.9.1 USB设备管理服务</w:t>
      </w:r>
      <w:r>
        <w:tab/>
      </w:r>
      <w:r>
        <w:fldChar w:fldCharType="begin"/>
      </w:r>
      <w:r>
        <w:instrText xml:space="preserve"> PAGEREF _Toc532477853 \h </w:instrText>
      </w:r>
      <w:r>
        <w:fldChar w:fldCharType="separate"/>
      </w:r>
      <w:r>
        <w:t>118</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"_Toc532477854" </w:instrText>
      </w:r>
      <w:r>
        <w:fldChar w:fldCharType="separate"/>
      </w:r>
      <w:r>
        <w:rPr>
          <w:rStyle w:val="79"/>
        </w:rPr>
        <w:t>C.9.2 NAS服务</w:t>
      </w:r>
      <w:r>
        <w:tab/>
      </w:r>
      <w:r>
        <w:fldChar w:fldCharType="begin"/>
      </w:r>
      <w:r>
        <w:instrText xml:space="preserve"> PAGEREF _Toc532477854 \h </w:instrText>
      </w:r>
      <w:r>
        <w:fldChar w:fldCharType="separate"/>
      </w:r>
      <w:r>
        <w:t>120</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"_Toc532477855" </w:instrText>
      </w:r>
      <w:r>
        <w:fldChar w:fldCharType="separate"/>
      </w:r>
      <w:r>
        <w:rPr>
          <w:rStyle w:val="79"/>
        </w:rPr>
        <w:t>C.9.3 VPN客户端服务</w:t>
      </w:r>
      <w:r>
        <w:tab/>
      </w:r>
      <w:r>
        <w:fldChar w:fldCharType="begin"/>
      </w:r>
      <w:r>
        <w:instrText xml:space="preserve"> PAGEREF _Toc532477855 \h </w:instrText>
      </w:r>
      <w:r>
        <w:fldChar w:fldCharType="separate"/>
      </w:r>
      <w:r>
        <w:t>121</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"_Toc532477856" </w:instrText>
      </w:r>
      <w:r>
        <w:fldChar w:fldCharType="separate"/>
      </w:r>
      <w:r>
        <w:rPr>
          <w:rStyle w:val="79"/>
        </w:rPr>
        <w:t>C.9.4 DNS服务</w:t>
      </w:r>
      <w:r>
        <w:tab/>
      </w:r>
      <w:r>
        <w:fldChar w:fldCharType="begin"/>
      </w:r>
      <w:r>
        <w:instrText xml:space="preserve"> PAGEREF _Toc532477856 \h </w:instrText>
      </w:r>
      <w:r>
        <w:fldChar w:fldCharType="separate"/>
      </w:r>
      <w:r>
        <w:t>123</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"_Toc532477857" </w:instrText>
      </w:r>
      <w:r>
        <w:fldChar w:fldCharType="separate"/>
      </w:r>
      <w:r>
        <w:rPr>
          <w:rStyle w:val="79"/>
        </w:rPr>
        <w:t>C.9.5 DDNS服务</w:t>
      </w:r>
      <w:r>
        <w:tab/>
      </w:r>
      <w:r>
        <w:fldChar w:fldCharType="begin"/>
      </w:r>
      <w:r>
        <w:instrText xml:space="preserve"> PAGEREF _Toc532477857 \h </w:instrText>
      </w:r>
      <w:r>
        <w:fldChar w:fldCharType="separate"/>
      </w:r>
      <w:r>
        <w:t>124</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"_Toc532477858" </w:instrText>
      </w:r>
      <w:r>
        <w:fldChar w:fldCharType="separate"/>
      </w:r>
      <w:r>
        <w:rPr>
          <w:rStyle w:val="79"/>
        </w:rPr>
        <w:t>C.9.6 FTP服务</w:t>
      </w:r>
      <w:r>
        <w:tab/>
      </w:r>
      <w:r>
        <w:fldChar w:fldCharType="begin"/>
      </w:r>
      <w:r>
        <w:instrText xml:space="preserve"> PAGEREF _Toc532477858 \h </w:instrText>
      </w:r>
      <w:r>
        <w:fldChar w:fldCharType="separate"/>
      </w:r>
      <w:r>
        <w:t>125</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"_Toc532477859" </w:instrText>
      </w:r>
      <w:r>
        <w:fldChar w:fldCharType="separate"/>
      </w:r>
      <w:r>
        <w:rPr>
          <w:rStyle w:val="79"/>
        </w:rPr>
        <w:t>C.9.7 Samba服务</w:t>
      </w:r>
      <w:r>
        <w:tab/>
      </w:r>
      <w:r>
        <w:fldChar w:fldCharType="begin"/>
      </w:r>
      <w:r>
        <w:instrText xml:space="preserve"> PAGEREF _Toc532477859 \h </w:instrText>
      </w:r>
      <w:r>
        <w:fldChar w:fldCharType="separate"/>
      </w:r>
      <w:r>
        <w:t>126</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"_Toc532477860" </w:instrText>
      </w:r>
      <w:r>
        <w:fldChar w:fldCharType="separate"/>
      </w:r>
      <w:r>
        <w:rPr>
          <w:rStyle w:val="79"/>
        </w:rPr>
        <w:t>C.9.8 HTTP服务</w:t>
      </w:r>
      <w:r>
        <w:tab/>
      </w:r>
      <w:r>
        <w:fldChar w:fldCharType="begin"/>
      </w:r>
      <w:r>
        <w:instrText xml:space="preserve"> PAGEREF _Toc532477860 \h </w:instrText>
      </w:r>
      <w:r>
        <w:fldChar w:fldCharType="separate"/>
      </w:r>
      <w:r>
        <w:t>127</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"_Toc532477861" </w:instrText>
      </w:r>
      <w:r>
        <w:fldChar w:fldCharType="separate"/>
      </w:r>
      <w:r>
        <w:rPr>
          <w:rStyle w:val="79"/>
        </w:rPr>
        <w:t>C.9.9 Telnet服务</w:t>
      </w:r>
      <w:r>
        <w:tab/>
      </w:r>
      <w:r>
        <w:fldChar w:fldCharType="begin"/>
      </w:r>
      <w:r>
        <w:instrText xml:space="preserve"> PAGEREF _Toc532477861 \h </w:instrText>
      </w:r>
      <w:r>
        <w:fldChar w:fldCharType="separate"/>
      </w:r>
      <w:r>
        <w:t>127</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"_Toc532477862" </w:instrText>
      </w:r>
      <w:r>
        <w:fldChar w:fldCharType="separate"/>
      </w:r>
      <w:r>
        <w:rPr>
          <w:rStyle w:val="79"/>
        </w:rPr>
        <w:t>C.9.10 Beacon/Probe帧扩展Vendor-specific Information Element服务</w:t>
      </w:r>
      <w:r>
        <w:tab/>
      </w:r>
      <w:r>
        <w:fldChar w:fldCharType="begin"/>
      </w:r>
      <w:r>
        <w:instrText xml:space="preserve"> PAGEREF _Toc532477862 \h </w:instrText>
      </w:r>
      <w:r>
        <w:fldChar w:fldCharType="separate"/>
      </w:r>
      <w:r>
        <w:t>128</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"_Toc532477863" </w:instrText>
      </w:r>
      <w:r>
        <w:fldChar w:fldCharType="separate"/>
      </w:r>
      <w:r>
        <w:rPr>
          <w:rStyle w:val="79"/>
        </w:rPr>
        <w:t>C.9.11 Roaming服务</w:t>
      </w:r>
      <w:r>
        <w:tab/>
      </w:r>
      <w:r>
        <w:fldChar w:fldCharType="begin"/>
      </w:r>
      <w:r>
        <w:instrText xml:space="preserve"> PAGEREF _Toc532477863 \h </w:instrText>
      </w:r>
      <w:r>
        <w:fldChar w:fldCharType="separate"/>
      </w:r>
      <w:r>
        <w:t>132</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"_Toc532477864" </w:instrText>
      </w:r>
      <w:r>
        <w:fldChar w:fldCharType="separate"/>
      </w:r>
      <w:r>
        <w:rPr>
          <w:rStyle w:val="79"/>
        </w:rPr>
        <w:t>C.9.12 网关质量诊断服务</w:t>
      </w:r>
      <w:r>
        <w:tab/>
      </w:r>
      <w:r>
        <w:fldChar w:fldCharType="begin"/>
      </w:r>
      <w:r>
        <w:instrText xml:space="preserve"> PAGEREF _Toc532477864 \h </w:instrText>
      </w:r>
      <w:r>
        <w:fldChar w:fldCharType="separate"/>
      </w:r>
      <w:r>
        <w:t>136</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"_Toc532477865" </w:instrText>
      </w:r>
      <w:r>
        <w:fldChar w:fldCharType="separate"/>
      </w:r>
      <w:r>
        <w:rPr>
          <w:rStyle w:val="79"/>
        </w:rPr>
        <w:t>C.10 DPI对网关接口要求</w:t>
      </w:r>
      <w:r>
        <w:tab/>
      </w:r>
      <w:r>
        <w:fldChar w:fldCharType="begin"/>
      </w:r>
      <w:r>
        <w:instrText xml:space="preserve"> PAGEREF _Toc532477865 \h </w:instrText>
      </w:r>
      <w:r>
        <w:fldChar w:fldCharType="separate"/>
      </w:r>
      <w:r>
        <w:t>139</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"_Toc532477866" </w:instrText>
      </w:r>
      <w:r>
        <w:fldChar w:fldCharType="separate"/>
      </w:r>
      <w:r>
        <w:rPr>
          <w:rStyle w:val="79"/>
        </w:rPr>
        <w:t>C.10.1 会话信息</w:t>
      </w:r>
      <w:r>
        <w:tab/>
      </w:r>
      <w:r>
        <w:fldChar w:fldCharType="begin"/>
      </w:r>
      <w:r>
        <w:instrText xml:space="preserve"> PAGEREF _Toc532477866 \h </w:instrText>
      </w:r>
      <w:r>
        <w:fldChar w:fldCharType="separate"/>
      </w:r>
      <w:r>
        <w:t>139</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"_Toc532477867" </w:instrText>
      </w:r>
      <w:r>
        <w:fldChar w:fldCharType="separate"/>
      </w:r>
      <w:r>
        <w:rPr>
          <w:rStyle w:val="79"/>
        </w:rPr>
        <w:t>C.10.2 插件识别信息</w:t>
      </w:r>
      <w:r>
        <w:tab/>
      </w:r>
      <w:r>
        <w:fldChar w:fldCharType="begin"/>
      </w:r>
      <w:r>
        <w:instrText xml:space="preserve"> PAGEREF _Toc532477867 \h </w:instrText>
      </w:r>
      <w:r>
        <w:fldChar w:fldCharType="separate"/>
      </w:r>
      <w:r>
        <w:t>140</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"_Toc532477868" </w:instrText>
      </w:r>
      <w:r>
        <w:fldChar w:fldCharType="separate"/>
      </w:r>
      <w:r>
        <w:rPr>
          <w:rStyle w:val="79"/>
        </w:rPr>
        <w:t>C.10.3 流程处理接口</w:t>
      </w:r>
      <w:r>
        <w:tab/>
      </w:r>
      <w:r>
        <w:fldChar w:fldCharType="begin"/>
      </w:r>
      <w:r>
        <w:instrText xml:space="preserve"> PAGEREF _Toc532477868 \h </w:instrText>
      </w:r>
      <w:r>
        <w:fldChar w:fldCharType="separate"/>
      </w:r>
      <w:r>
        <w:t>140</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"_Toc532477869" </w:instrText>
      </w:r>
      <w:r>
        <w:fldChar w:fldCharType="separate"/>
      </w:r>
      <w:r>
        <w:rPr>
          <w:rStyle w:val="79"/>
        </w:rPr>
        <w:t>C.10.4 报文处理接口</w:t>
      </w:r>
      <w:r>
        <w:tab/>
      </w:r>
      <w:r>
        <w:fldChar w:fldCharType="begin"/>
      </w:r>
      <w:r>
        <w:instrText xml:space="preserve"> PAGEREF _Toc532477869 \h </w:instrText>
      </w:r>
      <w:r>
        <w:fldChar w:fldCharType="separate"/>
      </w:r>
      <w:r>
        <w:t>141</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"_Toc532477870" </w:instrText>
      </w:r>
      <w:r>
        <w:fldChar w:fldCharType="separate"/>
      </w:r>
      <w:r>
        <w:rPr>
          <w:rStyle w:val="79"/>
        </w:rPr>
        <w:t>C.10.5</w:t>
      </w:r>
      <w:r>
        <w:rPr>
          <w:rStyle w:val="79"/>
          <w:rFonts w:ascii="Times New Roman"/>
        </w:rPr>
        <w:t>插件信息获取</w:t>
      </w:r>
      <w:r>
        <w:rPr>
          <w:rStyle w:val="79"/>
        </w:rPr>
        <w:t>接口</w:t>
      </w:r>
      <w:r>
        <w:tab/>
      </w:r>
      <w:r>
        <w:fldChar w:fldCharType="begin"/>
      </w:r>
      <w:r>
        <w:instrText xml:space="preserve"> PAGEREF _Toc532477870 \h </w:instrText>
      </w:r>
      <w:r>
        <w:fldChar w:fldCharType="separate"/>
      </w:r>
      <w:r>
        <w:t>143</w:t>
      </w:r>
      <w:r>
        <w:fldChar w:fldCharType="end"/>
      </w:r>
      <w:r>
        <w:fldChar w:fldCharType="end"/>
      </w:r>
    </w:p>
    <w:p>
      <w:pPr>
        <w:pStyle w:val="43"/>
        <w:spacing w:before="78" w:after="78"/>
        <w:rPr>
          <w:rFonts w:asciiTheme="minorHAnsi" w:hAnsiTheme="minorHAnsi" w:eastAsiaTheme="minorEastAsia" w:cstheme="minorBidi"/>
          <w:bCs w:val="0"/>
          <w:caps w:val="0"/>
          <w:szCs w:val="22"/>
        </w:rPr>
      </w:pPr>
      <w:r>
        <w:fldChar w:fldCharType="begin"/>
      </w:r>
      <w:r>
        <w:instrText xml:space="preserve"> HYPERLINK \l "_Toc532477871" </w:instrText>
      </w:r>
      <w:r>
        <w:fldChar w:fldCharType="separate"/>
      </w:r>
      <w:r>
        <w:rPr>
          <w:rStyle w:val="79"/>
        </w:rPr>
        <w:t>附　录　D （规范性附录） 告警信息</w:t>
      </w:r>
      <w:r>
        <w:tab/>
      </w:r>
      <w:r>
        <w:fldChar w:fldCharType="begin"/>
      </w:r>
      <w:r>
        <w:instrText xml:space="preserve"> PAGEREF _Toc532477871 \h </w:instrText>
      </w:r>
      <w:r>
        <w:fldChar w:fldCharType="separate"/>
      </w:r>
      <w:r>
        <w:t>145</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"_Toc532477872" </w:instrText>
      </w:r>
      <w:r>
        <w:fldChar w:fldCharType="separate"/>
      </w:r>
      <w:r>
        <w:rPr>
          <w:rStyle w:val="79"/>
        </w:rPr>
        <w:t>D.1 告警编号规则</w:t>
      </w:r>
      <w:r>
        <w:tab/>
      </w:r>
      <w:r>
        <w:fldChar w:fldCharType="begin"/>
      </w:r>
      <w:r>
        <w:instrText xml:space="preserve"> PAGEREF _Toc532477872 \h </w:instrText>
      </w:r>
      <w:r>
        <w:fldChar w:fldCharType="separate"/>
      </w:r>
      <w:r>
        <w:t>145</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"_Toc532477873" </w:instrText>
      </w:r>
      <w:r>
        <w:fldChar w:fldCharType="separate"/>
      </w:r>
      <w:r>
        <w:rPr>
          <w:rStyle w:val="79"/>
        </w:rPr>
        <w:t>D.2 设备告警信息列表</w:t>
      </w:r>
      <w:r>
        <w:tab/>
      </w:r>
      <w:r>
        <w:fldChar w:fldCharType="begin"/>
      </w:r>
      <w:r>
        <w:instrText xml:space="preserve"> PAGEREF _Toc532477873 \h </w:instrText>
      </w:r>
      <w:r>
        <w:fldChar w:fldCharType="separate"/>
      </w:r>
      <w:r>
        <w:t>145</w:t>
      </w:r>
      <w:r>
        <w:fldChar w:fldCharType="end"/>
      </w:r>
      <w:r>
        <w:fldChar w:fldCharType="end"/>
      </w:r>
    </w:p>
    <w:p>
      <w:pPr>
        <w:pStyle w:val="43"/>
        <w:spacing w:before="78" w:after="78"/>
        <w:rPr>
          <w:rFonts w:asciiTheme="minorHAnsi" w:hAnsiTheme="minorHAnsi" w:eastAsiaTheme="minorEastAsia" w:cstheme="minorBidi"/>
          <w:bCs w:val="0"/>
          <w:caps w:val="0"/>
          <w:szCs w:val="22"/>
        </w:rPr>
      </w:pPr>
      <w:r>
        <w:fldChar w:fldCharType="begin"/>
      </w:r>
      <w:r>
        <w:instrText xml:space="preserve"> HYPERLINK \l "_Toc532477874" </w:instrText>
      </w:r>
      <w:r>
        <w:fldChar w:fldCharType="separate"/>
      </w:r>
      <w:r>
        <w:rPr>
          <w:rStyle w:val="79"/>
        </w:rPr>
        <w:t>附　录　E （规范性附录） 日志文件格式</w:t>
      </w:r>
      <w:r>
        <w:tab/>
      </w:r>
      <w:r>
        <w:fldChar w:fldCharType="begin"/>
      </w:r>
      <w:r>
        <w:instrText xml:space="preserve"> PAGEREF _Toc532477874 \h </w:instrText>
      </w:r>
      <w:r>
        <w:fldChar w:fldCharType="separate"/>
      </w:r>
      <w:r>
        <w:t>148</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"_Toc532477875" </w:instrText>
      </w:r>
      <w:r>
        <w:fldChar w:fldCharType="separate"/>
      </w:r>
      <w:r>
        <w:rPr>
          <w:rStyle w:val="79"/>
        </w:rPr>
        <w:t>E.1 文件格式</w:t>
      </w:r>
      <w:r>
        <w:tab/>
      </w:r>
      <w:r>
        <w:fldChar w:fldCharType="begin"/>
      </w:r>
      <w:r>
        <w:instrText xml:space="preserve"> PAGEREF _Toc532477875 \h </w:instrText>
      </w:r>
      <w:r>
        <w:fldChar w:fldCharType="separate"/>
      </w:r>
      <w:r>
        <w:t>148</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"_Toc532477876" </w:instrText>
      </w:r>
      <w:r>
        <w:fldChar w:fldCharType="separate"/>
      </w:r>
      <w:r>
        <w:rPr>
          <w:rStyle w:val="79"/>
        </w:rPr>
        <w:t>E.2 Syslog Message Severities</w:t>
      </w:r>
      <w:r>
        <w:tab/>
      </w:r>
      <w:r>
        <w:fldChar w:fldCharType="begin"/>
      </w:r>
      <w:r>
        <w:instrText xml:space="preserve"> PAGEREF _Toc532477876 \h </w:instrText>
      </w:r>
      <w:r>
        <w:fldChar w:fldCharType="separate"/>
      </w:r>
      <w:r>
        <w:t>148</w:t>
      </w:r>
      <w:r>
        <w:fldChar w:fldCharType="end"/>
      </w:r>
      <w:r>
        <w:fldChar w:fldCharType="end"/>
      </w:r>
    </w:p>
    <w:p>
      <w:pPr>
        <w:pStyle w:val="43"/>
        <w:spacing w:before="78" w:after="78"/>
        <w:rPr>
          <w:rFonts w:asciiTheme="minorHAnsi" w:hAnsiTheme="minorHAnsi" w:eastAsiaTheme="minorEastAsia" w:cstheme="minorBidi"/>
          <w:bCs w:val="0"/>
          <w:caps w:val="0"/>
          <w:szCs w:val="22"/>
        </w:rPr>
      </w:pPr>
      <w:r>
        <w:fldChar w:fldCharType="begin"/>
      </w:r>
      <w:r>
        <w:instrText xml:space="preserve"> HYPERLINK \l "_Toc532477877" </w:instrText>
      </w:r>
      <w:r>
        <w:fldChar w:fldCharType="separate"/>
      </w:r>
      <w:r>
        <w:rPr>
          <w:rStyle w:val="79"/>
        </w:rPr>
        <w:t>附　录　F （规范性附录） 基于宽带识别码的设备首次认证用户提示信息</w:t>
      </w:r>
      <w:r>
        <w:tab/>
      </w:r>
      <w:r>
        <w:fldChar w:fldCharType="begin"/>
      </w:r>
      <w:r>
        <w:instrText xml:space="preserve"> PAGEREF _Toc532477877 \h </w:instrText>
      </w:r>
      <w:r>
        <w:fldChar w:fldCharType="separate"/>
      </w:r>
      <w:r>
        <w:t>149</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"_Toc532477878" </w:instrText>
      </w:r>
      <w:r>
        <w:fldChar w:fldCharType="separate"/>
      </w:r>
      <w:r>
        <w:rPr>
          <w:rStyle w:val="79"/>
        </w:rPr>
        <w:t>F.1 基于宽带识别码的设备首次认证用户提示信息</w:t>
      </w:r>
      <w:r>
        <w:tab/>
      </w:r>
      <w:r>
        <w:fldChar w:fldCharType="begin"/>
      </w:r>
      <w:r>
        <w:instrText xml:space="preserve"> PAGEREF _Toc532477878 \h </w:instrText>
      </w:r>
      <w:r>
        <w:fldChar w:fldCharType="separate"/>
      </w:r>
      <w:r>
        <w:t>149</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"_Toc532477879" </w:instrText>
      </w:r>
      <w:r>
        <w:fldChar w:fldCharType="separate"/>
      </w:r>
      <w:r>
        <w:rPr>
          <w:rStyle w:val="79"/>
        </w:rPr>
        <w:t>F.2 注册初始界面提示要求</w:t>
      </w:r>
      <w:r>
        <w:tab/>
      </w:r>
      <w:r>
        <w:fldChar w:fldCharType="begin"/>
      </w:r>
      <w:r>
        <w:instrText xml:space="preserve"> PAGEREF _Toc532477879 \h </w:instrText>
      </w:r>
      <w:r>
        <w:fldChar w:fldCharType="separate"/>
      </w:r>
      <w:r>
        <w:t>150</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"_Toc532477880" </w:instrText>
      </w:r>
      <w:r>
        <w:fldChar w:fldCharType="separate"/>
      </w:r>
      <w:r>
        <w:rPr>
          <w:rStyle w:val="79"/>
        </w:rPr>
        <w:t>F.3 注册和业务下发过程中的提示规范要求</w:t>
      </w:r>
      <w:r>
        <w:tab/>
      </w:r>
      <w:r>
        <w:fldChar w:fldCharType="begin"/>
      </w:r>
      <w:r>
        <w:instrText xml:space="preserve"> PAGEREF _Toc532477880 \h </w:instrText>
      </w:r>
      <w:r>
        <w:fldChar w:fldCharType="separate"/>
      </w:r>
      <w:r>
        <w:t>150</w:t>
      </w:r>
      <w:r>
        <w:fldChar w:fldCharType="end"/>
      </w:r>
      <w:r>
        <w:fldChar w:fldCharType="end"/>
      </w:r>
    </w:p>
    <w:p>
      <w:pPr>
        <w:pStyle w:val="43"/>
        <w:spacing w:before="78" w:after="78"/>
        <w:rPr>
          <w:rFonts w:asciiTheme="minorHAnsi" w:hAnsiTheme="minorHAnsi" w:eastAsiaTheme="minorEastAsia" w:cstheme="minorBidi"/>
          <w:bCs w:val="0"/>
          <w:caps w:val="0"/>
          <w:szCs w:val="22"/>
        </w:rPr>
      </w:pPr>
      <w:r>
        <w:fldChar w:fldCharType="begin"/>
      </w:r>
      <w:r>
        <w:instrText xml:space="preserve"> HYPERLINK \l "_Toc532477881" </w:instrText>
      </w:r>
      <w:r>
        <w:fldChar w:fldCharType="separate"/>
      </w:r>
      <w:r>
        <w:rPr>
          <w:rStyle w:val="79"/>
        </w:rPr>
        <w:t>附　录　G （规范性附录） 提供的服务及协议端口汇总</w:t>
      </w:r>
      <w:r>
        <w:tab/>
      </w:r>
      <w:r>
        <w:fldChar w:fldCharType="begin"/>
      </w:r>
      <w:r>
        <w:instrText xml:space="preserve"> PAGEREF _Toc532477881 \h </w:instrText>
      </w:r>
      <w:r>
        <w:fldChar w:fldCharType="separate"/>
      </w:r>
      <w:r>
        <w:t>152</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"_Toc532477882" </w:instrText>
      </w:r>
      <w:r>
        <w:fldChar w:fldCharType="separate"/>
      </w:r>
      <w:r>
        <w:rPr>
          <w:rStyle w:val="79"/>
        </w:rPr>
        <w:t>G.1 网络侧协议及端口的开关要求</w:t>
      </w:r>
      <w:r>
        <w:tab/>
      </w:r>
      <w:r>
        <w:fldChar w:fldCharType="begin"/>
      </w:r>
      <w:r>
        <w:instrText xml:space="preserve"> PAGEREF _Toc532477882 \h </w:instrText>
      </w:r>
      <w:r>
        <w:fldChar w:fldCharType="separate"/>
      </w:r>
      <w:r>
        <w:t>152</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"_Toc532477883" </w:instrText>
      </w:r>
      <w:r>
        <w:fldChar w:fldCharType="separate"/>
      </w:r>
      <w:r>
        <w:rPr>
          <w:rStyle w:val="79"/>
        </w:rPr>
        <w:t>G.2 用户侧协议及端口的开关要求</w:t>
      </w:r>
      <w:r>
        <w:tab/>
      </w:r>
      <w:r>
        <w:fldChar w:fldCharType="begin"/>
      </w:r>
      <w:r>
        <w:instrText xml:space="preserve"> PAGEREF _Toc532477883 \h </w:instrText>
      </w:r>
      <w:r>
        <w:fldChar w:fldCharType="separate"/>
      </w:r>
      <w:r>
        <w:t>153</w:t>
      </w:r>
      <w:r>
        <w:fldChar w:fldCharType="end"/>
      </w:r>
      <w:r>
        <w:fldChar w:fldCharType="end"/>
      </w:r>
    </w:p>
    <w:p>
      <w:pPr>
        <w:pStyle w:val="43"/>
        <w:spacing w:before="78" w:after="78"/>
        <w:rPr>
          <w:rFonts w:asciiTheme="minorHAnsi" w:hAnsiTheme="minorHAnsi" w:eastAsiaTheme="minorEastAsia" w:cstheme="minorBidi"/>
          <w:bCs w:val="0"/>
          <w:caps w:val="0"/>
          <w:szCs w:val="22"/>
        </w:rPr>
      </w:pPr>
      <w:r>
        <w:fldChar w:fldCharType="begin"/>
      </w:r>
      <w:r>
        <w:instrText xml:space="preserve"> HYPERLINK \l "_Toc532477884" </w:instrText>
      </w:r>
      <w:r>
        <w:fldChar w:fldCharType="separate"/>
      </w:r>
      <w:r>
        <w:rPr>
          <w:rStyle w:val="79"/>
        </w:rPr>
        <w:t>附　录　H （规范性附录） 网关质量诊断信息收集要求</w:t>
      </w:r>
      <w:r>
        <w:tab/>
      </w:r>
      <w:r>
        <w:fldChar w:fldCharType="begin"/>
      </w:r>
      <w:r>
        <w:instrText xml:space="preserve"> PAGEREF _Toc532477884 \h </w:instrText>
      </w:r>
      <w:r>
        <w:fldChar w:fldCharType="separate"/>
      </w:r>
      <w:r>
        <w:t>155</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"_Toc532477885" </w:instrText>
      </w:r>
      <w:r>
        <w:fldChar w:fldCharType="separate"/>
      </w:r>
      <w:r>
        <w:rPr>
          <w:rStyle w:val="79"/>
        </w:rPr>
        <w:t>H.1 方案架构</w:t>
      </w:r>
      <w:r>
        <w:tab/>
      </w:r>
      <w:r>
        <w:fldChar w:fldCharType="begin"/>
      </w:r>
      <w:r>
        <w:instrText xml:space="preserve"> PAGEREF _Toc532477885 \h </w:instrText>
      </w:r>
      <w:r>
        <w:fldChar w:fldCharType="separate"/>
      </w:r>
      <w:r>
        <w:t>155</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"_Toc532477886" </w:instrText>
      </w:r>
      <w:r>
        <w:fldChar w:fldCharType="separate"/>
      </w:r>
      <w:r>
        <w:rPr>
          <w:rStyle w:val="79"/>
        </w:rPr>
        <w:t>H.2 网关质量诊断相关DBUS接口定义</w:t>
      </w:r>
      <w:r>
        <w:tab/>
      </w:r>
      <w:r>
        <w:fldChar w:fldCharType="begin"/>
      </w:r>
      <w:r>
        <w:instrText xml:space="preserve"> PAGEREF _Toc532477886 \h </w:instrText>
      </w:r>
      <w:r>
        <w:fldChar w:fldCharType="separate"/>
      </w:r>
      <w:r>
        <w:t>157</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"_Toc532477887" </w:instrText>
      </w:r>
      <w:r>
        <w:fldChar w:fldCharType="separate"/>
      </w:r>
      <w:r>
        <w:rPr>
          <w:rStyle w:val="79"/>
        </w:rPr>
        <w:t>H.3 信息文件互斥</w:t>
      </w:r>
      <w:r>
        <w:tab/>
      </w:r>
      <w:r>
        <w:fldChar w:fldCharType="begin"/>
      </w:r>
      <w:r>
        <w:instrText xml:space="preserve"> PAGEREF _Toc532477887 \h </w:instrText>
      </w:r>
      <w:r>
        <w:fldChar w:fldCharType="separate"/>
      </w:r>
      <w:r>
        <w:t>157</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"_Toc532477888" </w:instrText>
      </w:r>
      <w:r>
        <w:fldChar w:fldCharType="separate"/>
      </w:r>
      <w:r>
        <w:rPr>
          <w:rStyle w:val="79"/>
        </w:rPr>
        <w:t>H.4 服务器获取</w:t>
      </w:r>
      <w:r>
        <w:tab/>
      </w:r>
      <w:r>
        <w:fldChar w:fldCharType="begin"/>
      </w:r>
      <w:r>
        <w:instrText xml:space="preserve"> PAGEREF _Toc532477888 \h </w:instrText>
      </w:r>
      <w:r>
        <w:fldChar w:fldCharType="separate"/>
      </w:r>
      <w:r>
        <w:t>157</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"_Toc532477889" </w:instrText>
      </w:r>
      <w:r>
        <w:fldChar w:fldCharType="separate"/>
      </w:r>
      <w:r>
        <w:rPr>
          <w:rStyle w:val="79"/>
        </w:rPr>
        <w:t>H.4.1 内核崩溃信息</w:t>
      </w:r>
      <w:r>
        <w:tab/>
      </w:r>
      <w:r>
        <w:fldChar w:fldCharType="begin"/>
      </w:r>
      <w:r>
        <w:instrText xml:space="preserve"> PAGEREF _Toc532477889 \h </w:instrText>
      </w:r>
      <w:r>
        <w:fldChar w:fldCharType="separate"/>
      </w:r>
      <w:r>
        <w:t>158</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"_Toc532477890" </w:instrText>
      </w:r>
      <w:r>
        <w:fldChar w:fldCharType="separate"/>
      </w:r>
      <w:r>
        <w:rPr>
          <w:rStyle w:val="79"/>
        </w:rPr>
        <w:t>H.4.2 设备重启信息</w:t>
      </w:r>
      <w:r>
        <w:tab/>
      </w:r>
      <w:r>
        <w:fldChar w:fldCharType="begin"/>
      </w:r>
      <w:r>
        <w:instrText xml:space="preserve"> PAGEREF _Toc532477890 \h </w:instrText>
      </w:r>
      <w:r>
        <w:fldChar w:fldCharType="separate"/>
      </w:r>
      <w:r>
        <w:t>158</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"_Toc532477891" </w:instrText>
      </w:r>
      <w:r>
        <w:fldChar w:fldCharType="separate"/>
      </w:r>
      <w:r>
        <w:rPr>
          <w:rStyle w:val="79"/>
        </w:rPr>
        <w:t>H.4.3 WIFI信息收集</w:t>
      </w:r>
      <w:r>
        <w:tab/>
      </w:r>
      <w:r>
        <w:fldChar w:fldCharType="begin"/>
      </w:r>
      <w:r>
        <w:instrText xml:space="preserve"> PAGEREF _Toc532477891 \h </w:instrText>
      </w:r>
      <w:r>
        <w:fldChar w:fldCharType="separate"/>
      </w:r>
      <w:r>
        <w:t>158</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"_Toc532477892" </w:instrText>
      </w:r>
      <w:r>
        <w:fldChar w:fldCharType="separate"/>
      </w:r>
      <w:r>
        <w:rPr>
          <w:rStyle w:val="79"/>
        </w:rPr>
        <w:t>H.4.4</w:t>
      </w:r>
      <w:r>
        <w:rPr>
          <w:rStyle w:val="79"/>
          <w:rFonts w:hAnsi="宋体"/>
        </w:rPr>
        <w:t xml:space="preserve"> WIFI诊断</w:t>
      </w:r>
      <w:r>
        <w:tab/>
      </w:r>
      <w:r>
        <w:fldChar w:fldCharType="begin"/>
      </w:r>
      <w:r>
        <w:instrText xml:space="preserve"> PAGEREF _Toc532477892 \h </w:instrText>
      </w:r>
      <w:r>
        <w:fldChar w:fldCharType="separate"/>
      </w:r>
      <w:r>
        <w:t>160</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"_Toc532477893" </w:instrText>
      </w:r>
      <w:r>
        <w:fldChar w:fldCharType="separate"/>
      </w:r>
      <w:r>
        <w:rPr>
          <w:rStyle w:val="79"/>
        </w:rPr>
        <w:t>H.4.5 断网检测</w:t>
      </w:r>
      <w:r>
        <w:tab/>
      </w:r>
      <w:r>
        <w:fldChar w:fldCharType="begin"/>
      </w:r>
      <w:r>
        <w:instrText xml:space="preserve"> PAGEREF _Toc532477893 \h </w:instrText>
      </w:r>
      <w:r>
        <w:fldChar w:fldCharType="separate"/>
      </w:r>
      <w:r>
        <w:t>163</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"_Toc532477894" </w:instrText>
      </w:r>
      <w:r>
        <w:fldChar w:fldCharType="separate"/>
      </w:r>
      <w:r>
        <w:rPr>
          <w:rStyle w:val="79"/>
        </w:rPr>
        <w:t>H.4.6 网关进程资源监控</w:t>
      </w:r>
      <w:r>
        <w:tab/>
      </w:r>
      <w:r>
        <w:fldChar w:fldCharType="begin"/>
      </w:r>
      <w:r>
        <w:instrText xml:space="preserve"> PAGEREF _Toc532477894 \h </w:instrText>
      </w:r>
      <w:r>
        <w:fldChar w:fldCharType="separate"/>
      </w:r>
      <w:r>
        <w:t>164</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"_Toc532477895" </w:instrText>
      </w:r>
      <w:r>
        <w:fldChar w:fldCharType="separate"/>
      </w:r>
      <w:r>
        <w:rPr>
          <w:rStyle w:val="79"/>
        </w:rPr>
        <w:t>H.4.7 插件异常监控信息（中间件实现）</w:t>
      </w:r>
      <w:r>
        <w:tab/>
      </w:r>
      <w:r>
        <w:fldChar w:fldCharType="begin"/>
      </w:r>
      <w:r>
        <w:instrText xml:space="preserve"> PAGEREF _Toc532477895 \h </w:instrText>
      </w:r>
      <w:r>
        <w:fldChar w:fldCharType="separate"/>
      </w:r>
      <w:r>
        <w:t>165</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"_Toc532477896" </w:instrText>
      </w:r>
      <w:r>
        <w:fldChar w:fldCharType="separate"/>
      </w:r>
      <w:r>
        <w:rPr>
          <w:rStyle w:val="79"/>
        </w:rPr>
        <w:t>H.4.8 网关受控进程异常信息</w:t>
      </w:r>
      <w:r>
        <w:tab/>
      </w:r>
      <w:r>
        <w:fldChar w:fldCharType="begin"/>
      </w:r>
      <w:r>
        <w:instrText xml:space="preserve"> PAGEREF _Toc532477896 \h </w:instrText>
      </w:r>
      <w:r>
        <w:fldChar w:fldCharType="separate"/>
      </w:r>
      <w:r>
        <w:t>166</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"_Toc532477897" </w:instrText>
      </w:r>
      <w:r>
        <w:fldChar w:fldCharType="separate"/>
      </w:r>
      <w:r>
        <w:rPr>
          <w:rStyle w:val="79"/>
        </w:rPr>
        <w:t>H.4.9 网关端口监测（网关质量插件实现）</w:t>
      </w:r>
      <w:r>
        <w:tab/>
      </w:r>
      <w:r>
        <w:fldChar w:fldCharType="begin"/>
      </w:r>
      <w:r>
        <w:instrText xml:space="preserve"> PAGEREF _Toc532477897 \h </w:instrText>
      </w:r>
      <w:r>
        <w:fldChar w:fldCharType="separate"/>
      </w:r>
      <w:r>
        <w:t>167</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"_Toc532477898" </w:instrText>
      </w:r>
      <w:r>
        <w:fldChar w:fldCharType="separate"/>
      </w:r>
      <w:r>
        <w:rPr>
          <w:rStyle w:val="79"/>
        </w:rPr>
        <w:t>H.4.10 语音模块信息采集</w:t>
      </w:r>
      <w:r>
        <w:tab/>
      </w:r>
      <w:r>
        <w:fldChar w:fldCharType="begin"/>
      </w:r>
      <w:r>
        <w:instrText xml:space="preserve"> PAGEREF _Toc532477898 \h </w:instrText>
      </w:r>
      <w:r>
        <w:fldChar w:fldCharType="separate"/>
      </w:r>
      <w:r>
        <w:t>167</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"_Toc532477899" </w:instrText>
      </w:r>
      <w:r>
        <w:fldChar w:fldCharType="separate"/>
      </w:r>
      <w:r>
        <w:rPr>
          <w:rStyle w:val="79"/>
        </w:rPr>
        <w:t>H.4.11 其它需要实现的接口</w:t>
      </w:r>
      <w:r>
        <w:tab/>
      </w:r>
      <w:r>
        <w:fldChar w:fldCharType="begin"/>
      </w:r>
      <w:r>
        <w:instrText xml:space="preserve"> PAGEREF _Toc532477899 \h </w:instrText>
      </w:r>
      <w:r>
        <w:fldChar w:fldCharType="separate"/>
      </w:r>
      <w:r>
        <w:t>168</w:t>
      </w:r>
      <w:r>
        <w:fldChar w:fldCharType="end"/>
      </w:r>
      <w:r>
        <w:fldChar w:fldCharType="end"/>
      </w:r>
    </w:p>
    <w:p>
      <w:pPr>
        <w:pStyle w:val="33"/>
        <w:spacing w:before="31" w:after="31"/>
        <w:ind w:firstLine="210"/>
        <w:rPr>
          <w:rFonts w:asciiTheme="minorHAnsi" w:hAnsiTheme="minorHAnsi" w:eastAsiaTheme="minorEastAsia" w:cstheme="minorBidi"/>
          <w:iCs w:val="0"/>
          <w:szCs w:val="22"/>
        </w:rPr>
      </w:pPr>
      <w:r>
        <w:fldChar w:fldCharType="begin"/>
      </w:r>
      <w:r>
        <w:instrText xml:space="preserve"> HYPERLINK \l "_Toc532477900" </w:instrText>
      </w:r>
      <w:r>
        <w:fldChar w:fldCharType="separate"/>
      </w:r>
      <w:r>
        <w:rPr>
          <w:rStyle w:val="79"/>
        </w:rPr>
        <w:t>H.4.12 补充要求</w:t>
      </w:r>
      <w:r>
        <w:tab/>
      </w:r>
      <w:r>
        <w:fldChar w:fldCharType="begin"/>
      </w:r>
      <w:r>
        <w:instrText xml:space="preserve"> PAGEREF _Toc532477900 \h </w:instrText>
      </w:r>
      <w:r>
        <w:fldChar w:fldCharType="separate"/>
      </w:r>
      <w:r>
        <w:t>168</w:t>
      </w:r>
      <w:r>
        <w:fldChar w:fldCharType="end"/>
      </w:r>
      <w:r>
        <w:fldChar w:fldCharType="end"/>
      </w:r>
    </w:p>
    <w:p>
      <w:pPr>
        <w:pStyle w:val="43"/>
        <w:spacing w:before="78" w:after="78"/>
        <w:rPr>
          <w:rFonts w:asciiTheme="minorHAnsi" w:hAnsiTheme="minorHAnsi" w:eastAsiaTheme="minorEastAsia" w:cstheme="minorBidi"/>
          <w:bCs w:val="0"/>
          <w:caps w:val="0"/>
          <w:szCs w:val="22"/>
        </w:rPr>
      </w:pPr>
      <w:r>
        <w:fldChar w:fldCharType="begin"/>
      </w:r>
      <w:r>
        <w:instrText xml:space="preserve"> HYPERLINK \l "_Toc532477901" </w:instrText>
      </w:r>
      <w:r>
        <w:fldChar w:fldCharType="separate"/>
      </w:r>
      <w:r>
        <w:rPr>
          <w:rStyle w:val="79"/>
        </w:rPr>
        <w:t>附　录　I （资料性附录） 网关快联配网</w:t>
      </w:r>
      <w:r>
        <w:tab/>
      </w:r>
      <w:r>
        <w:fldChar w:fldCharType="begin"/>
      </w:r>
      <w:r>
        <w:instrText xml:space="preserve"> PAGEREF _Toc532477901 \h </w:instrText>
      </w:r>
      <w:r>
        <w:fldChar w:fldCharType="separate"/>
      </w:r>
      <w:r>
        <w:t>169</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"_Toc532477902" </w:instrText>
      </w:r>
      <w:r>
        <w:fldChar w:fldCharType="separate"/>
      </w:r>
      <w:r>
        <w:rPr>
          <w:rStyle w:val="79"/>
        </w:rPr>
        <w:t>I.1 快联配网基础</w:t>
      </w:r>
      <w:r>
        <w:tab/>
      </w:r>
      <w:r>
        <w:fldChar w:fldCharType="begin"/>
      </w:r>
      <w:r>
        <w:instrText xml:space="preserve"> PAGEREF _Toc532477902 \h </w:instrText>
      </w:r>
      <w:r>
        <w:fldChar w:fldCharType="separate"/>
      </w:r>
      <w:r>
        <w:t>169</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"_Toc532477903" </w:instrText>
      </w:r>
      <w:r>
        <w:fldChar w:fldCharType="separate"/>
      </w:r>
      <w:r>
        <w:rPr>
          <w:rStyle w:val="79"/>
        </w:rPr>
        <w:t>I.2 基于云平台认证的快联配网</w:t>
      </w:r>
      <w:r>
        <w:tab/>
      </w:r>
      <w:r>
        <w:fldChar w:fldCharType="begin"/>
      </w:r>
      <w:r>
        <w:instrText xml:space="preserve"> PAGEREF _Toc532477903 \h </w:instrText>
      </w:r>
      <w:r>
        <w:fldChar w:fldCharType="separate"/>
      </w:r>
      <w:r>
        <w:t>169</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"_Toc532477904" </w:instrText>
      </w:r>
      <w:r>
        <w:fldChar w:fldCharType="separate"/>
      </w:r>
      <w:r>
        <w:rPr>
          <w:rStyle w:val="79"/>
        </w:rPr>
        <w:t>I.3 基于动态配网热点的快联配网</w:t>
      </w:r>
      <w:r>
        <w:tab/>
      </w:r>
      <w:r>
        <w:fldChar w:fldCharType="begin"/>
      </w:r>
      <w:r>
        <w:instrText xml:space="preserve"> PAGEREF _Toc532477904 \h </w:instrText>
      </w:r>
      <w:r>
        <w:fldChar w:fldCharType="separate"/>
      </w:r>
      <w:r>
        <w:t>171</w:t>
      </w:r>
      <w:r>
        <w:fldChar w:fldCharType="end"/>
      </w:r>
      <w:r>
        <w:fldChar w:fldCharType="end"/>
      </w:r>
    </w:p>
    <w:p>
      <w:pPr>
        <w:pStyle w:val="56"/>
        <w:spacing w:before="78" w:after="78"/>
        <w:rPr>
          <w:rFonts w:asciiTheme="minorHAnsi" w:hAnsiTheme="minorHAnsi" w:eastAsiaTheme="minorEastAsia" w:cstheme="minorBidi"/>
          <w:smallCaps w:val="0"/>
          <w:szCs w:val="22"/>
        </w:rPr>
      </w:pPr>
      <w:r>
        <w:fldChar w:fldCharType="begin"/>
      </w:r>
      <w:r>
        <w:instrText xml:space="preserve"> HYPERLINK \l "_Toc532477905" </w:instrText>
      </w:r>
      <w:r>
        <w:fldChar w:fldCharType="separate"/>
      </w:r>
      <w:r>
        <w:rPr>
          <w:rStyle w:val="79"/>
        </w:rPr>
        <w:t>I.4 Beacon/Probe帧中扩展Vendor-specific Information Element信息的快联配网</w:t>
      </w:r>
      <w:r>
        <w:tab/>
      </w:r>
      <w:r>
        <w:fldChar w:fldCharType="begin"/>
      </w:r>
      <w:r>
        <w:instrText xml:space="preserve"> PAGEREF _Toc532477905 \h </w:instrText>
      </w:r>
      <w:r>
        <w:fldChar w:fldCharType="separate"/>
      </w:r>
      <w:r>
        <w:t>172</w:t>
      </w:r>
      <w:r>
        <w:fldChar w:fldCharType="end"/>
      </w:r>
      <w:r>
        <w:fldChar w:fldCharType="end"/>
      </w:r>
    </w:p>
    <w:p>
      <w:pPr>
        <w:pStyle w:val="56"/>
        <w:spacing w:before="78" w:after="78"/>
        <w:rPr>
          <w:rFonts w:ascii="Calibri"/>
          <w:smallCaps w:val="0"/>
          <w:szCs w:val="22"/>
        </w:rPr>
      </w:pPr>
      <w:r>
        <w:rPr>
          <w:rFonts w:ascii="Calibri"/>
          <w:sz w:val="20"/>
          <w:szCs w:val="21"/>
        </w:rPr>
        <w:fldChar w:fldCharType="end"/>
      </w:r>
    </w:p>
    <w:p>
      <w:pPr>
        <w:pStyle w:val="172"/>
        <w:spacing w:after="15"/>
      </w:pPr>
      <w:bookmarkStart w:id="34" w:name="_Toc532477755"/>
      <w:r>
        <w:rPr>
          <w:rFonts w:hint="eastAsia"/>
        </w:rPr>
        <w:t>前</w:t>
      </w:r>
      <w:bookmarkStart w:id="35" w:name="BKQY"/>
      <w:r>
        <w:rPr>
          <w:rFonts w:ascii="Cambria Math" w:hAnsi="Cambria Math" w:cs="Cambria Math"/>
        </w:rPr>
        <w:t>  </w:t>
      </w:r>
      <w:r>
        <w:rPr>
          <w:rFonts w:hint="eastAsia"/>
        </w:rPr>
        <w:t>言</w:t>
      </w:r>
      <w:bookmarkEnd w:id="29"/>
      <w:bookmarkEnd w:id="30"/>
      <w:bookmarkEnd w:id="31"/>
      <w:bookmarkEnd w:id="32"/>
      <w:bookmarkEnd w:id="34"/>
      <w:bookmarkEnd w:id="35"/>
    </w:p>
    <w:p>
      <w:pPr>
        <w:pStyle w:val="47"/>
        <w:spacing w:before="0" w:afterLines="0"/>
      </w:pPr>
      <w:r>
        <w:rPr>
          <w:rFonts w:hint="eastAsia"/>
        </w:rPr>
        <w:t>本标准按照GB/T 1.1-2009给出的规则起草。</w:t>
      </w:r>
    </w:p>
    <w:p>
      <w:pPr>
        <w:spacing w:after="15"/>
        <w:ind w:firstLine="420" w:firstLineChars="200"/>
        <w:rPr>
          <w:rFonts w:ascii="宋体" w:hAnsi="宋体"/>
        </w:rPr>
      </w:pPr>
      <w:r>
        <w:rPr>
          <w:rFonts w:hint="eastAsia" w:ascii="宋体" w:hAnsi="宋体"/>
        </w:rPr>
        <w:t>本标准是中国电信家庭网络终端及管理系统系列技术标准之一，</w:t>
      </w:r>
      <w:r>
        <w:rPr>
          <w:rFonts w:ascii="宋体" w:hAnsi="宋体"/>
        </w:rPr>
        <w:t>该系列标准的结构及名称</w:t>
      </w:r>
      <w:r>
        <w:rPr>
          <w:rFonts w:hint="eastAsia" w:ascii="宋体" w:hAnsi="宋体"/>
        </w:rPr>
        <w:t>如下：</w:t>
      </w:r>
    </w:p>
    <w:p>
      <w:pPr>
        <w:pStyle w:val="118"/>
        <w:numPr>
          <w:ilvl w:val="0"/>
          <w:numId w:val="5"/>
        </w:numPr>
        <w:spacing w:before="0" w:afterLines="0"/>
        <w:ind w:left="840" w:leftChars="200" w:hanging="420" w:hangingChars="200"/>
        <w:rPr>
          <w:rFonts w:hAnsi="宋体"/>
        </w:rPr>
      </w:pPr>
      <w:r>
        <w:rPr>
          <w:rFonts w:hint="eastAsia" w:hAnsi="宋体"/>
        </w:rPr>
        <w:t>中国电信家庭网关总体技术要求（Q/CT 2270-2014）</w:t>
      </w:r>
    </w:p>
    <w:p>
      <w:pPr>
        <w:pStyle w:val="118"/>
        <w:numPr>
          <w:ilvl w:val="0"/>
          <w:numId w:val="5"/>
        </w:numPr>
        <w:spacing w:before="0" w:afterLines="0"/>
        <w:ind w:left="840" w:leftChars="200" w:hanging="420" w:hangingChars="200"/>
        <w:rPr>
          <w:rFonts w:hAnsi="宋体"/>
        </w:rPr>
      </w:pPr>
      <w:r>
        <w:rPr>
          <w:rFonts w:hint="eastAsia" w:hAnsi="宋体"/>
        </w:rPr>
        <w:t>中国电信家庭网关与增强型终端综合管理系统接口技术要求（Q/CT 2271-2014）</w:t>
      </w:r>
    </w:p>
    <w:p>
      <w:pPr>
        <w:pStyle w:val="118"/>
        <w:numPr>
          <w:ilvl w:val="0"/>
          <w:numId w:val="5"/>
        </w:numPr>
        <w:spacing w:before="0" w:afterLines="0"/>
        <w:ind w:left="840" w:leftChars="200" w:hanging="420" w:hangingChars="200"/>
        <w:rPr>
          <w:rFonts w:hAnsi="宋体"/>
        </w:rPr>
      </w:pPr>
      <w:r>
        <w:rPr>
          <w:rFonts w:hint="eastAsia" w:hAnsi="宋体"/>
        </w:rPr>
        <w:t>中国电信增强型终端综合管理系统技术要求（Q/CT 2167-2013）</w:t>
      </w:r>
    </w:p>
    <w:p>
      <w:pPr>
        <w:pStyle w:val="118"/>
        <w:numPr>
          <w:ilvl w:val="0"/>
          <w:numId w:val="5"/>
        </w:numPr>
        <w:spacing w:before="0" w:afterLines="0"/>
        <w:ind w:left="840" w:leftChars="200" w:hanging="420" w:hangingChars="200"/>
        <w:rPr>
          <w:rFonts w:hAnsi="宋体"/>
        </w:rPr>
      </w:pPr>
      <w:r>
        <w:rPr>
          <w:rFonts w:hint="eastAsia" w:hAnsi="宋体"/>
        </w:rPr>
        <w:t>中国电信家庭网络终端管理接口技术要求（Q/CT 2540-2012）</w:t>
      </w:r>
    </w:p>
    <w:p>
      <w:pPr>
        <w:pStyle w:val="118"/>
        <w:numPr>
          <w:ilvl w:val="0"/>
          <w:numId w:val="5"/>
        </w:numPr>
        <w:spacing w:before="0" w:afterLines="0"/>
        <w:ind w:left="840" w:leftChars="200" w:hanging="420" w:hangingChars="200"/>
        <w:rPr>
          <w:rFonts w:hAnsi="宋体"/>
        </w:rPr>
      </w:pPr>
      <w:r>
        <w:rPr>
          <w:rFonts w:hint="eastAsia" w:hAnsi="宋体"/>
        </w:rPr>
        <w:t>中国电信智能家庭网关技术要求（</w:t>
      </w:r>
      <w:r>
        <w:rPr>
          <w:rFonts w:hAnsi="宋体"/>
        </w:rPr>
        <w:t>Q/CT 2603-20XX</w:t>
      </w:r>
      <w:r>
        <w:rPr>
          <w:rFonts w:hint="eastAsia" w:hAnsi="宋体"/>
        </w:rPr>
        <w:t>）</w:t>
      </w:r>
    </w:p>
    <w:p>
      <w:pPr>
        <w:pStyle w:val="118"/>
        <w:numPr>
          <w:ilvl w:val="0"/>
          <w:numId w:val="5"/>
        </w:numPr>
        <w:spacing w:before="0" w:afterLines="0"/>
        <w:ind w:left="840" w:leftChars="200" w:hanging="420" w:hangingChars="200"/>
        <w:rPr>
          <w:rFonts w:hAnsi="宋体"/>
        </w:rPr>
      </w:pPr>
      <w:r>
        <w:rPr>
          <w:rFonts w:hint="eastAsia" w:hAnsi="宋体"/>
        </w:rPr>
        <w:t>中国电信智能家庭网关与智能网关及应用管理平台接口技术要求（</w:t>
      </w:r>
      <w:r>
        <w:rPr>
          <w:rFonts w:hAnsi="宋体"/>
        </w:rPr>
        <w:t>Q/CT 260</w:t>
      </w:r>
      <w:r>
        <w:rPr>
          <w:rFonts w:hint="eastAsia" w:hAnsi="宋体"/>
        </w:rPr>
        <w:t>4</w:t>
      </w:r>
      <w:r>
        <w:rPr>
          <w:rFonts w:hAnsi="宋体"/>
        </w:rPr>
        <w:t>-201</w:t>
      </w:r>
      <w:r>
        <w:rPr>
          <w:rFonts w:hint="eastAsia" w:hAnsi="宋体"/>
        </w:rPr>
        <w:t>7）</w:t>
      </w:r>
    </w:p>
    <w:p>
      <w:pPr>
        <w:spacing w:after="15"/>
        <w:ind w:firstLine="420" w:firstLineChars="200"/>
        <w:rPr>
          <w:rFonts w:ascii="宋体" w:hAnsi="宋体"/>
        </w:rPr>
      </w:pPr>
      <w:r>
        <w:rPr>
          <w:rFonts w:hint="eastAsia" w:ascii="宋体" w:hAnsi="宋体"/>
        </w:rPr>
        <w:t>中国电信智能家庭网关为了满足智慧家庭业务的发展需求，通过在e8-C家庭网关基础上提升硬件能力、引入智能OS和智能应用、扩展手机APP等智能操控能力而形成的智能化家庭宽带终端，是家庭的网络接入中心、设备管理中心和业务控制中心。</w:t>
      </w:r>
    </w:p>
    <w:p>
      <w:pPr>
        <w:spacing w:after="15"/>
        <w:ind w:firstLine="420" w:firstLineChars="200"/>
        <w:rPr>
          <w:rFonts w:ascii="宋体" w:hAnsi="宋体"/>
        </w:rPr>
      </w:pPr>
      <w:r>
        <w:rPr>
          <w:rFonts w:ascii="宋体" w:hAnsi="宋体"/>
        </w:rPr>
        <w:t>本标准是根据中国电信开展</w:t>
      </w:r>
      <w:r>
        <w:rPr>
          <w:rFonts w:hint="eastAsia" w:ascii="宋体" w:hAnsi="宋体"/>
        </w:rPr>
        <w:t>智慧家庭</w:t>
      </w:r>
      <w:r>
        <w:rPr>
          <w:rFonts w:ascii="宋体" w:hAnsi="宋体"/>
        </w:rPr>
        <w:t>业务的实际情况而制定的，主要用于规范</w:t>
      </w:r>
      <w:r>
        <w:rPr>
          <w:rFonts w:hint="eastAsia" w:ascii="宋体" w:hAnsi="宋体"/>
        </w:rPr>
        <w:t>智能</w:t>
      </w:r>
      <w:r>
        <w:rPr>
          <w:rFonts w:ascii="宋体" w:hAnsi="宋体"/>
        </w:rPr>
        <w:t>家庭网关</w:t>
      </w:r>
      <w:r>
        <w:rPr>
          <w:rFonts w:hint="eastAsia" w:ascii="宋体" w:hAnsi="宋体"/>
        </w:rPr>
        <w:t>的</w:t>
      </w:r>
      <w:r>
        <w:rPr>
          <w:rFonts w:ascii="宋体" w:hAnsi="宋体"/>
        </w:rPr>
        <w:t>设备形态、接口、功能、管理、安全、性能、运行环境、设备软硬件</w:t>
      </w:r>
      <w:r>
        <w:rPr>
          <w:rFonts w:hint="eastAsia" w:ascii="宋体" w:hAnsi="宋体"/>
        </w:rPr>
        <w:t>和基本应用</w:t>
      </w:r>
      <w:r>
        <w:rPr>
          <w:rFonts w:ascii="宋体" w:hAnsi="宋体"/>
        </w:rPr>
        <w:t>等内容。</w:t>
      </w:r>
    </w:p>
    <w:p>
      <w:pPr>
        <w:pStyle w:val="47"/>
        <w:spacing w:after="15"/>
        <w:rPr>
          <w:rFonts w:hAnsi="宋体"/>
        </w:rPr>
      </w:pPr>
      <w:r>
        <w:rPr>
          <w:rFonts w:hint="eastAsia" w:hAnsi="宋体"/>
        </w:rPr>
        <w:t>本标准由中国电信集团公司提出并归口。</w:t>
      </w:r>
    </w:p>
    <w:p>
      <w:pPr>
        <w:spacing w:after="15"/>
        <w:ind w:firstLine="420"/>
        <w:rPr>
          <w:rFonts w:ascii="宋体" w:hAnsi="宋体" w:cs="Arial"/>
          <w:szCs w:val="21"/>
        </w:rPr>
      </w:pPr>
      <w:r>
        <w:rPr>
          <w:rFonts w:hint="eastAsia" w:ascii="宋体" w:hAnsi="宋体"/>
        </w:rPr>
        <w:t>本标准由中国电信集团公司技术部组织制定，</w:t>
      </w:r>
      <w:r>
        <w:rPr>
          <w:rFonts w:ascii="宋体" w:hAnsi="宋体" w:cs="Arial"/>
          <w:szCs w:val="21"/>
        </w:rPr>
        <w:t>中国电信股份有限公司上海研究院</w:t>
      </w:r>
      <w:r>
        <w:rPr>
          <w:rFonts w:hint="eastAsia" w:ascii="宋体" w:hAnsi="宋体"/>
        </w:rPr>
        <w:t>起草。</w:t>
      </w:r>
    </w:p>
    <w:p>
      <w:pPr>
        <w:pStyle w:val="47"/>
        <w:spacing w:after="15"/>
        <w:rPr>
          <w:rFonts w:hAnsi="宋体"/>
        </w:rPr>
      </w:pPr>
      <w:r>
        <w:rPr>
          <w:rFonts w:hint="eastAsia" w:hAnsi="宋体"/>
        </w:rPr>
        <w:t>本标准主要起草人：赵伟峰、刘文超、刘向辉、汤宪飞、侍芯蕊、胡冰松、陈健康、沈屹炜。</w:t>
      </w:r>
    </w:p>
    <w:p>
      <w:pPr>
        <w:pStyle w:val="47"/>
        <w:spacing w:after="15"/>
        <w:rPr>
          <w:rFonts w:hAnsi="宋体"/>
        </w:rPr>
      </w:pPr>
      <w:r>
        <w:rPr>
          <w:rFonts w:hint="eastAsia" w:hAnsi="宋体"/>
        </w:rPr>
        <w:t>本标准于2014年9月发布试行标准，2015年7月发布正式标准，2017年2月第一次修订，本次为正式标准第二次修订。</w:t>
      </w:r>
    </w:p>
    <w:p>
      <w:pPr>
        <w:pStyle w:val="47"/>
        <w:spacing w:before="0" w:afterLines="0"/>
      </w:pPr>
    </w:p>
    <w:p>
      <w:pPr>
        <w:pStyle w:val="47"/>
        <w:spacing w:before="0" w:afterLines="0"/>
        <w:sectPr>
          <w:headerReference r:id="rId9" w:type="default"/>
          <w:footerReference r:id="rId10" w:type="default"/>
          <w:pgSz w:w="11906" w:h="16838"/>
          <w:pgMar w:top="567" w:right="1134" w:bottom="1134" w:left="1418" w:header="1418" w:footer="1134" w:gutter="0"/>
          <w:pgNumType w:fmt="upperRoman" w:start="1"/>
          <w:cols w:space="425" w:num="1"/>
          <w:formProt w:val="0"/>
          <w:docGrid w:type="lines" w:linePitch="312" w:charSpace="0"/>
        </w:sectPr>
      </w:pPr>
    </w:p>
    <w:p>
      <w:pPr>
        <w:pStyle w:val="107"/>
        <w:spacing w:after="15"/>
      </w:pPr>
      <w:bookmarkStart w:id="36" w:name="_Toc532477756"/>
      <w:r>
        <w:rPr>
          <w:rFonts w:hint="eastAsia"/>
        </w:rPr>
        <w:t>中国电信智能家庭网关技术要求</w:t>
      </w:r>
      <w:bookmarkEnd w:id="36"/>
    </w:p>
    <w:p>
      <w:pPr>
        <w:pStyle w:val="100"/>
        <w:numPr>
          <w:ilvl w:val="0"/>
          <w:numId w:val="6"/>
        </w:numPr>
        <w:spacing w:before="312" w:after="312"/>
      </w:pPr>
      <w:bookmarkStart w:id="37" w:name="_Toc288233190"/>
      <w:bookmarkStart w:id="38" w:name="_Toc291164924"/>
      <w:bookmarkStart w:id="39" w:name="_Toc532477757"/>
      <w:bookmarkStart w:id="40" w:name="_Toc290370425"/>
      <w:bookmarkStart w:id="41" w:name="_Toc288576564"/>
      <w:bookmarkStart w:id="42" w:name="_Toc287517847"/>
      <w:bookmarkStart w:id="43" w:name="_Toc288576738"/>
      <w:bookmarkStart w:id="44" w:name="_Toc290973585"/>
      <w:r>
        <w:rPr>
          <w:rFonts w:hint="eastAsia"/>
        </w:rPr>
        <w:t>范围</w:t>
      </w:r>
      <w:bookmarkEnd w:id="37"/>
      <w:bookmarkEnd w:id="38"/>
      <w:bookmarkEnd w:id="39"/>
      <w:bookmarkEnd w:id="40"/>
      <w:bookmarkEnd w:id="41"/>
      <w:bookmarkEnd w:id="42"/>
      <w:bookmarkEnd w:id="43"/>
      <w:bookmarkEnd w:id="44"/>
    </w:p>
    <w:p>
      <w:pPr>
        <w:pStyle w:val="47"/>
        <w:spacing w:before="0" w:afterLines="0"/>
      </w:pPr>
      <w:r>
        <w:t>本标准规定了</w:t>
      </w:r>
      <w:r>
        <w:rPr>
          <w:rFonts w:hint="eastAsia"/>
        </w:rPr>
        <w:t>智能</w:t>
      </w:r>
      <w:r>
        <w:t>家庭网关的设备形态、接口、功能、管理、安全、性能、运行环境、设备软硬件、基本应用和用户界面等要求。</w:t>
      </w:r>
    </w:p>
    <w:p>
      <w:pPr>
        <w:pStyle w:val="47"/>
        <w:spacing w:before="0" w:afterLines="0"/>
      </w:pPr>
      <w:r>
        <w:t>本标准适用于中国电信网络中使用的智能家庭网关设备。</w:t>
      </w:r>
    </w:p>
    <w:p>
      <w:pPr>
        <w:pStyle w:val="47"/>
        <w:spacing w:before="0" w:afterLines="0"/>
      </w:pPr>
      <w:r>
        <w:rPr>
          <w:rFonts w:hint="eastAsia"/>
        </w:rPr>
        <w:t>本标准中PON技术的名称参照《中国电信EPON设备技术要求1G-EPON/10G-EPON》、《中国电信GPON设备技术要求》和《中国电信XG-PON设备技术要求》，1G/1G-EPON称为1G-EPON；10G/1G-EPON和10G/10G-EPON统称为10G-EPON，1G-EPON和10G-EPON统称为EPON；EPON、GPON和XG-PON统称为PON。</w:t>
      </w:r>
    </w:p>
    <w:p>
      <w:pPr>
        <w:pStyle w:val="100"/>
        <w:numPr>
          <w:ilvl w:val="0"/>
          <w:numId w:val="6"/>
        </w:numPr>
        <w:spacing w:before="312" w:after="312"/>
      </w:pPr>
      <w:bookmarkStart w:id="45" w:name="_Toc288576739"/>
      <w:bookmarkStart w:id="46" w:name="_Toc532477758"/>
      <w:bookmarkStart w:id="47" w:name="_Toc290973586"/>
      <w:bookmarkStart w:id="48" w:name="_Toc288576565"/>
      <w:bookmarkStart w:id="49" w:name="_Toc288233191"/>
      <w:bookmarkStart w:id="50" w:name="_Toc291164925"/>
      <w:bookmarkStart w:id="51" w:name="_Toc290370426"/>
      <w:bookmarkStart w:id="52" w:name="_Toc287517848"/>
      <w:r>
        <w:rPr>
          <w:rFonts w:hint="eastAsia"/>
        </w:rPr>
        <w:t>规范性引用文件</w:t>
      </w:r>
      <w:bookmarkEnd w:id="45"/>
      <w:bookmarkEnd w:id="46"/>
      <w:bookmarkEnd w:id="47"/>
      <w:bookmarkEnd w:id="48"/>
      <w:bookmarkEnd w:id="49"/>
      <w:bookmarkEnd w:id="50"/>
      <w:bookmarkEnd w:id="51"/>
      <w:bookmarkEnd w:id="52"/>
    </w:p>
    <w:p>
      <w:pPr>
        <w:pStyle w:val="47"/>
        <w:spacing w:before="0" w:afterLines="0"/>
      </w:pPr>
      <w:r>
        <w:rPr>
          <w:rFonts w:hint="eastAsia"/>
        </w:rPr>
        <w:t>下列文件对于本文件的应用是必不可少的。凡是注日期的引用文件，仅所注日期的版本适用于本文件。凡是不注日期的引用文件，其最新版本（包括所有的修改单）适用于本文件。</w:t>
      </w:r>
    </w:p>
    <w:tbl>
      <w:tblPr>
        <w:tblStyle w:val="66"/>
        <w:tblW w:w="8788" w:type="dxa"/>
        <w:tblInd w:w="392" w:type="dxa"/>
        <w:tblLayout w:type="fixed"/>
        <w:tblCellMar>
          <w:top w:w="0" w:type="dxa"/>
          <w:left w:w="108" w:type="dxa"/>
          <w:bottom w:w="0" w:type="dxa"/>
          <w:right w:w="108" w:type="dxa"/>
        </w:tblCellMar>
      </w:tblPr>
      <w:tblGrid>
        <w:gridCol w:w="2601"/>
        <w:gridCol w:w="6187"/>
      </w:tblGrid>
      <w:tr>
        <w:tblPrEx>
          <w:tblCellMar>
            <w:top w:w="0" w:type="dxa"/>
            <w:left w:w="108" w:type="dxa"/>
            <w:bottom w:w="0" w:type="dxa"/>
            <w:right w:w="108" w:type="dxa"/>
          </w:tblCellMar>
        </w:tblPrEx>
        <w:trPr>
          <w:trHeight w:val="177" w:hRule="atLeast"/>
        </w:trPr>
        <w:tc>
          <w:tcPr>
            <w:tcW w:w="2601" w:type="dxa"/>
          </w:tcPr>
          <w:p>
            <w:pPr>
              <w:pStyle w:val="47"/>
              <w:spacing w:after="15"/>
              <w:rPr>
                <w:rFonts w:hAnsi="宋体"/>
              </w:rPr>
            </w:pPr>
            <w:r>
              <w:rPr>
                <w:rFonts w:hAnsi="宋体"/>
                <w:szCs w:val="21"/>
              </w:rPr>
              <w:t>YD/T 983-1998 </w:t>
            </w:r>
          </w:p>
        </w:tc>
        <w:tc>
          <w:tcPr>
            <w:tcW w:w="6187" w:type="dxa"/>
          </w:tcPr>
          <w:p>
            <w:pPr>
              <w:pStyle w:val="47"/>
              <w:spacing w:after="15"/>
              <w:ind w:firstLine="23" w:firstLineChars="11"/>
              <w:rPr>
                <w:rFonts w:hAnsi="宋体"/>
              </w:rPr>
            </w:pPr>
            <w:r>
              <w:rPr>
                <w:rFonts w:hAnsi="宋体"/>
                <w:szCs w:val="21"/>
              </w:rPr>
              <w:t>通信电源设备电磁兼容性限值及测量方法</w:t>
            </w:r>
          </w:p>
        </w:tc>
      </w:tr>
      <w:tr>
        <w:tblPrEx>
          <w:tblCellMar>
            <w:top w:w="0" w:type="dxa"/>
            <w:left w:w="108" w:type="dxa"/>
            <w:bottom w:w="0" w:type="dxa"/>
            <w:right w:w="108" w:type="dxa"/>
          </w:tblCellMar>
        </w:tblPrEx>
        <w:trPr>
          <w:trHeight w:val="257" w:hRule="atLeast"/>
        </w:trPr>
        <w:tc>
          <w:tcPr>
            <w:tcW w:w="2601" w:type="dxa"/>
          </w:tcPr>
          <w:p>
            <w:pPr>
              <w:pStyle w:val="47"/>
              <w:spacing w:after="15"/>
              <w:ind w:firstLine="424" w:firstLineChars="202"/>
              <w:rPr>
                <w:rFonts w:hAnsi="宋体"/>
              </w:rPr>
            </w:pPr>
            <w:r>
              <w:rPr>
                <w:rFonts w:hAnsi="宋体"/>
              </w:rPr>
              <w:t>Q/CT 1926-2007</w:t>
            </w:r>
          </w:p>
        </w:tc>
        <w:tc>
          <w:tcPr>
            <w:tcW w:w="6187" w:type="dxa"/>
          </w:tcPr>
          <w:p>
            <w:pPr>
              <w:pStyle w:val="47"/>
              <w:spacing w:after="15"/>
              <w:ind w:firstLine="23" w:firstLineChars="11"/>
              <w:rPr>
                <w:rFonts w:hAnsi="宋体"/>
              </w:rPr>
            </w:pPr>
            <w:r>
              <w:rPr>
                <w:rFonts w:hint="eastAsia" w:hAnsi="宋体"/>
              </w:rPr>
              <w:t>中国电信IAD设备技术规范</w:t>
            </w:r>
          </w:p>
        </w:tc>
      </w:tr>
      <w:tr>
        <w:tblPrEx>
          <w:tblCellMar>
            <w:top w:w="0" w:type="dxa"/>
            <w:left w:w="108" w:type="dxa"/>
            <w:bottom w:w="0" w:type="dxa"/>
            <w:right w:w="108" w:type="dxa"/>
          </w:tblCellMar>
        </w:tblPrEx>
        <w:trPr>
          <w:trHeight w:val="257" w:hRule="atLeast"/>
        </w:trPr>
        <w:tc>
          <w:tcPr>
            <w:tcW w:w="2601" w:type="dxa"/>
          </w:tcPr>
          <w:p>
            <w:pPr>
              <w:pStyle w:val="47"/>
              <w:spacing w:after="15"/>
              <w:rPr>
                <w:rFonts w:hAnsi="宋体"/>
                <w:szCs w:val="21"/>
              </w:rPr>
            </w:pPr>
            <w:r>
              <w:rPr>
                <w:rFonts w:hAnsi="宋体"/>
                <w:szCs w:val="21"/>
              </w:rPr>
              <w:t>Q/CT 208</w:t>
            </w:r>
            <w:r>
              <w:rPr>
                <w:rFonts w:hint="eastAsia" w:hAnsi="宋体"/>
                <w:szCs w:val="21"/>
              </w:rPr>
              <w:t>5</w:t>
            </w:r>
            <w:r>
              <w:rPr>
                <w:rFonts w:hAnsi="宋体"/>
                <w:szCs w:val="21"/>
              </w:rPr>
              <w:t>-2010</w:t>
            </w:r>
          </w:p>
        </w:tc>
        <w:tc>
          <w:tcPr>
            <w:tcW w:w="6187" w:type="dxa"/>
          </w:tcPr>
          <w:p>
            <w:pPr>
              <w:pStyle w:val="47"/>
              <w:spacing w:after="15"/>
              <w:ind w:firstLine="23" w:firstLineChars="11"/>
              <w:rPr>
                <w:rFonts w:hAnsi="宋体"/>
                <w:szCs w:val="21"/>
              </w:rPr>
            </w:pPr>
            <w:r>
              <w:rPr>
                <w:rFonts w:hint="eastAsia" w:hAnsi="宋体"/>
                <w:szCs w:val="21"/>
              </w:rPr>
              <w:t>中国电信IMS网络IP Centrex业务技术要求</w:t>
            </w:r>
          </w:p>
        </w:tc>
      </w:tr>
      <w:tr>
        <w:tblPrEx>
          <w:tblCellMar>
            <w:top w:w="0" w:type="dxa"/>
            <w:left w:w="108" w:type="dxa"/>
            <w:bottom w:w="0" w:type="dxa"/>
            <w:right w:w="108" w:type="dxa"/>
          </w:tblCellMar>
        </w:tblPrEx>
        <w:trPr>
          <w:trHeight w:val="257" w:hRule="atLeast"/>
        </w:trPr>
        <w:tc>
          <w:tcPr>
            <w:tcW w:w="2601" w:type="dxa"/>
          </w:tcPr>
          <w:p>
            <w:pPr>
              <w:pStyle w:val="47"/>
              <w:spacing w:after="15"/>
              <w:rPr>
                <w:rFonts w:hAnsi="宋体"/>
                <w:szCs w:val="21"/>
              </w:rPr>
            </w:pPr>
            <w:r>
              <w:rPr>
                <w:rFonts w:hAnsi="宋体"/>
                <w:szCs w:val="21"/>
              </w:rPr>
              <w:t>Q/CT 2089-2010</w:t>
            </w:r>
          </w:p>
        </w:tc>
        <w:tc>
          <w:tcPr>
            <w:tcW w:w="6187" w:type="dxa"/>
          </w:tcPr>
          <w:p>
            <w:pPr>
              <w:pStyle w:val="47"/>
              <w:spacing w:after="15"/>
              <w:ind w:firstLine="23" w:firstLineChars="11"/>
              <w:rPr>
                <w:rFonts w:hAnsi="宋体"/>
                <w:szCs w:val="21"/>
              </w:rPr>
            </w:pPr>
            <w:r>
              <w:rPr>
                <w:rFonts w:hint="eastAsia" w:hAnsi="宋体"/>
                <w:szCs w:val="21"/>
              </w:rPr>
              <w:t>中国电信</w:t>
            </w:r>
            <w:r>
              <w:rPr>
                <w:rFonts w:hAnsi="宋体"/>
                <w:szCs w:val="21"/>
              </w:rPr>
              <w:t>IMS</w:t>
            </w:r>
            <w:r>
              <w:rPr>
                <w:rFonts w:hint="eastAsia" w:hAnsi="宋体"/>
                <w:szCs w:val="21"/>
              </w:rPr>
              <w:t>网络呼叫前转业务技术要求</w:t>
            </w:r>
          </w:p>
        </w:tc>
      </w:tr>
      <w:tr>
        <w:tblPrEx>
          <w:tblCellMar>
            <w:top w:w="0" w:type="dxa"/>
            <w:left w:w="108" w:type="dxa"/>
            <w:bottom w:w="0" w:type="dxa"/>
            <w:right w:w="108" w:type="dxa"/>
          </w:tblCellMar>
        </w:tblPrEx>
        <w:trPr>
          <w:trHeight w:val="257" w:hRule="atLeast"/>
        </w:trPr>
        <w:tc>
          <w:tcPr>
            <w:tcW w:w="2601" w:type="dxa"/>
          </w:tcPr>
          <w:p>
            <w:pPr>
              <w:pStyle w:val="47"/>
              <w:spacing w:after="15"/>
              <w:rPr>
                <w:rFonts w:hAnsi="宋体"/>
                <w:szCs w:val="21"/>
              </w:rPr>
            </w:pPr>
            <w:r>
              <w:rPr>
                <w:rFonts w:hAnsi="宋体"/>
                <w:szCs w:val="21"/>
              </w:rPr>
              <w:t>Q/CT 2090-2010</w:t>
            </w:r>
          </w:p>
        </w:tc>
        <w:tc>
          <w:tcPr>
            <w:tcW w:w="6187" w:type="dxa"/>
          </w:tcPr>
          <w:p>
            <w:pPr>
              <w:pStyle w:val="47"/>
              <w:spacing w:after="15"/>
              <w:ind w:firstLine="23" w:firstLineChars="11"/>
              <w:rPr>
                <w:rFonts w:hAnsi="宋体"/>
                <w:szCs w:val="21"/>
              </w:rPr>
            </w:pPr>
            <w:r>
              <w:rPr>
                <w:rFonts w:hint="eastAsia" w:hAnsi="宋体"/>
                <w:szCs w:val="21"/>
              </w:rPr>
              <w:t>中国电信</w:t>
            </w:r>
            <w:r>
              <w:rPr>
                <w:rFonts w:hAnsi="宋体"/>
                <w:szCs w:val="21"/>
              </w:rPr>
              <w:t>IMS</w:t>
            </w:r>
            <w:r>
              <w:rPr>
                <w:rFonts w:hint="eastAsia" w:hAnsi="宋体"/>
                <w:szCs w:val="21"/>
              </w:rPr>
              <w:t>网络呼叫保持业务技术要求</w:t>
            </w:r>
          </w:p>
        </w:tc>
      </w:tr>
      <w:tr>
        <w:tblPrEx>
          <w:tblCellMar>
            <w:top w:w="0" w:type="dxa"/>
            <w:left w:w="108" w:type="dxa"/>
            <w:bottom w:w="0" w:type="dxa"/>
            <w:right w:w="108" w:type="dxa"/>
          </w:tblCellMar>
        </w:tblPrEx>
        <w:trPr>
          <w:trHeight w:val="257" w:hRule="atLeast"/>
        </w:trPr>
        <w:tc>
          <w:tcPr>
            <w:tcW w:w="2601" w:type="dxa"/>
          </w:tcPr>
          <w:p>
            <w:pPr>
              <w:pStyle w:val="47"/>
              <w:spacing w:after="15"/>
              <w:rPr>
                <w:rFonts w:hAnsi="宋体"/>
                <w:szCs w:val="21"/>
              </w:rPr>
            </w:pPr>
            <w:r>
              <w:rPr>
                <w:rFonts w:hAnsi="宋体"/>
                <w:szCs w:val="21"/>
              </w:rPr>
              <w:t>Q/CT 2091-2010</w:t>
            </w:r>
          </w:p>
        </w:tc>
        <w:tc>
          <w:tcPr>
            <w:tcW w:w="6187" w:type="dxa"/>
          </w:tcPr>
          <w:p>
            <w:pPr>
              <w:pStyle w:val="47"/>
              <w:spacing w:after="15"/>
              <w:ind w:firstLine="23" w:firstLineChars="11"/>
              <w:rPr>
                <w:rFonts w:hAnsi="宋体"/>
                <w:szCs w:val="21"/>
              </w:rPr>
            </w:pPr>
            <w:r>
              <w:rPr>
                <w:rFonts w:hint="eastAsia" w:hAnsi="宋体"/>
                <w:szCs w:val="21"/>
              </w:rPr>
              <w:t>中国电信</w:t>
            </w:r>
            <w:r>
              <w:rPr>
                <w:rFonts w:hAnsi="宋体"/>
                <w:szCs w:val="21"/>
              </w:rPr>
              <w:t>IMS</w:t>
            </w:r>
            <w:r>
              <w:rPr>
                <w:rFonts w:hint="eastAsia" w:hAnsi="宋体"/>
                <w:szCs w:val="21"/>
              </w:rPr>
              <w:t>网络主叫识别显示</w:t>
            </w:r>
            <w:r>
              <w:rPr>
                <w:rFonts w:hAnsi="宋体"/>
                <w:szCs w:val="21"/>
              </w:rPr>
              <w:t>/</w:t>
            </w:r>
            <w:r>
              <w:rPr>
                <w:rFonts w:hint="eastAsia" w:hAnsi="宋体"/>
                <w:szCs w:val="21"/>
              </w:rPr>
              <w:t>限制业务技术要求</w:t>
            </w:r>
          </w:p>
        </w:tc>
      </w:tr>
      <w:tr>
        <w:tblPrEx>
          <w:tblCellMar>
            <w:top w:w="0" w:type="dxa"/>
            <w:left w:w="108" w:type="dxa"/>
            <w:bottom w:w="0" w:type="dxa"/>
            <w:right w:w="108" w:type="dxa"/>
          </w:tblCellMar>
        </w:tblPrEx>
        <w:trPr>
          <w:trHeight w:val="257" w:hRule="atLeast"/>
        </w:trPr>
        <w:tc>
          <w:tcPr>
            <w:tcW w:w="2601" w:type="dxa"/>
          </w:tcPr>
          <w:p>
            <w:pPr>
              <w:pStyle w:val="47"/>
              <w:spacing w:after="15"/>
              <w:rPr>
                <w:rFonts w:hAnsi="宋体"/>
                <w:szCs w:val="21"/>
              </w:rPr>
            </w:pPr>
            <w:r>
              <w:rPr>
                <w:rFonts w:hAnsi="宋体"/>
                <w:szCs w:val="21"/>
              </w:rPr>
              <w:t>Q/CT 2094-201</w:t>
            </w:r>
            <w:r>
              <w:rPr>
                <w:rFonts w:hint="eastAsia" w:hAnsi="宋体"/>
                <w:szCs w:val="21"/>
              </w:rPr>
              <w:t>8</w:t>
            </w:r>
          </w:p>
        </w:tc>
        <w:tc>
          <w:tcPr>
            <w:tcW w:w="6187" w:type="dxa"/>
          </w:tcPr>
          <w:p>
            <w:pPr>
              <w:pStyle w:val="47"/>
              <w:spacing w:after="15"/>
              <w:ind w:firstLine="23" w:firstLineChars="11"/>
              <w:rPr>
                <w:rFonts w:hAnsi="宋体"/>
                <w:szCs w:val="21"/>
              </w:rPr>
            </w:pPr>
            <w:r>
              <w:rPr>
                <w:rFonts w:hint="eastAsia" w:hAnsi="宋体"/>
                <w:szCs w:val="21"/>
              </w:rPr>
              <w:t>中国电信IMS网络SIP协议总体技术要求</w:t>
            </w:r>
          </w:p>
        </w:tc>
      </w:tr>
      <w:tr>
        <w:tblPrEx>
          <w:tblCellMar>
            <w:top w:w="0" w:type="dxa"/>
            <w:left w:w="108" w:type="dxa"/>
            <w:bottom w:w="0" w:type="dxa"/>
            <w:right w:w="108" w:type="dxa"/>
          </w:tblCellMar>
        </w:tblPrEx>
        <w:trPr>
          <w:trHeight w:val="257" w:hRule="atLeast"/>
        </w:trPr>
        <w:tc>
          <w:tcPr>
            <w:tcW w:w="2601" w:type="dxa"/>
          </w:tcPr>
          <w:p>
            <w:pPr>
              <w:pStyle w:val="47"/>
              <w:spacing w:after="15"/>
              <w:rPr>
                <w:rFonts w:hAnsi="宋体"/>
              </w:rPr>
            </w:pPr>
            <w:r>
              <w:rPr>
                <w:rFonts w:hAnsi="宋体"/>
              </w:rPr>
              <w:t>Q/CT 2</w:t>
            </w:r>
            <w:r>
              <w:rPr>
                <w:rFonts w:hint="eastAsia" w:hAnsi="宋体"/>
              </w:rPr>
              <w:t>270</w:t>
            </w:r>
            <w:r>
              <w:rPr>
                <w:rFonts w:hAnsi="宋体"/>
              </w:rPr>
              <w:t>-</w:t>
            </w:r>
            <w:r>
              <w:rPr>
                <w:rFonts w:hint="eastAsia" w:hAnsi="宋体"/>
              </w:rPr>
              <w:t>2014</w:t>
            </w:r>
          </w:p>
        </w:tc>
        <w:tc>
          <w:tcPr>
            <w:tcW w:w="6187" w:type="dxa"/>
          </w:tcPr>
          <w:p>
            <w:pPr>
              <w:pStyle w:val="47"/>
              <w:spacing w:after="15"/>
              <w:ind w:firstLine="23" w:firstLineChars="11"/>
              <w:rPr>
                <w:rFonts w:hAnsi="宋体"/>
              </w:rPr>
            </w:pPr>
            <w:r>
              <w:rPr>
                <w:rFonts w:hint="eastAsia" w:hAnsi="宋体"/>
              </w:rPr>
              <w:t>中国电信家庭网关总体技术要求</w:t>
            </w:r>
          </w:p>
        </w:tc>
      </w:tr>
      <w:tr>
        <w:tblPrEx>
          <w:tblCellMar>
            <w:top w:w="0" w:type="dxa"/>
            <w:left w:w="108" w:type="dxa"/>
            <w:bottom w:w="0" w:type="dxa"/>
            <w:right w:w="108" w:type="dxa"/>
          </w:tblCellMar>
        </w:tblPrEx>
        <w:trPr>
          <w:trHeight w:val="257" w:hRule="atLeast"/>
        </w:trPr>
        <w:tc>
          <w:tcPr>
            <w:tcW w:w="2601" w:type="dxa"/>
          </w:tcPr>
          <w:p>
            <w:pPr>
              <w:pStyle w:val="47"/>
              <w:spacing w:after="15"/>
              <w:rPr>
                <w:rFonts w:hAnsi="宋体"/>
              </w:rPr>
            </w:pPr>
            <w:r>
              <w:rPr>
                <w:rFonts w:hAnsi="宋体"/>
              </w:rPr>
              <w:t>Q/CT 2</w:t>
            </w:r>
            <w:r>
              <w:rPr>
                <w:rFonts w:hint="eastAsia" w:hAnsi="宋体"/>
              </w:rPr>
              <w:t>271</w:t>
            </w:r>
            <w:r>
              <w:rPr>
                <w:rFonts w:hAnsi="宋体"/>
              </w:rPr>
              <w:t>-</w:t>
            </w:r>
            <w:r>
              <w:rPr>
                <w:rFonts w:hint="eastAsia" w:hAnsi="宋体"/>
              </w:rPr>
              <w:t>2014</w:t>
            </w:r>
          </w:p>
        </w:tc>
        <w:tc>
          <w:tcPr>
            <w:tcW w:w="6187" w:type="dxa"/>
          </w:tcPr>
          <w:p>
            <w:pPr>
              <w:pStyle w:val="47"/>
              <w:spacing w:after="15"/>
              <w:ind w:firstLine="23" w:firstLineChars="11"/>
              <w:rPr>
                <w:rFonts w:hAnsi="宋体"/>
              </w:rPr>
            </w:pPr>
            <w:r>
              <w:rPr>
                <w:rFonts w:hint="eastAsia" w:hAnsi="宋体"/>
              </w:rPr>
              <w:t>中国电信家庭网关与增强型终端综合管理系统接口技术要求</w:t>
            </w:r>
          </w:p>
        </w:tc>
      </w:tr>
      <w:tr>
        <w:tblPrEx>
          <w:tblCellMar>
            <w:top w:w="0" w:type="dxa"/>
            <w:left w:w="108" w:type="dxa"/>
            <w:bottom w:w="0" w:type="dxa"/>
            <w:right w:w="108" w:type="dxa"/>
          </w:tblCellMar>
        </w:tblPrEx>
        <w:trPr>
          <w:trHeight w:val="177" w:hRule="atLeast"/>
        </w:trPr>
        <w:tc>
          <w:tcPr>
            <w:tcW w:w="2601" w:type="dxa"/>
          </w:tcPr>
          <w:p>
            <w:pPr>
              <w:pStyle w:val="47"/>
              <w:spacing w:after="15"/>
              <w:rPr>
                <w:rFonts w:hAnsi="宋体"/>
              </w:rPr>
            </w:pPr>
            <w:r>
              <w:rPr>
                <w:rFonts w:hint="eastAsia" w:hAnsi="宋体"/>
              </w:rPr>
              <w:t>Q</w:t>
            </w:r>
            <w:r>
              <w:rPr>
                <w:rFonts w:hAnsi="宋体"/>
              </w:rPr>
              <w:t>/</w:t>
            </w:r>
            <w:r>
              <w:rPr>
                <w:rFonts w:hint="eastAsia" w:hAnsi="宋体"/>
              </w:rPr>
              <w:t>C</w:t>
            </w:r>
            <w:r>
              <w:rPr>
                <w:rFonts w:hAnsi="宋体"/>
              </w:rPr>
              <w:t>T</w:t>
            </w:r>
            <w:r>
              <w:rPr>
                <w:rFonts w:hint="eastAsia" w:hAnsi="宋体"/>
              </w:rPr>
              <w:t xml:space="preserve"> 2360-2011</w:t>
            </w:r>
          </w:p>
        </w:tc>
        <w:tc>
          <w:tcPr>
            <w:tcW w:w="6187" w:type="dxa"/>
          </w:tcPr>
          <w:p>
            <w:pPr>
              <w:pStyle w:val="47"/>
              <w:spacing w:after="15"/>
              <w:ind w:firstLine="23" w:firstLineChars="11"/>
              <w:rPr>
                <w:rFonts w:hAnsi="宋体"/>
              </w:rPr>
            </w:pPr>
            <w:r>
              <w:rPr>
                <w:rFonts w:hint="eastAsia" w:hAnsi="宋体"/>
              </w:rPr>
              <w:t>中国电信GPON设备技术要求</w:t>
            </w:r>
          </w:p>
        </w:tc>
      </w:tr>
      <w:tr>
        <w:tblPrEx>
          <w:tblCellMar>
            <w:top w:w="0" w:type="dxa"/>
            <w:left w:w="108" w:type="dxa"/>
            <w:bottom w:w="0" w:type="dxa"/>
            <w:right w:w="108" w:type="dxa"/>
          </w:tblCellMar>
        </w:tblPrEx>
        <w:trPr>
          <w:trHeight w:val="177" w:hRule="atLeast"/>
        </w:trPr>
        <w:tc>
          <w:tcPr>
            <w:tcW w:w="2601" w:type="dxa"/>
          </w:tcPr>
          <w:p>
            <w:pPr>
              <w:pStyle w:val="47"/>
              <w:spacing w:after="15"/>
              <w:rPr>
                <w:rFonts w:hAnsi="宋体"/>
              </w:rPr>
            </w:pPr>
            <w:r>
              <w:rPr>
                <w:rFonts w:hAnsi="宋体"/>
              </w:rPr>
              <w:t>Q/CT 2</w:t>
            </w:r>
            <w:r>
              <w:rPr>
                <w:rFonts w:hint="eastAsia" w:hAnsi="宋体"/>
              </w:rPr>
              <w:t>361</w:t>
            </w:r>
            <w:r>
              <w:rPr>
                <w:rFonts w:hAnsi="宋体"/>
              </w:rPr>
              <w:t>-201</w:t>
            </w:r>
            <w:r>
              <w:rPr>
                <w:rFonts w:hint="eastAsia" w:hAnsi="宋体"/>
              </w:rPr>
              <w:t>7</w:t>
            </w:r>
          </w:p>
        </w:tc>
        <w:tc>
          <w:tcPr>
            <w:tcW w:w="6187" w:type="dxa"/>
          </w:tcPr>
          <w:p>
            <w:pPr>
              <w:pStyle w:val="47"/>
              <w:spacing w:after="15"/>
              <w:ind w:firstLine="23" w:firstLineChars="11"/>
              <w:rPr>
                <w:rFonts w:hAnsi="宋体"/>
              </w:rPr>
            </w:pPr>
            <w:r>
              <w:rPr>
                <w:rFonts w:hint="eastAsia" w:hAnsi="宋体"/>
              </w:rPr>
              <w:t>中国电信EPON设备技术要求</w:t>
            </w:r>
            <w:r>
              <w:rPr>
                <w:rFonts w:hint="eastAsia"/>
              </w:rPr>
              <w:t>1G-EPON/10G-EPON</w:t>
            </w:r>
          </w:p>
        </w:tc>
      </w:tr>
      <w:tr>
        <w:tblPrEx>
          <w:tblCellMar>
            <w:top w:w="0" w:type="dxa"/>
            <w:left w:w="108" w:type="dxa"/>
            <w:bottom w:w="0" w:type="dxa"/>
            <w:right w:w="108" w:type="dxa"/>
          </w:tblCellMar>
        </w:tblPrEx>
        <w:trPr>
          <w:trHeight w:val="259" w:hRule="atLeast"/>
        </w:trPr>
        <w:tc>
          <w:tcPr>
            <w:tcW w:w="2601" w:type="dxa"/>
          </w:tcPr>
          <w:p>
            <w:pPr>
              <w:pStyle w:val="47"/>
              <w:spacing w:after="15"/>
              <w:ind w:firstLine="400"/>
              <w:rPr>
                <w:rFonts w:hAnsi="宋体"/>
              </w:rPr>
            </w:pPr>
            <w:r>
              <w:rPr>
                <w:rFonts w:hint="eastAsia"/>
                <w:color w:val="000000"/>
                <w:sz w:val="20"/>
                <w:shd w:val="clear" w:color="auto" w:fill="FFFFFF"/>
              </w:rPr>
              <w:t>Q/CT 2460-2012</w:t>
            </w:r>
          </w:p>
        </w:tc>
        <w:tc>
          <w:tcPr>
            <w:tcW w:w="6187" w:type="dxa"/>
          </w:tcPr>
          <w:p>
            <w:pPr>
              <w:pStyle w:val="47"/>
              <w:spacing w:after="15"/>
              <w:ind w:firstLine="23" w:firstLineChars="11"/>
              <w:rPr>
                <w:rFonts w:hAnsi="宋体"/>
              </w:rPr>
            </w:pPr>
            <w:r>
              <w:rPr>
                <w:rFonts w:hint="eastAsia" w:hAnsi="宋体"/>
              </w:rPr>
              <w:t>中国电信IMS</w:t>
            </w:r>
            <w:r>
              <w:rPr>
                <w:rFonts w:hAnsi="宋体"/>
              </w:rPr>
              <w:t xml:space="preserve"> SIP</w:t>
            </w:r>
            <w:r>
              <w:rPr>
                <w:rFonts w:hint="eastAsia" w:hAnsi="宋体"/>
              </w:rPr>
              <w:t> 硬终端技术要求</w:t>
            </w:r>
          </w:p>
        </w:tc>
      </w:tr>
      <w:tr>
        <w:tblPrEx>
          <w:tblCellMar>
            <w:top w:w="0" w:type="dxa"/>
            <w:left w:w="108" w:type="dxa"/>
            <w:bottom w:w="0" w:type="dxa"/>
            <w:right w:w="108" w:type="dxa"/>
          </w:tblCellMar>
        </w:tblPrEx>
        <w:trPr>
          <w:trHeight w:val="177" w:hRule="atLeast"/>
        </w:trPr>
        <w:tc>
          <w:tcPr>
            <w:tcW w:w="2601" w:type="dxa"/>
          </w:tcPr>
          <w:p>
            <w:pPr>
              <w:pStyle w:val="47"/>
              <w:spacing w:after="15"/>
              <w:ind w:firstLine="400"/>
              <w:rPr>
                <w:rFonts w:hAnsi="宋体"/>
              </w:rPr>
            </w:pPr>
            <w:r>
              <w:rPr>
                <w:rFonts w:hint="eastAsia"/>
                <w:color w:val="000000"/>
                <w:sz w:val="20"/>
                <w:shd w:val="clear" w:color="auto" w:fill="FFFFFF"/>
              </w:rPr>
              <w:t>Q/CT 24</w:t>
            </w:r>
            <w:r>
              <w:rPr>
                <w:color w:val="000000"/>
                <w:sz w:val="20"/>
                <w:shd w:val="clear" w:color="auto" w:fill="FFFFFF"/>
              </w:rPr>
              <w:t>70-2017</w:t>
            </w:r>
          </w:p>
        </w:tc>
        <w:tc>
          <w:tcPr>
            <w:tcW w:w="6187" w:type="dxa"/>
          </w:tcPr>
          <w:p>
            <w:pPr>
              <w:pStyle w:val="47"/>
              <w:spacing w:after="15"/>
              <w:ind w:firstLine="23" w:firstLineChars="11"/>
              <w:rPr>
                <w:rFonts w:hAnsi="宋体"/>
              </w:rPr>
            </w:pPr>
            <w:r>
              <w:rPr>
                <w:rFonts w:hint="eastAsia" w:hAnsi="宋体"/>
              </w:rPr>
              <w:t>中国电信智能机顶盒技术要求</w:t>
            </w:r>
          </w:p>
        </w:tc>
      </w:tr>
      <w:tr>
        <w:tblPrEx>
          <w:tblCellMar>
            <w:top w:w="0" w:type="dxa"/>
            <w:left w:w="108" w:type="dxa"/>
            <w:bottom w:w="0" w:type="dxa"/>
            <w:right w:w="108" w:type="dxa"/>
          </w:tblCellMar>
        </w:tblPrEx>
        <w:trPr>
          <w:trHeight w:val="177" w:hRule="atLeast"/>
        </w:trPr>
        <w:tc>
          <w:tcPr>
            <w:tcW w:w="2601" w:type="dxa"/>
          </w:tcPr>
          <w:p>
            <w:pPr>
              <w:pStyle w:val="47"/>
              <w:spacing w:after="15"/>
              <w:rPr>
                <w:rFonts w:hAnsi="宋体"/>
              </w:rPr>
            </w:pPr>
            <w:r>
              <w:rPr>
                <w:rFonts w:hAnsi="宋体"/>
              </w:rPr>
              <w:t>Q/CT 260</w:t>
            </w:r>
            <w:r>
              <w:rPr>
                <w:rFonts w:hint="eastAsia" w:hAnsi="宋体"/>
              </w:rPr>
              <w:t>4</w:t>
            </w:r>
            <w:r>
              <w:rPr>
                <w:rFonts w:hAnsi="宋体"/>
              </w:rPr>
              <w:t>-201</w:t>
            </w:r>
            <w:r>
              <w:rPr>
                <w:rFonts w:hint="eastAsia" w:hAnsi="宋体"/>
              </w:rPr>
              <w:t>6</w:t>
            </w:r>
          </w:p>
        </w:tc>
        <w:tc>
          <w:tcPr>
            <w:tcW w:w="6187" w:type="dxa"/>
          </w:tcPr>
          <w:p>
            <w:pPr>
              <w:pStyle w:val="47"/>
              <w:spacing w:after="15"/>
              <w:ind w:firstLine="23" w:firstLineChars="11"/>
              <w:rPr>
                <w:rFonts w:hAnsi="宋体"/>
              </w:rPr>
            </w:pPr>
            <w:r>
              <w:rPr>
                <w:rFonts w:hint="eastAsia" w:hAnsi="宋体"/>
              </w:rPr>
              <w:t>中国电信智能家庭网关与智能网关及应用管理平台接口技术要求</w:t>
            </w:r>
          </w:p>
        </w:tc>
      </w:tr>
      <w:tr>
        <w:tblPrEx>
          <w:tblCellMar>
            <w:top w:w="0" w:type="dxa"/>
            <w:left w:w="108" w:type="dxa"/>
            <w:bottom w:w="0" w:type="dxa"/>
            <w:right w:w="108" w:type="dxa"/>
          </w:tblCellMar>
        </w:tblPrEx>
        <w:trPr>
          <w:trHeight w:val="177" w:hRule="atLeast"/>
        </w:trPr>
        <w:tc>
          <w:tcPr>
            <w:tcW w:w="2601" w:type="dxa"/>
          </w:tcPr>
          <w:p>
            <w:pPr>
              <w:pStyle w:val="47"/>
              <w:spacing w:after="15"/>
              <w:rPr>
                <w:rFonts w:hAnsi="宋体"/>
              </w:rPr>
            </w:pPr>
            <w:r>
              <w:rPr>
                <w:rFonts w:hint="eastAsia" w:hAnsi="宋体"/>
              </w:rPr>
              <w:t>Q</w:t>
            </w:r>
            <w:r>
              <w:rPr>
                <w:rFonts w:hAnsi="宋体"/>
              </w:rPr>
              <w:t>/</w:t>
            </w:r>
            <w:r>
              <w:rPr>
                <w:rFonts w:hint="eastAsia" w:hAnsi="宋体"/>
              </w:rPr>
              <w:t>C</w:t>
            </w:r>
            <w:r>
              <w:rPr>
                <w:rFonts w:hAnsi="宋体"/>
              </w:rPr>
              <w:t>T</w:t>
            </w:r>
            <w:r>
              <w:rPr>
                <w:rFonts w:hint="eastAsia" w:hAnsi="宋体"/>
              </w:rPr>
              <w:t xml:space="preserve"> 2635-2017</w:t>
            </w:r>
          </w:p>
        </w:tc>
        <w:tc>
          <w:tcPr>
            <w:tcW w:w="6187" w:type="dxa"/>
          </w:tcPr>
          <w:p>
            <w:pPr>
              <w:pStyle w:val="47"/>
              <w:spacing w:after="15"/>
              <w:ind w:firstLine="23" w:firstLineChars="11"/>
              <w:rPr>
                <w:rFonts w:hAnsi="宋体"/>
              </w:rPr>
            </w:pPr>
            <w:r>
              <w:rPr>
                <w:rFonts w:hint="eastAsia" w:hAnsi="宋体"/>
              </w:rPr>
              <w:t>中国电信XG-PON设备技术要求</w:t>
            </w:r>
          </w:p>
        </w:tc>
      </w:tr>
      <w:tr>
        <w:tblPrEx>
          <w:tblCellMar>
            <w:top w:w="0" w:type="dxa"/>
            <w:left w:w="108" w:type="dxa"/>
            <w:bottom w:w="0" w:type="dxa"/>
            <w:right w:w="108" w:type="dxa"/>
          </w:tblCellMar>
        </w:tblPrEx>
        <w:trPr>
          <w:trHeight w:val="80" w:hRule="atLeast"/>
        </w:trPr>
        <w:tc>
          <w:tcPr>
            <w:tcW w:w="2601" w:type="dxa"/>
          </w:tcPr>
          <w:p>
            <w:pPr>
              <w:pStyle w:val="47"/>
              <w:spacing w:after="15"/>
              <w:rPr>
                <w:rFonts w:hAnsi="宋体"/>
              </w:rPr>
            </w:pPr>
            <w:r>
              <w:rPr>
                <w:rFonts w:hint="eastAsia" w:hAnsi="宋体"/>
              </w:rPr>
              <w:t>ITU-T G.9960</w:t>
            </w:r>
          </w:p>
        </w:tc>
        <w:tc>
          <w:tcPr>
            <w:tcW w:w="6187" w:type="dxa"/>
          </w:tcPr>
          <w:p>
            <w:pPr>
              <w:pStyle w:val="47"/>
              <w:spacing w:after="15"/>
              <w:ind w:firstLine="23" w:firstLineChars="11"/>
              <w:rPr>
                <w:rFonts w:hAnsi="宋体"/>
              </w:rPr>
            </w:pPr>
            <w:r>
              <w:rPr>
                <w:rFonts w:hint="eastAsia" w:hAnsi="宋体"/>
                <w:szCs w:val="21"/>
              </w:rPr>
              <w:t>基于高速线路统一的家庭联网收发器——系统架构与物理层规范</w:t>
            </w:r>
          </w:p>
        </w:tc>
      </w:tr>
      <w:tr>
        <w:tblPrEx>
          <w:tblCellMar>
            <w:top w:w="0" w:type="dxa"/>
            <w:left w:w="108" w:type="dxa"/>
            <w:bottom w:w="0" w:type="dxa"/>
            <w:right w:w="108" w:type="dxa"/>
          </w:tblCellMar>
        </w:tblPrEx>
        <w:trPr>
          <w:trHeight w:val="80" w:hRule="atLeast"/>
        </w:trPr>
        <w:tc>
          <w:tcPr>
            <w:tcW w:w="2601" w:type="dxa"/>
          </w:tcPr>
          <w:p>
            <w:pPr>
              <w:pStyle w:val="47"/>
              <w:spacing w:after="15"/>
              <w:rPr>
                <w:rFonts w:hAnsi="宋体"/>
              </w:rPr>
            </w:pPr>
            <w:r>
              <w:rPr>
                <w:rFonts w:hint="eastAsia" w:hAnsi="宋体"/>
              </w:rPr>
              <w:t>ITU-T G.9961</w:t>
            </w:r>
          </w:p>
        </w:tc>
        <w:tc>
          <w:tcPr>
            <w:tcW w:w="6187" w:type="dxa"/>
          </w:tcPr>
          <w:p>
            <w:pPr>
              <w:pStyle w:val="47"/>
              <w:spacing w:after="15"/>
              <w:ind w:firstLine="23" w:firstLineChars="11"/>
              <w:rPr>
                <w:rFonts w:hAnsi="宋体"/>
              </w:rPr>
            </w:pPr>
            <w:r>
              <w:rPr>
                <w:rFonts w:hint="eastAsia" w:hAnsi="宋体"/>
                <w:szCs w:val="21"/>
              </w:rPr>
              <w:t>基于高速线路统一的家庭联网收发器——数据链路层规范</w:t>
            </w:r>
          </w:p>
        </w:tc>
      </w:tr>
      <w:tr>
        <w:tblPrEx>
          <w:tblCellMar>
            <w:top w:w="0" w:type="dxa"/>
            <w:left w:w="108" w:type="dxa"/>
            <w:bottom w:w="0" w:type="dxa"/>
            <w:right w:w="108" w:type="dxa"/>
          </w:tblCellMar>
        </w:tblPrEx>
        <w:trPr>
          <w:trHeight w:val="416" w:hRule="atLeast"/>
        </w:trPr>
        <w:tc>
          <w:tcPr>
            <w:tcW w:w="2601" w:type="dxa"/>
          </w:tcPr>
          <w:p>
            <w:pPr>
              <w:pStyle w:val="47"/>
              <w:spacing w:after="15"/>
              <w:rPr>
                <w:rFonts w:hAnsi="宋体"/>
              </w:rPr>
            </w:pPr>
            <w:r>
              <w:rPr>
                <w:rFonts w:hAnsi="宋体"/>
              </w:rPr>
              <w:t>IEEE 802.3</w:t>
            </w:r>
          </w:p>
        </w:tc>
        <w:tc>
          <w:tcPr>
            <w:tcW w:w="6187" w:type="dxa"/>
          </w:tcPr>
          <w:p>
            <w:pPr>
              <w:pStyle w:val="47"/>
              <w:spacing w:after="15"/>
              <w:ind w:firstLine="23" w:firstLineChars="11"/>
              <w:rPr>
                <w:rFonts w:hAnsi="宋体"/>
              </w:rPr>
            </w:pPr>
            <w:r>
              <w:rPr>
                <w:rFonts w:hAnsi="宋体"/>
              </w:rPr>
              <w:t>CSMA/CD访问方式和物理层规范</w:t>
            </w:r>
          </w:p>
        </w:tc>
      </w:tr>
      <w:tr>
        <w:tblPrEx>
          <w:tblCellMar>
            <w:top w:w="0" w:type="dxa"/>
            <w:left w:w="108" w:type="dxa"/>
            <w:bottom w:w="0" w:type="dxa"/>
            <w:right w:w="108" w:type="dxa"/>
          </w:tblCellMar>
        </w:tblPrEx>
        <w:trPr>
          <w:trHeight w:val="416" w:hRule="atLeast"/>
        </w:trPr>
        <w:tc>
          <w:tcPr>
            <w:tcW w:w="2601" w:type="dxa"/>
          </w:tcPr>
          <w:p>
            <w:pPr>
              <w:pStyle w:val="47"/>
              <w:spacing w:after="15"/>
              <w:rPr>
                <w:rFonts w:hAnsi="宋体"/>
              </w:rPr>
            </w:pPr>
            <w:r>
              <w:rPr>
                <w:rFonts w:hAnsi="宋体"/>
              </w:rPr>
              <w:t>IEEE 802.11</w:t>
            </w:r>
          </w:p>
        </w:tc>
        <w:tc>
          <w:tcPr>
            <w:tcW w:w="6187" w:type="dxa"/>
          </w:tcPr>
          <w:p>
            <w:pPr>
              <w:pStyle w:val="47"/>
              <w:spacing w:after="15"/>
              <w:ind w:firstLine="23" w:firstLineChars="11"/>
              <w:rPr>
                <w:rFonts w:hAnsi="宋体"/>
              </w:rPr>
            </w:pPr>
            <w:r>
              <w:rPr>
                <w:rFonts w:hAnsi="宋体"/>
              </w:rPr>
              <w:t>无线局域网媒质访问控制层及物理层标准</w:t>
            </w:r>
          </w:p>
        </w:tc>
      </w:tr>
      <w:tr>
        <w:tblPrEx>
          <w:tblCellMar>
            <w:top w:w="0" w:type="dxa"/>
            <w:left w:w="108" w:type="dxa"/>
            <w:bottom w:w="0" w:type="dxa"/>
            <w:right w:w="108" w:type="dxa"/>
          </w:tblCellMar>
        </w:tblPrEx>
        <w:trPr>
          <w:trHeight w:val="80" w:hRule="atLeast"/>
        </w:trPr>
        <w:tc>
          <w:tcPr>
            <w:tcW w:w="2601" w:type="dxa"/>
          </w:tcPr>
          <w:p>
            <w:pPr>
              <w:pStyle w:val="47"/>
              <w:spacing w:after="15"/>
              <w:rPr>
                <w:rFonts w:hAnsi="宋体"/>
              </w:rPr>
            </w:pPr>
            <w:r>
              <w:rPr>
                <w:rFonts w:hAnsi="宋体"/>
              </w:rPr>
              <w:t>TR-069</w:t>
            </w:r>
          </w:p>
        </w:tc>
        <w:tc>
          <w:tcPr>
            <w:tcW w:w="6187" w:type="dxa"/>
          </w:tcPr>
          <w:p>
            <w:pPr>
              <w:pStyle w:val="47"/>
              <w:spacing w:after="15"/>
              <w:ind w:firstLine="23" w:firstLineChars="11"/>
              <w:rPr>
                <w:rFonts w:hAnsi="宋体"/>
              </w:rPr>
            </w:pPr>
            <w:r>
              <w:rPr>
                <w:rFonts w:hAnsi="宋体"/>
              </w:rPr>
              <w:t>CPE WAN Management Protocol</w:t>
            </w:r>
          </w:p>
        </w:tc>
      </w:tr>
      <w:tr>
        <w:tblPrEx>
          <w:tblCellMar>
            <w:top w:w="0" w:type="dxa"/>
            <w:left w:w="108" w:type="dxa"/>
            <w:bottom w:w="0" w:type="dxa"/>
            <w:right w:w="108" w:type="dxa"/>
          </w:tblCellMar>
        </w:tblPrEx>
        <w:trPr>
          <w:trHeight w:val="416" w:hRule="atLeast"/>
        </w:trPr>
        <w:tc>
          <w:tcPr>
            <w:tcW w:w="2601" w:type="dxa"/>
          </w:tcPr>
          <w:p>
            <w:pPr>
              <w:pStyle w:val="47"/>
              <w:spacing w:after="15"/>
              <w:rPr>
                <w:rFonts w:hAnsi="宋体"/>
              </w:rPr>
            </w:pPr>
            <w:r>
              <w:rPr>
                <w:rFonts w:hAnsi="宋体"/>
              </w:rPr>
              <w:t>TR-098</w:t>
            </w:r>
          </w:p>
        </w:tc>
        <w:tc>
          <w:tcPr>
            <w:tcW w:w="6187" w:type="dxa"/>
          </w:tcPr>
          <w:p>
            <w:pPr>
              <w:pStyle w:val="47"/>
              <w:spacing w:after="15"/>
              <w:ind w:firstLine="23" w:firstLineChars="11"/>
              <w:rPr>
                <w:rFonts w:hAnsi="宋体"/>
              </w:rPr>
            </w:pPr>
            <w:r>
              <w:rPr>
                <w:rFonts w:hAnsi="宋体"/>
              </w:rPr>
              <w:t>Gateway Device Version 1.1 Data Model for TR-069</w:t>
            </w:r>
          </w:p>
        </w:tc>
      </w:tr>
      <w:tr>
        <w:tblPrEx>
          <w:tblCellMar>
            <w:top w:w="0" w:type="dxa"/>
            <w:left w:w="108" w:type="dxa"/>
            <w:bottom w:w="0" w:type="dxa"/>
            <w:right w:w="108" w:type="dxa"/>
          </w:tblCellMar>
        </w:tblPrEx>
        <w:trPr>
          <w:trHeight w:val="198" w:hRule="atLeast"/>
        </w:trPr>
        <w:tc>
          <w:tcPr>
            <w:tcW w:w="2601" w:type="dxa"/>
          </w:tcPr>
          <w:p>
            <w:pPr>
              <w:pStyle w:val="47"/>
              <w:spacing w:after="15"/>
              <w:rPr>
                <w:rFonts w:hAnsi="宋体"/>
              </w:rPr>
            </w:pPr>
            <w:r>
              <w:rPr>
                <w:rFonts w:hAnsi="宋体"/>
              </w:rPr>
              <w:t>TR-104</w:t>
            </w:r>
          </w:p>
        </w:tc>
        <w:tc>
          <w:tcPr>
            <w:tcW w:w="6187" w:type="dxa"/>
          </w:tcPr>
          <w:p>
            <w:pPr>
              <w:pStyle w:val="47"/>
              <w:spacing w:after="15"/>
              <w:ind w:firstLine="23" w:firstLineChars="11"/>
              <w:rPr>
                <w:rFonts w:hAnsi="宋体"/>
              </w:rPr>
            </w:pPr>
            <w:r>
              <w:rPr>
                <w:rFonts w:hAnsi="宋体"/>
              </w:rPr>
              <w:t>Provisioning Parameters for VoIP CPE</w:t>
            </w:r>
          </w:p>
        </w:tc>
      </w:tr>
      <w:tr>
        <w:tblPrEx>
          <w:tblCellMar>
            <w:top w:w="0" w:type="dxa"/>
            <w:left w:w="108" w:type="dxa"/>
            <w:bottom w:w="0" w:type="dxa"/>
            <w:right w:w="108" w:type="dxa"/>
          </w:tblCellMar>
        </w:tblPrEx>
        <w:trPr>
          <w:trHeight w:val="126" w:hRule="atLeast"/>
        </w:trPr>
        <w:tc>
          <w:tcPr>
            <w:tcW w:w="2601" w:type="dxa"/>
          </w:tcPr>
          <w:p>
            <w:pPr>
              <w:pStyle w:val="47"/>
              <w:spacing w:after="15"/>
              <w:rPr>
                <w:rFonts w:hAnsi="宋体"/>
              </w:rPr>
            </w:pPr>
            <w:r>
              <w:rPr>
                <w:rFonts w:hAnsi="宋体"/>
              </w:rPr>
              <w:t>UPnP IGD 1.0</w:t>
            </w:r>
          </w:p>
        </w:tc>
        <w:tc>
          <w:tcPr>
            <w:tcW w:w="6187" w:type="dxa"/>
          </w:tcPr>
          <w:p>
            <w:pPr>
              <w:pStyle w:val="47"/>
              <w:spacing w:after="15"/>
              <w:ind w:firstLine="23" w:firstLineChars="11"/>
              <w:rPr>
                <w:rFonts w:hAnsi="宋体"/>
              </w:rPr>
            </w:pPr>
            <w:r>
              <w:rPr>
                <w:rFonts w:hAnsi="宋体"/>
              </w:rPr>
              <w:t>通用即插即用标准（综合网关设备）</w:t>
            </w:r>
          </w:p>
        </w:tc>
      </w:tr>
    </w:tbl>
    <w:p>
      <w:pPr>
        <w:pStyle w:val="47"/>
        <w:spacing w:before="0" w:afterLines="0"/>
      </w:pPr>
    </w:p>
    <w:p>
      <w:pPr>
        <w:pStyle w:val="100"/>
        <w:numPr>
          <w:ilvl w:val="0"/>
          <w:numId w:val="6"/>
        </w:numPr>
        <w:spacing w:before="312" w:after="312"/>
      </w:pPr>
      <w:bookmarkStart w:id="53" w:name="_Toc287517849"/>
      <w:bookmarkEnd w:id="53"/>
      <w:bookmarkStart w:id="54" w:name="_Toc532477759"/>
      <w:r>
        <w:rPr>
          <w:rFonts w:hint="eastAsia"/>
        </w:rPr>
        <w:t>缩略语</w:t>
      </w:r>
      <w:bookmarkEnd w:id="54"/>
    </w:p>
    <w:p>
      <w:pPr>
        <w:pStyle w:val="47"/>
        <w:spacing w:before="0" w:afterLines="0"/>
      </w:pPr>
      <w:r>
        <w:t>下列缩略语适用于本标准：</w:t>
      </w:r>
    </w:p>
    <w:tbl>
      <w:tblPr>
        <w:tblStyle w:val="66"/>
        <w:tblW w:w="8245" w:type="dxa"/>
        <w:tblInd w:w="250" w:type="dxa"/>
        <w:tblLayout w:type="fixed"/>
        <w:tblCellMar>
          <w:top w:w="0" w:type="dxa"/>
          <w:left w:w="108" w:type="dxa"/>
          <w:bottom w:w="0" w:type="dxa"/>
          <w:right w:w="108" w:type="dxa"/>
        </w:tblCellMar>
      </w:tblPr>
      <w:tblGrid>
        <w:gridCol w:w="1372"/>
        <w:gridCol w:w="4183"/>
        <w:gridCol w:w="2690"/>
      </w:tblGrid>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缩略语</w:t>
            </w:r>
          </w:p>
        </w:tc>
        <w:tc>
          <w:tcPr>
            <w:tcW w:w="4183" w:type="dxa"/>
          </w:tcPr>
          <w:p>
            <w:pPr>
              <w:pStyle w:val="47"/>
              <w:spacing w:after="15"/>
              <w:ind w:leftChars="-3" w:hanging="6" w:hangingChars="3"/>
              <w:rPr>
                <w:rFonts w:hAnsi="宋体"/>
              </w:rPr>
            </w:pPr>
            <w:r>
              <w:rPr>
                <w:rFonts w:hint="eastAsia" w:hAnsi="宋体"/>
              </w:rPr>
              <w:t>英文全称</w:t>
            </w:r>
          </w:p>
        </w:tc>
        <w:tc>
          <w:tcPr>
            <w:tcW w:w="2690" w:type="dxa"/>
          </w:tcPr>
          <w:p>
            <w:pPr>
              <w:pStyle w:val="47"/>
              <w:spacing w:after="15"/>
              <w:ind w:firstLine="8" w:firstLineChars="4"/>
              <w:rPr>
                <w:rFonts w:hAnsi="宋体"/>
              </w:rPr>
            </w:pPr>
            <w:r>
              <w:rPr>
                <w:rFonts w:hint="eastAsia" w:hAnsi="宋体"/>
              </w:rPr>
              <w:t>中文全称</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AP</w:t>
            </w:r>
          </w:p>
        </w:tc>
        <w:tc>
          <w:tcPr>
            <w:tcW w:w="4183" w:type="dxa"/>
          </w:tcPr>
          <w:p>
            <w:pPr>
              <w:pStyle w:val="47"/>
              <w:spacing w:after="15"/>
              <w:ind w:leftChars="-3" w:hanging="6" w:hangingChars="3"/>
              <w:rPr>
                <w:rFonts w:hAnsi="宋体"/>
              </w:rPr>
            </w:pPr>
            <w:r>
              <w:rPr>
                <w:rFonts w:hAnsi="宋体"/>
              </w:rPr>
              <w:t>Access Point</w:t>
            </w:r>
          </w:p>
        </w:tc>
        <w:tc>
          <w:tcPr>
            <w:tcW w:w="2690" w:type="dxa"/>
          </w:tcPr>
          <w:p>
            <w:pPr>
              <w:pStyle w:val="47"/>
              <w:spacing w:after="15"/>
              <w:ind w:firstLine="8" w:firstLineChars="4"/>
              <w:rPr>
                <w:rFonts w:hAnsi="宋体"/>
              </w:rPr>
            </w:pPr>
            <w:r>
              <w:rPr>
                <w:rFonts w:hAnsi="宋体"/>
              </w:rPr>
              <w:t>无线接入点</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APP</w:t>
            </w:r>
          </w:p>
        </w:tc>
        <w:tc>
          <w:tcPr>
            <w:tcW w:w="4183" w:type="dxa"/>
          </w:tcPr>
          <w:p>
            <w:pPr>
              <w:pStyle w:val="47"/>
              <w:spacing w:after="15"/>
              <w:ind w:leftChars="-3" w:hanging="6" w:hangingChars="3"/>
              <w:rPr>
                <w:rFonts w:hAnsi="宋体"/>
              </w:rPr>
            </w:pPr>
            <w:r>
              <w:rPr>
                <w:rFonts w:hint="eastAsia" w:hAnsi="宋体"/>
              </w:rPr>
              <w:t>Application</w:t>
            </w:r>
          </w:p>
        </w:tc>
        <w:tc>
          <w:tcPr>
            <w:tcW w:w="2690" w:type="dxa"/>
          </w:tcPr>
          <w:p>
            <w:pPr>
              <w:pStyle w:val="47"/>
              <w:spacing w:after="15"/>
              <w:ind w:firstLine="8" w:firstLineChars="4"/>
              <w:rPr>
                <w:rFonts w:hAnsi="宋体"/>
              </w:rPr>
            </w:pPr>
            <w:r>
              <w:rPr>
                <w:rFonts w:hint="eastAsia" w:hAnsi="宋体"/>
              </w:rPr>
              <w:t>应用</w:t>
            </w:r>
          </w:p>
        </w:tc>
      </w:tr>
      <w:tr>
        <w:tblPrEx>
          <w:tblCellMar>
            <w:top w:w="0" w:type="dxa"/>
            <w:left w:w="108" w:type="dxa"/>
            <w:bottom w:w="0" w:type="dxa"/>
            <w:right w:w="108" w:type="dxa"/>
          </w:tblCellMar>
        </w:tblPrEx>
        <w:tc>
          <w:tcPr>
            <w:tcW w:w="1372" w:type="dxa"/>
            <w:vAlign w:val="center"/>
          </w:tcPr>
          <w:p>
            <w:pPr>
              <w:pStyle w:val="47"/>
              <w:spacing w:after="15"/>
              <w:ind w:firstLine="210" w:firstLineChars="100"/>
              <w:rPr>
                <w:rFonts w:hAnsi="宋体"/>
              </w:rPr>
            </w:pPr>
            <w:r>
              <w:rPr>
                <w:rFonts w:hint="eastAsia" w:hAnsi="宋体"/>
              </w:rPr>
              <w:t>BT</w:t>
            </w:r>
          </w:p>
        </w:tc>
        <w:tc>
          <w:tcPr>
            <w:tcW w:w="4183" w:type="dxa"/>
            <w:vAlign w:val="center"/>
          </w:tcPr>
          <w:p>
            <w:pPr>
              <w:pStyle w:val="47"/>
              <w:spacing w:after="15"/>
              <w:ind w:leftChars="-3" w:hanging="6" w:hangingChars="3"/>
              <w:rPr>
                <w:rFonts w:hAnsi="宋体"/>
              </w:rPr>
            </w:pPr>
            <w:r>
              <w:rPr>
                <w:rFonts w:hint="eastAsia" w:hAnsi="宋体"/>
              </w:rPr>
              <w:t>Blue Tooth</w:t>
            </w:r>
          </w:p>
        </w:tc>
        <w:tc>
          <w:tcPr>
            <w:tcW w:w="2690" w:type="dxa"/>
            <w:vAlign w:val="center"/>
          </w:tcPr>
          <w:p>
            <w:pPr>
              <w:pStyle w:val="47"/>
              <w:spacing w:after="15"/>
              <w:ind w:firstLine="8" w:firstLineChars="4"/>
              <w:rPr>
                <w:rFonts w:hAnsi="宋体"/>
              </w:rPr>
            </w:pPr>
            <w:r>
              <w:rPr>
                <w:rFonts w:hint="eastAsia" w:hAnsi="宋体"/>
              </w:rPr>
              <w:t>蓝牙</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CPE</w:t>
            </w:r>
          </w:p>
        </w:tc>
        <w:tc>
          <w:tcPr>
            <w:tcW w:w="4183" w:type="dxa"/>
          </w:tcPr>
          <w:p>
            <w:pPr>
              <w:pStyle w:val="47"/>
              <w:spacing w:after="15"/>
              <w:ind w:leftChars="-3" w:hanging="6" w:hangingChars="3"/>
              <w:rPr>
                <w:rFonts w:hAnsi="宋体"/>
              </w:rPr>
            </w:pPr>
            <w:r>
              <w:rPr>
                <w:rFonts w:hAnsi="宋体"/>
              </w:rPr>
              <w:t>Customer Premise Equipment</w:t>
            </w:r>
          </w:p>
        </w:tc>
        <w:tc>
          <w:tcPr>
            <w:tcW w:w="2690" w:type="dxa"/>
          </w:tcPr>
          <w:p>
            <w:pPr>
              <w:pStyle w:val="47"/>
              <w:spacing w:after="15"/>
              <w:ind w:firstLine="8" w:firstLineChars="4"/>
              <w:rPr>
                <w:rFonts w:hAnsi="宋体"/>
              </w:rPr>
            </w:pPr>
            <w:r>
              <w:rPr>
                <w:rFonts w:hAnsi="宋体"/>
              </w:rPr>
              <w:t>用户侧设备</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CPU</w:t>
            </w:r>
          </w:p>
        </w:tc>
        <w:tc>
          <w:tcPr>
            <w:tcW w:w="4183" w:type="dxa"/>
          </w:tcPr>
          <w:p>
            <w:pPr>
              <w:pStyle w:val="47"/>
              <w:spacing w:after="15"/>
              <w:ind w:leftChars="-3" w:hanging="6" w:hangingChars="3"/>
              <w:rPr>
                <w:rFonts w:hAnsi="宋体"/>
              </w:rPr>
            </w:pPr>
            <w:r>
              <w:rPr>
                <w:rFonts w:hAnsi="宋体"/>
              </w:rPr>
              <w:t>Central Processing Unit</w:t>
            </w:r>
          </w:p>
        </w:tc>
        <w:tc>
          <w:tcPr>
            <w:tcW w:w="2690" w:type="dxa"/>
          </w:tcPr>
          <w:p>
            <w:pPr>
              <w:pStyle w:val="47"/>
              <w:spacing w:after="15"/>
              <w:ind w:firstLine="8" w:firstLineChars="4"/>
              <w:rPr>
                <w:rFonts w:hAnsi="宋体"/>
              </w:rPr>
            </w:pPr>
            <w:r>
              <w:rPr>
                <w:rFonts w:hAnsi="宋体"/>
              </w:rPr>
              <w:t>中央处理单元</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DDNS</w:t>
            </w:r>
          </w:p>
        </w:tc>
        <w:tc>
          <w:tcPr>
            <w:tcW w:w="4183" w:type="dxa"/>
          </w:tcPr>
          <w:p>
            <w:pPr>
              <w:pStyle w:val="47"/>
              <w:spacing w:after="15"/>
              <w:ind w:leftChars="-3" w:hanging="6" w:hangingChars="3"/>
              <w:rPr>
                <w:rFonts w:hAnsi="宋体"/>
              </w:rPr>
            </w:pPr>
            <w:r>
              <w:rPr>
                <w:rFonts w:hAnsi="宋体"/>
              </w:rPr>
              <w:t>Dynamic Domain Name Server</w:t>
            </w:r>
          </w:p>
        </w:tc>
        <w:tc>
          <w:tcPr>
            <w:tcW w:w="2690" w:type="dxa"/>
          </w:tcPr>
          <w:p>
            <w:pPr>
              <w:pStyle w:val="47"/>
              <w:spacing w:after="15"/>
              <w:ind w:firstLine="8" w:firstLineChars="4"/>
              <w:rPr>
                <w:rFonts w:hAnsi="宋体"/>
              </w:rPr>
            </w:pPr>
            <w:r>
              <w:rPr>
                <w:rFonts w:hAnsi="宋体"/>
              </w:rPr>
              <w:t>动态域名解析</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DHCP</w:t>
            </w:r>
          </w:p>
        </w:tc>
        <w:tc>
          <w:tcPr>
            <w:tcW w:w="4183" w:type="dxa"/>
          </w:tcPr>
          <w:p>
            <w:pPr>
              <w:pStyle w:val="47"/>
              <w:spacing w:after="15"/>
              <w:ind w:leftChars="-3" w:hanging="6" w:hangingChars="3"/>
              <w:rPr>
                <w:rFonts w:hAnsi="宋体"/>
              </w:rPr>
            </w:pPr>
            <w:r>
              <w:rPr>
                <w:rFonts w:hAnsi="宋体"/>
              </w:rPr>
              <w:t>Dynamic Host Configuration Protocol</w:t>
            </w:r>
          </w:p>
        </w:tc>
        <w:tc>
          <w:tcPr>
            <w:tcW w:w="2690" w:type="dxa"/>
          </w:tcPr>
          <w:p>
            <w:pPr>
              <w:pStyle w:val="47"/>
              <w:spacing w:after="15"/>
              <w:ind w:firstLine="8" w:firstLineChars="4"/>
              <w:rPr>
                <w:rFonts w:hAnsi="宋体"/>
              </w:rPr>
            </w:pPr>
            <w:r>
              <w:rPr>
                <w:rFonts w:hAnsi="宋体"/>
              </w:rPr>
              <w:t>动态主机配置协议</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DLNA</w:t>
            </w:r>
          </w:p>
        </w:tc>
        <w:tc>
          <w:tcPr>
            <w:tcW w:w="4183" w:type="dxa"/>
          </w:tcPr>
          <w:p>
            <w:pPr>
              <w:pStyle w:val="47"/>
              <w:spacing w:after="15"/>
              <w:ind w:leftChars="-3" w:hanging="6" w:hangingChars="3"/>
              <w:rPr>
                <w:rFonts w:hAnsi="宋体"/>
              </w:rPr>
            </w:pPr>
            <w:r>
              <w:rPr>
                <w:rFonts w:hint="eastAsia" w:hAnsi="宋体"/>
              </w:rPr>
              <w:t>Digital Living Network Alliance</w:t>
            </w:r>
          </w:p>
        </w:tc>
        <w:tc>
          <w:tcPr>
            <w:tcW w:w="2690" w:type="dxa"/>
          </w:tcPr>
          <w:p>
            <w:pPr>
              <w:pStyle w:val="47"/>
              <w:spacing w:after="15"/>
              <w:ind w:firstLine="8" w:firstLineChars="4"/>
              <w:rPr>
                <w:rFonts w:hAnsi="宋体"/>
              </w:rPr>
            </w:pPr>
            <w:r>
              <w:rPr>
                <w:rFonts w:hint="eastAsia" w:hAnsi="宋体"/>
              </w:rPr>
              <w:t>数字生活网络联盟</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DMC</w:t>
            </w:r>
          </w:p>
        </w:tc>
        <w:tc>
          <w:tcPr>
            <w:tcW w:w="4183" w:type="dxa"/>
          </w:tcPr>
          <w:p>
            <w:pPr>
              <w:pStyle w:val="47"/>
              <w:spacing w:after="15"/>
              <w:ind w:leftChars="-3" w:hanging="6" w:hangingChars="3"/>
              <w:rPr>
                <w:rFonts w:hAnsi="宋体"/>
              </w:rPr>
            </w:pPr>
            <w:r>
              <w:t>Digital Media Controller</w:t>
            </w:r>
          </w:p>
        </w:tc>
        <w:tc>
          <w:tcPr>
            <w:tcW w:w="2690" w:type="dxa"/>
          </w:tcPr>
          <w:p>
            <w:pPr>
              <w:pStyle w:val="47"/>
              <w:spacing w:after="15"/>
              <w:ind w:firstLine="8" w:firstLineChars="4"/>
              <w:rPr>
                <w:rFonts w:hAnsi="宋体"/>
              </w:rPr>
            </w:pPr>
            <w:r>
              <w:t>数位媒体控制器</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DMR</w:t>
            </w:r>
          </w:p>
        </w:tc>
        <w:tc>
          <w:tcPr>
            <w:tcW w:w="4183" w:type="dxa"/>
          </w:tcPr>
          <w:p>
            <w:pPr>
              <w:pStyle w:val="47"/>
              <w:spacing w:after="15"/>
              <w:ind w:leftChars="-3" w:hanging="6" w:hangingChars="3"/>
              <w:rPr>
                <w:rFonts w:hAnsi="宋体"/>
              </w:rPr>
            </w:pPr>
            <w:r>
              <w:t>Digital Media Renderer</w:t>
            </w:r>
          </w:p>
        </w:tc>
        <w:tc>
          <w:tcPr>
            <w:tcW w:w="2690" w:type="dxa"/>
          </w:tcPr>
          <w:p>
            <w:pPr>
              <w:pStyle w:val="47"/>
              <w:spacing w:after="15"/>
              <w:ind w:firstLine="8" w:firstLineChars="4"/>
              <w:rPr>
                <w:rFonts w:hAnsi="宋体"/>
              </w:rPr>
            </w:pPr>
            <w:r>
              <w:t>数位媒体</w:t>
            </w:r>
            <w:r>
              <w:rPr>
                <w:rFonts w:hint="eastAsia"/>
              </w:rPr>
              <w:t>接收</w:t>
            </w:r>
            <w:r>
              <w:t>器</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DMS</w:t>
            </w:r>
          </w:p>
        </w:tc>
        <w:tc>
          <w:tcPr>
            <w:tcW w:w="4183" w:type="dxa"/>
          </w:tcPr>
          <w:p>
            <w:pPr>
              <w:pStyle w:val="47"/>
              <w:spacing w:after="15"/>
              <w:ind w:leftChars="-3" w:hanging="6" w:hangingChars="3"/>
              <w:rPr>
                <w:rFonts w:hAnsi="宋体"/>
              </w:rPr>
            </w:pPr>
            <w:r>
              <w:rPr>
                <w:rFonts w:hAnsi="宋体"/>
              </w:rPr>
              <w:t>Digital Media Server</w:t>
            </w:r>
          </w:p>
        </w:tc>
        <w:tc>
          <w:tcPr>
            <w:tcW w:w="2690" w:type="dxa"/>
          </w:tcPr>
          <w:p>
            <w:pPr>
              <w:pStyle w:val="47"/>
              <w:spacing w:after="15"/>
              <w:ind w:firstLine="8" w:firstLineChars="4"/>
              <w:rPr>
                <w:rFonts w:hAnsi="宋体"/>
              </w:rPr>
            </w:pPr>
            <w:r>
              <w:rPr>
                <w:rFonts w:hAnsi="宋体"/>
              </w:rPr>
              <w:t>数字媒体服务器</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DNS</w:t>
            </w:r>
          </w:p>
        </w:tc>
        <w:tc>
          <w:tcPr>
            <w:tcW w:w="4183" w:type="dxa"/>
          </w:tcPr>
          <w:p>
            <w:pPr>
              <w:pStyle w:val="47"/>
              <w:spacing w:after="15"/>
              <w:ind w:leftChars="-3" w:hanging="6" w:hangingChars="3"/>
              <w:rPr>
                <w:rFonts w:hAnsi="宋体"/>
              </w:rPr>
            </w:pPr>
            <w:r>
              <w:rPr>
                <w:rFonts w:hAnsi="宋体"/>
              </w:rPr>
              <w:t>Domain Name Server</w:t>
            </w:r>
          </w:p>
        </w:tc>
        <w:tc>
          <w:tcPr>
            <w:tcW w:w="2690" w:type="dxa"/>
          </w:tcPr>
          <w:p>
            <w:pPr>
              <w:pStyle w:val="47"/>
              <w:spacing w:after="15"/>
              <w:ind w:firstLine="8" w:firstLineChars="4"/>
              <w:rPr>
                <w:rFonts w:hAnsi="宋体"/>
              </w:rPr>
            </w:pPr>
            <w:r>
              <w:rPr>
                <w:rFonts w:hAnsi="宋体"/>
              </w:rPr>
              <w:t>域名服务器</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DSP</w:t>
            </w:r>
          </w:p>
        </w:tc>
        <w:tc>
          <w:tcPr>
            <w:tcW w:w="4183" w:type="dxa"/>
          </w:tcPr>
          <w:p>
            <w:pPr>
              <w:pStyle w:val="47"/>
              <w:spacing w:after="15"/>
              <w:ind w:leftChars="-3" w:hanging="6" w:hangingChars="3"/>
              <w:rPr>
                <w:rFonts w:hAnsi="宋体"/>
              </w:rPr>
            </w:pPr>
            <w:r>
              <w:rPr>
                <w:rFonts w:hAnsi="宋体"/>
              </w:rPr>
              <w:t>Digital Signal Processor</w:t>
            </w:r>
          </w:p>
        </w:tc>
        <w:tc>
          <w:tcPr>
            <w:tcW w:w="2690" w:type="dxa"/>
          </w:tcPr>
          <w:p>
            <w:pPr>
              <w:pStyle w:val="47"/>
              <w:spacing w:after="15"/>
              <w:ind w:firstLine="8" w:firstLineChars="4"/>
              <w:rPr>
                <w:rFonts w:hAnsi="宋体"/>
              </w:rPr>
            </w:pPr>
            <w:r>
              <w:rPr>
                <w:rFonts w:hAnsi="宋体"/>
              </w:rPr>
              <w:t>数字信号处理器</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DS-Lite</w:t>
            </w:r>
          </w:p>
        </w:tc>
        <w:tc>
          <w:tcPr>
            <w:tcW w:w="4183" w:type="dxa"/>
          </w:tcPr>
          <w:p>
            <w:pPr>
              <w:pStyle w:val="47"/>
              <w:spacing w:after="15"/>
              <w:ind w:leftChars="-3" w:hanging="6" w:hangingChars="3"/>
              <w:rPr>
                <w:rFonts w:hAnsi="宋体"/>
              </w:rPr>
            </w:pPr>
            <w:r>
              <w:rPr>
                <w:rFonts w:hint="eastAsia" w:hAnsi="宋体"/>
              </w:rPr>
              <w:t>Dual-Stack Lite</w:t>
            </w:r>
          </w:p>
        </w:tc>
        <w:tc>
          <w:tcPr>
            <w:tcW w:w="2690" w:type="dxa"/>
          </w:tcPr>
          <w:p>
            <w:pPr>
              <w:pStyle w:val="47"/>
              <w:spacing w:after="15"/>
              <w:ind w:firstLine="8" w:firstLineChars="4"/>
              <w:rPr>
                <w:rFonts w:hAnsi="宋体"/>
              </w:rPr>
            </w:pPr>
            <w:r>
              <w:rPr>
                <w:rFonts w:hint="eastAsia" w:hAnsi="宋体"/>
              </w:rPr>
              <w:t>轻型双栈</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EEE</w:t>
            </w:r>
          </w:p>
        </w:tc>
        <w:tc>
          <w:tcPr>
            <w:tcW w:w="4183" w:type="dxa"/>
          </w:tcPr>
          <w:p>
            <w:pPr>
              <w:pStyle w:val="47"/>
              <w:spacing w:after="15"/>
              <w:ind w:leftChars="-3" w:hanging="6" w:hangingChars="3"/>
              <w:rPr>
                <w:rFonts w:hAnsi="宋体"/>
              </w:rPr>
            </w:pPr>
            <w:r>
              <w:rPr>
                <w:rFonts w:hAnsi="宋体"/>
              </w:rPr>
              <w:t xml:space="preserve">Energy Efficient Ethernet </w:t>
            </w:r>
          </w:p>
        </w:tc>
        <w:tc>
          <w:tcPr>
            <w:tcW w:w="2690" w:type="dxa"/>
          </w:tcPr>
          <w:p>
            <w:pPr>
              <w:pStyle w:val="47"/>
              <w:spacing w:after="15"/>
              <w:ind w:firstLine="8" w:firstLineChars="4"/>
              <w:rPr>
                <w:rFonts w:hAnsi="宋体"/>
              </w:rPr>
            </w:pPr>
            <w:r>
              <w:rPr>
                <w:rFonts w:hAnsi="宋体"/>
              </w:rPr>
              <w:t>高效节能以太网</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EMI</w:t>
            </w:r>
          </w:p>
        </w:tc>
        <w:tc>
          <w:tcPr>
            <w:tcW w:w="4183" w:type="dxa"/>
          </w:tcPr>
          <w:p>
            <w:pPr>
              <w:pStyle w:val="47"/>
              <w:spacing w:after="15"/>
              <w:ind w:leftChars="-3" w:hanging="6" w:hangingChars="3"/>
              <w:rPr>
                <w:rFonts w:hAnsi="宋体"/>
              </w:rPr>
            </w:pPr>
            <w:r>
              <w:rPr>
                <w:rFonts w:hAnsi="宋体"/>
              </w:rPr>
              <w:t>Electromagnetic Interference</w:t>
            </w:r>
          </w:p>
        </w:tc>
        <w:tc>
          <w:tcPr>
            <w:tcW w:w="2690" w:type="dxa"/>
          </w:tcPr>
          <w:p>
            <w:pPr>
              <w:pStyle w:val="47"/>
              <w:spacing w:after="15"/>
              <w:ind w:firstLine="8" w:firstLineChars="4"/>
              <w:rPr>
                <w:rFonts w:hAnsi="宋体"/>
              </w:rPr>
            </w:pPr>
            <w:r>
              <w:rPr>
                <w:rFonts w:hAnsi="宋体"/>
              </w:rPr>
              <w:t>电磁干扰</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EMS</w:t>
            </w:r>
          </w:p>
        </w:tc>
        <w:tc>
          <w:tcPr>
            <w:tcW w:w="4183" w:type="dxa"/>
            <w:vAlign w:val="center"/>
          </w:tcPr>
          <w:p>
            <w:pPr>
              <w:pStyle w:val="47"/>
              <w:spacing w:after="15"/>
              <w:ind w:leftChars="-3" w:hanging="6" w:hangingChars="3"/>
              <w:rPr>
                <w:rFonts w:hAnsi="宋体"/>
              </w:rPr>
            </w:pPr>
            <w:r>
              <w:rPr>
                <w:rFonts w:hint="eastAsia" w:hAnsi="宋体"/>
              </w:rPr>
              <w:t>Element Management System</w:t>
            </w:r>
          </w:p>
        </w:tc>
        <w:tc>
          <w:tcPr>
            <w:tcW w:w="2690" w:type="dxa"/>
            <w:vAlign w:val="center"/>
          </w:tcPr>
          <w:p>
            <w:pPr>
              <w:pStyle w:val="47"/>
              <w:spacing w:after="15"/>
              <w:ind w:firstLine="8" w:firstLineChars="4"/>
              <w:rPr>
                <w:rFonts w:hAnsi="宋体"/>
              </w:rPr>
            </w:pPr>
            <w:r>
              <w:rPr>
                <w:rFonts w:hint="eastAsia" w:hAnsi="宋体"/>
              </w:rPr>
              <w:t>网元管理系统</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EPON</w:t>
            </w:r>
          </w:p>
        </w:tc>
        <w:tc>
          <w:tcPr>
            <w:tcW w:w="4183" w:type="dxa"/>
          </w:tcPr>
          <w:p>
            <w:pPr>
              <w:pStyle w:val="47"/>
              <w:spacing w:after="15"/>
              <w:ind w:leftChars="-3" w:hanging="6" w:hangingChars="3"/>
              <w:rPr>
                <w:rFonts w:hAnsi="宋体"/>
              </w:rPr>
            </w:pPr>
            <w:r>
              <w:rPr>
                <w:rFonts w:hAnsi="宋体"/>
              </w:rPr>
              <w:t xml:space="preserve">Ethernet </w:t>
            </w:r>
            <w:r>
              <w:rPr>
                <w:rFonts w:hint="eastAsia" w:hAnsi="宋体"/>
              </w:rPr>
              <w:t>P</w:t>
            </w:r>
            <w:r>
              <w:rPr>
                <w:rFonts w:hAnsi="宋体"/>
              </w:rPr>
              <w:t xml:space="preserve">assive </w:t>
            </w:r>
            <w:r>
              <w:rPr>
                <w:rFonts w:hint="eastAsia" w:hAnsi="宋体"/>
              </w:rPr>
              <w:t>O</w:t>
            </w:r>
            <w:r>
              <w:rPr>
                <w:rFonts w:hAnsi="宋体"/>
              </w:rPr>
              <w:t xml:space="preserve">ptical </w:t>
            </w:r>
            <w:r>
              <w:rPr>
                <w:rFonts w:hint="eastAsia" w:hAnsi="宋体"/>
              </w:rPr>
              <w:t>N</w:t>
            </w:r>
            <w:r>
              <w:rPr>
                <w:rFonts w:hAnsi="宋体"/>
              </w:rPr>
              <w:t>etworks</w:t>
            </w:r>
          </w:p>
        </w:tc>
        <w:tc>
          <w:tcPr>
            <w:tcW w:w="2690" w:type="dxa"/>
          </w:tcPr>
          <w:p>
            <w:pPr>
              <w:pStyle w:val="47"/>
              <w:spacing w:after="15"/>
              <w:ind w:firstLine="8" w:firstLineChars="4"/>
              <w:rPr>
                <w:rFonts w:hAnsi="宋体"/>
              </w:rPr>
            </w:pPr>
            <w:r>
              <w:rPr>
                <w:rFonts w:hAnsi="宋体"/>
              </w:rPr>
              <w:t>以太</w:t>
            </w:r>
            <w:r>
              <w:rPr>
                <w:rFonts w:hint="eastAsia" w:hAnsi="宋体"/>
              </w:rPr>
              <w:t>网</w:t>
            </w:r>
            <w:r>
              <w:rPr>
                <w:rFonts w:hAnsi="宋体"/>
              </w:rPr>
              <w:t>无源光网络</w:t>
            </w:r>
          </w:p>
        </w:tc>
      </w:tr>
      <w:tr>
        <w:tblPrEx>
          <w:tblCellMar>
            <w:top w:w="0" w:type="dxa"/>
            <w:left w:w="108" w:type="dxa"/>
            <w:bottom w:w="0" w:type="dxa"/>
            <w:right w:w="108" w:type="dxa"/>
          </w:tblCellMar>
        </w:tblPrEx>
        <w:tc>
          <w:tcPr>
            <w:tcW w:w="1372" w:type="dxa"/>
            <w:vAlign w:val="center"/>
          </w:tcPr>
          <w:p>
            <w:pPr>
              <w:pStyle w:val="47"/>
              <w:spacing w:after="15"/>
              <w:ind w:firstLine="210" w:firstLineChars="100"/>
              <w:rPr>
                <w:rFonts w:hAnsi="宋体"/>
              </w:rPr>
            </w:pPr>
            <w:r>
              <w:rPr>
                <w:rFonts w:hAnsi="宋体"/>
              </w:rPr>
              <w:t>FEC</w:t>
            </w:r>
          </w:p>
        </w:tc>
        <w:tc>
          <w:tcPr>
            <w:tcW w:w="4183" w:type="dxa"/>
            <w:vAlign w:val="center"/>
          </w:tcPr>
          <w:p>
            <w:pPr>
              <w:pStyle w:val="47"/>
              <w:spacing w:after="15"/>
              <w:ind w:leftChars="-3" w:hanging="6" w:hangingChars="3"/>
              <w:rPr>
                <w:rFonts w:hAnsi="宋体"/>
              </w:rPr>
            </w:pPr>
            <w:r>
              <w:rPr>
                <w:rFonts w:hAnsi="宋体"/>
              </w:rPr>
              <w:t>Forward Error Correction</w:t>
            </w:r>
          </w:p>
        </w:tc>
        <w:tc>
          <w:tcPr>
            <w:tcW w:w="2690" w:type="dxa"/>
            <w:vAlign w:val="center"/>
          </w:tcPr>
          <w:p>
            <w:pPr>
              <w:pStyle w:val="47"/>
              <w:spacing w:after="15"/>
              <w:ind w:firstLine="8" w:firstLineChars="4"/>
              <w:rPr>
                <w:rFonts w:hAnsi="宋体"/>
              </w:rPr>
            </w:pPr>
            <w:r>
              <w:rPr>
                <w:rFonts w:hAnsi="宋体"/>
              </w:rPr>
              <w:t>前向纠错</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FTP</w:t>
            </w:r>
          </w:p>
        </w:tc>
        <w:tc>
          <w:tcPr>
            <w:tcW w:w="4183" w:type="dxa"/>
          </w:tcPr>
          <w:p>
            <w:pPr>
              <w:pStyle w:val="47"/>
              <w:spacing w:after="15"/>
              <w:ind w:leftChars="-3" w:hanging="6" w:hangingChars="3"/>
              <w:rPr>
                <w:rFonts w:hAnsi="宋体"/>
              </w:rPr>
            </w:pPr>
            <w:r>
              <w:rPr>
                <w:rFonts w:hAnsi="宋体"/>
              </w:rPr>
              <w:t>File Transfer Protocol</w:t>
            </w:r>
          </w:p>
        </w:tc>
        <w:tc>
          <w:tcPr>
            <w:tcW w:w="2690" w:type="dxa"/>
          </w:tcPr>
          <w:p>
            <w:pPr>
              <w:pStyle w:val="47"/>
              <w:spacing w:after="15"/>
              <w:ind w:firstLine="8" w:firstLineChars="4"/>
              <w:rPr>
                <w:rFonts w:hAnsi="宋体"/>
              </w:rPr>
            </w:pPr>
            <w:r>
              <w:rPr>
                <w:rFonts w:hAnsi="宋体"/>
              </w:rPr>
              <w:t>文件传送协议</w:t>
            </w:r>
          </w:p>
        </w:tc>
      </w:tr>
      <w:tr>
        <w:tblPrEx>
          <w:tblCellMar>
            <w:top w:w="0" w:type="dxa"/>
            <w:left w:w="108" w:type="dxa"/>
            <w:bottom w:w="0" w:type="dxa"/>
            <w:right w:w="108" w:type="dxa"/>
          </w:tblCellMar>
        </w:tblPrEx>
        <w:tc>
          <w:tcPr>
            <w:tcW w:w="1372" w:type="dxa"/>
            <w:vAlign w:val="center"/>
          </w:tcPr>
          <w:p>
            <w:pPr>
              <w:pStyle w:val="47"/>
              <w:spacing w:after="15"/>
              <w:ind w:firstLine="210" w:firstLineChars="100"/>
              <w:rPr>
                <w:rFonts w:hAnsi="宋体"/>
              </w:rPr>
            </w:pPr>
            <w:r>
              <w:rPr>
                <w:rFonts w:hAnsi="宋体"/>
              </w:rPr>
              <w:t>GPON</w:t>
            </w:r>
          </w:p>
        </w:tc>
        <w:tc>
          <w:tcPr>
            <w:tcW w:w="4183" w:type="dxa"/>
            <w:vAlign w:val="center"/>
          </w:tcPr>
          <w:p>
            <w:pPr>
              <w:pStyle w:val="47"/>
              <w:spacing w:after="15"/>
              <w:ind w:leftChars="-3" w:hanging="6" w:hangingChars="3"/>
              <w:rPr>
                <w:rFonts w:hAnsi="宋体"/>
              </w:rPr>
            </w:pPr>
            <w:r>
              <w:rPr>
                <w:rFonts w:hAnsi="宋体"/>
              </w:rPr>
              <w:t>Gigabit-Capable Passive Optical Network</w:t>
            </w:r>
          </w:p>
        </w:tc>
        <w:tc>
          <w:tcPr>
            <w:tcW w:w="2690" w:type="dxa"/>
            <w:vAlign w:val="center"/>
          </w:tcPr>
          <w:p>
            <w:pPr>
              <w:pStyle w:val="47"/>
              <w:spacing w:after="15"/>
              <w:ind w:firstLine="8" w:firstLineChars="4"/>
              <w:rPr>
                <w:rFonts w:hAnsi="宋体"/>
              </w:rPr>
            </w:pPr>
            <w:r>
              <w:rPr>
                <w:rFonts w:hAnsi="宋体"/>
              </w:rPr>
              <w:t>吉比特无源光网络</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GUI</w:t>
            </w:r>
          </w:p>
        </w:tc>
        <w:tc>
          <w:tcPr>
            <w:tcW w:w="4183" w:type="dxa"/>
          </w:tcPr>
          <w:p>
            <w:pPr>
              <w:pStyle w:val="47"/>
              <w:spacing w:after="15"/>
              <w:ind w:leftChars="-3" w:hanging="6" w:hangingChars="3"/>
              <w:rPr>
                <w:rFonts w:hAnsi="宋体"/>
              </w:rPr>
            </w:pPr>
            <w:r>
              <w:rPr>
                <w:rFonts w:hAnsi="宋体"/>
              </w:rPr>
              <w:t>Graphic User Interface</w:t>
            </w:r>
          </w:p>
        </w:tc>
        <w:tc>
          <w:tcPr>
            <w:tcW w:w="2690" w:type="dxa"/>
          </w:tcPr>
          <w:p>
            <w:pPr>
              <w:pStyle w:val="47"/>
              <w:spacing w:after="15"/>
              <w:ind w:firstLine="8" w:firstLineChars="4"/>
              <w:rPr>
                <w:rFonts w:hAnsi="宋体"/>
              </w:rPr>
            </w:pPr>
            <w:r>
              <w:rPr>
                <w:rFonts w:hAnsi="宋体"/>
              </w:rPr>
              <w:t>图形化用户接口</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HTTP</w:t>
            </w:r>
          </w:p>
        </w:tc>
        <w:tc>
          <w:tcPr>
            <w:tcW w:w="4183" w:type="dxa"/>
          </w:tcPr>
          <w:p>
            <w:pPr>
              <w:pStyle w:val="47"/>
              <w:spacing w:after="15"/>
              <w:ind w:leftChars="-3" w:hanging="6" w:hangingChars="3"/>
              <w:rPr>
                <w:rFonts w:hAnsi="宋体"/>
              </w:rPr>
            </w:pPr>
            <w:r>
              <w:rPr>
                <w:rFonts w:hAnsi="宋体"/>
              </w:rPr>
              <w:t>Hyper Text Transfer Protocol</w:t>
            </w:r>
          </w:p>
        </w:tc>
        <w:tc>
          <w:tcPr>
            <w:tcW w:w="2690" w:type="dxa"/>
          </w:tcPr>
          <w:p>
            <w:pPr>
              <w:pStyle w:val="47"/>
              <w:spacing w:after="15"/>
              <w:ind w:firstLine="8" w:firstLineChars="4"/>
              <w:rPr>
                <w:rFonts w:hAnsi="宋体"/>
              </w:rPr>
            </w:pPr>
            <w:r>
              <w:rPr>
                <w:rFonts w:hAnsi="宋体"/>
              </w:rPr>
              <w:t>超文本传输协议</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IGD</w:t>
            </w:r>
          </w:p>
        </w:tc>
        <w:tc>
          <w:tcPr>
            <w:tcW w:w="4183" w:type="dxa"/>
          </w:tcPr>
          <w:p>
            <w:pPr>
              <w:pStyle w:val="47"/>
              <w:spacing w:after="15"/>
              <w:ind w:leftChars="-3" w:hanging="6" w:hangingChars="3"/>
              <w:rPr>
                <w:rFonts w:hAnsi="宋体"/>
              </w:rPr>
            </w:pPr>
            <w:r>
              <w:rPr>
                <w:rFonts w:hAnsi="宋体"/>
              </w:rPr>
              <w:t xml:space="preserve">Integrated Gateway Device </w:t>
            </w:r>
          </w:p>
        </w:tc>
        <w:tc>
          <w:tcPr>
            <w:tcW w:w="2690" w:type="dxa"/>
          </w:tcPr>
          <w:p>
            <w:pPr>
              <w:pStyle w:val="47"/>
              <w:spacing w:after="15"/>
              <w:ind w:firstLine="8" w:firstLineChars="4"/>
              <w:rPr>
                <w:rFonts w:hAnsi="宋体"/>
              </w:rPr>
            </w:pPr>
            <w:r>
              <w:rPr>
                <w:rFonts w:hAnsi="宋体"/>
              </w:rPr>
              <w:t>综合网关设备</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IP</w:t>
            </w:r>
          </w:p>
        </w:tc>
        <w:tc>
          <w:tcPr>
            <w:tcW w:w="4183" w:type="dxa"/>
          </w:tcPr>
          <w:p>
            <w:pPr>
              <w:pStyle w:val="47"/>
              <w:spacing w:after="15"/>
              <w:ind w:leftChars="-3" w:hanging="6" w:hangingChars="3"/>
              <w:rPr>
                <w:rFonts w:hAnsi="宋体"/>
              </w:rPr>
            </w:pPr>
            <w:r>
              <w:rPr>
                <w:rFonts w:hAnsi="宋体"/>
              </w:rPr>
              <w:t>Internet Protocol</w:t>
            </w:r>
          </w:p>
        </w:tc>
        <w:tc>
          <w:tcPr>
            <w:tcW w:w="2690" w:type="dxa"/>
          </w:tcPr>
          <w:p>
            <w:pPr>
              <w:pStyle w:val="47"/>
              <w:spacing w:after="15"/>
              <w:ind w:firstLine="8" w:firstLineChars="4"/>
              <w:rPr>
                <w:rFonts w:hAnsi="宋体"/>
              </w:rPr>
            </w:pPr>
            <w:r>
              <w:rPr>
                <w:rFonts w:hAnsi="宋体"/>
              </w:rPr>
              <w:t>互联网协议</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IPTV</w:t>
            </w:r>
          </w:p>
        </w:tc>
        <w:tc>
          <w:tcPr>
            <w:tcW w:w="4183" w:type="dxa"/>
          </w:tcPr>
          <w:p>
            <w:pPr>
              <w:pStyle w:val="47"/>
              <w:spacing w:after="15"/>
              <w:ind w:leftChars="-3" w:hanging="6" w:hangingChars="3"/>
              <w:rPr>
                <w:rFonts w:hAnsi="宋体"/>
              </w:rPr>
            </w:pPr>
            <w:r>
              <w:rPr>
                <w:rFonts w:hAnsi="宋体"/>
              </w:rPr>
              <w:t>Internet Protocol Television</w:t>
            </w:r>
          </w:p>
        </w:tc>
        <w:tc>
          <w:tcPr>
            <w:tcW w:w="2690" w:type="dxa"/>
          </w:tcPr>
          <w:p>
            <w:pPr>
              <w:pStyle w:val="47"/>
              <w:spacing w:after="15"/>
              <w:ind w:firstLine="8" w:firstLineChars="4"/>
              <w:rPr>
                <w:rFonts w:hAnsi="宋体"/>
              </w:rPr>
            </w:pPr>
            <w:r>
              <w:rPr>
                <w:rFonts w:hint="eastAsia" w:hAnsi="宋体"/>
              </w:rPr>
              <w:t>交互式网络电视</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ITMS</w:t>
            </w:r>
            <w:r>
              <w:rPr>
                <w:rFonts w:hint="eastAsia" w:hAnsi="宋体"/>
              </w:rPr>
              <w:t>+</w:t>
            </w:r>
          </w:p>
        </w:tc>
        <w:tc>
          <w:tcPr>
            <w:tcW w:w="4183" w:type="dxa"/>
          </w:tcPr>
          <w:p>
            <w:pPr>
              <w:pStyle w:val="47"/>
              <w:spacing w:after="15"/>
              <w:ind w:leftChars="-3" w:hanging="6" w:hangingChars="3"/>
              <w:rPr>
                <w:rFonts w:hAnsi="宋体"/>
              </w:rPr>
            </w:pPr>
            <w:r>
              <w:rPr>
                <w:rFonts w:hAnsi="宋体"/>
              </w:rPr>
              <w:t>Integrated Terminal Management System</w:t>
            </w:r>
            <w:r>
              <w:rPr>
                <w:rFonts w:hint="eastAsia" w:hAnsi="宋体"/>
              </w:rPr>
              <w:t xml:space="preserve"> Plus</w:t>
            </w:r>
          </w:p>
        </w:tc>
        <w:tc>
          <w:tcPr>
            <w:tcW w:w="2690" w:type="dxa"/>
          </w:tcPr>
          <w:p>
            <w:pPr>
              <w:pStyle w:val="47"/>
              <w:spacing w:after="15"/>
              <w:ind w:firstLine="8" w:firstLineChars="4"/>
              <w:rPr>
                <w:rFonts w:hAnsi="宋体"/>
              </w:rPr>
            </w:pPr>
            <w:r>
              <w:rPr>
                <w:rFonts w:hint="eastAsia" w:hAnsi="宋体"/>
              </w:rPr>
              <w:t>增强型</w:t>
            </w:r>
            <w:r>
              <w:rPr>
                <w:rFonts w:hAnsi="宋体"/>
              </w:rPr>
              <w:t>终端综合管理系统</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L2TP</w:t>
            </w:r>
          </w:p>
        </w:tc>
        <w:tc>
          <w:tcPr>
            <w:tcW w:w="4183" w:type="dxa"/>
          </w:tcPr>
          <w:p>
            <w:pPr>
              <w:pStyle w:val="47"/>
              <w:spacing w:after="15"/>
              <w:ind w:leftChars="-3" w:hanging="6" w:hangingChars="3"/>
              <w:rPr>
                <w:rFonts w:hAnsi="宋体"/>
              </w:rPr>
            </w:pPr>
            <w:r>
              <w:rPr>
                <w:rFonts w:hAnsi="宋体"/>
              </w:rPr>
              <w:t>Layer-2 Tunneling Protocol</w:t>
            </w:r>
          </w:p>
        </w:tc>
        <w:tc>
          <w:tcPr>
            <w:tcW w:w="2690" w:type="dxa"/>
          </w:tcPr>
          <w:p>
            <w:pPr>
              <w:pStyle w:val="47"/>
              <w:spacing w:after="15"/>
              <w:ind w:firstLine="8" w:firstLineChars="4"/>
              <w:rPr>
                <w:rFonts w:hAnsi="宋体"/>
              </w:rPr>
            </w:pPr>
            <w:r>
              <w:rPr>
                <w:rFonts w:hAnsi="宋体"/>
              </w:rPr>
              <w:t>第二层穿隧协定</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LAN</w:t>
            </w:r>
          </w:p>
        </w:tc>
        <w:tc>
          <w:tcPr>
            <w:tcW w:w="4183" w:type="dxa"/>
          </w:tcPr>
          <w:p>
            <w:pPr>
              <w:pStyle w:val="47"/>
              <w:spacing w:after="15"/>
              <w:ind w:leftChars="-3" w:hanging="6" w:hangingChars="3"/>
              <w:rPr>
                <w:rFonts w:hAnsi="宋体"/>
              </w:rPr>
            </w:pPr>
            <w:r>
              <w:rPr>
                <w:rFonts w:hAnsi="宋体"/>
              </w:rPr>
              <w:t>Local Area Network</w:t>
            </w:r>
          </w:p>
        </w:tc>
        <w:tc>
          <w:tcPr>
            <w:tcW w:w="2690" w:type="dxa"/>
          </w:tcPr>
          <w:p>
            <w:pPr>
              <w:pStyle w:val="47"/>
              <w:spacing w:after="15"/>
              <w:ind w:firstLine="8" w:firstLineChars="4"/>
              <w:rPr>
                <w:rFonts w:hAnsi="宋体"/>
              </w:rPr>
            </w:pPr>
            <w:r>
              <w:rPr>
                <w:rFonts w:hAnsi="宋体"/>
              </w:rPr>
              <w:t>局域网</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LXC</w:t>
            </w:r>
          </w:p>
        </w:tc>
        <w:tc>
          <w:tcPr>
            <w:tcW w:w="4183" w:type="dxa"/>
          </w:tcPr>
          <w:p>
            <w:pPr>
              <w:pStyle w:val="47"/>
              <w:spacing w:after="15"/>
              <w:ind w:leftChars="-3" w:hanging="6" w:hangingChars="3"/>
              <w:rPr>
                <w:rFonts w:hAnsi="宋体"/>
              </w:rPr>
            </w:pPr>
            <w:r>
              <w:rPr>
                <w:rFonts w:hint="eastAsia" w:hAnsi="宋体"/>
              </w:rPr>
              <w:t>Linux Container</w:t>
            </w:r>
          </w:p>
        </w:tc>
        <w:tc>
          <w:tcPr>
            <w:tcW w:w="2690" w:type="dxa"/>
          </w:tcPr>
          <w:p>
            <w:pPr>
              <w:pStyle w:val="47"/>
              <w:spacing w:after="15"/>
              <w:ind w:firstLine="8" w:firstLineChars="4"/>
              <w:rPr>
                <w:rFonts w:hAnsi="宋体"/>
              </w:rPr>
            </w:pPr>
            <w:r>
              <w:rPr>
                <w:rFonts w:hint="eastAsia" w:hAnsi="宋体"/>
              </w:rPr>
              <w:t>Linux容器</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LDPC</w:t>
            </w:r>
          </w:p>
        </w:tc>
        <w:tc>
          <w:tcPr>
            <w:tcW w:w="4183" w:type="dxa"/>
          </w:tcPr>
          <w:p>
            <w:pPr>
              <w:pStyle w:val="47"/>
              <w:spacing w:after="15"/>
              <w:ind w:leftChars="-3" w:hanging="6" w:hangingChars="3"/>
              <w:rPr>
                <w:rFonts w:hAnsi="宋体"/>
              </w:rPr>
            </w:pPr>
            <w:r>
              <w:rPr>
                <w:rFonts w:hAnsi="宋体"/>
              </w:rPr>
              <w:t>Low-density Parity-check</w:t>
            </w:r>
          </w:p>
        </w:tc>
        <w:tc>
          <w:tcPr>
            <w:tcW w:w="2690" w:type="dxa"/>
          </w:tcPr>
          <w:p>
            <w:pPr>
              <w:pStyle w:val="47"/>
              <w:spacing w:after="15"/>
              <w:ind w:firstLine="8" w:firstLineChars="4"/>
              <w:rPr>
                <w:rFonts w:hAnsi="宋体"/>
              </w:rPr>
            </w:pPr>
            <w:r>
              <w:rPr>
                <w:rFonts w:hint="eastAsia" w:hAnsi="宋体"/>
              </w:rPr>
              <w:t>低密度校验</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MAC</w:t>
            </w:r>
          </w:p>
        </w:tc>
        <w:tc>
          <w:tcPr>
            <w:tcW w:w="4183" w:type="dxa"/>
          </w:tcPr>
          <w:p>
            <w:pPr>
              <w:pStyle w:val="47"/>
              <w:spacing w:after="15"/>
              <w:ind w:leftChars="-3" w:hanging="6" w:hangingChars="3"/>
              <w:rPr>
                <w:rFonts w:hAnsi="宋体"/>
              </w:rPr>
            </w:pPr>
            <w:r>
              <w:rPr>
                <w:rFonts w:hAnsi="宋体"/>
              </w:rPr>
              <w:t>Media Access Control</w:t>
            </w:r>
          </w:p>
        </w:tc>
        <w:tc>
          <w:tcPr>
            <w:tcW w:w="2690" w:type="dxa"/>
          </w:tcPr>
          <w:p>
            <w:pPr>
              <w:pStyle w:val="47"/>
              <w:spacing w:after="15"/>
              <w:ind w:firstLine="8" w:firstLineChars="4"/>
              <w:rPr>
                <w:rFonts w:hAnsi="宋体"/>
              </w:rPr>
            </w:pPr>
            <w:r>
              <w:rPr>
                <w:rFonts w:hAnsi="宋体"/>
              </w:rPr>
              <w:t>媒体访问控制</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MIMO</w:t>
            </w:r>
          </w:p>
        </w:tc>
        <w:tc>
          <w:tcPr>
            <w:tcW w:w="4183" w:type="dxa"/>
          </w:tcPr>
          <w:p>
            <w:pPr>
              <w:pStyle w:val="47"/>
              <w:spacing w:after="15"/>
              <w:ind w:leftChars="-3" w:hanging="6" w:hangingChars="3"/>
              <w:rPr>
                <w:rFonts w:hAnsi="宋体"/>
              </w:rPr>
            </w:pPr>
            <w:r>
              <w:rPr>
                <w:rFonts w:hAnsi="宋体"/>
              </w:rPr>
              <w:t>Multi-Input Multi-Output</w:t>
            </w:r>
          </w:p>
        </w:tc>
        <w:tc>
          <w:tcPr>
            <w:tcW w:w="2690" w:type="dxa"/>
          </w:tcPr>
          <w:p>
            <w:pPr>
              <w:pStyle w:val="47"/>
              <w:spacing w:after="15"/>
              <w:ind w:firstLine="8" w:firstLineChars="4"/>
              <w:rPr>
                <w:rFonts w:hAnsi="宋体"/>
              </w:rPr>
            </w:pPr>
            <w:r>
              <w:rPr>
                <w:rFonts w:hAnsi="宋体"/>
              </w:rPr>
              <w:t>多输入多输出</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MIPS</w:t>
            </w:r>
          </w:p>
        </w:tc>
        <w:tc>
          <w:tcPr>
            <w:tcW w:w="4183" w:type="dxa"/>
          </w:tcPr>
          <w:p>
            <w:pPr>
              <w:pStyle w:val="47"/>
              <w:spacing w:after="15"/>
              <w:ind w:leftChars="-3" w:hanging="6" w:hangingChars="3"/>
              <w:rPr>
                <w:rFonts w:hAnsi="宋体"/>
              </w:rPr>
            </w:pPr>
            <w:r>
              <w:rPr>
                <w:rFonts w:hint="eastAsia" w:hAnsi="宋体"/>
              </w:rPr>
              <w:t>M</w:t>
            </w:r>
            <w:r>
              <w:rPr>
                <w:rFonts w:hAnsi="宋体"/>
              </w:rPr>
              <w:t xml:space="preserve">illions of </w:t>
            </w:r>
            <w:r>
              <w:rPr>
                <w:rFonts w:hint="eastAsia" w:hAnsi="宋体"/>
              </w:rPr>
              <w:t>I</w:t>
            </w:r>
            <w:r>
              <w:rPr>
                <w:rFonts w:hAnsi="宋体"/>
              </w:rPr>
              <w:t xml:space="preserve">nstructions </w:t>
            </w:r>
            <w:r>
              <w:rPr>
                <w:rFonts w:hint="eastAsia" w:hAnsi="宋体"/>
              </w:rPr>
              <w:t>P</w:t>
            </w:r>
            <w:r>
              <w:rPr>
                <w:rFonts w:hAnsi="宋体"/>
              </w:rPr>
              <w:t xml:space="preserve">er </w:t>
            </w:r>
            <w:r>
              <w:rPr>
                <w:rFonts w:hint="eastAsia" w:hAnsi="宋体"/>
              </w:rPr>
              <w:t>S</w:t>
            </w:r>
            <w:r>
              <w:rPr>
                <w:rFonts w:hAnsi="宋体"/>
              </w:rPr>
              <w:t xml:space="preserve">econd </w:t>
            </w:r>
          </w:p>
        </w:tc>
        <w:tc>
          <w:tcPr>
            <w:tcW w:w="2690" w:type="dxa"/>
          </w:tcPr>
          <w:p>
            <w:pPr>
              <w:pStyle w:val="47"/>
              <w:spacing w:after="15"/>
              <w:ind w:firstLine="8" w:firstLineChars="4"/>
              <w:rPr>
                <w:rFonts w:hAnsi="宋体"/>
              </w:rPr>
            </w:pPr>
            <w:r>
              <w:rPr>
                <w:rFonts w:hint="eastAsia" w:hAnsi="宋体"/>
              </w:rPr>
              <w:t>百万条指令</w:t>
            </w:r>
            <w:r>
              <w:rPr>
                <w:rFonts w:hAnsi="宋体"/>
              </w:rPr>
              <w:t>/</w:t>
            </w:r>
            <w:r>
              <w:rPr>
                <w:rFonts w:hint="eastAsia" w:hAnsi="宋体"/>
              </w:rPr>
              <w:t>秒</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MLD</w:t>
            </w:r>
          </w:p>
        </w:tc>
        <w:tc>
          <w:tcPr>
            <w:tcW w:w="4183" w:type="dxa"/>
          </w:tcPr>
          <w:p>
            <w:pPr>
              <w:pStyle w:val="47"/>
              <w:spacing w:after="15"/>
              <w:ind w:leftChars="-3" w:hanging="6" w:hangingChars="3"/>
              <w:rPr>
                <w:rFonts w:hAnsi="宋体"/>
              </w:rPr>
            </w:pPr>
            <w:r>
              <w:rPr>
                <w:rFonts w:hAnsi="宋体"/>
              </w:rPr>
              <w:t>Maximum-Likelihood Decoding</w:t>
            </w:r>
          </w:p>
        </w:tc>
        <w:tc>
          <w:tcPr>
            <w:tcW w:w="2690" w:type="dxa"/>
          </w:tcPr>
          <w:p>
            <w:pPr>
              <w:pStyle w:val="47"/>
              <w:spacing w:after="15"/>
              <w:ind w:firstLine="8" w:firstLineChars="4"/>
              <w:rPr>
                <w:rFonts w:hAnsi="宋体"/>
              </w:rPr>
            </w:pPr>
            <w:r>
              <w:rPr>
                <w:rFonts w:hint="eastAsia" w:hAnsi="宋体"/>
              </w:rPr>
              <w:t>最大似然解码</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NAT</w:t>
            </w:r>
          </w:p>
        </w:tc>
        <w:tc>
          <w:tcPr>
            <w:tcW w:w="4183" w:type="dxa"/>
          </w:tcPr>
          <w:p>
            <w:pPr>
              <w:pStyle w:val="47"/>
              <w:spacing w:after="15"/>
              <w:ind w:leftChars="-3" w:hanging="6" w:hangingChars="3"/>
              <w:rPr>
                <w:rFonts w:hAnsi="宋体"/>
              </w:rPr>
            </w:pPr>
            <w:r>
              <w:rPr>
                <w:rFonts w:hAnsi="宋体"/>
              </w:rPr>
              <w:t>Network Address Translation</w:t>
            </w:r>
          </w:p>
        </w:tc>
        <w:tc>
          <w:tcPr>
            <w:tcW w:w="2690" w:type="dxa"/>
          </w:tcPr>
          <w:p>
            <w:pPr>
              <w:pStyle w:val="47"/>
              <w:spacing w:after="15"/>
              <w:ind w:firstLine="8" w:firstLineChars="4"/>
              <w:rPr>
                <w:rFonts w:hAnsi="宋体"/>
              </w:rPr>
            </w:pPr>
            <w:r>
              <w:rPr>
                <w:rFonts w:hAnsi="宋体"/>
              </w:rPr>
              <w:t>网络地址转换</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NTP</w:t>
            </w:r>
          </w:p>
        </w:tc>
        <w:tc>
          <w:tcPr>
            <w:tcW w:w="4183" w:type="dxa"/>
            <w:vAlign w:val="center"/>
          </w:tcPr>
          <w:p>
            <w:pPr>
              <w:pStyle w:val="47"/>
              <w:spacing w:after="15"/>
              <w:ind w:leftChars="-3" w:hanging="6" w:hangingChars="3"/>
              <w:rPr>
                <w:rFonts w:hAnsi="宋体"/>
              </w:rPr>
            </w:pPr>
            <w:r>
              <w:rPr>
                <w:rFonts w:hint="eastAsia" w:hAnsi="宋体"/>
              </w:rPr>
              <w:t>Network Time Protocol</w:t>
            </w:r>
          </w:p>
        </w:tc>
        <w:tc>
          <w:tcPr>
            <w:tcW w:w="2690" w:type="dxa"/>
            <w:vAlign w:val="center"/>
          </w:tcPr>
          <w:p>
            <w:pPr>
              <w:pStyle w:val="47"/>
              <w:spacing w:after="15"/>
              <w:ind w:firstLine="8" w:firstLineChars="4"/>
              <w:rPr>
                <w:rFonts w:hAnsi="宋体"/>
              </w:rPr>
            </w:pPr>
            <w:r>
              <w:rPr>
                <w:rFonts w:hint="eastAsia" w:hAnsi="宋体"/>
              </w:rPr>
              <w:t>网络时间协议</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OAM</w:t>
            </w:r>
          </w:p>
        </w:tc>
        <w:tc>
          <w:tcPr>
            <w:tcW w:w="4183" w:type="dxa"/>
          </w:tcPr>
          <w:p>
            <w:pPr>
              <w:pStyle w:val="47"/>
              <w:spacing w:after="15"/>
              <w:ind w:leftChars="-3" w:hanging="6" w:hangingChars="3"/>
              <w:rPr>
                <w:rFonts w:hAnsi="宋体"/>
              </w:rPr>
            </w:pPr>
            <w:r>
              <w:rPr>
                <w:rFonts w:hAnsi="宋体"/>
              </w:rPr>
              <w:t>Operation, Administration &amp;</w:t>
            </w:r>
            <w:r>
              <w:rPr>
                <w:rFonts w:hint="eastAsia" w:hAnsi="宋体"/>
              </w:rPr>
              <w:t>M</w:t>
            </w:r>
            <w:r>
              <w:rPr>
                <w:rFonts w:hAnsi="宋体"/>
              </w:rPr>
              <w:t>aintenance</w:t>
            </w:r>
          </w:p>
        </w:tc>
        <w:tc>
          <w:tcPr>
            <w:tcW w:w="2690" w:type="dxa"/>
          </w:tcPr>
          <w:p>
            <w:pPr>
              <w:pStyle w:val="47"/>
              <w:spacing w:after="15"/>
              <w:ind w:firstLine="8" w:firstLineChars="4"/>
              <w:rPr>
                <w:rFonts w:hAnsi="宋体"/>
              </w:rPr>
            </w:pPr>
            <w:r>
              <w:rPr>
                <w:rFonts w:hint="eastAsia" w:hAnsi="宋体"/>
              </w:rPr>
              <w:t>操作、管理和维护</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O</w:t>
            </w:r>
            <w:r>
              <w:rPr>
                <w:rFonts w:hint="eastAsia" w:hAnsi="宋体"/>
              </w:rPr>
              <w:t>LT</w:t>
            </w:r>
          </w:p>
        </w:tc>
        <w:tc>
          <w:tcPr>
            <w:tcW w:w="4183" w:type="dxa"/>
          </w:tcPr>
          <w:p>
            <w:pPr>
              <w:pStyle w:val="47"/>
              <w:spacing w:after="15"/>
              <w:ind w:leftChars="-3" w:hanging="6" w:hangingChars="3"/>
              <w:rPr>
                <w:rFonts w:hAnsi="宋体"/>
              </w:rPr>
            </w:pPr>
            <w:r>
              <w:rPr>
                <w:rFonts w:hAnsi="宋体"/>
              </w:rPr>
              <w:t>Optical Line Terminal</w:t>
            </w:r>
          </w:p>
        </w:tc>
        <w:tc>
          <w:tcPr>
            <w:tcW w:w="2690" w:type="dxa"/>
          </w:tcPr>
          <w:p>
            <w:pPr>
              <w:pStyle w:val="47"/>
              <w:spacing w:after="15"/>
              <w:ind w:firstLine="8" w:firstLineChars="4"/>
              <w:rPr>
                <w:rFonts w:hAnsi="宋体"/>
              </w:rPr>
            </w:pPr>
            <w:r>
              <w:rPr>
                <w:rFonts w:hint="eastAsia" w:hAnsi="宋体"/>
              </w:rPr>
              <w:t>光线路终端</w:t>
            </w:r>
          </w:p>
        </w:tc>
      </w:tr>
      <w:tr>
        <w:tblPrEx>
          <w:tblCellMar>
            <w:top w:w="0" w:type="dxa"/>
            <w:left w:w="108" w:type="dxa"/>
            <w:bottom w:w="0" w:type="dxa"/>
            <w:right w:w="108" w:type="dxa"/>
          </w:tblCellMar>
        </w:tblPrEx>
        <w:tc>
          <w:tcPr>
            <w:tcW w:w="1372" w:type="dxa"/>
            <w:vAlign w:val="center"/>
          </w:tcPr>
          <w:p>
            <w:pPr>
              <w:pStyle w:val="47"/>
              <w:spacing w:after="15"/>
              <w:ind w:firstLine="210" w:firstLineChars="100"/>
              <w:rPr>
                <w:rFonts w:hAnsi="宋体"/>
              </w:rPr>
            </w:pPr>
            <w:r>
              <w:rPr>
                <w:rFonts w:hAnsi="宋体"/>
              </w:rPr>
              <w:t>OMCI</w:t>
            </w:r>
          </w:p>
        </w:tc>
        <w:tc>
          <w:tcPr>
            <w:tcW w:w="4183" w:type="dxa"/>
            <w:vAlign w:val="center"/>
          </w:tcPr>
          <w:p>
            <w:pPr>
              <w:pStyle w:val="47"/>
              <w:spacing w:after="15"/>
              <w:ind w:leftChars="-3" w:hanging="6" w:hangingChars="3"/>
              <w:rPr>
                <w:rFonts w:hAnsi="宋体"/>
              </w:rPr>
            </w:pPr>
            <w:r>
              <w:rPr>
                <w:rFonts w:hAnsi="宋体"/>
              </w:rPr>
              <w:t>ONU Management and Control Interface</w:t>
            </w:r>
          </w:p>
        </w:tc>
        <w:tc>
          <w:tcPr>
            <w:tcW w:w="2690" w:type="dxa"/>
            <w:vAlign w:val="center"/>
          </w:tcPr>
          <w:p>
            <w:pPr>
              <w:pStyle w:val="47"/>
              <w:spacing w:after="15"/>
              <w:ind w:firstLine="8" w:firstLineChars="4"/>
              <w:rPr>
                <w:rFonts w:hAnsi="宋体"/>
              </w:rPr>
            </w:pPr>
            <w:r>
              <w:rPr>
                <w:rFonts w:hAnsi="宋体"/>
              </w:rPr>
              <w:t>ONU管理控制接口</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O</w:t>
            </w:r>
            <w:r>
              <w:rPr>
                <w:rFonts w:hint="eastAsia" w:hAnsi="宋体"/>
              </w:rPr>
              <w:t>N</w:t>
            </w:r>
            <w:r>
              <w:rPr>
                <w:rFonts w:hAnsi="宋体"/>
              </w:rPr>
              <w:t>U</w:t>
            </w:r>
          </w:p>
        </w:tc>
        <w:tc>
          <w:tcPr>
            <w:tcW w:w="4183" w:type="dxa"/>
          </w:tcPr>
          <w:p>
            <w:pPr>
              <w:pStyle w:val="47"/>
              <w:spacing w:after="15"/>
              <w:ind w:leftChars="-3" w:hanging="6" w:hangingChars="3"/>
              <w:rPr>
                <w:rFonts w:hAnsi="宋体"/>
              </w:rPr>
            </w:pPr>
            <w:r>
              <w:rPr>
                <w:rFonts w:hAnsi="宋体"/>
              </w:rPr>
              <w:t>Optical Network Unit</w:t>
            </w:r>
          </w:p>
        </w:tc>
        <w:tc>
          <w:tcPr>
            <w:tcW w:w="2690" w:type="dxa"/>
          </w:tcPr>
          <w:p>
            <w:pPr>
              <w:pStyle w:val="47"/>
              <w:spacing w:after="15"/>
              <w:ind w:firstLine="8" w:firstLineChars="4"/>
              <w:rPr>
                <w:rFonts w:hAnsi="宋体"/>
              </w:rPr>
            </w:pPr>
            <w:r>
              <w:rPr>
                <w:rFonts w:hint="eastAsia" w:hAnsi="宋体"/>
              </w:rPr>
              <w:t>光网络单元</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OUI</w:t>
            </w:r>
          </w:p>
        </w:tc>
        <w:tc>
          <w:tcPr>
            <w:tcW w:w="4183" w:type="dxa"/>
          </w:tcPr>
          <w:p>
            <w:pPr>
              <w:pStyle w:val="47"/>
              <w:spacing w:after="15"/>
              <w:ind w:leftChars="-3" w:hanging="6" w:hangingChars="3"/>
              <w:rPr>
                <w:rFonts w:hAnsi="宋体"/>
              </w:rPr>
            </w:pPr>
            <w:r>
              <w:rPr>
                <w:rFonts w:hAnsi="宋体"/>
              </w:rPr>
              <w:t>Organizationally Unique Identifiers</w:t>
            </w:r>
          </w:p>
        </w:tc>
        <w:tc>
          <w:tcPr>
            <w:tcW w:w="2690" w:type="dxa"/>
          </w:tcPr>
          <w:p>
            <w:pPr>
              <w:pStyle w:val="47"/>
              <w:spacing w:after="15"/>
              <w:ind w:firstLine="8" w:firstLineChars="4"/>
              <w:rPr>
                <w:rFonts w:hAnsi="宋体"/>
              </w:rPr>
            </w:pPr>
            <w:r>
              <w:rPr>
                <w:rFonts w:hAnsi="宋体"/>
              </w:rPr>
              <w:t>组织唯一标识</w:t>
            </w:r>
          </w:p>
        </w:tc>
      </w:tr>
      <w:tr>
        <w:tblPrEx>
          <w:tblCellMar>
            <w:top w:w="0" w:type="dxa"/>
            <w:left w:w="108" w:type="dxa"/>
            <w:bottom w:w="0" w:type="dxa"/>
            <w:right w:w="108" w:type="dxa"/>
          </w:tblCellMar>
        </w:tblPrEx>
        <w:tc>
          <w:tcPr>
            <w:tcW w:w="1372" w:type="dxa"/>
            <w:vAlign w:val="center"/>
          </w:tcPr>
          <w:p>
            <w:pPr>
              <w:pStyle w:val="47"/>
              <w:spacing w:after="15"/>
              <w:ind w:firstLine="210" w:firstLineChars="100"/>
              <w:rPr>
                <w:rFonts w:hAnsi="宋体"/>
              </w:rPr>
            </w:pPr>
            <w:r>
              <w:rPr>
                <w:rFonts w:hint="eastAsia" w:hAnsi="宋体"/>
              </w:rPr>
              <w:t>POTS</w:t>
            </w:r>
          </w:p>
        </w:tc>
        <w:tc>
          <w:tcPr>
            <w:tcW w:w="4183" w:type="dxa"/>
            <w:vAlign w:val="center"/>
          </w:tcPr>
          <w:p>
            <w:pPr>
              <w:pStyle w:val="47"/>
              <w:spacing w:after="15"/>
              <w:ind w:leftChars="-3" w:hanging="6" w:hangingChars="3"/>
              <w:rPr>
                <w:rFonts w:hAnsi="宋体"/>
              </w:rPr>
            </w:pPr>
            <w:r>
              <w:rPr>
                <w:rFonts w:hAnsi="宋体"/>
              </w:rPr>
              <w:t>Plain Old Telephony Service</w:t>
            </w:r>
          </w:p>
        </w:tc>
        <w:tc>
          <w:tcPr>
            <w:tcW w:w="2690" w:type="dxa"/>
            <w:vAlign w:val="center"/>
          </w:tcPr>
          <w:p>
            <w:pPr>
              <w:pStyle w:val="47"/>
              <w:spacing w:after="15"/>
              <w:ind w:firstLine="8" w:firstLineChars="4"/>
              <w:rPr>
                <w:rFonts w:hAnsi="宋体"/>
              </w:rPr>
            </w:pPr>
            <w:r>
              <w:rPr>
                <w:rFonts w:hint="eastAsia" w:hAnsi="宋体"/>
              </w:rPr>
              <w:t>传统电话服务</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PPPoE</w:t>
            </w:r>
          </w:p>
        </w:tc>
        <w:tc>
          <w:tcPr>
            <w:tcW w:w="4183" w:type="dxa"/>
          </w:tcPr>
          <w:p>
            <w:pPr>
              <w:pStyle w:val="47"/>
              <w:spacing w:after="15"/>
              <w:ind w:leftChars="-3" w:hanging="6" w:hangingChars="3"/>
              <w:rPr>
                <w:rFonts w:hAnsi="宋体"/>
              </w:rPr>
            </w:pPr>
            <w:r>
              <w:rPr>
                <w:rFonts w:hAnsi="宋体"/>
              </w:rPr>
              <w:t>PPP over Ethernet</w:t>
            </w:r>
          </w:p>
        </w:tc>
        <w:tc>
          <w:tcPr>
            <w:tcW w:w="2690" w:type="dxa"/>
          </w:tcPr>
          <w:p>
            <w:pPr>
              <w:pStyle w:val="47"/>
              <w:spacing w:after="15"/>
              <w:ind w:firstLine="8" w:firstLineChars="4"/>
              <w:rPr>
                <w:rFonts w:hAnsi="宋体"/>
              </w:rPr>
            </w:pPr>
            <w:r>
              <w:rPr>
                <w:rFonts w:hAnsi="宋体"/>
              </w:rPr>
              <w:t>以太网上传送PPP协议</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QoS</w:t>
            </w:r>
          </w:p>
        </w:tc>
        <w:tc>
          <w:tcPr>
            <w:tcW w:w="4183" w:type="dxa"/>
          </w:tcPr>
          <w:p>
            <w:pPr>
              <w:pStyle w:val="47"/>
              <w:spacing w:after="15"/>
              <w:ind w:leftChars="-3" w:hanging="6" w:hangingChars="3"/>
              <w:rPr>
                <w:rFonts w:hAnsi="宋体"/>
              </w:rPr>
            </w:pPr>
            <w:r>
              <w:rPr>
                <w:rFonts w:hAnsi="宋体"/>
              </w:rPr>
              <w:t>Quality of Service</w:t>
            </w:r>
          </w:p>
        </w:tc>
        <w:tc>
          <w:tcPr>
            <w:tcW w:w="2690" w:type="dxa"/>
          </w:tcPr>
          <w:p>
            <w:pPr>
              <w:pStyle w:val="47"/>
              <w:spacing w:after="15"/>
              <w:ind w:firstLine="8" w:firstLineChars="4"/>
              <w:rPr>
                <w:rFonts w:hAnsi="宋体"/>
              </w:rPr>
            </w:pPr>
            <w:r>
              <w:rPr>
                <w:rFonts w:hAnsi="宋体"/>
              </w:rPr>
              <w:t>服务质量</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RAM</w:t>
            </w:r>
          </w:p>
        </w:tc>
        <w:tc>
          <w:tcPr>
            <w:tcW w:w="4183" w:type="dxa"/>
          </w:tcPr>
          <w:p>
            <w:pPr>
              <w:pStyle w:val="47"/>
              <w:spacing w:after="15"/>
              <w:ind w:leftChars="-3" w:hanging="6" w:hangingChars="3"/>
              <w:rPr>
                <w:rFonts w:hAnsi="宋体"/>
              </w:rPr>
            </w:pPr>
            <w:r>
              <w:rPr>
                <w:rFonts w:hint="eastAsia" w:hAnsi="宋体"/>
              </w:rPr>
              <w:t>R</w:t>
            </w:r>
            <w:r>
              <w:rPr>
                <w:rFonts w:hAnsi="宋体"/>
              </w:rPr>
              <w:t xml:space="preserve">andom </w:t>
            </w:r>
            <w:r>
              <w:rPr>
                <w:rFonts w:hint="eastAsia" w:hAnsi="宋体"/>
              </w:rPr>
              <w:t>A</w:t>
            </w:r>
            <w:r>
              <w:rPr>
                <w:rFonts w:hAnsi="宋体"/>
              </w:rPr>
              <w:t xml:space="preserve">ccess </w:t>
            </w:r>
            <w:r>
              <w:rPr>
                <w:rFonts w:hint="eastAsia" w:hAnsi="宋体"/>
              </w:rPr>
              <w:t>M</w:t>
            </w:r>
            <w:r>
              <w:rPr>
                <w:rFonts w:hAnsi="宋体"/>
              </w:rPr>
              <w:t>emory</w:t>
            </w:r>
          </w:p>
        </w:tc>
        <w:tc>
          <w:tcPr>
            <w:tcW w:w="2690" w:type="dxa"/>
          </w:tcPr>
          <w:p>
            <w:pPr>
              <w:pStyle w:val="47"/>
              <w:spacing w:after="15"/>
              <w:ind w:firstLine="8" w:firstLineChars="4"/>
              <w:rPr>
                <w:rFonts w:hAnsi="宋体"/>
              </w:rPr>
            </w:pPr>
            <w:r>
              <w:rPr>
                <w:rFonts w:hAnsi="宋体"/>
              </w:rPr>
              <w:t>随机存储器</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SATA</w:t>
            </w:r>
          </w:p>
        </w:tc>
        <w:tc>
          <w:tcPr>
            <w:tcW w:w="4183" w:type="dxa"/>
          </w:tcPr>
          <w:p>
            <w:pPr>
              <w:pStyle w:val="47"/>
              <w:spacing w:after="15"/>
              <w:ind w:leftChars="-3" w:hanging="6" w:hangingChars="3"/>
              <w:rPr>
                <w:rFonts w:hAnsi="宋体"/>
              </w:rPr>
            </w:pPr>
            <w:r>
              <w:rPr>
                <w:rFonts w:hint="eastAsia" w:hAnsi="宋体"/>
              </w:rPr>
              <w:t>Serial Advanced Technology Attachment</w:t>
            </w:r>
          </w:p>
        </w:tc>
        <w:tc>
          <w:tcPr>
            <w:tcW w:w="2690" w:type="dxa"/>
          </w:tcPr>
          <w:p>
            <w:pPr>
              <w:pStyle w:val="47"/>
              <w:spacing w:after="15"/>
              <w:ind w:firstLine="8" w:firstLineChars="4"/>
              <w:rPr>
                <w:rFonts w:hAnsi="宋体"/>
              </w:rPr>
            </w:pPr>
            <w:r>
              <w:rPr>
                <w:rFonts w:hAnsi="宋体"/>
              </w:rPr>
              <w:t>串行高级技术附件</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SIP</w:t>
            </w:r>
          </w:p>
        </w:tc>
        <w:tc>
          <w:tcPr>
            <w:tcW w:w="4183" w:type="dxa"/>
          </w:tcPr>
          <w:p>
            <w:pPr>
              <w:pStyle w:val="47"/>
              <w:spacing w:after="15"/>
              <w:ind w:leftChars="-3" w:hanging="6" w:hangingChars="3"/>
              <w:rPr>
                <w:rFonts w:hAnsi="宋体"/>
              </w:rPr>
            </w:pPr>
            <w:r>
              <w:rPr>
                <w:rFonts w:hAnsi="宋体"/>
              </w:rPr>
              <w:t>Session Initiation Protocol</w:t>
            </w:r>
          </w:p>
        </w:tc>
        <w:tc>
          <w:tcPr>
            <w:tcW w:w="2690" w:type="dxa"/>
          </w:tcPr>
          <w:p>
            <w:pPr>
              <w:pStyle w:val="47"/>
              <w:spacing w:after="15"/>
              <w:ind w:firstLine="8" w:firstLineChars="4"/>
              <w:rPr>
                <w:rFonts w:hAnsi="宋体"/>
              </w:rPr>
            </w:pPr>
            <w:r>
              <w:rPr>
                <w:rFonts w:hint="eastAsia" w:hAnsi="宋体"/>
              </w:rPr>
              <w:t>初始会话协议</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SNMP</w:t>
            </w:r>
          </w:p>
        </w:tc>
        <w:tc>
          <w:tcPr>
            <w:tcW w:w="4183" w:type="dxa"/>
          </w:tcPr>
          <w:p>
            <w:pPr>
              <w:pStyle w:val="47"/>
              <w:spacing w:after="15"/>
              <w:ind w:leftChars="-3" w:hanging="6" w:hangingChars="3"/>
              <w:rPr>
                <w:rFonts w:hAnsi="宋体"/>
              </w:rPr>
            </w:pPr>
            <w:r>
              <w:rPr>
                <w:rFonts w:hAnsi="宋体"/>
              </w:rPr>
              <w:t>Simple Network Management Protocol</w:t>
            </w:r>
          </w:p>
        </w:tc>
        <w:tc>
          <w:tcPr>
            <w:tcW w:w="2690" w:type="dxa"/>
          </w:tcPr>
          <w:p>
            <w:pPr>
              <w:pStyle w:val="47"/>
              <w:spacing w:after="15"/>
              <w:ind w:firstLine="8" w:firstLineChars="4"/>
              <w:rPr>
                <w:rFonts w:hAnsi="宋体"/>
              </w:rPr>
            </w:pPr>
            <w:r>
              <w:rPr>
                <w:rFonts w:hAnsi="宋体"/>
              </w:rPr>
              <w:t>简单网络管理协议</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SNTP</w:t>
            </w:r>
          </w:p>
        </w:tc>
        <w:tc>
          <w:tcPr>
            <w:tcW w:w="4183" w:type="dxa"/>
          </w:tcPr>
          <w:p>
            <w:pPr>
              <w:pStyle w:val="47"/>
              <w:spacing w:after="15"/>
              <w:ind w:leftChars="-3" w:hanging="6" w:hangingChars="3"/>
              <w:rPr>
                <w:rFonts w:hAnsi="宋体"/>
              </w:rPr>
            </w:pPr>
            <w:r>
              <w:rPr>
                <w:rFonts w:hAnsi="宋体"/>
              </w:rPr>
              <w:t>Simple Network Time Protocol</w:t>
            </w:r>
          </w:p>
        </w:tc>
        <w:tc>
          <w:tcPr>
            <w:tcW w:w="2690" w:type="dxa"/>
          </w:tcPr>
          <w:p>
            <w:pPr>
              <w:pStyle w:val="47"/>
              <w:spacing w:after="15"/>
              <w:ind w:firstLine="8" w:firstLineChars="4"/>
              <w:rPr>
                <w:rFonts w:hAnsi="宋体"/>
              </w:rPr>
            </w:pPr>
            <w:r>
              <w:rPr>
                <w:rFonts w:hAnsi="宋体"/>
              </w:rPr>
              <w:t>简单网络时间协议</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SSID</w:t>
            </w:r>
          </w:p>
        </w:tc>
        <w:tc>
          <w:tcPr>
            <w:tcW w:w="4183" w:type="dxa"/>
          </w:tcPr>
          <w:p>
            <w:pPr>
              <w:pStyle w:val="47"/>
              <w:spacing w:after="15"/>
              <w:ind w:leftChars="-3" w:hanging="6" w:hangingChars="3"/>
              <w:rPr>
                <w:rFonts w:hAnsi="宋体"/>
              </w:rPr>
            </w:pPr>
            <w:r>
              <w:rPr>
                <w:rFonts w:hAnsi="宋体"/>
              </w:rPr>
              <w:t>Service Set Identifier</w:t>
            </w:r>
          </w:p>
        </w:tc>
        <w:tc>
          <w:tcPr>
            <w:tcW w:w="2690" w:type="dxa"/>
          </w:tcPr>
          <w:p>
            <w:pPr>
              <w:pStyle w:val="47"/>
              <w:spacing w:after="15"/>
              <w:ind w:firstLine="8" w:firstLineChars="4"/>
              <w:rPr>
                <w:rFonts w:hAnsi="宋体"/>
              </w:rPr>
            </w:pPr>
            <w:r>
              <w:rPr>
                <w:rFonts w:hAnsi="宋体"/>
              </w:rPr>
              <w:t>服务集标志符</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STB</w:t>
            </w:r>
          </w:p>
        </w:tc>
        <w:tc>
          <w:tcPr>
            <w:tcW w:w="4183" w:type="dxa"/>
          </w:tcPr>
          <w:p>
            <w:pPr>
              <w:pStyle w:val="47"/>
              <w:spacing w:after="15"/>
              <w:ind w:leftChars="-3" w:hanging="6" w:hangingChars="3"/>
              <w:rPr>
                <w:rFonts w:hAnsi="宋体"/>
              </w:rPr>
            </w:pPr>
            <w:r>
              <w:fldChar w:fldCharType="begin"/>
            </w:r>
            <w:r>
              <w:instrText xml:space="preserve"> HYPERLINK "http://suoxie.911cha.com/OXJv.html" \t "_blank" </w:instrText>
            </w:r>
            <w:r>
              <w:fldChar w:fldCharType="separate"/>
            </w:r>
            <w:r>
              <w:rPr>
                <w:rFonts w:hAnsi="宋体"/>
              </w:rPr>
              <w:t>set-top-box</w:t>
            </w:r>
            <w:r>
              <w:rPr>
                <w:rFonts w:hAnsi="宋体"/>
              </w:rPr>
              <w:fldChar w:fldCharType="end"/>
            </w:r>
          </w:p>
        </w:tc>
        <w:tc>
          <w:tcPr>
            <w:tcW w:w="2690" w:type="dxa"/>
          </w:tcPr>
          <w:p>
            <w:pPr>
              <w:pStyle w:val="47"/>
              <w:spacing w:after="15"/>
              <w:ind w:firstLine="8" w:firstLineChars="4"/>
              <w:rPr>
                <w:rFonts w:hAnsi="宋体"/>
              </w:rPr>
            </w:pPr>
            <w:r>
              <w:rPr>
                <w:rFonts w:hint="eastAsia" w:hAnsi="宋体"/>
              </w:rPr>
              <w:t>机顶盒</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STBC</w:t>
            </w:r>
          </w:p>
        </w:tc>
        <w:tc>
          <w:tcPr>
            <w:tcW w:w="4183" w:type="dxa"/>
          </w:tcPr>
          <w:p>
            <w:pPr>
              <w:pStyle w:val="47"/>
              <w:spacing w:after="15"/>
              <w:ind w:leftChars="-3" w:hanging="6" w:hangingChars="3"/>
              <w:rPr>
                <w:rFonts w:hAnsi="宋体"/>
              </w:rPr>
            </w:pPr>
            <w:r>
              <w:rPr>
                <w:rFonts w:hAnsi="宋体"/>
              </w:rPr>
              <w:t>Space-Time Block Coding</w:t>
            </w:r>
          </w:p>
        </w:tc>
        <w:tc>
          <w:tcPr>
            <w:tcW w:w="2690" w:type="dxa"/>
          </w:tcPr>
          <w:p>
            <w:pPr>
              <w:pStyle w:val="47"/>
              <w:spacing w:after="15"/>
              <w:ind w:firstLine="8" w:firstLineChars="4"/>
              <w:rPr>
                <w:rFonts w:hAnsi="宋体"/>
              </w:rPr>
            </w:pPr>
            <w:r>
              <w:rPr>
                <w:rFonts w:hint="eastAsia" w:hAnsi="宋体"/>
              </w:rPr>
              <w:t>时空块编码</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TC</w:t>
            </w:r>
            <w:r>
              <w:rPr>
                <w:rFonts w:hint="eastAsia" w:hAnsi="宋体"/>
              </w:rPr>
              <w:t>P</w:t>
            </w:r>
          </w:p>
        </w:tc>
        <w:tc>
          <w:tcPr>
            <w:tcW w:w="4183" w:type="dxa"/>
          </w:tcPr>
          <w:p>
            <w:pPr>
              <w:pStyle w:val="47"/>
              <w:spacing w:after="15"/>
              <w:ind w:leftChars="-3" w:hanging="6" w:hangingChars="3"/>
              <w:rPr>
                <w:rFonts w:hAnsi="宋体"/>
              </w:rPr>
            </w:pPr>
            <w:r>
              <w:rPr>
                <w:rFonts w:hAnsi="宋体"/>
              </w:rPr>
              <w:t xml:space="preserve">Transmission Control Protocol </w:t>
            </w:r>
          </w:p>
        </w:tc>
        <w:tc>
          <w:tcPr>
            <w:tcW w:w="2690" w:type="dxa"/>
          </w:tcPr>
          <w:p>
            <w:pPr>
              <w:pStyle w:val="47"/>
              <w:spacing w:after="15"/>
              <w:ind w:firstLine="8" w:firstLineChars="4"/>
              <w:rPr>
                <w:rFonts w:hAnsi="宋体"/>
              </w:rPr>
            </w:pPr>
            <w:r>
              <w:fldChar w:fldCharType="begin"/>
            </w:r>
            <w:r>
              <w:instrText xml:space="preserve"> HYPERLINK "http://baike.baidu.com/view/544903.htm" \t "_blank" </w:instrText>
            </w:r>
            <w:r>
              <w:fldChar w:fldCharType="separate"/>
            </w:r>
            <w:r>
              <w:rPr>
                <w:rFonts w:hAnsi="宋体"/>
              </w:rPr>
              <w:t>传输控制协议</w:t>
            </w:r>
            <w:r>
              <w:rPr>
                <w:rFonts w:hAnsi="宋体"/>
              </w:rPr>
              <w:fldChar w:fldCharType="end"/>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UDP</w:t>
            </w:r>
          </w:p>
        </w:tc>
        <w:tc>
          <w:tcPr>
            <w:tcW w:w="4183" w:type="dxa"/>
          </w:tcPr>
          <w:p>
            <w:pPr>
              <w:pStyle w:val="47"/>
              <w:spacing w:after="15"/>
              <w:ind w:leftChars="-3" w:hanging="6" w:hangingChars="3"/>
              <w:rPr>
                <w:rFonts w:hAnsi="宋体"/>
              </w:rPr>
            </w:pPr>
            <w:r>
              <w:fldChar w:fldCharType="begin"/>
            </w:r>
            <w:r>
              <w:instrText xml:space="preserve"> HYPERLINK "http://www.networkdictionary.cn/?q=protocols/udp.php" \t "_blank" </w:instrText>
            </w:r>
            <w:r>
              <w:fldChar w:fldCharType="separate"/>
            </w:r>
            <w:r>
              <w:rPr>
                <w:rFonts w:hAnsi="宋体"/>
              </w:rPr>
              <w:t>User Datagram Protocol</w:t>
            </w:r>
            <w:r>
              <w:rPr>
                <w:rFonts w:hAnsi="宋体"/>
              </w:rPr>
              <w:fldChar w:fldCharType="end"/>
            </w:r>
          </w:p>
        </w:tc>
        <w:tc>
          <w:tcPr>
            <w:tcW w:w="2690" w:type="dxa"/>
          </w:tcPr>
          <w:p>
            <w:pPr>
              <w:pStyle w:val="47"/>
              <w:spacing w:after="15"/>
              <w:ind w:firstLine="8" w:firstLineChars="4"/>
              <w:rPr>
                <w:rFonts w:hAnsi="宋体"/>
              </w:rPr>
            </w:pPr>
            <w:r>
              <w:rPr>
                <w:rFonts w:hAnsi="宋体"/>
              </w:rPr>
              <w:t>用户数据报协议</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UI</w:t>
            </w:r>
          </w:p>
        </w:tc>
        <w:tc>
          <w:tcPr>
            <w:tcW w:w="4183" w:type="dxa"/>
          </w:tcPr>
          <w:p>
            <w:pPr>
              <w:pStyle w:val="47"/>
              <w:spacing w:after="15"/>
              <w:ind w:leftChars="-3" w:hanging="6" w:hangingChars="3"/>
              <w:rPr>
                <w:rFonts w:hAnsi="宋体"/>
              </w:rPr>
            </w:pPr>
            <w:r>
              <w:rPr>
                <w:rFonts w:hint="eastAsia" w:hAnsi="宋体"/>
              </w:rPr>
              <w:t>User Interface</w:t>
            </w:r>
          </w:p>
        </w:tc>
        <w:tc>
          <w:tcPr>
            <w:tcW w:w="2690" w:type="dxa"/>
          </w:tcPr>
          <w:p>
            <w:pPr>
              <w:pStyle w:val="47"/>
              <w:spacing w:after="15"/>
              <w:ind w:firstLine="8" w:firstLineChars="4"/>
              <w:rPr>
                <w:rFonts w:hAnsi="宋体"/>
              </w:rPr>
            </w:pPr>
            <w:r>
              <w:rPr>
                <w:rFonts w:hint="eastAsia" w:hAnsi="宋体"/>
              </w:rPr>
              <w:t>用户界面</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UPnP</w:t>
            </w:r>
          </w:p>
        </w:tc>
        <w:tc>
          <w:tcPr>
            <w:tcW w:w="4183" w:type="dxa"/>
          </w:tcPr>
          <w:p>
            <w:pPr>
              <w:pStyle w:val="47"/>
              <w:spacing w:after="15"/>
              <w:ind w:leftChars="-3" w:hanging="6" w:hangingChars="3"/>
              <w:rPr>
                <w:rFonts w:hAnsi="宋体"/>
              </w:rPr>
            </w:pPr>
            <w:r>
              <w:rPr>
                <w:rFonts w:hAnsi="宋体"/>
              </w:rPr>
              <w:t>Universal Plug and Play</w:t>
            </w:r>
          </w:p>
        </w:tc>
        <w:tc>
          <w:tcPr>
            <w:tcW w:w="2690" w:type="dxa"/>
          </w:tcPr>
          <w:p>
            <w:pPr>
              <w:pStyle w:val="47"/>
              <w:spacing w:after="15"/>
              <w:ind w:firstLine="8" w:firstLineChars="4"/>
              <w:rPr>
                <w:rFonts w:hAnsi="宋体"/>
              </w:rPr>
            </w:pPr>
            <w:r>
              <w:rPr>
                <w:rFonts w:hAnsi="宋体"/>
              </w:rPr>
              <w:t>通用即插即用</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URL</w:t>
            </w:r>
          </w:p>
        </w:tc>
        <w:tc>
          <w:tcPr>
            <w:tcW w:w="4183" w:type="dxa"/>
          </w:tcPr>
          <w:p>
            <w:pPr>
              <w:pStyle w:val="47"/>
              <w:spacing w:after="15"/>
              <w:ind w:leftChars="-3" w:hanging="6" w:hangingChars="3"/>
              <w:rPr>
                <w:rFonts w:hAnsi="宋体"/>
              </w:rPr>
            </w:pPr>
            <w:r>
              <w:fldChar w:fldCharType="begin"/>
            </w:r>
            <w:r>
              <w:instrText xml:space="preserve"> HYPERLINK "http://suoxie.911cha.com/MTV4cQ==.html" \t "_blank" </w:instrText>
            </w:r>
            <w:r>
              <w:fldChar w:fldCharType="separate"/>
            </w:r>
            <w:r>
              <w:rPr>
                <w:rFonts w:hAnsi="宋体"/>
              </w:rPr>
              <w:t>Uniform Resource Locator</w:t>
            </w:r>
            <w:r>
              <w:rPr>
                <w:rFonts w:hAnsi="宋体"/>
              </w:rPr>
              <w:fldChar w:fldCharType="end"/>
            </w:r>
          </w:p>
        </w:tc>
        <w:tc>
          <w:tcPr>
            <w:tcW w:w="2690" w:type="dxa"/>
          </w:tcPr>
          <w:p>
            <w:pPr>
              <w:pStyle w:val="47"/>
              <w:spacing w:after="15"/>
              <w:ind w:firstLine="8" w:firstLineChars="4"/>
              <w:rPr>
                <w:rFonts w:hAnsi="宋体"/>
              </w:rPr>
            </w:pPr>
            <w:r>
              <w:fldChar w:fldCharType="begin"/>
            </w:r>
            <w:r>
              <w:instrText xml:space="preserve"> HYPERLINK "http://suoxie.911cha.com/MTV4cQ==.html" \t "_blank" </w:instrText>
            </w:r>
            <w:r>
              <w:fldChar w:fldCharType="separate"/>
            </w:r>
            <w:r>
              <w:rPr>
                <w:rFonts w:hAnsi="宋体"/>
              </w:rPr>
              <w:t>统一资源定位格式</w:t>
            </w:r>
            <w:r>
              <w:rPr>
                <w:rFonts w:hAnsi="宋体"/>
              </w:rPr>
              <w:fldChar w:fldCharType="end"/>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USB</w:t>
            </w:r>
          </w:p>
        </w:tc>
        <w:tc>
          <w:tcPr>
            <w:tcW w:w="4183" w:type="dxa"/>
          </w:tcPr>
          <w:p>
            <w:pPr>
              <w:pStyle w:val="47"/>
              <w:spacing w:after="15"/>
              <w:ind w:leftChars="-3" w:hanging="6" w:hangingChars="3"/>
              <w:rPr>
                <w:rFonts w:hAnsi="宋体"/>
              </w:rPr>
            </w:pPr>
            <w:r>
              <w:rPr>
                <w:rFonts w:hAnsi="宋体"/>
              </w:rPr>
              <w:t>Universal Serial Bus</w:t>
            </w:r>
          </w:p>
        </w:tc>
        <w:tc>
          <w:tcPr>
            <w:tcW w:w="2690" w:type="dxa"/>
          </w:tcPr>
          <w:p>
            <w:pPr>
              <w:pStyle w:val="47"/>
              <w:spacing w:after="15"/>
              <w:ind w:firstLine="8" w:firstLineChars="4"/>
              <w:rPr>
                <w:rFonts w:hAnsi="宋体"/>
              </w:rPr>
            </w:pPr>
            <w:r>
              <w:rPr>
                <w:rFonts w:hAnsi="宋体"/>
              </w:rPr>
              <w:t>通用串行总线</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VLAN</w:t>
            </w:r>
          </w:p>
        </w:tc>
        <w:tc>
          <w:tcPr>
            <w:tcW w:w="4183" w:type="dxa"/>
          </w:tcPr>
          <w:p>
            <w:pPr>
              <w:pStyle w:val="47"/>
              <w:spacing w:after="15"/>
              <w:ind w:leftChars="-3" w:hanging="6" w:hangingChars="3"/>
              <w:rPr>
                <w:rFonts w:hAnsi="宋体"/>
              </w:rPr>
            </w:pPr>
            <w:r>
              <w:rPr>
                <w:rFonts w:hint="eastAsia" w:hAnsi="宋体"/>
              </w:rPr>
              <w:t>V</w:t>
            </w:r>
            <w:r>
              <w:rPr>
                <w:rFonts w:hAnsi="宋体"/>
              </w:rPr>
              <w:t>irtual</w:t>
            </w:r>
            <w:r>
              <w:rPr>
                <w:rFonts w:hint="eastAsia" w:hAnsi="宋体"/>
              </w:rPr>
              <w:t xml:space="preserve"> L</w:t>
            </w:r>
            <w:r>
              <w:rPr>
                <w:rFonts w:hAnsi="宋体"/>
              </w:rPr>
              <w:t>ocal </w:t>
            </w:r>
            <w:r>
              <w:rPr>
                <w:rFonts w:hint="eastAsia" w:hAnsi="宋体"/>
              </w:rPr>
              <w:t>A</w:t>
            </w:r>
            <w:r>
              <w:rPr>
                <w:rFonts w:hAnsi="宋体"/>
              </w:rPr>
              <w:t>rea </w:t>
            </w:r>
            <w:r>
              <w:rPr>
                <w:rFonts w:hint="eastAsia" w:hAnsi="宋体"/>
              </w:rPr>
              <w:t>N</w:t>
            </w:r>
            <w:r>
              <w:rPr>
                <w:rFonts w:hAnsi="宋体"/>
              </w:rPr>
              <w:t>etwork</w:t>
            </w:r>
          </w:p>
        </w:tc>
        <w:tc>
          <w:tcPr>
            <w:tcW w:w="2690" w:type="dxa"/>
          </w:tcPr>
          <w:p>
            <w:pPr>
              <w:pStyle w:val="47"/>
              <w:spacing w:after="15"/>
              <w:ind w:firstLine="8" w:firstLineChars="4"/>
              <w:rPr>
                <w:rFonts w:hAnsi="宋体"/>
              </w:rPr>
            </w:pPr>
            <w:r>
              <w:rPr>
                <w:rFonts w:hAnsi="宋体"/>
              </w:rPr>
              <w:t>虚拟局域网</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VPN</w:t>
            </w:r>
          </w:p>
        </w:tc>
        <w:tc>
          <w:tcPr>
            <w:tcW w:w="4183" w:type="dxa"/>
          </w:tcPr>
          <w:p>
            <w:pPr>
              <w:pStyle w:val="47"/>
              <w:spacing w:after="15"/>
              <w:ind w:leftChars="-3" w:hanging="6" w:hangingChars="3"/>
              <w:rPr>
                <w:rFonts w:hAnsi="宋体"/>
              </w:rPr>
            </w:pPr>
            <w:r>
              <w:rPr>
                <w:rFonts w:hAnsi="宋体"/>
              </w:rPr>
              <w:t>Virtual Private Network</w:t>
            </w:r>
          </w:p>
        </w:tc>
        <w:tc>
          <w:tcPr>
            <w:tcW w:w="2690" w:type="dxa"/>
          </w:tcPr>
          <w:p>
            <w:pPr>
              <w:pStyle w:val="47"/>
              <w:spacing w:after="15"/>
              <w:ind w:firstLine="8" w:firstLineChars="4"/>
              <w:rPr>
                <w:rFonts w:hAnsi="宋体"/>
              </w:rPr>
            </w:pPr>
            <w:r>
              <w:rPr>
                <w:rFonts w:hAnsi="宋体"/>
              </w:rPr>
              <w:t>虚拟专用网络</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WAN</w:t>
            </w:r>
          </w:p>
        </w:tc>
        <w:tc>
          <w:tcPr>
            <w:tcW w:w="4183" w:type="dxa"/>
          </w:tcPr>
          <w:p>
            <w:pPr>
              <w:pStyle w:val="47"/>
              <w:spacing w:after="15"/>
              <w:ind w:leftChars="-3" w:hanging="6" w:hangingChars="3"/>
              <w:rPr>
                <w:rFonts w:hAnsi="宋体"/>
              </w:rPr>
            </w:pPr>
            <w:r>
              <w:rPr>
                <w:rFonts w:hAnsi="宋体"/>
              </w:rPr>
              <w:t>Wide Area Network</w:t>
            </w:r>
          </w:p>
        </w:tc>
        <w:tc>
          <w:tcPr>
            <w:tcW w:w="2690" w:type="dxa"/>
          </w:tcPr>
          <w:p>
            <w:pPr>
              <w:pStyle w:val="47"/>
              <w:spacing w:after="15"/>
              <w:ind w:firstLine="8" w:firstLineChars="4"/>
              <w:rPr>
                <w:rFonts w:hAnsi="宋体"/>
              </w:rPr>
            </w:pPr>
            <w:r>
              <w:rPr>
                <w:rFonts w:hAnsi="宋体"/>
              </w:rPr>
              <w:t>广域网</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WEP</w:t>
            </w:r>
          </w:p>
        </w:tc>
        <w:tc>
          <w:tcPr>
            <w:tcW w:w="4183" w:type="dxa"/>
          </w:tcPr>
          <w:p>
            <w:pPr>
              <w:pStyle w:val="47"/>
              <w:spacing w:after="15"/>
              <w:ind w:leftChars="-3" w:hanging="6" w:hangingChars="3"/>
              <w:rPr>
                <w:rFonts w:hAnsi="宋体"/>
              </w:rPr>
            </w:pPr>
            <w:r>
              <w:rPr>
                <w:rFonts w:hAnsi="宋体"/>
              </w:rPr>
              <w:t>Wired Equivalent Privacy</w:t>
            </w:r>
          </w:p>
        </w:tc>
        <w:tc>
          <w:tcPr>
            <w:tcW w:w="2690" w:type="dxa"/>
          </w:tcPr>
          <w:p>
            <w:pPr>
              <w:pStyle w:val="47"/>
              <w:spacing w:after="15"/>
              <w:ind w:firstLine="8" w:firstLineChars="4"/>
              <w:rPr>
                <w:rFonts w:hAnsi="宋体"/>
              </w:rPr>
            </w:pPr>
            <w:r>
              <w:rPr>
                <w:rFonts w:hAnsi="宋体"/>
              </w:rPr>
              <w:t>有线等效加密</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Ansi="宋体"/>
              </w:rPr>
              <w:t>WLAN</w:t>
            </w:r>
          </w:p>
        </w:tc>
        <w:tc>
          <w:tcPr>
            <w:tcW w:w="4183" w:type="dxa"/>
          </w:tcPr>
          <w:p>
            <w:pPr>
              <w:pStyle w:val="47"/>
              <w:spacing w:after="15"/>
              <w:ind w:leftChars="-3" w:hanging="6" w:hangingChars="3"/>
              <w:rPr>
                <w:rFonts w:hAnsi="宋体"/>
              </w:rPr>
            </w:pPr>
            <w:r>
              <w:rPr>
                <w:rFonts w:hAnsi="宋体"/>
              </w:rPr>
              <w:t>Wireless LAN</w:t>
            </w:r>
          </w:p>
        </w:tc>
        <w:tc>
          <w:tcPr>
            <w:tcW w:w="2690" w:type="dxa"/>
          </w:tcPr>
          <w:p>
            <w:pPr>
              <w:pStyle w:val="47"/>
              <w:spacing w:after="15"/>
              <w:ind w:firstLine="8" w:firstLineChars="4"/>
              <w:rPr>
                <w:rFonts w:hAnsi="宋体"/>
              </w:rPr>
            </w:pPr>
            <w:r>
              <w:rPr>
                <w:rFonts w:hAnsi="宋体"/>
              </w:rPr>
              <w:t>无线局域网</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WPA</w:t>
            </w:r>
          </w:p>
        </w:tc>
        <w:tc>
          <w:tcPr>
            <w:tcW w:w="4183" w:type="dxa"/>
          </w:tcPr>
          <w:p>
            <w:pPr>
              <w:pStyle w:val="47"/>
              <w:spacing w:after="15"/>
              <w:ind w:leftChars="-3" w:hanging="6" w:hangingChars="3"/>
              <w:rPr>
                <w:rFonts w:hAnsi="宋体"/>
              </w:rPr>
            </w:pPr>
            <w:r>
              <w:rPr>
                <w:rFonts w:hAnsi="宋体"/>
              </w:rPr>
              <w:t>WiFi Protected Access</w:t>
            </w:r>
          </w:p>
        </w:tc>
        <w:tc>
          <w:tcPr>
            <w:tcW w:w="2690" w:type="dxa"/>
          </w:tcPr>
          <w:p>
            <w:pPr>
              <w:pStyle w:val="47"/>
              <w:spacing w:after="15"/>
              <w:ind w:firstLine="8" w:firstLineChars="4"/>
              <w:rPr>
                <w:rFonts w:hAnsi="宋体"/>
              </w:rPr>
            </w:pPr>
            <w:r>
              <w:rPr>
                <w:rFonts w:hAnsi="宋体"/>
              </w:rPr>
              <w:t>WiFi网络安全存取</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XG-PON</w:t>
            </w:r>
          </w:p>
        </w:tc>
        <w:tc>
          <w:tcPr>
            <w:tcW w:w="4183" w:type="dxa"/>
          </w:tcPr>
          <w:p>
            <w:pPr>
              <w:pStyle w:val="47"/>
              <w:spacing w:after="15"/>
              <w:ind w:leftChars="-3" w:hanging="6" w:hangingChars="3"/>
              <w:rPr>
                <w:rFonts w:hAnsi="宋体"/>
              </w:rPr>
            </w:pPr>
            <w:r>
              <w:rPr>
                <w:rFonts w:hAnsi="宋体"/>
              </w:rPr>
              <w:t>10-Gigabit-capable Passive Optical Network</w:t>
            </w:r>
          </w:p>
        </w:tc>
        <w:tc>
          <w:tcPr>
            <w:tcW w:w="2690" w:type="dxa"/>
          </w:tcPr>
          <w:p>
            <w:pPr>
              <w:pStyle w:val="47"/>
              <w:spacing w:after="15"/>
              <w:ind w:firstLine="0" w:firstLineChars="0"/>
              <w:rPr>
                <w:rFonts w:hAnsi="宋体"/>
              </w:rPr>
            </w:pPr>
            <w:r>
              <w:rPr>
                <w:rFonts w:hint="eastAsia" w:hAnsi="宋体"/>
              </w:rPr>
              <w:t>10Gbit/s</w:t>
            </w:r>
            <w:r>
              <w:rPr>
                <w:rFonts w:hAnsi="宋体"/>
              </w:rPr>
              <w:t>无源光网络</w:t>
            </w:r>
          </w:p>
        </w:tc>
      </w:tr>
      <w:tr>
        <w:tblPrEx>
          <w:tblCellMar>
            <w:top w:w="0" w:type="dxa"/>
            <w:left w:w="108" w:type="dxa"/>
            <w:bottom w:w="0" w:type="dxa"/>
            <w:right w:w="108" w:type="dxa"/>
          </w:tblCellMar>
        </w:tblPrEx>
        <w:tc>
          <w:tcPr>
            <w:tcW w:w="1372" w:type="dxa"/>
          </w:tcPr>
          <w:p>
            <w:pPr>
              <w:pStyle w:val="47"/>
              <w:spacing w:after="15"/>
              <w:ind w:firstLine="210" w:firstLineChars="100"/>
              <w:rPr>
                <w:rFonts w:hAnsi="宋体"/>
              </w:rPr>
            </w:pPr>
            <w:r>
              <w:rPr>
                <w:rFonts w:hint="eastAsia" w:hAnsi="宋体"/>
              </w:rPr>
              <w:t>XML</w:t>
            </w:r>
          </w:p>
        </w:tc>
        <w:tc>
          <w:tcPr>
            <w:tcW w:w="4183" w:type="dxa"/>
          </w:tcPr>
          <w:p>
            <w:pPr>
              <w:pStyle w:val="47"/>
              <w:spacing w:after="15"/>
              <w:ind w:leftChars="-3" w:hanging="6" w:hangingChars="3"/>
              <w:rPr>
                <w:rFonts w:hAnsi="宋体"/>
              </w:rPr>
            </w:pPr>
            <w:r>
              <w:fldChar w:fldCharType="begin"/>
            </w:r>
            <w:r>
              <w:instrText xml:space="preserve"> HYPERLINK "http://suoxie.911cha.com/cDJp.html" \t "_blank" </w:instrText>
            </w:r>
            <w:r>
              <w:fldChar w:fldCharType="separate"/>
            </w:r>
            <w:r>
              <w:rPr>
                <w:rFonts w:hAnsi="宋体"/>
              </w:rPr>
              <w:t>eXtensible Markup Language</w:t>
            </w:r>
            <w:r>
              <w:rPr>
                <w:rFonts w:hAnsi="宋体"/>
              </w:rPr>
              <w:fldChar w:fldCharType="end"/>
            </w:r>
          </w:p>
        </w:tc>
        <w:tc>
          <w:tcPr>
            <w:tcW w:w="2690" w:type="dxa"/>
          </w:tcPr>
          <w:p>
            <w:pPr>
              <w:pStyle w:val="47"/>
              <w:spacing w:after="15"/>
              <w:ind w:firstLine="8" w:firstLineChars="4"/>
              <w:rPr>
                <w:rFonts w:hAnsi="宋体"/>
              </w:rPr>
            </w:pPr>
            <w:r>
              <w:fldChar w:fldCharType="begin"/>
            </w:r>
            <w:r>
              <w:instrText xml:space="preserve"> HYPERLINK "http://suoxie.911cha.com/cDJp.html" \t "_blank" </w:instrText>
            </w:r>
            <w:r>
              <w:fldChar w:fldCharType="separate"/>
            </w:r>
            <w:r>
              <w:rPr>
                <w:rFonts w:hAnsi="宋体"/>
              </w:rPr>
              <w:t>可扩展标记语言</w:t>
            </w:r>
            <w:r>
              <w:rPr>
                <w:rFonts w:hAnsi="宋体"/>
              </w:rPr>
              <w:fldChar w:fldCharType="end"/>
            </w:r>
          </w:p>
        </w:tc>
      </w:tr>
    </w:tbl>
    <w:p>
      <w:pPr>
        <w:pStyle w:val="47"/>
        <w:spacing w:before="0" w:afterLines="0"/>
      </w:pPr>
      <w:bookmarkStart w:id="55" w:name="_Toc198022994"/>
      <w:bookmarkEnd w:id="55"/>
    </w:p>
    <w:p>
      <w:pPr>
        <w:pStyle w:val="100"/>
        <w:numPr>
          <w:ilvl w:val="0"/>
          <w:numId w:val="6"/>
        </w:numPr>
        <w:spacing w:before="312" w:after="312"/>
      </w:pPr>
      <w:bookmarkStart w:id="56" w:name="_Toc532477760"/>
      <w:r>
        <w:rPr>
          <w:rFonts w:hint="eastAsia"/>
        </w:rPr>
        <w:t>设备总体定义</w:t>
      </w:r>
      <w:bookmarkEnd w:id="56"/>
    </w:p>
    <w:p>
      <w:pPr>
        <w:pStyle w:val="96"/>
        <w:numPr>
          <w:ilvl w:val="1"/>
          <w:numId w:val="6"/>
        </w:numPr>
        <w:spacing w:before="156" w:after="156"/>
      </w:pPr>
      <w:bookmarkStart w:id="57" w:name="_Toc532477761"/>
      <w:r>
        <w:rPr>
          <w:rFonts w:hint="eastAsia"/>
        </w:rPr>
        <w:t>设备在网络中的位置</w:t>
      </w:r>
      <w:bookmarkEnd w:id="57"/>
    </w:p>
    <w:p>
      <w:pPr>
        <w:pStyle w:val="47"/>
        <w:spacing w:before="0" w:afterLines="0"/>
      </w:pPr>
      <w:r>
        <w:drawing>
          <wp:inline distT="0" distB="0" distL="0" distR="0">
            <wp:extent cx="5847715" cy="322516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859316" cy="3232093"/>
                    </a:xfrm>
                    <a:prstGeom prst="rect">
                      <a:avLst/>
                    </a:prstGeom>
                    <a:noFill/>
                  </pic:spPr>
                </pic:pic>
              </a:graphicData>
            </a:graphic>
          </wp:inline>
        </w:drawing>
      </w:r>
    </w:p>
    <w:p>
      <w:pPr>
        <w:pStyle w:val="190"/>
        <w:numPr>
          <w:ilvl w:val="0"/>
          <w:numId w:val="7"/>
        </w:numPr>
        <w:tabs>
          <w:tab w:val="left" w:pos="360"/>
        </w:tabs>
        <w:spacing w:before="156" w:after="156"/>
      </w:pPr>
      <w:r>
        <w:rPr>
          <w:rFonts w:hint="eastAsia"/>
        </w:rPr>
        <w:t>智能家庭网关在网络中的位置</w:t>
      </w:r>
    </w:p>
    <w:p>
      <w:pPr>
        <w:pStyle w:val="47"/>
        <w:spacing w:before="0" w:afterLines="0"/>
      </w:pPr>
      <w:r>
        <w:rPr>
          <w:rFonts w:hint="eastAsia"/>
        </w:rPr>
        <w:t>天翼</w:t>
      </w:r>
      <w:r>
        <w:t>智能家庭网关是家庭网络和外部网络的接口单元</w:t>
      </w:r>
      <w:r>
        <w:rPr>
          <w:rFonts w:hint="eastAsia"/>
        </w:rPr>
        <w:t>，在网络中的位置如图1所示</w:t>
      </w:r>
      <w:r>
        <w:t>。</w:t>
      </w:r>
    </w:p>
    <w:p>
      <w:pPr>
        <w:pStyle w:val="47"/>
        <w:spacing w:before="0" w:afterLines="0"/>
      </w:pPr>
      <w:r>
        <w:t>图</w:t>
      </w:r>
      <w:r>
        <w:rPr>
          <w:rFonts w:hint="eastAsia"/>
        </w:rPr>
        <w:t>1</w:t>
      </w:r>
      <w:r>
        <w:t>中，ITMS+（</w:t>
      </w:r>
      <w:r>
        <w:rPr>
          <w:rFonts w:hint="eastAsia"/>
        </w:rPr>
        <w:t>增强型</w:t>
      </w:r>
      <w:r>
        <w:t>终端综合管理系统）是家庭网关业务的部署和控制平台，也是家庭网关设备的远程管理平台</w:t>
      </w:r>
      <w:r>
        <w:rPr>
          <w:rFonts w:hint="eastAsia"/>
        </w:rPr>
        <w:t>，</w:t>
      </w:r>
      <w:r>
        <w:t>通过它既可以实现对家庭网关上的数据、语音、视频、QoS等功能进行部署、管理和控制；又可以实现对家庭网关的远程状态查询、故障管理、设备配置和软件升级。</w:t>
      </w:r>
      <w:r>
        <w:rPr>
          <w:rFonts w:hint="eastAsia"/>
        </w:rPr>
        <w:t>E</w:t>
      </w:r>
      <w:r>
        <w:t>MS（</w:t>
      </w:r>
      <w:r>
        <w:rPr>
          <w:rFonts w:hint="eastAsia"/>
        </w:rPr>
        <w:t>网元</w:t>
      </w:r>
      <w:r>
        <w:t>管理系统）</w:t>
      </w:r>
      <w:r>
        <w:rPr>
          <w:rFonts w:hint="eastAsia"/>
        </w:rPr>
        <w:t>用于PON上行家庭网关PON接口相关的物理层及链路层的配置及管理</w:t>
      </w:r>
      <w:r>
        <w:t>。</w:t>
      </w:r>
      <w:r>
        <w:rPr>
          <w:rFonts w:hint="eastAsia"/>
        </w:rPr>
        <w:t>手机APP、智家平台作为互联网操控体验的管理手段，为用户提供智能家庭网关及智能应用的全新配置管理方式。IPTV业务平台提供IPTV、终端桌面、应用市场、</w:t>
      </w:r>
      <w:r>
        <w:t>IPTV</w:t>
      </w:r>
      <w:r>
        <w:rPr>
          <w:rFonts w:hint="eastAsia"/>
        </w:rPr>
        <w:t xml:space="preserve"> 增值业务、智能增值应用等服务。</w:t>
      </w:r>
      <w:r>
        <w:t>Cloud VR</w:t>
      </w:r>
      <w:r>
        <w:rPr>
          <w:rFonts w:hint="eastAsia"/>
        </w:rPr>
        <w:t>业务平台提供VR增值业务应用服务。</w:t>
      </w:r>
    </w:p>
    <w:p>
      <w:pPr>
        <w:pStyle w:val="47"/>
        <w:spacing w:before="0" w:afterLines="0"/>
      </w:pPr>
      <w:r>
        <w:t>家庭网络内部各种终端通过智能家庭网关的用户侧接口与智能家庭网关进行通信，智能家庭网关对经过其的数据和应用进行转发、控制和管理，并通过网络侧接口与业务平台、ITMS+、</w:t>
      </w:r>
      <w:r>
        <w:rPr>
          <w:rFonts w:hint="eastAsia"/>
        </w:rPr>
        <w:t>智家平台、机顶盒终端管理平台</w:t>
      </w:r>
      <w:r>
        <w:t>进行交互，实现家庭网络和外部网络的通信，提供各种可管理、可控制的应用</w:t>
      </w:r>
      <w:r>
        <w:rPr>
          <w:rFonts w:hint="eastAsia"/>
        </w:rPr>
        <w:t>。</w:t>
      </w:r>
    </w:p>
    <w:p>
      <w:pPr>
        <w:pStyle w:val="47"/>
        <w:spacing w:before="0" w:afterLines="0"/>
      </w:pPr>
    </w:p>
    <w:p>
      <w:pPr>
        <w:pStyle w:val="96"/>
        <w:numPr>
          <w:ilvl w:val="1"/>
          <w:numId w:val="6"/>
        </w:numPr>
        <w:spacing w:before="156" w:after="156"/>
      </w:pPr>
      <w:bookmarkStart w:id="58" w:name="_Toc447897165"/>
      <w:bookmarkStart w:id="59" w:name="_Toc532477762"/>
      <w:r>
        <w:t>接口定义</w:t>
      </w:r>
      <w:bookmarkEnd w:id="58"/>
      <w:bookmarkEnd w:id="59"/>
    </w:p>
    <w:p>
      <w:pPr>
        <w:pStyle w:val="118"/>
        <w:spacing w:after="15"/>
      </w:pPr>
      <w:r>
        <w:t>U接口</w:t>
      </w:r>
    </w:p>
    <w:p>
      <w:pPr>
        <w:pStyle w:val="47"/>
        <w:spacing w:before="0" w:afterLines="0"/>
      </w:pPr>
      <w:r>
        <w:t>U接口是智能家庭网关和宽带接入网的接口，采用</w:t>
      </w:r>
      <w:r>
        <w:rPr>
          <w:rFonts w:hint="eastAsia"/>
        </w:rPr>
        <w:t>EPON、GPON、</w:t>
      </w:r>
      <w:r>
        <w:rPr>
          <w:rFonts w:hint="eastAsia" w:hAnsi="宋体"/>
        </w:rPr>
        <w:t>X-GPON</w:t>
      </w:r>
      <w:r>
        <w:t>等接入技术，同时传递接入认证、QoS适配等的控制信息。</w:t>
      </w:r>
    </w:p>
    <w:p>
      <w:pPr>
        <w:pStyle w:val="118"/>
        <w:spacing w:after="15"/>
      </w:pPr>
      <w:bookmarkStart w:id="60" w:name="_Toc155000836"/>
      <w:bookmarkEnd w:id="60"/>
      <w:bookmarkStart w:id="61" w:name="_Toc143457917"/>
      <w:bookmarkEnd w:id="61"/>
      <w:bookmarkStart w:id="62" w:name="_Toc143501911"/>
      <w:bookmarkEnd w:id="62"/>
      <w:bookmarkStart w:id="63" w:name="_Toc143450795"/>
      <w:bookmarkEnd w:id="63"/>
      <w:bookmarkStart w:id="64" w:name="_Toc155153161"/>
      <w:bookmarkEnd w:id="64"/>
      <w:bookmarkStart w:id="65" w:name="_Toc143501912"/>
      <w:bookmarkEnd w:id="65"/>
      <w:bookmarkStart w:id="66" w:name="_Toc143450510"/>
      <w:bookmarkEnd w:id="66"/>
      <w:bookmarkStart w:id="67" w:name="_Toc143450224"/>
      <w:bookmarkEnd w:id="67"/>
      <w:bookmarkStart w:id="68" w:name="_Toc143450511"/>
      <w:bookmarkEnd w:id="68"/>
      <w:bookmarkStart w:id="69" w:name="_Toc143451189"/>
      <w:bookmarkEnd w:id="69"/>
      <w:bookmarkStart w:id="70" w:name="_Toc143457918"/>
      <w:bookmarkEnd w:id="70"/>
      <w:bookmarkStart w:id="71" w:name="_Toc143451190"/>
      <w:bookmarkEnd w:id="71"/>
      <w:bookmarkStart w:id="72" w:name="_Toc155000837"/>
      <w:bookmarkEnd w:id="72"/>
      <w:bookmarkStart w:id="73" w:name="_Toc143450796"/>
      <w:bookmarkEnd w:id="73"/>
      <w:bookmarkStart w:id="74" w:name="_Toc143450225"/>
      <w:bookmarkEnd w:id="74"/>
      <w:bookmarkStart w:id="75" w:name="_Toc155153160"/>
      <w:bookmarkEnd w:id="75"/>
      <w:r>
        <w:t>T接口</w:t>
      </w:r>
    </w:p>
    <w:p>
      <w:pPr>
        <w:pStyle w:val="47"/>
        <w:spacing w:before="0" w:afterLines="0"/>
      </w:pPr>
      <w:r>
        <w:t>T接口是智能家庭网关和各种应用终端</w:t>
      </w:r>
      <w:r>
        <w:rPr>
          <w:rFonts w:hint="eastAsia"/>
        </w:rPr>
        <w:t>或组网终端</w:t>
      </w:r>
      <w:r>
        <w:t>的接口，实现智能家庭网关对家庭应用终端的设备发现和统一管理。</w:t>
      </w:r>
    </w:p>
    <w:p>
      <w:pPr>
        <w:pStyle w:val="118"/>
        <w:spacing w:after="15"/>
      </w:pPr>
      <w:r>
        <w:t>M接口</w:t>
      </w:r>
    </w:p>
    <w:p>
      <w:pPr>
        <w:pStyle w:val="47"/>
        <w:spacing w:before="0" w:afterLines="0"/>
      </w:pPr>
      <w:r>
        <w:t>M接口是智能家庭网关和ITMS+之间的</w:t>
      </w:r>
      <w:r>
        <w:rPr>
          <w:rFonts w:hint="eastAsia"/>
        </w:rPr>
        <w:t>远程</w:t>
      </w:r>
      <w:r>
        <w:t>逻辑接口，采用TR-069系列协议，可以实现对智能家庭网关的远程管理、配置、软件升级、性能统计、故障诊断等功能。</w:t>
      </w:r>
    </w:p>
    <w:p>
      <w:pPr>
        <w:pStyle w:val="118"/>
        <w:spacing w:after="15"/>
      </w:pPr>
      <w:r>
        <w:rPr>
          <w:rFonts w:hint="eastAsia"/>
        </w:rPr>
        <w:t>N</w:t>
      </w:r>
      <w:r>
        <w:t>接口</w:t>
      </w:r>
    </w:p>
    <w:p>
      <w:pPr>
        <w:pStyle w:val="47"/>
        <w:spacing w:before="0" w:afterLines="0"/>
      </w:pPr>
      <w:r>
        <w:rPr>
          <w:rFonts w:hint="eastAsia"/>
        </w:rPr>
        <w:t>N</w:t>
      </w:r>
      <w:r>
        <w:t>接口是</w:t>
      </w:r>
      <w:r>
        <w:rPr>
          <w:rFonts w:hint="eastAsia"/>
        </w:rPr>
        <w:t>PON上行</w:t>
      </w:r>
      <w:r>
        <w:t>智能家庭网关和</w:t>
      </w:r>
      <w:r>
        <w:rPr>
          <w:rFonts w:hint="eastAsia"/>
        </w:rPr>
        <w:t>EMS</w:t>
      </w:r>
      <w:r>
        <w:t>之间的</w:t>
      </w:r>
      <w:r>
        <w:rPr>
          <w:rFonts w:hint="eastAsia"/>
        </w:rPr>
        <w:t>远程</w:t>
      </w:r>
      <w:r>
        <w:t>逻辑接口，采用</w:t>
      </w:r>
      <w:r>
        <w:rPr>
          <w:rFonts w:hint="eastAsia"/>
        </w:rPr>
        <w:t>OAM或OMCI</w:t>
      </w:r>
      <w:r>
        <w:t>系列协议，可以实现对智能家庭网关</w:t>
      </w:r>
      <w:r>
        <w:rPr>
          <w:rFonts w:hint="eastAsia"/>
        </w:rPr>
        <w:t>PON接口相关的物理层及链路层的配置及管理</w:t>
      </w:r>
      <w:r>
        <w:t>等功能。</w:t>
      </w:r>
    </w:p>
    <w:p>
      <w:pPr>
        <w:pStyle w:val="118"/>
        <w:spacing w:after="15"/>
      </w:pPr>
      <w:r>
        <w:rPr>
          <w:rFonts w:hint="eastAsia"/>
        </w:rPr>
        <w:t>G</w:t>
      </w:r>
      <w:r>
        <w:t>接口</w:t>
      </w:r>
    </w:p>
    <w:p>
      <w:pPr>
        <w:pStyle w:val="47"/>
        <w:spacing w:before="0" w:afterLines="0"/>
      </w:pPr>
      <w:r>
        <w:rPr>
          <w:rFonts w:hint="eastAsia"/>
        </w:rPr>
        <w:t>G</w:t>
      </w:r>
      <w:r>
        <w:t>接口是</w:t>
      </w:r>
      <w:r>
        <w:rPr>
          <w:rFonts w:hint="eastAsia"/>
        </w:rPr>
        <w:t>智能家庭网关</w:t>
      </w:r>
      <w:r>
        <w:t>和</w:t>
      </w:r>
      <w:r>
        <w:rPr>
          <w:rFonts w:hint="eastAsia"/>
        </w:rPr>
        <w:t>“智家平台”</w:t>
      </w:r>
      <w:r>
        <w:t>之间的</w:t>
      </w:r>
      <w:r>
        <w:rPr>
          <w:rFonts w:hint="eastAsia"/>
        </w:rPr>
        <w:t>远程</w:t>
      </w:r>
      <w:r>
        <w:t>逻辑接口，可以实现对智能家庭网关</w:t>
      </w:r>
      <w:r>
        <w:rPr>
          <w:rFonts w:hint="eastAsia"/>
        </w:rPr>
        <w:t>以及加载应用的配置及管理</w:t>
      </w:r>
      <w:r>
        <w:t>等功能。</w:t>
      </w:r>
    </w:p>
    <w:p>
      <w:pPr>
        <w:pStyle w:val="118"/>
        <w:spacing w:after="15"/>
      </w:pPr>
      <w:r>
        <w:t>R接口</w:t>
      </w:r>
    </w:p>
    <w:p>
      <w:pPr>
        <w:pStyle w:val="47"/>
        <w:spacing w:before="0" w:afterLines="0"/>
      </w:pPr>
      <w:r>
        <w:t>R接口是</w:t>
      </w:r>
      <w:r>
        <w:rPr>
          <w:rFonts w:hint="eastAsia"/>
        </w:rPr>
        <w:t>手机A</w:t>
      </w:r>
      <w:r>
        <w:t>PP和</w:t>
      </w:r>
      <w:r>
        <w:rPr>
          <w:rFonts w:hint="eastAsia"/>
        </w:rPr>
        <w:t>“智家平台”</w:t>
      </w:r>
      <w:r>
        <w:t>之间的</w:t>
      </w:r>
      <w:r>
        <w:rPr>
          <w:rFonts w:hint="eastAsia"/>
        </w:rPr>
        <w:t>远程</w:t>
      </w:r>
      <w:r>
        <w:t>逻辑接口，可以</w:t>
      </w:r>
      <w:r>
        <w:rPr>
          <w:rFonts w:hint="eastAsia"/>
        </w:rPr>
        <w:t>通过“智家平台”</w:t>
      </w:r>
      <w:r>
        <w:t>实现对智能家庭网关</w:t>
      </w:r>
      <w:r>
        <w:rPr>
          <w:rFonts w:hint="eastAsia"/>
        </w:rPr>
        <w:t>以及加载应用的配置及管理</w:t>
      </w:r>
      <w:r>
        <w:t>等功能。</w:t>
      </w:r>
    </w:p>
    <w:p>
      <w:pPr>
        <w:pStyle w:val="118"/>
        <w:spacing w:after="15"/>
      </w:pPr>
      <w:r>
        <w:rPr>
          <w:rFonts w:hint="eastAsia"/>
        </w:rPr>
        <w:t>I接口</w:t>
      </w:r>
    </w:p>
    <w:p>
      <w:pPr>
        <w:pStyle w:val="47"/>
        <w:spacing w:before="0" w:afterLines="0"/>
      </w:pPr>
      <w:r>
        <w:rPr>
          <w:rFonts w:hint="eastAsia"/>
          <w:color w:val="000000"/>
          <w:szCs w:val="21"/>
        </w:rPr>
        <w:t>I接口是“智家平台”和“SDN控制器”之间的远程逻辑接口，用于“智家平台”和“SDN控制器”之间交互，实现“智家平台”操控“SDN控制器”向智能家庭网关下发OpenFlow流表。</w:t>
      </w:r>
    </w:p>
    <w:p>
      <w:pPr>
        <w:pStyle w:val="118"/>
        <w:spacing w:after="15"/>
      </w:pPr>
      <w:r>
        <w:t>O接口</w:t>
      </w:r>
    </w:p>
    <w:p>
      <w:pPr>
        <w:pStyle w:val="47"/>
        <w:spacing w:before="0" w:afterLines="0"/>
      </w:pPr>
      <w:r>
        <w:rPr>
          <w:rFonts w:ascii="Times New Roman" w:eastAsia="Microsoft YaHei UI"/>
          <w:color w:val="000000"/>
          <w:szCs w:val="21"/>
        </w:rPr>
        <w:t>O</w:t>
      </w:r>
      <w:r>
        <w:rPr>
          <w:rFonts w:hint="eastAsia"/>
          <w:color w:val="000000"/>
          <w:szCs w:val="21"/>
        </w:rPr>
        <w:t>接口是智能家庭网关和“SDN控制器”之间的远程逻辑接口，可以实现SDN控制器接收智能家庭网关上SDN功能模块通过OpenFlow协议上报的用户报文信息，并对智能家庭网关上SDN功能模块的OpenFlow转发流表进行配置。</w:t>
      </w:r>
    </w:p>
    <w:p>
      <w:pPr>
        <w:pStyle w:val="118"/>
        <w:spacing w:after="15"/>
      </w:pPr>
      <w:r>
        <w:rPr>
          <w:rFonts w:hint="eastAsia"/>
        </w:rPr>
        <w:t>A</w:t>
      </w:r>
      <w:r>
        <w:t>接口</w:t>
      </w:r>
    </w:p>
    <w:p>
      <w:pPr>
        <w:pStyle w:val="47"/>
        <w:spacing w:before="0" w:afterLines="0"/>
      </w:pPr>
      <w:r>
        <w:rPr>
          <w:rFonts w:hint="eastAsia"/>
        </w:rPr>
        <w:t>A</w:t>
      </w:r>
      <w:r>
        <w:t>接口是</w:t>
      </w:r>
      <w:r>
        <w:rPr>
          <w:rFonts w:hint="eastAsia"/>
        </w:rPr>
        <w:t>手机APP</w:t>
      </w:r>
      <w:r>
        <w:t>和</w:t>
      </w:r>
      <w:r>
        <w:rPr>
          <w:rFonts w:hint="eastAsia"/>
        </w:rPr>
        <w:t>智能家庭网关</w:t>
      </w:r>
      <w:r>
        <w:t>之间的</w:t>
      </w:r>
      <w:r>
        <w:rPr>
          <w:rFonts w:hint="eastAsia"/>
        </w:rPr>
        <w:t>本地</w:t>
      </w:r>
      <w:r>
        <w:t>逻辑接口，可以实现对智能家庭网关</w:t>
      </w:r>
      <w:r>
        <w:rPr>
          <w:rFonts w:hint="eastAsia"/>
        </w:rPr>
        <w:t>以及加载应用的配置及管理</w:t>
      </w:r>
      <w:r>
        <w:t>等功能。</w:t>
      </w:r>
    </w:p>
    <w:p>
      <w:pPr>
        <w:pStyle w:val="118"/>
        <w:spacing w:after="15"/>
      </w:pPr>
      <w:r>
        <w:t>S接口</w:t>
      </w:r>
      <w:r>
        <w:rPr>
          <w:rFonts w:hint="eastAsia"/>
        </w:rPr>
        <w:t>（仅针对融合版设备）</w:t>
      </w:r>
    </w:p>
    <w:p>
      <w:pPr>
        <w:pStyle w:val="47"/>
        <w:spacing w:before="0" w:afterLines="0"/>
        <w:rPr>
          <w:rFonts w:hAnsi="宋体"/>
        </w:rPr>
      </w:pPr>
      <w:r>
        <w:rPr>
          <w:rFonts w:hint="eastAsia"/>
        </w:rPr>
        <w:t>S接口是机顶盒模块的终端桌面客户端与机顶盒终端管理平台之间的逻辑接口，可以实现终端桌面的注册</w:t>
      </w:r>
      <w:r>
        <w:rPr>
          <w:rFonts w:hint="eastAsia" w:hAnsi="宋体"/>
        </w:rPr>
        <w:t>、终端桌面展现内容的配置及管理等功能。</w:t>
      </w:r>
    </w:p>
    <w:p>
      <w:pPr>
        <w:pStyle w:val="96"/>
        <w:numPr>
          <w:ilvl w:val="1"/>
          <w:numId w:val="6"/>
        </w:numPr>
        <w:spacing w:before="156" w:after="156"/>
      </w:pPr>
      <w:bookmarkStart w:id="76" w:name="_Toc398163379"/>
      <w:bookmarkStart w:id="77" w:name="_Toc532477763"/>
      <w:bookmarkStart w:id="78" w:name="_Toc447897166"/>
      <w:r>
        <w:t>设备形态</w:t>
      </w:r>
      <w:bookmarkEnd w:id="76"/>
      <w:bookmarkEnd w:id="77"/>
      <w:bookmarkEnd w:id="78"/>
    </w:p>
    <w:p>
      <w:pPr>
        <w:pStyle w:val="47"/>
        <w:spacing w:before="0" w:afterLines="0"/>
      </w:pPr>
      <w:r>
        <w:t>智能家庭网关设备的主要形态</w:t>
      </w:r>
      <w:r>
        <w:rPr>
          <w:rFonts w:hint="eastAsia"/>
        </w:rPr>
        <w:t>如表1所示。</w:t>
      </w:r>
    </w:p>
    <w:p>
      <w:pPr>
        <w:pStyle w:val="188"/>
        <w:numPr>
          <w:ilvl w:val="0"/>
          <w:numId w:val="8"/>
        </w:numPr>
        <w:tabs>
          <w:tab w:val="left" w:pos="360"/>
        </w:tabs>
        <w:spacing w:before="156" w:after="156"/>
      </w:pPr>
      <w:r>
        <w:rPr>
          <w:rFonts w:hint="eastAsia"/>
        </w:rPr>
        <w:t>智能家庭网关设备形态</w:t>
      </w:r>
    </w:p>
    <w:tbl>
      <w:tblPr>
        <w:tblStyle w:val="68"/>
        <w:tblW w:w="9782"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783"/>
        <w:gridCol w:w="1236"/>
        <w:gridCol w:w="1134"/>
        <w:gridCol w:w="1276"/>
        <w:gridCol w:w="1417"/>
        <w:gridCol w:w="1418"/>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1600" w:type="dxa"/>
            <w:gridSpan w:val="2"/>
            <w:shd w:val="clear" w:color="auto" w:fill="F1F1F1" w:themeFill="background1" w:themeFillShade="F2"/>
          </w:tcPr>
          <w:p>
            <w:pPr>
              <w:pStyle w:val="47"/>
              <w:widowControl w:val="0"/>
              <w:spacing w:after="15"/>
              <w:ind w:firstLine="0" w:firstLineChars="0"/>
              <w:jc w:val="center"/>
              <w:rPr>
                <w:rFonts w:hAnsi="宋体"/>
                <w:sz w:val="18"/>
              </w:rPr>
            </w:pPr>
            <w:r>
              <w:rPr>
                <w:rFonts w:hint="eastAsia" w:hAnsi="宋体"/>
                <w:sz w:val="18"/>
              </w:rPr>
              <w:t>项目</w:t>
            </w:r>
          </w:p>
        </w:tc>
        <w:tc>
          <w:tcPr>
            <w:tcW w:w="1236" w:type="dxa"/>
            <w:shd w:val="clear" w:color="auto" w:fill="F1F1F1" w:themeFill="background1" w:themeFillShade="F2"/>
          </w:tcPr>
          <w:p>
            <w:pPr>
              <w:pStyle w:val="47"/>
              <w:widowControl w:val="0"/>
              <w:spacing w:after="15"/>
              <w:ind w:firstLine="0" w:firstLineChars="0"/>
              <w:jc w:val="center"/>
              <w:rPr>
                <w:rFonts w:hAnsi="宋体"/>
                <w:sz w:val="18"/>
              </w:rPr>
            </w:pPr>
            <w:r>
              <w:rPr>
                <w:rFonts w:hint="eastAsia" w:hAnsi="宋体"/>
                <w:sz w:val="18"/>
              </w:rPr>
              <w:t>单频版</w:t>
            </w:r>
          </w:p>
        </w:tc>
        <w:tc>
          <w:tcPr>
            <w:tcW w:w="1134" w:type="dxa"/>
            <w:shd w:val="clear" w:color="auto" w:fill="F1F1F1" w:themeFill="background1" w:themeFillShade="F2"/>
          </w:tcPr>
          <w:p>
            <w:pPr>
              <w:pStyle w:val="47"/>
              <w:widowControl w:val="0"/>
              <w:spacing w:after="15"/>
              <w:ind w:firstLine="0" w:firstLineChars="0"/>
              <w:jc w:val="center"/>
              <w:rPr>
                <w:rFonts w:hAnsi="宋体"/>
                <w:sz w:val="18"/>
              </w:rPr>
            </w:pPr>
            <w:r>
              <w:rPr>
                <w:rFonts w:hint="eastAsia" w:hAnsi="宋体"/>
                <w:sz w:val="18"/>
              </w:rPr>
              <w:t>双频版</w:t>
            </w:r>
          </w:p>
        </w:tc>
        <w:tc>
          <w:tcPr>
            <w:tcW w:w="1276" w:type="dxa"/>
            <w:shd w:val="clear" w:color="auto" w:fill="F1F1F1" w:themeFill="background1" w:themeFillShade="F2"/>
          </w:tcPr>
          <w:p>
            <w:pPr>
              <w:pStyle w:val="47"/>
              <w:widowControl w:val="0"/>
              <w:spacing w:after="15"/>
              <w:ind w:firstLine="0" w:firstLineChars="0"/>
              <w:jc w:val="center"/>
              <w:rPr>
                <w:rFonts w:hAnsi="宋体"/>
                <w:sz w:val="18"/>
              </w:rPr>
            </w:pPr>
            <w:r>
              <w:rPr>
                <w:rFonts w:hint="eastAsia" w:hAnsi="宋体"/>
                <w:sz w:val="18"/>
              </w:rPr>
              <w:t>双频Wi</w:t>
            </w:r>
            <w:r>
              <w:rPr>
                <w:rFonts w:hAnsi="宋体"/>
                <w:sz w:val="18"/>
              </w:rPr>
              <w:t>F</w:t>
            </w:r>
            <w:r>
              <w:rPr>
                <w:rFonts w:hint="eastAsia" w:hAnsi="宋体"/>
                <w:sz w:val="18"/>
              </w:rPr>
              <w:t>i</w:t>
            </w:r>
            <w:r>
              <w:rPr>
                <w:rFonts w:hAnsi="宋体"/>
                <w:sz w:val="18"/>
              </w:rPr>
              <w:t>6</w:t>
            </w:r>
            <w:r>
              <w:rPr>
                <w:rFonts w:hint="eastAsia" w:hAnsi="宋体"/>
                <w:sz w:val="18"/>
              </w:rPr>
              <w:t>版</w:t>
            </w:r>
          </w:p>
        </w:tc>
        <w:tc>
          <w:tcPr>
            <w:tcW w:w="1417" w:type="dxa"/>
            <w:shd w:val="clear" w:color="auto" w:fill="F1F1F1" w:themeFill="background1" w:themeFillShade="F2"/>
          </w:tcPr>
          <w:p>
            <w:pPr>
              <w:pStyle w:val="47"/>
              <w:widowControl/>
              <w:spacing w:after="15"/>
              <w:ind w:firstLine="0" w:firstLineChars="0"/>
              <w:jc w:val="center"/>
              <w:rPr>
                <w:rFonts w:hAnsi="宋体"/>
                <w:sz w:val="18"/>
              </w:rPr>
            </w:pPr>
            <w:r>
              <w:rPr>
                <w:rFonts w:hint="eastAsia" w:hAnsi="宋体"/>
                <w:sz w:val="18"/>
              </w:rPr>
              <w:t>千兆版</w:t>
            </w:r>
          </w:p>
        </w:tc>
        <w:tc>
          <w:tcPr>
            <w:tcW w:w="1418" w:type="dxa"/>
            <w:shd w:val="clear" w:color="auto" w:fill="F1F1F1" w:themeFill="background1" w:themeFillShade="F2"/>
          </w:tcPr>
          <w:p>
            <w:pPr>
              <w:pStyle w:val="47"/>
              <w:widowControl/>
              <w:spacing w:after="15"/>
              <w:ind w:firstLine="0" w:firstLineChars="0"/>
              <w:jc w:val="center"/>
              <w:rPr>
                <w:rFonts w:hAnsi="宋体"/>
                <w:sz w:val="18"/>
              </w:rPr>
            </w:pPr>
            <w:r>
              <w:rPr>
                <w:rFonts w:hint="eastAsia" w:hAnsi="宋体"/>
                <w:sz w:val="18"/>
              </w:rPr>
              <w:t>融合版</w:t>
            </w:r>
          </w:p>
        </w:tc>
        <w:tc>
          <w:tcPr>
            <w:tcW w:w="1701" w:type="dxa"/>
            <w:shd w:val="clear" w:color="auto" w:fill="F1F1F1" w:themeFill="background1" w:themeFillShade="F2"/>
          </w:tcPr>
          <w:p>
            <w:pPr>
              <w:pStyle w:val="47"/>
              <w:widowControl/>
              <w:spacing w:after="15"/>
              <w:ind w:firstLine="0" w:firstLineChars="0"/>
              <w:jc w:val="center"/>
              <w:rPr>
                <w:rFonts w:hAnsi="宋体"/>
                <w:sz w:val="18"/>
              </w:rPr>
            </w:pPr>
            <w:r>
              <w:rPr>
                <w:rFonts w:hint="eastAsia" w:hAnsi="宋体"/>
                <w:sz w:val="18"/>
              </w:rPr>
              <w:t>AP外置版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1600" w:type="dxa"/>
            <w:gridSpan w:val="2"/>
          </w:tcPr>
          <w:p>
            <w:pPr>
              <w:pStyle w:val="47"/>
              <w:widowControl/>
              <w:spacing w:after="15"/>
              <w:ind w:firstLine="0" w:firstLineChars="0"/>
              <w:rPr>
                <w:rFonts w:hAnsi="宋体"/>
                <w:sz w:val="18"/>
              </w:rPr>
            </w:pPr>
            <w:r>
              <w:rPr>
                <w:rFonts w:hint="eastAsia" w:hAnsi="宋体"/>
                <w:sz w:val="18"/>
              </w:rPr>
              <w:t>网络侧接口</w:t>
            </w:r>
          </w:p>
        </w:tc>
        <w:tc>
          <w:tcPr>
            <w:tcW w:w="3646" w:type="dxa"/>
            <w:gridSpan w:val="3"/>
          </w:tcPr>
          <w:p>
            <w:pPr>
              <w:pStyle w:val="47"/>
              <w:widowControl/>
              <w:spacing w:after="15"/>
              <w:ind w:firstLine="0" w:firstLineChars="0"/>
              <w:rPr>
                <w:rFonts w:hAnsi="宋体"/>
                <w:sz w:val="18"/>
              </w:rPr>
            </w:pPr>
            <w:r>
              <w:rPr>
                <w:rFonts w:hint="eastAsia" w:hAnsi="宋体"/>
                <w:sz w:val="18"/>
              </w:rPr>
              <w:t>1G-EPON/GPON</w:t>
            </w:r>
          </w:p>
        </w:tc>
        <w:tc>
          <w:tcPr>
            <w:tcW w:w="1417" w:type="dxa"/>
          </w:tcPr>
          <w:p>
            <w:pPr>
              <w:pStyle w:val="47"/>
              <w:widowControl/>
              <w:spacing w:after="15"/>
              <w:ind w:firstLine="0" w:firstLineChars="0"/>
              <w:rPr>
                <w:rFonts w:hAnsi="宋体"/>
                <w:sz w:val="18"/>
              </w:rPr>
            </w:pPr>
            <w:r>
              <w:rPr>
                <w:rFonts w:hint="eastAsia" w:hAnsi="宋体"/>
                <w:sz w:val="18"/>
              </w:rPr>
              <w:t>10G-EPON/XG-PON</w:t>
            </w:r>
          </w:p>
        </w:tc>
        <w:tc>
          <w:tcPr>
            <w:tcW w:w="1418" w:type="dxa"/>
          </w:tcPr>
          <w:p>
            <w:pPr>
              <w:pStyle w:val="47"/>
              <w:widowControl/>
              <w:spacing w:after="15"/>
              <w:ind w:firstLine="0" w:firstLineChars="0"/>
              <w:rPr>
                <w:rFonts w:hAnsi="宋体"/>
                <w:sz w:val="18"/>
              </w:rPr>
            </w:pPr>
            <w:r>
              <w:rPr>
                <w:rFonts w:hint="eastAsia" w:hAnsi="宋体"/>
                <w:sz w:val="18"/>
              </w:rPr>
              <w:t>EPON/GPON/以太网</w:t>
            </w:r>
          </w:p>
        </w:tc>
        <w:tc>
          <w:tcPr>
            <w:tcW w:w="1701" w:type="dxa"/>
            <w:noWrap/>
          </w:tcPr>
          <w:p>
            <w:pPr>
              <w:pStyle w:val="47"/>
              <w:widowControl/>
              <w:spacing w:after="15"/>
              <w:ind w:firstLine="0" w:firstLineChars="0"/>
              <w:jc w:val="left"/>
              <w:rPr>
                <w:rFonts w:hAnsi="宋体"/>
                <w:sz w:val="18"/>
              </w:rPr>
            </w:pPr>
            <w:r>
              <w:rPr>
                <w:rFonts w:hint="eastAsia" w:hAnsi="宋体"/>
                <w:sz w:val="18"/>
              </w:rPr>
              <w:t>网关组件：1G-EPON/GPON</w:t>
            </w:r>
          </w:p>
          <w:p>
            <w:pPr>
              <w:pStyle w:val="47"/>
              <w:widowControl/>
              <w:spacing w:after="15"/>
              <w:ind w:firstLine="0" w:firstLineChars="0"/>
              <w:jc w:val="left"/>
              <w:rPr>
                <w:rFonts w:hAnsi="宋体"/>
                <w:sz w:val="18"/>
              </w:rPr>
            </w:pPr>
            <w:r>
              <w:rPr>
                <w:rFonts w:hint="eastAsia" w:hAnsi="宋体"/>
                <w:sz w:val="18"/>
              </w:rPr>
              <w:t>外置AP：以太网（GE）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817" w:type="dxa"/>
            <w:vMerge w:val="restart"/>
          </w:tcPr>
          <w:p>
            <w:pPr>
              <w:pStyle w:val="47"/>
              <w:widowControl/>
              <w:spacing w:after="15"/>
              <w:ind w:firstLine="0" w:firstLineChars="0"/>
              <w:rPr>
                <w:rFonts w:hAnsi="宋体"/>
                <w:sz w:val="18"/>
              </w:rPr>
            </w:pPr>
            <w:r>
              <w:rPr>
                <w:rFonts w:hint="eastAsia" w:hAnsi="宋体"/>
                <w:sz w:val="18"/>
              </w:rPr>
              <w:t>用户侧接口</w:t>
            </w:r>
          </w:p>
        </w:tc>
        <w:tc>
          <w:tcPr>
            <w:tcW w:w="783" w:type="dxa"/>
          </w:tcPr>
          <w:p>
            <w:pPr>
              <w:pStyle w:val="47"/>
              <w:widowControl/>
              <w:spacing w:after="15"/>
              <w:ind w:firstLine="0" w:firstLineChars="0"/>
              <w:rPr>
                <w:rFonts w:hAnsi="宋体"/>
                <w:sz w:val="18"/>
              </w:rPr>
            </w:pPr>
            <w:r>
              <w:rPr>
                <w:rFonts w:hint="eastAsia" w:hAnsi="宋体"/>
                <w:sz w:val="18"/>
              </w:rPr>
              <w:t>以太网接口</w:t>
            </w:r>
          </w:p>
        </w:tc>
        <w:tc>
          <w:tcPr>
            <w:tcW w:w="1236" w:type="dxa"/>
          </w:tcPr>
          <w:p>
            <w:pPr>
              <w:pStyle w:val="47"/>
              <w:widowControl/>
              <w:spacing w:after="15"/>
              <w:ind w:firstLine="0" w:firstLineChars="0"/>
              <w:rPr>
                <w:rFonts w:hAnsi="宋体"/>
                <w:sz w:val="18"/>
              </w:rPr>
            </w:pPr>
            <w:r>
              <w:rPr>
                <w:rFonts w:hint="eastAsia" w:hAnsi="宋体"/>
                <w:sz w:val="18"/>
              </w:rPr>
              <w:t>4个（其中至少1个GE口）</w:t>
            </w:r>
          </w:p>
        </w:tc>
        <w:tc>
          <w:tcPr>
            <w:tcW w:w="1134" w:type="dxa"/>
          </w:tcPr>
          <w:p>
            <w:pPr>
              <w:pStyle w:val="47"/>
              <w:widowControl w:val="0"/>
              <w:spacing w:after="15"/>
              <w:ind w:firstLine="0" w:firstLineChars="0"/>
              <w:rPr>
                <w:rFonts w:hAnsi="宋体"/>
                <w:sz w:val="18"/>
              </w:rPr>
            </w:pPr>
            <w:r>
              <w:rPr>
                <w:rFonts w:hint="eastAsia" w:hAnsi="宋体"/>
                <w:sz w:val="18"/>
              </w:rPr>
              <w:t>4GE</w:t>
            </w:r>
          </w:p>
        </w:tc>
        <w:tc>
          <w:tcPr>
            <w:tcW w:w="1276" w:type="dxa"/>
          </w:tcPr>
          <w:p>
            <w:pPr>
              <w:pStyle w:val="47"/>
              <w:widowControl/>
              <w:spacing w:after="15"/>
              <w:ind w:firstLine="0" w:firstLineChars="0"/>
              <w:rPr>
                <w:rFonts w:hAnsi="宋体"/>
                <w:sz w:val="18"/>
              </w:rPr>
            </w:pPr>
            <w:r>
              <w:rPr>
                <w:rFonts w:hint="eastAsia" w:hAnsi="宋体"/>
                <w:sz w:val="18"/>
              </w:rPr>
              <w:t>4GE</w:t>
            </w:r>
          </w:p>
        </w:tc>
        <w:tc>
          <w:tcPr>
            <w:tcW w:w="1417" w:type="dxa"/>
          </w:tcPr>
          <w:p>
            <w:pPr>
              <w:pStyle w:val="47"/>
              <w:widowControl/>
              <w:spacing w:after="15"/>
              <w:ind w:firstLine="0" w:firstLineChars="0"/>
              <w:jc w:val="left"/>
              <w:rPr>
                <w:rFonts w:hAnsi="宋体"/>
                <w:sz w:val="18"/>
              </w:rPr>
            </w:pPr>
            <w:r>
              <w:rPr>
                <w:rFonts w:hint="eastAsia" w:hAnsi="宋体"/>
                <w:sz w:val="18"/>
              </w:rPr>
              <w:t>4GE（其中宜支持至少一个2.5GE口）</w:t>
            </w:r>
          </w:p>
        </w:tc>
        <w:tc>
          <w:tcPr>
            <w:tcW w:w="1418" w:type="dxa"/>
          </w:tcPr>
          <w:p>
            <w:pPr>
              <w:pStyle w:val="47"/>
              <w:widowControl/>
              <w:spacing w:after="15"/>
              <w:ind w:firstLine="0" w:firstLineChars="0"/>
              <w:rPr>
                <w:rFonts w:hAnsi="宋体"/>
                <w:sz w:val="18"/>
              </w:rPr>
            </w:pPr>
            <w:r>
              <w:rPr>
                <w:rFonts w:hint="eastAsia" w:hAnsi="宋体"/>
                <w:sz w:val="18"/>
              </w:rPr>
              <w:t>2个（其中至少1个GE口）</w:t>
            </w:r>
          </w:p>
        </w:tc>
        <w:tc>
          <w:tcPr>
            <w:tcW w:w="1701" w:type="dxa"/>
          </w:tcPr>
          <w:p>
            <w:pPr>
              <w:pStyle w:val="47"/>
              <w:widowControl/>
              <w:spacing w:after="15"/>
              <w:ind w:firstLine="0" w:firstLineChars="0"/>
              <w:rPr>
                <w:rFonts w:hAnsi="宋体"/>
                <w:sz w:val="18"/>
              </w:rPr>
            </w:pPr>
            <w:r>
              <w:rPr>
                <w:rFonts w:hint="eastAsia" w:hAnsi="宋体"/>
                <w:sz w:val="18"/>
              </w:rPr>
              <w:t>网关组件：4个（其中至少1个GE口）</w:t>
            </w:r>
          </w:p>
          <w:p>
            <w:pPr>
              <w:pStyle w:val="47"/>
              <w:widowControl/>
              <w:spacing w:after="15"/>
              <w:ind w:firstLine="0" w:firstLineChars="0"/>
              <w:rPr>
                <w:rFonts w:hAnsi="宋体"/>
                <w:sz w:val="18"/>
              </w:rPr>
            </w:pPr>
            <w:r>
              <w:rPr>
                <w:rFonts w:hint="eastAsia" w:hAnsi="宋体"/>
                <w:sz w:val="18"/>
              </w:rPr>
              <w:t>外置AP：至少1个GE口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817" w:type="dxa"/>
            <w:vMerge w:val="continue"/>
          </w:tcPr>
          <w:p>
            <w:pPr>
              <w:pStyle w:val="47"/>
              <w:widowControl/>
              <w:spacing w:after="15"/>
              <w:ind w:firstLine="0" w:firstLineChars="0"/>
              <w:rPr>
                <w:rFonts w:hAnsi="宋体"/>
                <w:sz w:val="18"/>
              </w:rPr>
            </w:pPr>
          </w:p>
        </w:tc>
        <w:tc>
          <w:tcPr>
            <w:tcW w:w="783" w:type="dxa"/>
          </w:tcPr>
          <w:p>
            <w:pPr>
              <w:pStyle w:val="47"/>
              <w:widowControl/>
              <w:spacing w:after="15"/>
              <w:ind w:firstLine="0" w:firstLineChars="0"/>
              <w:rPr>
                <w:rFonts w:hAnsi="宋体"/>
                <w:sz w:val="18"/>
              </w:rPr>
            </w:pPr>
            <w:r>
              <w:rPr>
                <w:rFonts w:hint="eastAsia" w:hAnsi="宋体"/>
                <w:sz w:val="18"/>
              </w:rPr>
              <w:t>POTS接口</w:t>
            </w:r>
          </w:p>
        </w:tc>
        <w:tc>
          <w:tcPr>
            <w:tcW w:w="1236" w:type="dxa"/>
          </w:tcPr>
          <w:p>
            <w:pPr>
              <w:pStyle w:val="47"/>
              <w:widowControl/>
              <w:spacing w:after="15"/>
              <w:ind w:firstLine="0" w:firstLineChars="0"/>
              <w:rPr>
                <w:rFonts w:hAnsi="宋体"/>
                <w:sz w:val="18"/>
              </w:rPr>
            </w:pPr>
            <w:r>
              <w:rPr>
                <w:rFonts w:hint="eastAsia" w:hAnsi="宋体"/>
                <w:sz w:val="18"/>
              </w:rPr>
              <w:t>1个</w:t>
            </w:r>
          </w:p>
        </w:tc>
        <w:tc>
          <w:tcPr>
            <w:tcW w:w="1134" w:type="dxa"/>
          </w:tcPr>
          <w:p>
            <w:pPr>
              <w:pStyle w:val="47"/>
              <w:widowControl w:val="0"/>
              <w:spacing w:after="15"/>
              <w:ind w:firstLine="0" w:firstLineChars="0"/>
              <w:rPr>
                <w:rFonts w:hAnsi="宋体"/>
                <w:sz w:val="18"/>
              </w:rPr>
            </w:pPr>
            <w:r>
              <w:rPr>
                <w:rFonts w:hint="eastAsia" w:hAnsi="宋体"/>
                <w:sz w:val="18"/>
              </w:rPr>
              <w:t>1个</w:t>
            </w:r>
          </w:p>
        </w:tc>
        <w:tc>
          <w:tcPr>
            <w:tcW w:w="1276" w:type="dxa"/>
          </w:tcPr>
          <w:p>
            <w:pPr>
              <w:pStyle w:val="47"/>
              <w:widowControl/>
              <w:spacing w:after="15"/>
              <w:ind w:firstLine="0" w:firstLineChars="0"/>
              <w:rPr>
                <w:rFonts w:hAnsi="宋体"/>
                <w:sz w:val="18"/>
              </w:rPr>
            </w:pPr>
            <w:r>
              <w:rPr>
                <w:rFonts w:hint="eastAsia" w:hAnsi="宋体"/>
                <w:sz w:val="18"/>
              </w:rPr>
              <w:t>1个</w:t>
            </w:r>
          </w:p>
        </w:tc>
        <w:tc>
          <w:tcPr>
            <w:tcW w:w="1417" w:type="dxa"/>
          </w:tcPr>
          <w:p>
            <w:pPr>
              <w:pStyle w:val="47"/>
              <w:widowControl/>
              <w:spacing w:after="15"/>
              <w:ind w:firstLine="0" w:firstLineChars="0"/>
              <w:rPr>
                <w:rFonts w:hAnsi="宋体"/>
                <w:sz w:val="18"/>
              </w:rPr>
            </w:pPr>
            <w:r>
              <w:rPr>
                <w:rFonts w:hint="eastAsia" w:hAnsi="宋体"/>
                <w:sz w:val="18"/>
              </w:rPr>
              <w:t>1个</w:t>
            </w:r>
          </w:p>
        </w:tc>
        <w:tc>
          <w:tcPr>
            <w:tcW w:w="1418" w:type="dxa"/>
          </w:tcPr>
          <w:p>
            <w:pPr>
              <w:pStyle w:val="47"/>
              <w:widowControl/>
              <w:spacing w:after="15"/>
              <w:ind w:firstLine="0" w:firstLineChars="0"/>
              <w:rPr>
                <w:rFonts w:hAnsi="宋体"/>
                <w:sz w:val="18"/>
              </w:rPr>
            </w:pPr>
            <w:r>
              <w:rPr>
                <w:rFonts w:hint="eastAsia" w:hAnsi="宋体"/>
                <w:sz w:val="18"/>
              </w:rPr>
              <w:t>1个(PON上行设备为必选，以太网上行设备为可选)</w:t>
            </w:r>
          </w:p>
        </w:tc>
        <w:tc>
          <w:tcPr>
            <w:tcW w:w="1701" w:type="dxa"/>
          </w:tcPr>
          <w:p>
            <w:pPr>
              <w:pStyle w:val="47"/>
              <w:widowControl/>
              <w:spacing w:after="15"/>
              <w:ind w:firstLine="0" w:firstLineChars="0"/>
              <w:rPr>
                <w:rFonts w:hAnsi="宋体"/>
                <w:sz w:val="18"/>
              </w:rPr>
            </w:pPr>
            <w:r>
              <w:rPr>
                <w:rFonts w:hint="eastAsia" w:hAnsi="宋体"/>
                <w:sz w:val="18"/>
              </w:rPr>
              <w:t>1个（网关组件提供）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817" w:type="dxa"/>
            <w:vMerge w:val="continue"/>
          </w:tcPr>
          <w:p>
            <w:pPr>
              <w:pStyle w:val="47"/>
              <w:widowControl/>
              <w:spacing w:after="15"/>
              <w:ind w:firstLine="0" w:firstLineChars="0"/>
              <w:rPr>
                <w:rFonts w:hAnsi="宋体"/>
                <w:sz w:val="18"/>
              </w:rPr>
            </w:pPr>
          </w:p>
        </w:tc>
        <w:tc>
          <w:tcPr>
            <w:tcW w:w="783" w:type="dxa"/>
            <w:vMerge w:val="restart"/>
          </w:tcPr>
          <w:p>
            <w:pPr>
              <w:pStyle w:val="47"/>
              <w:widowControl/>
              <w:spacing w:after="15"/>
              <w:ind w:firstLine="0" w:firstLineChars="0"/>
              <w:rPr>
                <w:rFonts w:hAnsi="宋体"/>
                <w:sz w:val="18"/>
              </w:rPr>
            </w:pPr>
            <w:r>
              <w:rPr>
                <w:rFonts w:hint="eastAsia" w:hAnsi="宋体"/>
                <w:sz w:val="18"/>
              </w:rPr>
              <w:t>WLAN接口</w:t>
            </w:r>
          </w:p>
        </w:tc>
        <w:tc>
          <w:tcPr>
            <w:tcW w:w="1236" w:type="dxa"/>
          </w:tcPr>
          <w:p>
            <w:pPr>
              <w:pStyle w:val="47"/>
              <w:widowControl/>
              <w:spacing w:after="15"/>
              <w:ind w:firstLine="0" w:firstLineChars="0"/>
              <w:rPr>
                <w:rFonts w:hAnsi="宋体"/>
                <w:sz w:val="18"/>
              </w:rPr>
            </w:pPr>
            <w:r>
              <w:rPr>
                <w:rFonts w:hint="eastAsia" w:hAnsi="宋体"/>
                <w:sz w:val="18"/>
              </w:rPr>
              <w:t>2.4GHz 802.11n（2X2）</w:t>
            </w:r>
          </w:p>
        </w:tc>
        <w:tc>
          <w:tcPr>
            <w:tcW w:w="1134" w:type="dxa"/>
          </w:tcPr>
          <w:p>
            <w:pPr>
              <w:pStyle w:val="47"/>
              <w:widowControl/>
              <w:spacing w:after="15"/>
              <w:ind w:firstLine="0" w:firstLineChars="0"/>
              <w:rPr>
                <w:rFonts w:hAnsi="宋体"/>
                <w:sz w:val="18"/>
              </w:rPr>
            </w:pPr>
            <w:r>
              <w:rPr>
                <w:rFonts w:hint="eastAsia" w:hAnsi="宋体"/>
                <w:sz w:val="18"/>
              </w:rPr>
              <w:t>2.4GHz 802.11n（2X2）+ 5GHz 802.11ac（至少2X2）</w:t>
            </w:r>
          </w:p>
        </w:tc>
        <w:tc>
          <w:tcPr>
            <w:tcW w:w="1276" w:type="dxa"/>
          </w:tcPr>
          <w:p>
            <w:pPr>
              <w:pStyle w:val="47"/>
              <w:widowControl/>
              <w:spacing w:after="15"/>
              <w:ind w:firstLine="0" w:firstLineChars="0"/>
              <w:rPr>
                <w:rFonts w:hAnsi="宋体"/>
                <w:sz w:val="18"/>
              </w:rPr>
            </w:pPr>
            <w:r>
              <w:rPr>
                <w:rFonts w:hint="eastAsia" w:hAnsi="宋体"/>
                <w:sz w:val="18"/>
              </w:rPr>
              <w:t>2.4GHz 802.11ax（2X2）+ 5GHz 802.11ax（2X2）</w:t>
            </w:r>
          </w:p>
        </w:tc>
        <w:tc>
          <w:tcPr>
            <w:tcW w:w="1417" w:type="dxa"/>
          </w:tcPr>
          <w:p>
            <w:pPr>
              <w:pStyle w:val="47"/>
              <w:widowControl/>
              <w:spacing w:after="15"/>
              <w:ind w:firstLine="0" w:firstLineChars="0"/>
              <w:jc w:val="left"/>
              <w:rPr>
                <w:rFonts w:hAnsi="宋体"/>
                <w:sz w:val="18"/>
              </w:rPr>
            </w:pPr>
            <w:r>
              <w:rPr>
                <w:rFonts w:hint="eastAsia" w:hAnsi="宋体"/>
                <w:sz w:val="18"/>
              </w:rPr>
              <w:t>2.4GHz 802.11</w:t>
            </w:r>
            <w:r>
              <w:rPr>
                <w:rFonts w:hAnsi="宋体"/>
                <w:sz w:val="18"/>
              </w:rPr>
              <w:t>ax</w:t>
            </w:r>
            <w:r>
              <w:rPr>
                <w:rFonts w:hint="eastAsia" w:hAnsi="宋体"/>
                <w:sz w:val="18"/>
              </w:rPr>
              <w:t>（2X2）+ 5GHz 802.11ax（2X2）</w:t>
            </w:r>
          </w:p>
        </w:tc>
        <w:tc>
          <w:tcPr>
            <w:tcW w:w="1418" w:type="dxa"/>
          </w:tcPr>
          <w:p>
            <w:pPr>
              <w:pStyle w:val="47"/>
              <w:widowControl/>
              <w:spacing w:after="15"/>
              <w:ind w:firstLine="0" w:firstLineChars="0"/>
              <w:rPr>
                <w:rFonts w:hAnsi="宋体"/>
                <w:sz w:val="18"/>
              </w:rPr>
            </w:pPr>
            <w:r>
              <w:rPr>
                <w:rFonts w:hint="eastAsia" w:hAnsi="宋体"/>
                <w:sz w:val="18"/>
              </w:rPr>
              <w:t>2.4GHz 802.11n（2X2）</w:t>
            </w:r>
          </w:p>
        </w:tc>
        <w:tc>
          <w:tcPr>
            <w:tcW w:w="1701" w:type="dxa"/>
            <w:noWrap/>
          </w:tcPr>
          <w:p>
            <w:pPr>
              <w:pStyle w:val="47"/>
              <w:widowControl/>
              <w:spacing w:after="15"/>
              <w:ind w:firstLine="0" w:firstLineChars="0"/>
              <w:jc w:val="left"/>
              <w:rPr>
                <w:rFonts w:hAnsi="宋体"/>
                <w:sz w:val="18"/>
              </w:rPr>
            </w:pPr>
            <w:r>
              <w:rPr>
                <w:rFonts w:hint="eastAsia" w:hAnsi="宋体"/>
                <w:sz w:val="18"/>
              </w:rPr>
              <w:t>2.4GHz 802.11n（至少2X2）+ 5GHz 802.11ac（至少2X2）（由外置AP提供）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6"/>
          <w:wAfter w:w="8182" w:type="dxa"/>
          <w:trHeight w:val="896" w:hRule="atLeast"/>
        </w:trPr>
        <w:tc>
          <w:tcPr>
            <w:tcW w:w="817" w:type="dxa"/>
            <w:vMerge w:val="continue"/>
          </w:tcPr>
          <w:p>
            <w:pPr>
              <w:pStyle w:val="47"/>
              <w:widowControl/>
              <w:spacing w:after="15"/>
              <w:ind w:firstLine="0" w:firstLineChars="0"/>
              <w:rPr>
                <w:rFonts w:hAnsi="宋体"/>
                <w:sz w:val="18"/>
              </w:rPr>
            </w:pPr>
          </w:p>
        </w:tc>
        <w:tc>
          <w:tcPr>
            <w:tcW w:w="783" w:type="dxa"/>
            <w:vMerge w:val="continue"/>
          </w:tcPr>
          <w:p>
            <w:pPr>
              <w:pStyle w:val="47"/>
              <w:widowControl/>
              <w:spacing w:after="15"/>
              <w:ind w:firstLine="0" w:firstLineChars="0"/>
              <w:rPr>
                <w:rFonts w:hAnsi="宋体"/>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817" w:type="dxa"/>
            <w:vMerge w:val="continue"/>
          </w:tcPr>
          <w:p>
            <w:pPr>
              <w:pStyle w:val="47"/>
              <w:widowControl/>
              <w:spacing w:after="15"/>
              <w:ind w:firstLine="0" w:firstLineChars="0"/>
              <w:rPr>
                <w:rFonts w:hAnsi="宋体"/>
                <w:sz w:val="18"/>
              </w:rPr>
            </w:pPr>
          </w:p>
        </w:tc>
        <w:tc>
          <w:tcPr>
            <w:tcW w:w="783" w:type="dxa"/>
          </w:tcPr>
          <w:p>
            <w:pPr>
              <w:pStyle w:val="47"/>
              <w:widowControl/>
              <w:spacing w:after="15"/>
              <w:ind w:firstLine="0" w:firstLineChars="0"/>
              <w:rPr>
                <w:rFonts w:hAnsi="宋体"/>
                <w:sz w:val="18"/>
              </w:rPr>
            </w:pPr>
            <w:r>
              <w:rPr>
                <w:rFonts w:hint="eastAsia" w:hAnsi="宋体"/>
                <w:sz w:val="18"/>
              </w:rPr>
              <w:t>USB Host</w:t>
            </w:r>
          </w:p>
        </w:tc>
        <w:tc>
          <w:tcPr>
            <w:tcW w:w="3646" w:type="dxa"/>
            <w:gridSpan w:val="3"/>
          </w:tcPr>
          <w:p>
            <w:pPr>
              <w:pStyle w:val="47"/>
              <w:widowControl/>
              <w:spacing w:after="15"/>
              <w:ind w:firstLine="0" w:firstLineChars="0"/>
              <w:rPr>
                <w:rFonts w:hAnsi="宋体"/>
                <w:sz w:val="18"/>
              </w:rPr>
            </w:pPr>
            <w:r>
              <w:rPr>
                <w:rFonts w:hint="eastAsia" w:hAnsi="宋体"/>
                <w:sz w:val="18"/>
              </w:rPr>
              <w:t>1个</w:t>
            </w:r>
          </w:p>
        </w:tc>
        <w:tc>
          <w:tcPr>
            <w:tcW w:w="1417" w:type="dxa"/>
          </w:tcPr>
          <w:p>
            <w:pPr>
              <w:pStyle w:val="47"/>
              <w:widowControl/>
              <w:spacing w:after="15"/>
              <w:ind w:firstLine="0" w:firstLineChars="0"/>
              <w:rPr>
                <w:rFonts w:hAnsi="宋体"/>
                <w:sz w:val="18"/>
              </w:rPr>
            </w:pPr>
            <w:r>
              <w:rPr>
                <w:rFonts w:hint="eastAsia" w:hAnsi="宋体"/>
                <w:sz w:val="18"/>
              </w:rPr>
              <w:t>1个</w:t>
            </w:r>
          </w:p>
        </w:tc>
        <w:tc>
          <w:tcPr>
            <w:tcW w:w="1418" w:type="dxa"/>
          </w:tcPr>
          <w:p>
            <w:pPr>
              <w:pStyle w:val="47"/>
              <w:widowControl/>
              <w:spacing w:after="15"/>
              <w:ind w:firstLine="0" w:firstLineChars="0"/>
              <w:rPr>
                <w:rFonts w:hAnsi="宋体"/>
                <w:sz w:val="18"/>
              </w:rPr>
            </w:pPr>
            <w:r>
              <w:rPr>
                <w:rFonts w:hint="eastAsia" w:hAnsi="宋体"/>
                <w:sz w:val="18"/>
              </w:rPr>
              <w:t>2个</w:t>
            </w:r>
          </w:p>
        </w:tc>
        <w:tc>
          <w:tcPr>
            <w:tcW w:w="1701" w:type="dxa"/>
            <w:noWrap/>
          </w:tcPr>
          <w:p>
            <w:pPr>
              <w:pStyle w:val="47"/>
              <w:widowControl/>
              <w:spacing w:after="15"/>
              <w:ind w:firstLine="0" w:firstLineChars="0"/>
              <w:rPr>
                <w:rFonts w:hAnsi="宋体"/>
                <w:sz w:val="18"/>
              </w:rPr>
            </w:pPr>
            <w:r>
              <w:rPr>
                <w:rFonts w:hint="eastAsia" w:hAnsi="宋体"/>
                <w:sz w:val="18"/>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817" w:type="dxa"/>
            <w:vMerge w:val="continue"/>
          </w:tcPr>
          <w:p>
            <w:pPr>
              <w:pStyle w:val="47"/>
              <w:widowControl/>
              <w:spacing w:after="15"/>
              <w:ind w:firstLine="0" w:firstLineChars="0"/>
              <w:rPr>
                <w:rFonts w:hAnsi="宋体"/>
                <w:sz w:val="18"/>
              </w:rPr>
            </w:pPr>
          </w:p>
        </w:tc>
        <w:tc>
          <w:tcPr>
            <w:tcW w:w="783" w:type="dxa"/>
          </w:tcPr>
          <w:p>
            <w:pPr>
              <w:pStyle w:val="47"/>
              <w:widowControl/>
              <w:spacing w:after="15"/>
              <w:ind w:firstLine="0" w:firstLineChars="0"/>
              <w:rPr>
                <w:rFonts w:hAnsi="宋体"/>
                <w:sz w:val="18"/>
              </w:rPr>
            </w:pPr>
            <w:r>
              <w:rPr>
                <w:rFonts w:hint="eastAsia" w:hAnsi="宋体"/>
                <w:sz w:val="18"/>
              </w:rPr>
              <w:t>视频接口</w:t>
            </w:r>
          </w:p>
        </w:tc>
        <w:tc>
          <w:tcPr>
            <w:tcW w:w="3646" w:type="dxa"/>
            <w:gridSpan w:val="3"/>
          </w:tcPr>
          <w:p>
            <w:pPr>
              <w:pStyle w:val="47"/>
              <w:widowControl/>
              <w:spacing w:after="15"/>
              <w:ind w:firstLine="0" w:firstLineChars="0"/>
              <w:rPr>
                <w:rFonts w:hAnsi="宋体"/>
                <w:sz w:val="18"/>
              </w:rPr>
            </w:pPr>
            <w:r>
              <w:rPr>
                <w:rFonts w:hint="eastAsia" w:hAnsi="宋体"/>
                <w:sz w:val="18"/>
              </w:rPr>
              <w:t>　</w:t>
            </w:r>
          </w:p>
        </w:tc>
        <w:tc>
          <w:tcPr>
            <w:tcW w:w="1417" w:type="dxa"/>
          </w:tcPr>
          <w:p>
            <w:pPr>
              <w:pStyle w:val="47"/>
              <w:widowControl/>
              <w:spacing w:after="15"/>
              <w:ind w:firstLine="0" w:firstLineChars="0"/>
              <w:rPr>
                <w:rFonts w:hAnsi="宋体"/>
                <w:sz w:val="18"/>
              </w:rPr>
            </w:pPr>
            <w:r>
              <w:rPr>
                <w:rFonts w:hint="eastAsia" w:hAnsi="宋体"/>
                <w:sz w:val="18"/>
              </w:rPr>
              <w:t>　</w:t>
            </w:r>
          </w:p>
        </w:tc>
        <w:tc>
          <w:tcPr>
            <w:tcW w:w="1418" w:type="dxa"/>
          </w:tcPr>
          <w:p>
            <w:pPr>
              <w:pStyle w:val="47"/>
              <w:widowControl/>
              <w:spacing w:after="15"/>
              <w:ind w:firstLine="0" w:firstLineChars="0"/>
              <w:rPr>
                <w:rFonts w:hAnsi="宋体"/>
                <w:sz w:val="18"/>
              </w:rPr>
            </w:pPr>
            <w:r>
              <w:rPr>
                <w:rFonts w:hint="eastAsia" w:hAnsi="宋体"/>
                <w:sz w:val="18"/>
              </w:rPr>
              <w:t>HDMI2.0+MINICVBS</w:t>
            </w:r>
          </w:p>
        </w:tc>
        <w:tc>
          <w:tcPr>
            <w:tcW w:w="1701" w:type="dxa"/>
            <w:noWrap/>
          </w:tcPr>
          <w:p>
            <w:pPr>
              <w:pStyle w:val="47"/>
              <w:widowControl/>
              <w:spacing w:after="15"/>
              <w:ind w:firstLine="0" w:firstLineChars="0"/>
              <w:rPr>
                <w:rFonts w:hAnsi="宋体"/>
                <w:sz w:val="18"/>
              </w:rPr>
            </w:pPr>
            <w:r>
              <w:rPr>
                <w:rFonts w:hint="eastAsia" w:hAnsi="宋体"/>
                <w:sz w:val="18"/>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817" w:type="dxa"/>
            <w:vMerge w:val="continue"/>
          </w:tcPr>
          <w:p>
            <w:pPr>
              <w:pStyle w:val="47"/>
              <w:widowControl/>
              <w:spacing w:after="15"/>
              <w:ind w:firstLine="0" w:firstLineChars="0"/>
              <w:rPr>
                <w:rFonts w:hAnsi="宋体"/>
                <w:sz w:val="18"/>
              </w:rPr>
            </w:pPr>
          </w:p>
        </w:tc>
        <w:tc>
          <w:tcPr>
            <w:tcW w:w="783" w:type="dxa"/>
          </w:tcPr>
          <w:p>
            <w:pPr>
              <w:pStyle w:val="47"/>
              <w:widowControl/>
              <w:spacing w:after="15"/>
              <w:ind w:firstLine="0" w:firstLineChars="0"/>
              <w:rPr>
                <w:rFonts w:hAnsi="宋体"/>
                <w:sz w:val="18"/>
              </w:rPr>
            </w:pPr>
            <w:r>
              <w:rPr>
                <w:rFonts w:hint="eastAsia" w:hAnsi="宋体"/>
                <w:sz w:val="18"/>
              </w:rPr>
              <w:t>红外IR</w:t>
            </w:r>
          </w:p>
        </w:tc>
        <w:tc>
          <w:tcPr>
            <w:tcW w:w="3646" w:type="dxa"/>
            <w:gridSpan w:val="3"/>
          </w:tcPr>
          <w:p>
            <w:pPr>
              <w:pStyle w:val="47"/>
              <w:widowControl/>
              <w:spacing w:after="15"/>
              <w:ind w:firstLine="0" w:firstLineChars="0"/>
              <w:rPr>
                <w:rFonts w:hAnsi="宋体"/>
                <w:sz w:val="18"/>
              </w:rPr>
            </w:pPr>
            <w:r>
              <w:rPr>
                <w:rFonts w:hint="eastAsia" w:hAnsi="宋体"/>
                <w:sz w:val="18"/>
              </w:rPr>
              <w:t>　</w:t>
            </w:r>
          </w:p>
        </w:tc>
        <w:tc>
          <w:tcPr>
            <w:tcW w:w="1417" w:type="dxa"/>
          </w:tcPr>
          <w:p>
            <w:pPr>
              <w:pStyle w:val="47"/>
              <w:widowControl/>
              <w:spacing w:after="15"/>
              <w:ind w:firstLine="0" w:firstLineChars="0"/>
              <w:rPr>
                <w:rFonts w:hAnsi="宋体"/>
                <w:sz w:val="18"/>
              </w:rPr>
            </w:pPr>
            <w:r>
              <w:rPr>
                <w:rFonts w:hint="eastAsia" w:hAnsi="宋体"/>
                <w:sz w:val="18"/>
              </w:rPr>
              <w:t>　</w:t>
            </w:r>
          </w:p>
        </w:tc>
        <w:tc>
          <w:tcPr>
            <w:tcW w:w="1418" w:type="dxa"/>
          </w:tcPr>
          <w:p>
            <w:pPr>
              <w:pStyle w:val="47"/>
              <w:widowControl/>
              <w:spacing w:after="15"/>
              <w:ind w:firstLine="0" w:firstLineChars="0"/>
              <w:rPr>
                <w:rFonts w:hAnsi="宋体"/>
                <w:sz w:val="18"/>
              </w:rPr>
            </w:pPr>
            <w:r>
              <w:rPr>
                <w:rFonts w:hint="eastAsia" w:hAnsi="宋体"/>
                <w:sz w:val="18"/>
              </w:rPr>
              <w:t>1个</w:t>
            </w:r>
          </w:p>
        </w:tc>
        <w:tc>
          <w:tcPr>
            <w:tcW w:w="1701" w:type="dxa"/>
            <w:noWrap/>
          </w:tcPr>
          <w:p>
            <w:pPr>
              <w:pStyle w:val="47"/>
              <w:widowControl/>
              <w:spacing w:after="15"/>
              <w:ind w:firstLine="0" w:firstLineChars="0"/>
              <w:rPr>
                <w:rFonts w:hAnsi="宋体"/>
                <w:sz w:val="18"/>
              </w:rPr>
            </w:pPr>
            <w:r>
              <w:rPr>
                <w:rFonts w:hint="eastAsia" w:hAnsi="宋体"/>
                <w:sz w:val="18"/>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817" w:type="dxa"/>
            <w:vMerge w:val="continue"/>
          </w:tcPr>
          <w:p>
            <w:pPr>
              <w:pStyle w:val="47"/>
              <w:widowControl/>
              <w:spacing w:after="15"/>
              <w:ind w:firstLine="0" w:firstLineChars="0"/>
              <w:rPr>
                <w:rFonts w:hAnsi="宋体"/>
                <w:sz w:val="18"/>
              </w:rPr>
            </w:pPr>
          </w:p>
        </w:tc>
        <w:tc>
          <w:tcPr>
            <w:tcW w:w="783" w:type="dxa"/>
          </w:tcPr>
          <w:p>
            <w:pPr>
              <w:pStyle w:val="47"/>
              <w:widowControl/>
              <w:spacing w:after="15"/>
              <w:ind w:firstLine="0" w:firstLineChars="0"/>
              <w:rPr>
                <w:rFonts w:hAnsi="宋体"/>
                <w:sz w:val="18"/>
              </w:rPr>
            </w:pPr>
            <w:r>
              <w:rPr>
                <w:rFonts w:hint="eastAsia" w:hAnsi="宋体"/>
                <w:sz w:val="18"/>
              </w:rPr>
              <w:t>TF卡</w:t>
            </w:r>
          </w:p>
        </w:tc>
        <w:tc>
          <w:tcPr>
            <w:tcW w:w="3646" w:type="dxa"/>
            <w:gridSpan w:val="3"/>
          </w:tcPr>
          <w:p>
            <w:pPr>
              <w:pStyle w:val="47"/>
              <w:widowControl/>
              <w:spacing w:after="15"/>
              <w:ind w:firstLine="0" w:firstLineChars="0"/>
              <w:rPr>
                <w:rFonts w:hAnsi="宋体"/>
                <w:sz w:val="18"/>
              </w:rPr>
            </w:pPr>
            <w:r>
              <w:rPr>
                <w:rFonts w:hint="eastAsia" w:hAnsi="宋体"/>
                <w:sz w:val="18"/>
              </w:rPr>
              <w:t>　</w:t>
            </w:r>
          </w:p>
        </w:tc>
        <w:tc>
          <w:tcPr>
            <w:tcW w:w="1417" w:type="dxa"/>
          </w:tcPr>
          <w:p>
            <w:pPr>
              <w:pStyle w:val="47"/>
              <w:widowControl/>
              <w:spacing w:after="15"/>
              <w:ind w:firstLine="0" w:firstLineChars="0"/>
              <w:rPr>
                <w:rFonts w:hAnsi="宋体"/>
                <w:sz w:val="18"/>
              </w:rPr>
            </w:pPr>
            <w:r>
              <w:rPr>
                <w:rFonts w:hint="eastAsia" w:hAnsi="宋体"/>
                <w:sz w:val="18"/>
              </w:rPr>
              <w:t>　</w:t>
            </w:r>
          </w:p>
        </w:tc>
        <w:tc>
          <w:tcPr>
            <w:tcW w:w="1418" w:type="dxa"/>
          </w:tcPr>
          <w:p>
            <w:pPr>
              <w:pStyle w:val="47"/>
              <w:widowControl/>
              <w:spacing w:after="15"/>
              <w:ind w:firstLine="0" w:firstLineChars="0"/>
              <w:rPr>
                <w:rFonts w:hAnsi="宋体"/>
                <w:sz w:val="18"/>
              </w:rPr>
            </w:pPr>
            <w:r>
              <w:rPr>
                <w:rFonts w:hint="eastAsia" w:hAnsi="宋体"/>
                <w:sz w:val="18"/>
              </w:rPr>
              <w:t>1个（可选）</w:t>
            </w:r>
          </w:p>
        </w:tc>
        <w:tc>
          <w:tcPr>
            <w:tcW w:w="1701" w:type="dxa"/>
            <w:noWrap/>
          </w:tcPr>
          <w:p>
            <w:pPr>
              <w:pStyle w:val="47"/>
              <w:widowControl/>
              <w:spacing w:after="15"/>
              <w:ind w:firstLine="0" w:firstLineChars="0"/>
              <w:rPr>
                <w:rFonts w:hAnsi="宋体"/>
                <w:sz w:val="18"/>
              </w:rPr>
            </w:pPr>
            <w:r>
              <w:rPr>
                <w:rFonts w:hint="eastAsia" w:hAnsi="宋体"/>
                <w:sz w:val="18"/>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2" w:hRule="atLeast"/>
        </w:trPr>
        <w:tc>
          <w:tcPr>
            <w:tcW w:w="817" w:type="dxa"/>
            <w:vMerge w:val="restart"/>
          </w:tcPr>
          <w:p>
            <w:pPr>
              <w:pStyle w:val="47"/>
              <w:widowControl/>
              <w:spacing w:after="15"/>
              <w:ind w:firstLine="0" w:firstLineChars="0"/>
              <w:rPr>
                <w:rFonts w:hAnsi="宋体"/>
                <w:sz w:val="18"/>
              </w:rPr>
            </w:pPr>
            <w:r>
              <w:rPr>
                <w:rFonts w:hint="eastAsia" w:hAnsi="宋体"/>
                <w:sz w:val="18"/>
              </w:rPr>
              <w:t>硬件指标</w:t>
            </w:r>
          </w:p>
        </w:tc>
        <w:tc>
          <w:tcPr>
            <w:tcW w:w="783" w:type="dxa"/>
          </w:tcPr>
          <w:p>
            <w:pPr>
              <w:pStyle w:val="47"/>
              <w:widowControl/>
              <w:spacing w:after="15"/>
              <w:ind w:firstLine="0" w:firstLineChars="0"/>
              <w:rPr>
                <w:rFonts w:hAnsi="宋体"/>
                <w:sz w:val="18"/>
              </w:rPr>
            </w:pPr>
            <w:r>
              <w:rPr>
                <w:rFonts w:hint="eastAsia" w:hAnsi="宋体"/>
                <w:sz w:val="18"/>
              </w:rPr>
              <w:t>系统综合能力</w:t>
            </w:r>
          </w:p>
        </w:tc>
        <w:tc>
          <w:tcPr>
            <w:tcW w:w="3646" w:type="dxa"/>
            <w:gridSpan w:val="3"/>
          </w:tcPr>
          <w:p>
            <w:pPr>
              <w:pStyle w:val="47"/>
              <w:widowControl/>
              <w:spacing w:after="15"/>
              <w:ind w:firstLine="0" w:firstLineChars="0"/>
              <w:jc w:val="left"/>
              <w:rPr>
                <w:rFonts w:hAnsi="宋体"/>
                <w:sz w:val="18"/>
              </w:rPr>
            </w:pPr>
            <w:r>
              <w:rPr>
                <w:rFonts w:hint="eastAsia" w:hAnsi="宋体"/>
                <w:sz w:val="18"/>
              </w:rPr>
              <w:t>不小于2000 DMIPS</w:t>
            </w:r>
          </w:p>
        </w:tc>
        <w:tc>
          <w:tcPr>
            <w:tcW w:w="1417" w:type="dxa"/>
          </w:tcPr>
          <w:p>
            <w:pPr>
              <w:pStyle w:val="47"/>
              <w:widowControl/>
              <w:spacing w:after="15"/>
              <w:ind w:firstLine="0" w:firstLineChars="0"/>
              <w:jc w:val="left"/>
              <w:rPr>
                <w:rFonts w:hAnsi="宋体"/>
                <w:sz w:val="18"/>
              </w:rPr>
            </w:pPr>
            <w:r>
              <w:rPr>
                <w:rFonts w:hint="eastAsia" w:hAnsi="宋体"/>
                <w:sz w:val="18"/>
              </w:rPr>
              <w:t>不小于3000DMIPS</w:t>
            </w:r>
          </w:p>
        </w:tc>
        <w:tc>
          <w:tcPr>
            <w:tcW w:w="1418" w:type="dxa"/>
          </w:tcPr>
          <w:p>
            <w:pPr>
              <w:pStyle w:val="47"/>
              <w:widowControl/>
              <w:numPr>
                <w:ilvl w:val="0"/>
                <w:numId w:val="9"/>
              </w:numPr>
              <w:spacing w:after="15"/>
              <w:ind w:firstLineChars="0"/>
              <w:jc w:val="left"/>
              <w:rPr>
                <w:rFonts w:hAnsi="宋体"/>
                <w:sz w:val="18"/>
              </w:rPr>
            </w:pPr>
            <w:r>
              <w:rPr>
                <w:rFonts w:hint="eastAsia" w:hAnsi="宋体"/>
                <w:sz w:val="18"/>
              </w:rPr>
              <w:t>网关模块：不小于2000DMIPS</w:t>
            </w:r>
          </w:p>
          <w:p>
            <w:pPr>
              <w:pStyle w:val="47"/>
              <w:widowControl/>
              <w:numPr>
                <w:ilvl w:val="0"/>
                <w:numId w:val="9"/>
              </w:numPr>
              <w:spacing w:after="15"/>
              <w:ind w:firstLineChars="0"/>
              <w:jc w:val="left"/>
              <w:rPr>
                <w:rFonts w:hAnsi="宋体"/>
                <w:sz w:val="18"/>
              </w:rPr>
            </w:pPr>
            <w:r>
              <w:rPr>
                <w:rFonts w:hint="eastAsia" w:hAnsi="宋体"/>
                <w:sz w:val="18"/>
              </w:rPr>
              <w:t>机顶盒模块：参照《中国电信智能机顶盒技术要求》5.1</w:t>
            </w:r>
          </w:p>
        </w:tc>
        <w:tc>
          <w:tcPr>
            <w:tcW w:w="1701" w:type="dxa"/>
            <w:noWrap/>
          </w:tcPr>
          <w:p>
            <w:pPr>
              <w:pStyle w:val="47"/>
              <w:widowControl/>
              <w:spacing w:after="15"/>
              <w:ind w:firstLine="0" w:firstLineChars="0"/>
              <w:jc w:val="left"/>
              <w:rPr>
                <w:rFonts w:hAnsi="宋体"/>
                <w:sz w:val="18"/>
              </w:rPr>
            </w:pPr>
            <w:r>
              <w:rPr>
                <w:rFonts w:hint="eastAsia" w:hAnsi="宋体"/>
                <w:sz w:val="18"/>
              </w:rPr>
              <w:t>网关组件：不小于2000 DMIPS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8" w:hRule="atLeast"/>
        </w:trPr>
        <w:tc>
          <w:tcPr>
            <w:tcW w:w="817" w:type="dxa"/>
            <w:vMerge w:val="continue"/>
          </w:tcPr>
          <w:p>
            <w:pPr>
              <w:pStyle w:val="47"/>
              <w:widowControl/>
              <w:spacing w:after="15"/>
              <w:ind w:firstLine="0" w:firstLineChars="0"/>
              <w:rPr>
                <w:rFonts w:hAnsi="宋体"/>
                <w:sz w:val="18"/>
              </w:rPr>
            </w:pPr>
          </w:p>
        </w:tc>
        <w:tc>
          <w:tcPr>
            <w:tcW w:w="783" w:type="dxa"/>
          </w:tcPr>
          <w:p>
            <w:pPr>
              <w:pStyle w:val="47"/>
              <w:widowControl/>
              <w:spacing w:after="15"/>
              <w:ind w:firstLine="0" w:firstLineChars="0"/>
              <w:rPr>
                <w:rFonts w:hAnsi="宋体"/>
                <w:sz w:val="18"/>
              </w:rPr>
            </w:pPr>
            <w:r>
              <w:rPr>
                <w:rFonts w:hint="eastAsia" w:hAnsi="宋体"/>
                <w:sz w:val="18"/>
              </w:rPr>
              <w:t>FLASH容量</w:t>
            </w:r>
          </w:p>
        </w:tc>
        <w:tc>
          <w:tcPr>
            <w:tcW w:w="3646" w:type="dxa"/>
            <w:gridSpan w:val="3"/>
          </w:tcPr>
          <w:p>
            <w:pPr>
              <w:pStyle w:val="47"/>
              <w:widowControl/>
              <w:spacing w:after="15"/>
              <w:ind w:firstLine="0" w:firstLineChars="0"/>
              <w:jc w:val="left"/>
              <w:rPr>
                <w:rFonts w:hAnsi="宋体"/>
                <w:sz w:val="18"/>
              </w:rPr>
            </w:pPr>
            <w:r>
              <w:rPr>
                <w:rFonts w:hint="eastAsia" w:hAnsi="宋体"/>
                <w:sz w:val="18"/>
              </w:rPr>
              <w:t>不小于256MByte</w:t>
            </w:r>
          </w:p>
        </w:tc>
        <w:tc>
          <w:tcPr>
            <w:tcW w:w="1417" w:type="dxa"/>
          </w:tcPr>
          <w:p>
            <w:pPr>
              <w:pStyle w:val="47"/>
              <w:widowControl/>
              <w:spacing w:after="15"/>
              <w:ind w:firstLine="0" w:firstLineChars="0"/>
              <w:jc w:val="left"/>
              <w:rPr>
                <w:rFonts w:hAnsi="宋体"/>
                <w:sz w:val="18"/>
              </w:rPr>
            </w:pPr>
            <w:r>
              <w:rPr>
                <w:rFonts w:hint="eastAsia" w:hAnsi="宋体"/>
                <w:sz w:val="18"/>
              </w:rPr>
              <w:t>不小于256MByte</w:t>
            </w:r>
          </w:p>
        </w:tc>
        <w:tc>
          <w:tcPr>
            <w:tcW w:w="1418" w:type="dxa"/>
          </w:tcPr>
          <w:p>
            <w:pPr>
              <w:pStyle w:val="47"/>
              <w:widowControl/>
              <w:numPr>
                <w:ilvl w:val="0"/>
                <w:numId w:val="9"/>
              </w:numPr>
              <w:spacing w:after="15"/>
              <w:ind w:firstLineChars="0"/>
              <w:jc w:val="left"/>
              <w:rPr>
                <w:rFonts w:hAnsi="宋体"/>
                <w:sz w:val="18"/>
              </w:rPr>
            </w:pPr>
            <w:r>
              <w:rPr>
                <w:rFonts w:hint="eastAsia" w:hAnsi="宋体"/>
                <w:sz w:val="18"/>
              </w:rPr>
              <w:t>网关模块：不小于256MByte</w:t>
            </w:r>
          </w:p>
          <w:p>
            <w:pPr>
              <w:pStyle w:val="47"/>
              <w:widowControl/>
              <w:numPr>
                <w:ilvl w:val="0"/>
                <w:numId w:val="9"/>
              </w:numPr>
              <w:spacing w:after="15"/>
              <w:ind w:firstLineChars="0"/>
              <w:jc w:val="left"/>
              <w:rPr>
                <w:rFonts w:hAnsi="宋体"/>
                <w:sz w:val="18"/>
              </w:rPr>
            </w:pPr>
            <w:r>
              <w:rPr>
                <w:rFonts w:hint="eastAsia" w:hAnsi="宋体"/>
                <w:sz w:val="18"/>
              </w:rPr>
              <w:t>机顶盒模块：不小于8GByte ，建议 16GByte</w:t>
            </w:r>
          </w:p>
        </w:tc>
        <w:tc>
          <w:tcPr>
            <w:tcW w:w="1701" w:type="dxa"/>
            <w:noWrap/>
          </w:tcPr>
          <w:p>
            <w:pPr>
              <w:pStyle w:val="47"/>
              <w:widowControl/>
              <w:spacing w:after="15"/>
              <w:ind w:firstLine="0" w:firstLineChars="0"/>
              <w:jc w:val="left"/>
              <w:rPr>
                <w:rFonts w:hAnsi="宋体"/>
                <w:sz w:val="18"/>
              </w:rPr>
            </w:pPr>
            <w:r>
              <w:rPr>
                <w:rFonts w:hint="eastAsia" w:hAnsi="宋体"/>
                <w:sz w:val="18"/>
              </w:rPr>
              <w:t>网关组件：不小于256MByte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4" w:hRule="atLeast"/>
        </w:trPr>
        <w:tc>
          <w:tcPr>
            <w:tcW w:w="817" w:type="dxa"/>
            <w:vMerge w:val="continue"/>
          </w:tcPr>
          <w:p>
            <w:pPr>
              <w:pStyle w:val="47"/>
              <w:widowControl/>
              <w:spacing w:after="15"/>
              <w:ind w:firstLine="0" w:firstLineChars="0"/>
              <w:rPr>
                <w:rFonts w:hAnsi="宋体"/>
                <w:sz w:val="18"/>
              </w:rPr>
            </w:pPr>
          </w:p>
        </w:tc>
        <w:tc>
          <w:tcPr>
            <w:tcW w:w="783" w:type="dxa"/>
          </w:tcPr>
          <w:p>
            <w:pPr>
              <w:pStyle w:val="47"/>
              <w:widowControl/>
              <w:spacing w:after="15"/>
              <w:ind w:firstLine="0" w:firstLineChars="0"/>
              <w:rPr>
                <w:rFonts w:hAnsi="宋体"/>
                <w:sz w:val="18"/>
              </w:rPr>
            </w:pPr>
            <w:r>
              <w:rPr>
                <w:rFonts w:hint="eastAsia" w:hAnsi="宋体"/>
                <w:sz w:val="18"/>
              </w:rPr>
              <w:t>RAM容量</w:t>
            </w:r>
          </w:p>
        </w:tc>
        <w:tc>
          <w:tcPr>
            <w:tcW w:w="1236" w:type="dxa"/>
          </w:tcPr>
          <w:p>
            <w:pPr>
              <w:pStyle w:val="47"/>
              <w:widowControl/>
              <w:spacing w:after="15"/>
              <w:ind w:firstLine="0" w:firstLineChars="0"/>
              <w:jc w:val="left"/>
              <w:rPr>
                <w:rFonts w:hAnsi="宋体"/>
                <w:sz w:val="18"/>
              </w:rPr>
            </w:pPr>
            <w:r>
              <w:rPr>
                <w:rFonts w:hint="eastAsia" w:hAnsi="宋体"/>
                <w:sz w:val="18"/>
              </w:rPr>
              <w:t>不小于256MByte</w:t>
            </w:r>
          </w:p>
        </w:tc>
        <w:tc>
          <w:tcPr>
            <w:tcW w:w="1134" w:type="dxa"/>
          </w:tcPr>
          <w:p>
            <w:pPr>
              <w:pStyle w:val="47"/>
              <w:widowControl w:val="0"/>
              <w:spacing w:after="15"/>
              <w:ind w:firstLine="0" w:firstLineChars="0"/>
              <w:jc w:val="left"/>
              <w:rPr>
                <w:rFonts w:hAnsi="宋体"/>
                <w:sz w:val="18"/>
              </w:rPr>
            </w:pPr>
            <w:r>
              <w:rPr>
                <w:rFonts w:hint="eastAsia" w:hAnsi="宋体"/>
                <w:sz w:val="18"/>
              </w:rPr>
              <w:t>不小于512MByte</w:t>
            </w:r>
          </w:p>
        </w:tc>
        <w:tc>
          <w:tcPr>
            <w:tcW w:w="1276" w:type="dxa"/>
          </w:tcPr>
          <w:p>
            <w:pPr>
              <w:pStyle w:val="47"/>
              <w:widowControl/>
              <w:spacing w:after="15"/>
              <w:ind w:firstLine="0" w:firstLineChars="0"/>
              <w:jc w:val="left"/>
              <w:rPr>
                <w:rFonts w:hAnsi="宋体"/>
                <w:sz w:val="18"/>
              </w:rPr>
            </w:pPr>
            <w:r>
              <w:rPr>
                <w:rFonts w:hint="eastAsia" w:hAnsi="宋体"/>
                <w:sz w:val="18"/>
              </w:rPr>
              <w:t>不小于512MByte</w:t>
            </w:r>
          </w:p>
        </w:tc>
        <w:tc>
          <w:tcPr>
            <w:tcW w:w="1417" w:type="dxa"/>
          </w:tcPr>
          <w:p>
            <w:pPr>
              <w:pStyle w:val="47"/>
              <w:widowControl/>
              <w:spacing w:after="15"/>
              <w:ind w:firstLine="0" w:firstLineChars="0"/>
              <w:jc w:val="left"/>
              <w:rPr>
                <w:rFonts w:hAnsi="宋体"/>
                <w:sz w:val="18"/>
              </w:rPr>
            </w:pPr>
            <w:r>
              <w:rPr>
                <w:rFonts w:hint="eastAsia" w:hAnsi="宋体"/>
                <w:sz w:val="18"/>
              </w:rPr>
              <w:t>不小于512MByte</w:t>
            </w:r>
          </w:p>
        </w:tc>
        <w:tc>
          <w:tcPr>
            <w:tcW w:w="1418" w:type="dxa"/>
          </w:tcPr>
          <w:p>
            <w:pPr>
              <w:pStyle w:val="47"/>
              <w:widowControl/>
              <w:numPr>
                <w:ilvl w:val="0"/>
                <w:numId w:val="9"/>
              </w:numPr>
              <w:spacing w:after="15"/>
              <w:ind w:firstLineChars="0"/>
              <w:jc w:val="left"/>
              <w:rPr>
                <w:rFonts w:hAnsi="宋体"/>
                <w:sz w:val="18"/>
              </w:rPr>
            </w:pPr>
            <w:r>
              <w:rPr>
                <w:rFonts w:hint="eastAsia" w:hAnsi="宋体"/>
                <w:sz w:val="18"/>
              </w:rPr>
              <w:t>网关模块：不小于256Mbyte</w:t>
            </w:r>
          </w:p>
          <w:p>
            <w:pPr>
              <w:pStyle w:val="47"/>
              <w:widowControl/>
              <w:numPr>
                <w:ilvl w:val="0"/>
                <w:numId w:val="9"/>
              </w:numPr>
              <w:spacing w:after="15"/>
              <w:ind w:firstLineChars="0"/>
              <w:jc w:val="left"/>
              <w:rPr>
                <w:rFonts w:hAnsi="宋体"/>
                <w:sz w:val="18"/>
              </w:rPr>
            </w:pPr>
            <w:r>
              <w:rPr>
                <w:rFonts w:hint="eastAsia" w:hAnsi="宋体"/>
                <w:sz w:val="18"/>
              </w:rPr>
              <w:t xml:space="preserve">机顶模块：不小于1G Byte </w:t>
            </w:r>
          </w:p>
        </w:tc>
        <w:tc>
          <w:tcPr>
            <w:tcW w:w="1701" w:type="dxa"/>
            <w:noWrap/>
          </w:tcPr>
          <w:p>
            <w:pPr>
              <w:pStyle w:val="47"/>
              <w:widowControl/>
              <w:spacing w:after="15"/>
              <w:ind w:firstLine="0" w:firstLineChars="0"/>
              <w:jc w:val="left"/>
              <w:rPr>
                <w:rFonts w:hAnsi="宋体"/>
                <w:sz w:val="18"/>
              </w:rPr>
            </w:pPr>
            <w:r>
              <w:rPr>
                <w:rFonts w:hint="eastAsia" w:hAnsi="宋体"/>
                <w:sz w:val="18"/>
              </w:rPr>
              <w:t>网关组件：不小于256MByte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817" w:type="dxa"/>
            <w:vMerge w:val="continue"/>
          </w:tcPr>
          <w:p>
            <w:pPr>
              <w:pStyle w:val="47"/>
              <w:widowControl/>
              <w:spacing w:after="15"/>
              <w:ind w:firstLine="0" w:firstLineChars="0"/>
              <w:rPr>
                <w:rFonts w:hAnsi="宋体"/>
                <w:sz w:val="18"/>
              </w:rPr>
            </w:pPr>
          </w:p>
        </w:tc>
        <w:tc>
          <w:tcPr>
            <w:tcW w:w="783" w:type="dxa"/>
          </w:tcPr>
          <w:p>
            <w:pPr>
              <w:pStyle w:val="47"/>
              <w:widowControl/>
              <w:spacing w:after="15"/>
              <w:ind w:firstLine="0" w:firstLineChars="0"/>
              <w:rPr>
                <w:rFonts w:hAnsi="宋体"/>
                <w:sz w:val="18"/>
              </w:rPr>
            </w:pPr>
            <w:r>
              <w:rPr>
                <w:rFonts w:hint="eastAsia" w:hAnsi="宋体"/>
                <w:sz w:val="18"/>
              </w:rPr>
              <w:t>最大功耗</w:t>
            </w:r>
          </w:p>
        </w:tc>
        <w:tc>
          <w:tcPr>
            <w:tcW w:w="1236" w:type="dxa"/>
          </w:tcPr>
          <w:p>
            <w:pPr>
              <w:pStyle w:val="47"/>
              <w:widowControl w:val="0"/>
              <w:spacing w:after="15"/>
              <w:ind w:firstLine="0" w:firstLineChars="0"/>
              <w:rPr>
                <w:rFonts w:hAnsi="宋体"/>
                <w:sz w:val="18"/>
              </w:rPr>
            </w:pPr>
            <w:r>
              <w:rPr>
                <w:rFonts w:hint="eastAsia" w:hAnsi="宋体"/>
                <w:sz w:val="18"/>
              </w:rPr>
              <w:t>2</w:t>
            </w:r>
            <w:r>
              <w:rPr>
                <w:rFonts w:hAnsi="宋体"/>
                <w:sz w:val="18"/>
              </w:rPr>
              <w:t>1</w:t>
            </w:r>
            <w:r>
              <w:rPr>
                <w:rFonts w:hint="eastAsia" w:hAnsi="宋体"/>
                <w:sz w:val="18"/>
              </w:rPr>
              <w:t>W</w:t>
            </w:r>
          </w:p>
        </w:tc>
        <w:tc>
          <w:tcPr>
            <w:tcW w:w="1134" w:type="dxa"/>
          </w:tcPr>
          <w:p>
            <w:pPr>
              <w:pStyle w:val="47"/>
              <w:widowControl w:val="0"/>
              <w:spacing w:after="15"/>
              <w:ind w:firstLine="0" w:firstLineChars="0"/>
              <w:rPr>
                <w:rFonts w:hAnsi="宋体"/>
                <w:sz w:val="18"/>
              </w:rPr>
            </w:pPr>
            <w:r>
              <w:rPr>
                <w:rFonts w:hint="eastAsia" w:hAnsi="宋体"/>
                <w:sz w:val="18"/>
              </w:rPr>
              <w:t>2</w:t>
            </w:r>
            <w:r>
              <w:rPr>
                <w:rFonts w:hAnsi="宋体"/>
                <w:sz w:val="18"/>
              </w:rPr>
              <w:t>3W</w:t>
            </w:r>
          </w:p>
        </w:tc>
        <w:tc>
          <w:tcPr>
            <w:tcW w:w="1276" w:type="dxa"/>
          </w:tcPr>
          <w:p>
            <w:pPr>
              <w:pStyle w:val="47"/>
              <w:widowControl/>
              <w:spacing w:after="15"/>
              <w:ind w:firstLine="0" w:firstLineChars="0"/>
              <w:rPr>
                <w:rFonts w:hAnsi="宋体"/>
                <w:sz w:val="18"/>
              </w:rPr>
            </w:pPr>
            <w:r>
              <w:rPr>
                <w:rFonts w:hint="eastAsia" w:hAnsi="宋体"/>
                <w:sz w:val="18"/>
              </w:rPr>
              <w:t>2</w:t>
            </w:r>
            <w:r>
              <w:rPr>
                <w:rFonts w:hAnsi="宋体"/>
                <w:sz w:val="18"/>
              </w:rPr>
              <w:t>5W</w:t>
            </w:r>
          </w:p>
        </w:tc>
        <w:tc>
          <w:tcPr>
            <w:tcW w:w="1417" w:type="dxa"/>
          </w:tcPr>
          <w:p>
            <w:pPr>
              <w:pStyle w:val="47"/>
              <w:widowControl/>
              <w:spacing w:after="15"/>
              <w:ind w:firstLine="0" w:firstLineChars="0"/>
              <w:rPr>
                <w:rFonts w:hAnsi="宋体"/>
                <w:sz w:val="18"/>
              </w:rPr>
            </w:pPr>
            <w:r>
              <w:rPr>
                <w:rFonts w:hint="eastAsia" w:hAnsi="宋体"/>
                <w:sz w:val="18"/>
              </w:rPr>
              <w:t>2</w:t>
            </w:r>
            <w:r>
              <w:rPr>
                <w:rFonts w:hAnsi="宋体"/>
                <w:sz w:val="18"/>
              </w:rPr>
              <w:t>7</w:t>
            </w:r>
            <w:r>
              <w:rPr>
                <w:rFonts w:hint="eastAsia" w:hAnsi="宋体"/>
                <w:sz w:val="18"/>
              </w:rPr>
              <w:t>W</w:t>
            </w:r>
          </w:p>
        </w:tc>
        <w:tc>
          <w:tcPr>
            <w:tcW w:w="1418" w:type="dxa"/>
          </w:tcPr>
          <w:p>
            <w:pPr>
              <w:pStyle w:val="47"/>
              <w:widowControl/>
              <w:spacing w:after="15"/>
              <w:ind w:firstLine="0" w:firstLineChars="0"/>
              <w:jc w:val="left"/>
              <w:rPr>
                <w:rFonts w:hAnsi="宋体"/>
                <w:sz w:val="18"/>
              </w:rPr>
            </w:pPr>
            <w:r>
              <w:rPr>
                <w:rFonts w:hint="eastAsia" w:hAnsi="宋体"/>
                <w:sz w:val="18"/>
              </w:rPr>
              <w:t>25W</w:t>
            </w:r>
          </w:p>
        </w:tc>
        <w:tc>
          <w:tcPr>
            <w:tcW w:w="1701" w:type="dxa"/>
            <w:shd w:val="clear" w:color="auto" w:fill="auto"/>
            <w:noWrap/>
          </w:tcPr>
          <w:p>
            <w:pPr>
              <w:pStyle w:val="47"/>
              <w:widowControl/>
              <w:spacing w:after="15"/>
              <w:ind w:firstLine="0" w:firstLineChars="0"/>
              <w:jc w:val="left"/>
              <w:rPr>
                <w:rFonts w:hAnsi="宋体"/>
                <w:sz w:val="18"/>
              </w:rPr>
            </w:pPr>
            <w:r>
              <w:rPr>
                <w:rFonts w:hint="eastAsia" w:hAnsi="宋体"/>
                <w:sz w:val="18"/>
              </w:rPr>
              <w:t>1</w:t>
            </w:r>
            <w:r>
              <w:rPr>
                <w:rFonts w:hAnsi="宋体"/>
                <w:sz w:val="18"/>
              </w:rPr>
              <w:t>8W</w:t>
            </w:r>
            <w:r>
              <w:rPr>
                <w:rFonts w:hint="eastAsia" w:hAnsi="宋体"/>
                <w:sz w:val="18"/>
              </w:rPr>
              <w:t>（仅网关组件）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817" w:type="dxa"/>
            <w:vMerge w:val="restart"/>
          </w:tcPr>
          <w:p>
            <w:pPr>
              <w:pStyle w:val="47"/>
              <w:widowControl/>
              <w:spacing w:after="15"/>
              <w:ind w:firstLine="0" w:firstLineChars="0"/>
              <w:rPr>
                <w:rFonts w:hAnsi="宋体"/>
                <w:sz w:val="18"/>
              </w:rPr>
            </w:pPr>
            <w:r>
              <w:rPr>
                <w:rFonts w:hint="eastAsia" w:hAnsi="宋体"/>
                <w:sz w:val="18"/>
              </w:rPr>
              <w:t>性能指标</w:t>
            </w:r>
          </w:p>
        </w:tc>
        <w:tc>
          <w:tcPr>
            <w:tcW w:w="783" w:type="dxa"/>
          </w:tcPr>
          <w:p>
            <w:pPr>
              <w:pStyle w:val="47"/>
              <w:widowControl/>
              <w:spacing w:after="15"/>
              <w:ind w:firstLine="0" w:firstLineChars="0"/>
              <w:rPr>
                <w:rFonts w:hAnsi="宋体"/>
                <w:sz w:val="18"/>
              </w:rPr>
            </w:pPr>
            <w:r>
              <w:rPr>
                <w:rFonts w:hint="eastAsia" w:hAnsi="宋体"/>
                <w:sz w:val="18"/>
              </w:rPr>
              <w:t>整体吞吐量（见9.1）</w:t>
            </w:r>
          </w:p>
        </w:tc>
        <w:tc>
          <w:tcPr>
            <w:tcW w:w="3646" w:type="dxa"/>
            <w:gridSpan w:val="3"/>
          </w:tcPr>
          <w:p>
            <w:pPr>
              <w:pStyle w:val="47"/>
              <w:widowControl/>
              <w:spacing w:after="15"/>
              <w:ind w:firstLine="0" w:firstLineChars="0"/>
              <w:rPr>
                <w:rFonts w:hAnsi="宋体"/>
                <w:sz w:val="18"/>
              </w:rPr>
            </w:pPr>
            <w:r>
              <w:rPr>
                <w:rFonts w:hint="eastAsia" w:hAnsi="宋体"/>
                <w:sz w:val="18"/>
              </w:rPr>
              <w:t>T_1</w:t>
            </w:r>
          </w:p>
        </w:tc>
        <w:tc>
          <w:tcPr>
            <w:tcW w:w="1417" w:type="dxa"/>
          </w:tcPr>
          <w:p>
            <w:pPr>
              <w:pStyle w:val="47"/>
              <w:widowControl/>
              <w:spacing w:after="15"/>
              <w:ind w:firstLine="0" w:firstLineChars="0"/>
              <w:rPr>
                <w:rFonts w:hAnsi="宋体"/>
                <w:sz w:val="18"/>
              </w:rPr>
            </w:pPr>
            <w:r>
              <w:rPr>
                <w:rFonts w:hint="eastAsia" w:hAnsi="宋体"/>
                <w:sz w:val="18"/>
              </w:rPr>
              <w:t>T_2</w:t>
            </w:r>
          </w:p>
        </w:tc>
        <w:tc>
          <w:tcPr>
            <w:tcW w:w="1418" w:type="dxa"/>
          </w:tcPr>
          <w:p>
            <w:pPr>
              <w:pStyle w:val="47"/>
              <w:widowControl/>
              <w:spacing w:after="15"/>
              <w:ind w:firstLine="0" w:firstLineChars="0"/>
              <w:rPr>
                <w:rFonts w:hAnsi="宋体"/>
                <w:sz w:val="18"/>
              </w:rPr>
            </w:pPr>
            <w:r>
              <w:rPr>
                <w:rFonts w:hint="eastAsia" w:hAnsi="宋体"/>
                <w:sz w:val="18"/>
              </w:rPr>
              <w:t>T_1</w:t>
            </w:r>
          </w:p>
        </w:tc>
        <w:tc>
          <w:tcPr>
            <w:tcW w:w="1701" w:type="dxa"/>
          </w:tcPr>
          <w:p>
            <w:pPr>
              <w:pStyle w:val="47"/>
              <w:widowControl/>
              <w:spacing w:after="15"/>
              <w:ind w:firstLine="0" w:firstLineChars="0"/>
              <w:jc w:val="left"/>
              <w:rPr>
                <w:rFonts w:hAnsi="宋体"/>
                <w:sz w:val="18"/>
              </w:rPr>
            </w:pPr>
            <w:r>
              <w:rPr>
                <w:rFonts w:hint="eastAsia" w:hAnsi="宋体"/>
                <w:sz w:val="18"/>
              </w:rPr>
              <w:t>网关组件：T_1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817" w:type="dxa"/>
            <w:vMerge w:val="continue"/>
          </w:tcPr>
          <w:p>
            <w:pPr>
              <w:pStyle w:val="47"/>
              <w:widowControl/>
              <w:spacing w:after="15"/>
              <w:ind w:firstLine="0" w:firstLineChars="0"/>
              <w:rPr>
                <w:rFonts w:hAnsi="宋体"/>
                <w:sz w:val="18"/>
              </w:rPr>
            </w:pPr>
          </w:p>
        </w:tc>
        <w:tc>
          <w:tcPr>
            <w:tcW w:w="783" w:type="dxa"/>
            <w:vMerge w:val="restart"/>
          </w:tcPr>
          <w:p>
            <w:pPr>
              <w:pStyle w:val="47"/>
              <w:widowControl/>
              <w:spacing w:after="15"/>
              <w:ind w:firstLine="0" w:firstLineChars="0"/>
              <w:rPr>
                <w:rFonts w:hAnsi="宋体"/>
                <w:sz w:val="18"/>
              </w:rPr>
            </w:pPr>
            <w:r>
              <w:rPr>
                <w:rFonts w:hint="eastAsia" w:hAnsi="宋体"/>
                <w:sz w:val="18"/>
              </w:rPr>
              <w:t>WLAN吞吐量（见9.2）</w:t>
            </w:r>
          </w:p>
        </w:tc>
        <w:tc>
          <w:tcPr>
            <w:tcW w:w="1236" w:type="dxa"/>
            <w:vMerge w:val="restart"/>
          </w:tcPr>
          <w:p>
            <w:pPr>
              <w:pStyle w:val="47"/>
              <w:widowControl/>
              <w:spacing w:after="15"/>
              <w:ind w:firstLine="0" w:firstLineChars="0"/>
              <w:rPr>
                <w:rFonts w:hAnsi="宋体"/>
                <w:sz w:val="18"/>
              </w:rPr>
            </w:pPr>
            <w:r>
              <w:rPr>
                <w:rFonts w:hint="eastAsia" w:hAnsi="宋体"/>
                <w:sz w:val="18"/>
              </w:rPr>
              <w:t>W_1</w:t>
            </w:r>
          </w:p>
        </w:tc>
        <w:tc>
          <w:tcPr>
            <w:tcW w:w="1134" w:type="dxa"/>
          </w:tcPr>
          <w:p>
            <w:pPr>
              <w:pStyle w:val="47"/>
              <w:widowControl/>
              <w:spacing w:after="15"/>
              <w:ind w:firstLine="0" w:firstLineChars="0"/>
              <w:rPr>
                <w:rFonts w:hAnsi="宋体"/>
                <w:sz w:val="18"/>
              </w:rPr>
            </w:pPr>
            <w:r>
              <w:rPr>
                <w:rFonts w:hint="eastAsia" w:hAnsi="宋体"/>
                <w:sz w:val="18"/>
              </w:rPr>
              <w:t>2.4G频段：W_1</w:t>
            </w:r>
          </w:p>
        </w:tc>
        <w:tc>
          <w:tcPr>
            <w:tcW w:w="1276" w:type="dxa"/>
          </w:tcPr>
          <w:p>
            <w:pPr>
              <w:pStyle w:val="47"/>
              <w:widowControl/>
              <w:spacing w:after="15"/>
              <w:ind w:firstLine="0" w:firstLineChars="0"/>
              <w:rPr>
                <w:rFonts w:hAnsi="宋体"/>
                <w:sz w:val="18"/>
              </w:rPr>
            </w:pPr>
            <w:r>
              <w:rPr>
                <w:rFonts w:hint="eastAsia" w:hAnsi="宋体"/>
                <w:sz w:val="18"/>
              </w:rPr>
              <w:t>2.4G频段：W_6</w:t>
            </w:r>
          </w:p>
        </w:tc>
        <w:tc>
          <w:tcPr>
            <w:tcW w:w="1417" w:type="dxa"/>
          </w:tcPr>
          <w:p>
            <w:pPr>
              <w:pStyle w:val="47"/>
              <w:widowControl/>
              <w:spacing w:after="15"/>
              <w:ind w:firstLine="0" w:firstLineChars="0"/>
              <w:rPr>
                <w:rFonts w:hAnsi="宋体"/>
                <w:sz w:val="18"/>
              </w:rPr>
            </w:pPr>
            <w:r>
              <w:rPr>
                <w:rFonts w:hint="eastAsia" w:hAnsi="宋体"/>
                <w:sz w:val="18"/>
              </w:rPr>
              <w:t>2.4G频段：W_</w:t>
            </w:r>
            <w:r>
              <w:rPr>
                <w:rFonts w:hAnsi="宋体"/>
                <w:sz w:val="18"/>
              </w:rPr>
              <w:t>6</w:t>
            </w:r>
          </w:p>
        </w:tc>
        <w:tc>
          <w:tcPr>
            <w:tcW w:w="1418" w:type="dxa"/>
            <w:vMerge w:val="restart"/>
          </w:tcPr>
          <w:p>
            <w:pPr>
              <w:pStyle w:val="47"/>
              <w:widowControl/>
              <w:spacing w:after="15"/>
              <w:ind w:firstLine="0" w:firstLineChars="0"/>
              <w:rPr>
                <w:rFonts w:hAnsi="宋体"/>
                <w:sz w:val="18"/>
              </w:rPr>
            </w:pPr>
            <w:r>
              <w:rPr>
                <w:rFonts w:hint="eastAsia" w:hAnsi="宋体"/>
                <w:sz w:val="18"/>
              </w:rPr>
              <w:t>W_1</w:t>
            </w:r>
          </w:p>
        </w:tc>
        <w:tc>
          <w:tcPr>
            <w:tcW w:w="1701" w:type="dxa"/>
            <w:noWrap/>
          </w:tcPr>
          <w:p>
            <w:pPr>
              <w:pStyle w:val="47"/>
              <w:widowControl/>
              <w:spacing w:after="15"/>
              <w:ind w:firstLine="0" w:firstLineChars="0"/>
              <w:rPr>
                <w:rFonts w:hAnsi="宋体"/>
                <w:sz w:val="18"/>
              </w:rPr>
            </w:pPr>
            <w:r>
              <w:rPr>
                <w:rFonts w:hint="eastAsia" w:hAnsi="宋体"/>
                <w:sz w:val="18"/>
              </w:rPr>
              <w:t>2.4G频段：至少W_1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817" w:type="dxa"/>
            <w:vMerge w:val="continue"/>
          </w:tcPr>
          <w:p>
            <w:pPr>
              <w:pStyle w:val="47"/>
              <w:widowControl/>
              <w:spacing w:after="15"/>
              <w:ind w:firstLine="0" w:firstLineChars="0"/>
              <w:rPr>
                <w:rFonts w:hAnsi="宋体"/>
                <w:sz w:val="18"/>
              </w:rPr>
            </w:pPr>
          </w:p>
        </w:tc>
        <w:tc>
          <w:tcPr>
            <w:tcW w:w="783" w:type="dxa"/>
            <w:vMerge w:val="continue"/>
          </w:tcPr>
          <w:p>
            <w:pPr>
              <w:pStyle w:val="47"/>
              <w:widowControl/>
              <w:spacing w:after="15"/>
              <w:ind w:firstLine="0" w:firstLineChars="0"/>
              <w:rPr>
                <w:rFonts w:hAnsi="宋体"/>
                <w:sz w:val="18"/>
              </w:rPr>
            </w:pPr>
          </w:p>
        </w:tc>
        <w:tc>
          <w:tcPr>
            <w:tcW w:w="1236" w:type="dxa"/>
            <w:vMerge w:val="continue"/>
          </w:tcPr>
          <w:p>
            <w:pPr>
              <w:pStyle w:val="47"/>
              <w:widowControl/>
              <w:spacing w:after="15"/>
              <w:ind w:firstLine="0" w:firstLineChars="0"/>
              <w:rPr>
                <w:rFonts w:hAnsi="宋体"/>
                <w:sz w:val="18"/>
              </w:rPr>
            </w:pPr>
          </w:p>
        </w:tc>
        <w:tc>
          <w:tcPr>
            <w:tcW w:w="1134" w:type="dxa"/>
          </w:tcPr>
          <w:p>
            <w:pPr>
              <w:pStyle w:val="47"/>
              <w:widowControl/>
              <w:spacing w:after="15"/>
              <w:ind w:firstLine="0" w:firstLineChars="0"/>
              <w:rPr>
                <w:rFonts w:hAnsi="宋体"/>
                <w:sz w:val="18"/>
              </w:rPr>
            </w:pPr>
            <w:r>
              <w:rPr>
                <w:rFonts w:hint="eastAsia" w:hAnsi="宋体"/>
                <w:sz w:val="18"/>
              </w:rPr>
              <w:t>5G频段：至少W_3</w:t>
            </w:r>
          </w:p>
        </w:tc>
        <w:tc>
          <w:tcPr>
            <w:tcW w:w="1276" w:type="dxa"/>
          </w:tcPr>
          <w:p>
            <w:pPr>
              <w:pStyle w:val="47"/>
              <w:widowControl/>
              <w:spacing w:after="15"/>
              <w:ind w:firstLine="0" w:firstLineChars="0"/>
              <w:rPr>
                <w:rFonts w:hAnsi="宋体"/>
                <w:sz w:val="18"/>
              </w:rPr>
            </w:pPr>
            <w:r>
              <w:rPr>
                <w:rFonts w:hint="eastAsia" w:hAnsi="宋体"/>
                <w:sz w:val="18"/>
              </w:rPr>
              <w:t>5G频段：W_7</w:t>
            </w:r>
          </w:p>
        </w:tc>
        <w:tc>
          <w:tcPr>
            <w:tcW w:w="1417" w:type="dxa"/>
          </w:tcPr>
          <w:p>
            <w:pPr>
              <w:pStyle w:val="47"/>
              <w:widowControl/>
              <w:spacing w:after="15"/>
              <w:ind w:firstLine="0" w:firstLineChars="0"/>
              <w:rPr>
                <w:rFonts w:hAnsi="宋体"/>
                <w:sz w:val="18"/>
              </w:rPr>
            </w:pPr>
            <w:r>
              <w:rPr>
                <w:rFonts w:hint="eastAsia" w:hAnsi="宋体"/>
                <w:sz w:val="18"/>
              </w:rPr>
              <w:t>5G频段：至少W_</w:t>
            </w:r>
            <w:r>
              <w:rPr>
                <w:rFonts w:hAnsi="宋体"/>
                <w:sz w:val="18"/>
              </w:rPr>
              <w:t>8</w:t>
            </w:r>
          </w:p>
        </w:tc>
        <w:tc>
          <w:tcPr>
            <w:tcW w:w="1418" w:type="dxa"/>
            <w:vMerge w:val="continue"/>
          </w:tcPr>
          <w:p>
            <w:pPr>
              <w:pStyle w:val="47"/>
              <w:widowControl/>
              <w:spacing w:after="15"/>
              <w:ind w:firstLine="0" w:firstLineChars="0"/>
              <w:rPr>
                <w:rFonts w:hAnsi="宋体"/>
                <w:sz w:val="18"/>
              </w:rPr>
            </w:pPr>
          </w:p>
        </w:tc>
        <w:tc>
          <w:tcPr>
            <w:tcW w:w="1701" w:type="dxa"/>
          </w:tcPr>
          <w:p>
            <w:pPr>
              <w:pStyle w:val="47"/>
              <w:widowControl/>
              <w:spacing w:after="15"/>
              <w:ind w:firstLine="0" w:firstLineChars="0"/>
              <w:rPr>
                <w:rFonts w:hAnsi="宋体"/>
                <w:sz w:val="18"/>
              </w:rPr>
            </w:pPr>
            <w:r>
              <w:rPr>
                <w:rFonts w:hint="eastAsia" w:hAnsi="宋体"/>
                <w:sz w:val="18"/>
              </w:rPr>
              <w:t>5G频段：至少W_3</w:t>
            </w:r>
          </w:p>
        </w:tc>
      </w:tr>
    </w:tbl>
    <w:p>
      <w:pPr>
        <w:pStyle w:val="47"/>
        <w:spacing w:after="15"/>
        <w:ind w:firstLine="360"/>
        <w:rPr>
          <w:rFonts w:hAnsi="宋体"/>
          <w:sz w:val="18"/>
        </w:rPr>
      </w:pPr>
      <w:r>
        <w:rPr>
          <w:rFonts w:hint="eastAsia" w:hAnsi="宋体"/>
          <w:sz w:val="18"/>
        </w:rPr>
        <w:t>说明：</w:t>
      </w:r>
    </w:p>
    <w:p>
      <w:pPr>
        <w:pStyle w:val="47"/>
        <w:numPr>
          <w:ilvl w:val="0"/>
          <w:numId w:val="10"/>
        </w:numPr>
        <w:tabs>
          <w:tab w:val="clear" w:pos="4201"/>
          <w:tab w:val="clear" w:pos="9298"/>
        </w:tabs>
        <w:spacing w:before="0" w:afterLines="0"/>
        <w:ind w:firstLineChars="0"/>
        <w:rPr>
          <w:rFonts w:hAnsi="宋体"/>
          <w:color w:val="FF0000"/>
        </w:rPr>
      </w:pPr>
      <w:r>
        <w:rPr>
          <w:rFonts w:hint="eastAsia" w:hAnsi="宋体"/>
          <w:sz w:val="18"/>
          <w:szCs w:val="18"/>
        </w:rPr>
        <w:t>融合版设备同时包含网关模块和机顶盒模块。其中网关模块提供网络接入业务以及网关智能业务，机顶盒模块提供IPTV应用服务。</w:t>
      </w:r>
    </w:p>
    <w:p>
      <w:pPr>
        <w:pStyle w:val="47"/>
        <w:numPr>
          <w:ilvl w:val="0"/>
          <w:numId w:val="10"/>
        </w:numPr>
        <w:tabs>
          <w:tab w:val="clear" w:pos="4201"/>
          <w:tab w:val="clear" w:pos="9298"/>
        </w:tabs>
        <w:spacing w:before="0" w:afterLines="0"/>
        <w:ind w:firstLineChars="0"/>
        <w:rPr>
          <w:rFonts w:hAnsi="宋体"/>
          <w:color w:val="FF0000"/>
        </w:rPr>
      </w:pPr>
      <w:r>
        <w:rPr>
          <w:rFonts w:hint="eastAsia" w:hAnsi="宋体"/>
          <w:sz w:val="18"/>
          <w:szCs w:val="18"/>
        </w:rPr>
        <w:t>AP外置版设备同时包含2个设备组件：无WiFi网关和外置AP。</w:t>
      </w:r>
    </w:p>
    <w:p>
      <w:pPr>
        <w:pStyle w:val="47"/>
        <w:numPr>
          <w:ilvl w:val="0"/>
          <w:numId w:val="11"/>
        </w:numPr>
        <w:tabs>
          <w:tab w:val="clear" w:pos="4201"/>
          <w:tab w:val="clear" w:pos="9298"/>
        </w:tabs>
        <w:spacing w:before="0" w:afterLines="0"/>
        <w:ind w:firstLineChars="0"/>
        <w:rPr>
          <w:rFonts w:hAnsi="宋体"/>
        </w:rPr>
      </w:pPr>
      <w:r>
        <w:rPr>
          <w:rFonts w:hAnsi="宋体"/>
          <w:sz w:val="18"/>
          <w:szCs w:val="18"/>
        </w:rPr>
        <w:t>系统综合能力是对智能家庭网关CPU处理能力、DSP处理能力及硬件加速能力的综合评价，每一部分的处理能力应和其承担的任务相匹配</w:t>
      </w:r>
    </w:p>
    <w:p>
      <w:pPr>
        <w:pStyle w:val="47"/>
        <w:numPr>
          <w:ilvl w:val="0"/>
          <w:numId w:val="11"/>
        </w:numPr>
        <w:tabs>
          <w:tab w:val="clear" w:pos="4201"/>
          <w:tab w:val="clear" w:pos="9298"/>
        </w:tabs>
        <w:spacing w:before="0" w:afterLines="0"/>
        <w:ind w:firstLineChars="0"/>
        <w:rPr>
          <w:rFonts w:hAnsi="宋体"/>
        </w:rPr>
      </w:pPr>
      <w:r>
        <w:rPr>
          <w:rFonts w:hAnsi="宋体"/>
          <w:sz w:val="18"/>
          <w:szCs w:val="18"/>
        </w:rPr>
        <w:t>智能家庭网关</w:t>
      </w:r>
      <w:r>
        <w:rPr>
          <w:rFonts w:hint="eastAsia" w:hAnsi="宋体"/>
          <w:sz w:val="18"/>
          <w:szCs w:val="18"/>
        </w:rPr>
        <w:t>为应用插件预留的FLASH空间应在</w:t>
      </w:r>
      <w:r>
        <w:rPr>
          <w:rFonts w:hAnsi="宋体"/>
          <w:sz w:val="18"/>
          <w:szCs w:val="18"/>
        </w:rPr>
        <w:t>128MByte</w:t>
      </w:r>
      <w:r>
        <w:rPr>
          <w:rFonts w:hint="eastAsia" w:hAnsi="宋体"/>
          <w:sz w:val="18"/>
          <w:szCs w:val="18"/>
        </w:rPr>
        <w:t>以上</w:t>
      </w:r>
      <w:r>
        <w:rPr>
          <w:rFonts w:hAnsi="宋体"/>
          <w:sz w:val="18"/>
          <w:szCs w:val="18"/>
        </w:rPr>
        <w:t>（对于</w:t>
      </w:r>
      <w:r>
        <w:rPr>
          <w:rFonts w:hint="eastAsia" w:hAnsi="宋体" w:cs="宋体"/>
          <w:sz w:val="18"/>
          <w:szCs w:val="18"/>
        </w:rPr>
        <w:t>融合版，本要求仅针对网络模块</w:t>
      </w:r>
      <w:r>
        <w:rPr>
          <w:rFonts w:hAnsi="宋体"/>
          <w:sz w:val="18"/>
          <w:szCs w:val="18"/>
        </w:rPr>
        <w:t>）</w:t>
      </w:r>
    </w:p>
    <w:p>
      <w:pPr>
        <w:pStyle w:val="47"/>
        <w:numPr>
          <w:ilvl w:val="0"/>
          <w:numId w:val="11"/>
        </w:numPr>
        <w:tabs>
          <w:tab w:val="clear" w:pos="4201"/>
          <w:tab w:val="clear" w:pos="9298"/>
        </w:tabs>
        <w:spacing w:before="0" w:afterLines="0"/>
        <w:ind w:firstLineChars="0"/>
        <w:rPr>
          <w:rFonts w:hAnsi="宋体"/>
        </w:rPr>
      </w:pPr>
      <w:r>
        <w:rPr>
          <w:rFonts w:hint="eastAsia" w:hAnsi="宋体"/>
          <w:sz w:val="18"/>
          <w:szCs w:val="18"/>
        </w:rPr>
        <w:t>单频版</w:t>
      </w:r>
      <w:r>
        <w:rPr>
          <w:rFonts w:hint="eastAsia" w:hAnsi="宋体" w:cs="宋体"/>
          <w:sz w:val="18"/>
          <w:szCs w:val="18"/>
        </w:rPr>
        <w:t>、融合版（网络模块）</w:t>
      </w:r>
      <w:r>
        <w:rPr>
          <w:rFonts w:hint="eastAsia" w:hAnsi="宋体"/>
          <w:sz w:val="18"/>
          <w:szCs w:val="18"/>
        </w:rPr>
        <w:t>为应用插件预留的RAM空间应在128</w:t>
      </w:r>
      <w:r>
        <w:rPr>
          <w:rFonts w:hAnsi="宋体"/>
          <w:sz w:val="18"/>
          <w:szCs w:val="18"/>
        </w:rPr>
        <w:t>MByte</w:t>
      </w:r>
      <w:r>
        <w:rPr>
          <w:rFonts w:hint="eastAsia" w:hAnsi="宋体"/>
          <w:sz w:val="18"/>
          <w:szCs w:val="18"/>
        </w:rPr>
        <w:t>以上，双频版</w:t>
      </w:r>
      <w:r>
        <w:rPr>
          <w:rFonts w:hint="eastAsia" w:hAnsi="宋体" w:cs="宋体"/>
          <w:sz w:val="18"/>
          <w:szCs w:val="18"/>
        </w:rPr>
        <w:t>、双频WiFi</w:t>
      </w:r>
      <w:r>
        <w:rPr>
          <w:rFonts w:hAnsi="宋体" w:cs="宋体"/>
          <w:sz w:val="18"/>
          <w:szCs w:val="18"/>
        </w:rPr>
        <w:t>6</w:t>
      </w:r>
      <w:r>
        <w:rPr>
          <w:rFonts w:hint="eastAsia" w:hAnsi="宋体" w:cs="宋体"/>
          <w:sz w:val="18"/>
          <w:szCs w:val="18"/>
        </w:rPr>
        <w:t>版和千兆版</w:t>
      </w:r>
      <w:r>
        <w:rPr>
          <w:rFonts w:hint="eastAsia" w:hAnsi="宋体"/>
          <w:sz w:val="18"/>
          <w:szCs w:val="18"/>
        </w:rPr>
        <w:t>为应用插件预留的RAM空间应在256</w:t>
      </w:r>
      <w:r>
        <w:rPr>
          <w:rFonts w:hAnsi="宋体"/>
          <w:sz w:val="18"/>
          <w:szCs w:val="18"/>
        </w:rPr>
        <w:t>MByte</w:t>
      </w:r>
      <w:r>
        <w:rPr>
          <w:rFonts w:hint="eastAsia" w:hAnsi="宋体"/>
          <w:sz w:val="18"/>
          <w:szCs w:val="18"/>
        </w:rPr>
        <w:t>以上</w:t>
      </w:r>
    </w:p>
    <w:p>
      <w:pPr>
        <w:pStyle w:val="47"/>
        <w:numPr>
          <w:ilvl w:val="0"/>
          <w:numId w:val="11"/>
        </w:numPr>
        <w:tabs>
          <w:tab w:val="clear" w:pos="4201"/>
          <w:tab w:val="clear" w:pos="9298"/>
        </w:tabs>
        <w:spacing w:before="0" w:afterLines="0"/>
        <w:ind w:firstLineChars="0"/>
        <w:rPr>
          <w:rFonts w:hAnsi="宋体"/>
          <w:sz w:val="18"/>
          <w:szCs w:val="18"/>
        </w:rPr>
      </w:pPr>
      <w:r>
        <w:rPr>
          <w:rFonts w:hint="eastAsia" w:hAnsi="宋体"/>
          <w:sz w:val="18"/>
          <w:szCs w:val="18"/>
        </w:rPr>
        <w:t>融合版设备的机顶盒模块要求RAM规格为</w:t>
      </w:r>
      <w:r>
        <w:rPr>
          <w:rFonts w:hAnsi="宋体"/>
          <w:sz w:val="18"/>
          <w:szCs w:val="18"/>
        </w:rPr>
        <w:t>32BIT DDR3 以上</w:t>
      </w:r>
      <w:r>
        <w:rPr>
          <w:rFonts w:hint="eastAsia" w:hAnsi="宋体"/>
          <w:sz w:val="18"/>
          <w:szCs w:val="18"/>
        </w:rPr>
        <w:t>，且</w:t>
      </w:r>
      <w:r>
        <w:rPr>
          <w:rFonts w:hAnsi="宋体"/>
          <w:sz w:val="18"/>
          <w:szCs w:val="18"/>
        </w:rPr>
        <w:t>运行大型游戏时可提供 500MByte 空间（建议 2G Byte及以上）</w:t>
      </w:r>
    </w:p>
    <w:p>
      <w:pPr>
        <w:pStyle w:val="47"/>
        <w:spacing w:before="0" w:afterLines="0"/>
      </w:pPr>
    </w:p>
    <w:p>
      <w:pPr>
        <w:pStyle w:val="100"/>
        <w:numPr>
          <w:ilvl w:val="0"/>
          <w:numId w:val="6"/>
        </w:numPr>
        <w:spacing w:before="312" w:after="312"/>
      </w:pPr>
      <w:bookmarkStart w:id="79" w:name="_Toc532477764"/>
      <w:bookmarkStart w:id="80" w:name="_Toc447897167"/>
      <w:r>
        <w:t>物理接口要求</w:t>
      </w:r>
      <w:bookmarkEnd w:id="79"/>
      <w:bookmarkEnd w:id="80"/>
    </w:p>
    <w:p>
      <w:pPr>
        <w:pStyle w:val="96"/>
        <w:numPr>
          <w:ilvl w:val="1"/>
          <w:numId w:val="6"/>
        </w:numPr>
        <w:spacing w:before="156" w:after="156"/>
      </w:pPr>
      <w:bookmarkStart w:id="81" w:name="_Toc532477765"/>
      <w:r>
        <w:rPr>
          <w:rFonts w:hint="eastAsia"/>
        </w:rPr>
        <w:t>网络侧接口要求</w:t>
      </w:r>
      <w:bookmarkEnd w:id="81"/>
    </w:p>
    <w:p>
      <w:pPr>
        <w:pStyle w:val="102"/>
        <w:numPr>
          <w:ilvl w:val="2"/>
          <w:numId w:val="6"/>
        </w:numPr>
        <w:spacing w:before="156" w:after="156"/>
      </w:pPr>
      <w:r>
        <w:rPr>
          <w:rFonts w:hint="eastAsia"/>
        </w:rPr>
        <w:t>1G-EPON接口要求</w:t>
      </w:r>
    </w:p>
    <w:p>
      <w:pPr>
        <w:pStyle w:val="47"/>
        <w:spacing w:after="15"/>
      </w:pPr>
      <w:r>
        <w:rPr>
          <w:rFonts w:hint="eastAsia"/>
        </w:rPr>
        <w:t>应符合《中国电信EPON设备技术要求1G-EPON/10G-EPON》。</w:t>
      </w:r>
    </w:p>
    <w:p>
      <w:pPr>
        <w:pStyle w:val="102"/>
        <w:numPr>
          <w:ilvl w:val="2"/>
          <w:numId w:val="6"/>
        </w:numPr>
        <w:spacing w:before="156" w:after="156"/>
      </w:pPr>
      <w:r>
        <w:rPr>
          <w:rFonts w:hint="eastAsia"/>
        </w:rPr>
        <w:t>1G/10G-EPON接口要求</w:t>
      </w:r>
    </w:p>
    <w:p>
      <w:pPr>
        <w:pStyle w:val="47"/>
        <w:spacing w:after="15"/>
      </w:pPr>
      <w:r>
        <w:rPr>
          <w:rFonts w:hint="eastAsia"/>
        </w:rPr>
        <w:t>应符合《中国电信EPON设备技术要求1G-EPON/10G-EPON》。</w:t>
      </w:r>
    </w:p>
    <w:p>
      <w:pPr>
        <w:pStyle w:val="102"/>
        <w:numPr>
          <w:ilvl w:val="2"/>
          <w:numId w:val="6"/>
        </w:numPr>
        <w:spacing w:before="156" w:after="156"/>
      </w:pPr>
      <w:r>
        <w:t>10G/10G-EPON</w:t>
      </w:r>
      <w:r>
        <w:rPr>
          <w:rFonts w:hint="eastAsia"/>
        </w:rPr>
        <w:t>接口要求</w:t>
      </w:r>
    </w:p>
    <w:p>
      <w:pPr>
        <w:pStyle w:val="47"/>
        <w:spacing w:after="15"/>
      </w:pPr>
      <w:r>
        <w:rPr>
          <w:rFonts w:hint="eastAsia"/>
        </w:rPr>
        <w:t>应符合《中国电信EPON设备技术要求1G-EPON/10G-EPON》。</w:t>
      </w:r>
    </w:p>
    <w:p>
      <w:pPr>
        <w:pStyle w:val="102"/>
        <w:numPr>
          <w:ilvl w:val="2"/>
          <w:numId w:val="6"/>
        </w:numPr>
        <w:spacing w:before="156" w:after="156"/>
      </w:pPr>
      <w:r>
        <w:rPr>
          <w:rFonts w:hint="eastAsia"/>
        </w:rPr>
        <w:t>GPON接口要求</w:t>
      </w:r>
    </w:p>
    <w:p>
      <w:pPr>
        <w:pStyle w:val="47"/>
        <w:spacing w:after="15"/>
      </w:pPr>
      <w:r>
        <w:rPr>
          <w:rFonts w:hint="eastAsia"/>
        </w:rPr>
        <w:t>应符合《中国电信GPON设备技术要求》。</w:t>
      </w:r>
    </w:p>
    <w:p>
      <w:pPr>
        <w:pStyle w:val="102"/>
        <w:numPr>
          <w:ilvl w:val="2"/>
          <w:numId w:val="6"/>
        </w:numPr>
        <w:spacing w:before="156" w:after="156"/>
      </w:pPr>
      <w:r>
        <w:rPr>
          <w:rFonts w:hint="eastAsia"/>
        </w:rPr>
        <w:t>XG-PON接口要求</w:t>
      </w:r>
    </w:p>
    <w:p>
      <w:pPr>
        <w:pStyle w:val="47"/>
        <w:spacing w:after="15"/>
      </w:pPr>
      <w:r>
        <w:rPr>
          <w:rFonts w:hint="eastAsia"/>
        </w:rPr>
        <w:t>应符合《中国电信XG-PON设备技术要求》。</w:t>
      </w:r>
    </w:p>
    <w:p>
      <w:pPr>
        <w:pStyle w:val="102"/>
        <w:numPr>
          <w:ilvl w:val="2"/>
          <w:numId w:val="6"/>
        </w:numPr>
        <w:spacing w:before="156" w:after="156"/>
      </w:pPr>
      <w:r>
        <w:rPr>
          <w:rFonts w:hint="eastAsia"/>
        </w:rPr>
        <w:t>以太网接口要求</w:t>
      </w:r>
    </w:p>
    <w:p>
      <w:pPr>
        <w:pStyle w:val="47"/>
        <w:spacing w:after="15"/>
        <w:rPr>
          <w:rFonts w:hAnsi="宋体"/>
        </w:rPr>
      </w:pPr>
      <w:r>
        <w:rPr>
          <w:rFonts w:hint="eastAsia" w:hAnsi="宋体"/>
        </w:rPr>
        <w:t>针对以太网上行融合版网关，上行接口应至少为FE口，宜为GE口。</w:t>
      </w:r>
    </w:p>
    <w:p>
      <w:pPr>
        <w:pStyle w:val="47"/>
        <w:spacing w:after="15"/>
        <w:rPr>
          <w:rFonts w:hAnsi="宋体"/>
        </w:rPr>
      </w:pPr>
      <w:r>
        <w:rPr>
          <w:rFonts w:hAnsi="宋体"/>
        </w:rPr>
        <w:t>FE口应是1</w:t>
      </w:r>
      <w:r>
        <w:rPr>
          <w:rFonts w:hint="eastAsia" w:hAnsi="宋体"/>
        </w:rPr>
        <w:t>0</w:t>
      </w:r>
      <w:r>
        <w:rPr>
          <w:rFonts w:hAnsi="宋体"/>
        </w:rPr>
        <w:t>/10</w:t>
      </w:r>
      <w:r>
        <w:rPr>
          <w:rFonts w:hint="eastAsia" w:hAnsi="宋体"/>
        </w:rPr>
        <w:t>0</w:t>
      </w:r>
      <w:r>
        <w:rPr>
          <w:rFonts w:hAnsi="宋体"/>
        </w:rPr>
        <w:t xml:space="preserve"> Base-T Ethernet接口，GE口应是10</w:t>
      </w:r>
      <w:r>
        <w:rPr>
          <w:rFonts w:hint="eastAsia" w:hAnsi="宋体"/>
        </w:rPr>
        <w:t>0</w:t>
      </w:r>
      <w:r>
        <w:rPr>
          <w:rFonts w:hAnsi="宋体"/>
        </w:rPr>
        <w:t>/10</w:t>
      </w:r>
      <w:r>
        <w:rPr>
          <w:rFonts w:hint="eastAsia" w:hAnsi="宋体"/>
        </w:rPr>
        <w:t>0</w:t>
      </w:r>
      <w:r>
        <w:rPr>
          <w:rFonts w:hAnsi="宋体"/>
        </w:rPr>
        <w:t>0 Base-T Ethernet接口。</w:t>
      </w:r>
    </w:p>
    <w:p>
      <w:pPr>
        <w:spacing w:after="15"/>
        <w:ind w:firstLine="420" w:firstLineChars="200"/>
        <w:rPr>
          <w:rFonts w:ascii="宋体" w:hAnsi="宋体"/>
          <w:kern w:val="0"/>
          <w:szCs w:val="20"/>
        </w:rPr>
      </w:pPr>
      <w:r>
        <w:rPr>
          <w:rFonts w:ascii="宋体" w:hAnsi="宋体"/>
          <w:kern w:val="0"/>
          <w:szCs w:val="20"/>
        </w:rPr>
        <w:t>应符合IEEE802.3标准，支持采用直连网线进行连接，支持自动校验连接网线的功能。</w:t>
      </w:r>
    </w:p>
    <w:p>
      <w:pPr>
        <w:pStyle w:val="47"/>
        <w:spacing w:before="0" w:afterLines="0"/>
        <w:ind w:firstLine="0" w:firstLineChars="0"/>
      </w:pPr>
      <w:r>
        <w:rPr>
          <w:rFonts w:hAnsi="宋体"/>
        </w:rPr>
        <w:t>应符合IEEE 802.3az EEE标准</w:t>
      </w:r>
      <w:r>
        <w:rPr>
          <w:rFonts w:hint="eastAsia" w:hAnsi="宋体"/>
        </w:rPr>
        <w:t>。</w:t>
      </w:r>
    </w:p>
    <w:p>
      <w:pPr>
        <w:pStyle w:val="96"/>
        <w:numPr>
          <w:ilvl w:val="1"/>
          <w:numId w:val="6"/>
        </w:numPr>
        <w:spacing w:before="156" w:after="156"/>
      </w:pPr>
      <w:bookmarkStart w:id="82" w:name="_Toc532477766"/>
      <w:bookmarkStart w:id="83" w:name="_Toc447897169"/>
      <w:r>
        <w:t>用户侧接口要求</w:t>
      </w:r>
      <w:bookmarkEnd w:id="82"/>
      <w:bookmarkEnd w:id="83"/>
    </w:p>
    <w:p>
      <w:pPr>
        <w:pStyle w:val="102"/>
        <w:numPr>
          <w:ilvl w:val="2"/>
          <w:numId w:val="6"/>
        </w:numPr>
        <w:spacing w:before="156" w:after="156"/>
      </w:pPr>
      <w:r>
        <w:t>用户侧以太网接口要求</w:t>
      </w:r>
    </w:p>
    <w:p>
      <w:pPr>
        <w:spacing w:after="15"/>
        <w:ind w:firstLine="420" w:firstLineChars="200"/>
        <w:rPr>
          <w:rFonts w:ascii="宋体" w:hAnsi="宋体"/>
          <w:kern w:val="0"/>
          <w:szCs w:val="20"/>
        </w:rPr>
      </w:pPr>
      <w:r>
        <w:rPr>
          <w:rFonts w:ascii="宋体" w:hAnsi="宋体"/>
          <w:kern w:val="0"/>
          <w:szCs w:val="20"/>
        </w:rPr>
        <w:t>FE口应是1</w:t>
      </w:r>
      <w:r>
        <w:rPr>
          <w:rFonts w:hint="eastAsia" w:ascii="宋体" w:hAnsi="宋体"/>
          <w:kern w:val="0"/>
          <w:szCs w:val="20"/>
        </w:rPr>
        <w:t>0</w:t>
      </w:r>
      <w:r>
        <w:rPr>
          <w:rFonts w:ascii="宋体" w:hAnsi="宋体"/>
          <w:kern w:val="0"/>
          <w:szCs w:val="20"/>
        </w:rPr>
        <w:t>/10</w:t>
      </w:r>
      <w:r>
        <w:rPr>
          <w:rFonts w:hint="eastAsia" w:ascii="宋体" w:hAnsi="宋体"/>
          <w:kern w:val="0"/>
          <w:szCs w:val="20"/>
        </w:rPr>
        <w:t>0</w:t>
      </w:r>
      <w:r>
        <w:rPr>
          <w:rFonts w:ascii="宋体" w:hAnsi="宋体"/>
          <w:kern w:val="0"/>
          <w:szCs w:val="20"/>
        </w:rPr>
        <w:t xml:space="preserve"> Base-T Ethernet接口， GE口应是10</w:t>
      </w:r>
      <w:r>
        <w:rPr>
          <w:rFonts w:hint="eastAsia" w:ascii="宋体" w:hAnsi="宋体"/>
          <w:kern w:val="0"/>
          <w:szCs w:val="20"/>
        </w:rPr>
        <w:t>0</w:t>
      </w:r>
      <w:r>
        <w:rPr>
          <w:rFonts w:ascii="宋体" w:hAnsi="宋体"/>
          <w:kern w:val="0"/>
          <w:szCs w:val="20"/>
        </w:rPr>
        <w:t>/10</w:t>
      </w:r>
      <w:r>
        <w:rPr>
          <w:rFonts w:hint="eastAsia" w:ascii="宋体" w:hAnsi="宋体"/>
          <w:kern w:val="0"/>
          <w:szCs w:val="20"/>
        </w:rPr>
        <w:t>0</w:t>
      </w:r>
      <w:r>
        <w:rPr>
          <w:rFonts w:ascii="宋体" w:hAnsi="宋体"/>
          <w:kern w:val="0"/>
          <w:szCs w:val="20"/>
        </w:rPr>
        <w:t>0 Base-T Ethernet接口。2.5G速率接口应是100M /1G/2.5G接口，应符合IEEE 802.</w:t>
      </w:r>
      <w:r>
        <w:rPr>
          <w:rFonts w:hint="eastAsia" w:ascii="宋体" w:hAnsi="宋体"/>
          <w:kern w:val="0"/>
          <w:szCs w:val="20"/>
        </w:rPr>
        <w:t>3b</w:t>
      </w:r>
      <w:r>
        <w:rPr>
          <w:rFonts w:ascii="宋体" w:hAnsi="宋体"/>
          <w:kern w:val="0"/>
          <w:szCs w:val="20"/>
        </w:rPr>
        <w:t>z标准。</w:t>
      </w:r>
    </w:p>
    <w:p>
      <w:pPr>
        <w:spacing w:after="15"/>
        <w:ind w:firstLine="420" w:firstLineChars="200"/>
        <w:rPr>
          <w:rFonts w:ascii="宋体" w:hAnsi="宋体"/>
          <w:kern w:val="0"/>
          <w:szCs w:val="20"/>
        </w:rPr>
      </w:pPr>
      <w:r>
        <w:rPr>
          <w:rFonts w:ascii="宋体" w:hAnsi="宋体"/>
          <w:kern w:val="0"/>
          <w:szCs w:val="20"/>
        </w:rPr>
        <w:t>应符合IEEE802.3标准，支持采用直连网线进行连接，支持自动校验连接网线的功能。</w:t>
      </w:r>
    </w:p>
    <w:p>
      <w:pPr>
        <w:pStyle w:val="47"/>
        <w:spacing w:after="15"/>
        <w:rPr>
          <w:rFonts w:hAnsi="宋体"/>
        </w:rPr>
      </w:pPr>
      <w:r>
        <w:rPr>
          <w:rFonts w:hAnsi="宋体"/>
        </w:rPr>
        <w:t>应符合IEEE 802.3az EEE标准</w:t>
      </w:r>
      <w:r>
        <w:rPr>
          <w:rFonts w:hint="eastAsia" w:hAnsi="宋体"/>
        </w:rPr>
        <w:t>。</w:t>
      </w:r>
    </w:p>
    <w:p>
      <w:pPr>
        <w:pStyle w:val="102"/>
        <w:numPr>
          <w:ilvl w:val="2"/>
          <w:numId w:val="6"/>
        </w:numPr>
        <w:spacing w:before="156" w:after="156"/>
      </w:pPr>
      <w:r>
        <w:t>WLAN接口要求</w:t>
      </w:r>
    </w:p>
    <w:p>
      <w:pPr>
        <w:spacing w:after="15"/>
        <w:ind w:firstLine="420" w:firstLineChars="200"/>
        <w:rPr>
          <w:rFonts w:ascii="宋体" w:hAnsi="宋体"/>
        </w:rPr>
      </w:pPr>
      <w:r>
        <w:rPr>
          <w:rFonts w:hint="eastAsia" w:ascii="宋体" w:hAnsi="宋体"/>
        </w:rPr>
        <w:t>2.4GHz应符合</w:t>
      </w:r>
      <w:r>
        <w:rPr>
          <w:rFonts w:ascii="宋体" w:hAnsi="宋体"/>
        </w:rPr>
        <w:t xml:space="preserve">IEEE </w:t>
      </w:r>
      <w:r>
        <w:rPr>
          <w:rFonts w:hint="eastAsia" w:ascii="宋体" w:hAnsi="宋体"/>
        </w:rPr>
        <w:t>802</w:t>
      </w:r>
      <w:r>
        <w:rPr>
          <w:rFonts w:ascii="宋体" w:hAnsi="宋体"/>
        </w:rPr>
        <w:t>.11n</w:t>
      </w:r>
      <w:r>
        <w:rPr>
          <w:rFonts w:hint="eastAsia" w:ascii="宋体" w:hAnsi="宋体"/>
        </w:rPr>
        <w:t>或802.11ax</w:t>
      </w:r>
      <w:r>
        <w:rPr>
          <w:rFonts w:ascii="宋体" w:hAnsi="宋体"/>
        </w:rPr>
        <w:t>协议</w:t>
      </w:r>
      <w:r>
        <w:rPr>
          <w:rFonts w:hint="eastAsia" w:ascii="宋体" w:hAnsi="宋体"/>
        </w:rPr>
        <w:t>，5GHz应符合</w:t>
      </w:r>
      <w:r>
        <w:rPr>
          <w:rFonts w:ascii="宋体" w:hAnsi="宋体"/>
        </w:rPr>
        <w:t xml:space="preserve">IEEE </w:t>
      </w:r>
      <w:r>
        <w:rPr>
          <w:rFonts w:hint="eastAsia" w:ascii="宋体" w:hAnsi="宋体"/>
        </w:rPr>
        <w:t>802</w:t>
      </w:r>
      <w:r>
        <w:rPr>
          <w:rFonts w:ascii="宋体" w:hAnsi="宋体"/>
        </w:rPr>
        <w:t>.11</w:t>
      </w:r>
      <w:r>
        <w:rPr>
          <w:rFonts w:hint="eastAsia" w:ascii="宋体" w:hAnsi="宋体"/>
        </w:rPr>
        <w:t>ac或802.11ax协议（详细要求见6.2）。应通过</w:t>
      </w:r>
      <w:r>
        <w:rPr>
          <w:rFonts w:ascii="宋体" w:hAnsi="宋体"/>
        </w:rPr>
        <w:t>WiFi</w:t>
      </w:r>
      <w:r>
        <w:rPr>
          <w:rFonts w:hint="eastAsia" w:ascii="宋体" w:hAnsi="宋体"/>
        </w:rPr>
        <w:t>联盟互操作性认证。</w:t>
      </w:r>
    </w:p>
    <w:p>
      <w:pPr>
        <w:pStyle w:val="102"/>
        <w:numPr>
          <w:ilvl w:val="2"/>
          <w:numId w:val="6"/>
        </w:numPr>
        <w:spacing w:before="156" w:after="156"/>
      </w:pPr>
      <w:r>
        <w:t>USB</w:t>
      </w:r>
      <w:r>
        <w:rPr>
          <w:rFonts w:hint="eastAsia"/>
        </w:rPr>
        <w:t xml:space="preserve"> Host</w:t>
      </w:r>
      <w:r>
        <w:t>接口要求</w:t>
      </w:r>
    </w:p>
    <w:p>
      <w:pPr>
        <w:spacing w:after="15"/>
        <w:ind w:firstLine="420" w:firstLineChars="200"/>
        <w:rPr>
          <w:rFonts w:ascii="宋体" w:hAnsi="宋体"/>
        </w:rPr>
      </w:pPr>
      <w:r>
        <w:rPr>
          <w:rFonts w:hint="eastAsia" w:ascii="宋体" w:hAnsi="宋体"/>
        </w:rPr>
        <w:t>至少</w:t>
      </w:r>
      <w:r>
        <w:rPr>
          <w:rFonts w:ascii="宋体" w:hAnsi="宋体"/>
        </w:rPr>
        <w:t>应符合USB 2.0规范</w:t>
      </w:r>
      <w:r>
        <w:rPr>
          <w:rFonts w:hint="eastAsia" w:ascii="宋体" w:hAnsi="宋体"/>
        </w:rPr>
        <w:t>且</w:t>
      </w:r>
      <w:r>
        <w:rPr>
          <w:rFonts w:ascii="宋体" w:hAnsi="宋体"/>
        </w:rPr>
        <w:t>支持Hi-Speed速率要求</w:t>
      </w:r>
      <w:r>
        <w:rPr>
          <w:rFonts w:hint="eastAsia" w:ascii="宋体" w:hAnsi="宋体"/>
        </w:rPr>
        <w:t>，宜支持USB3.0规范</w:t>
      </w:r>
      <w:r>
        <w:rPr>
          <w:rFonts w:ascii="宋体" w:hAnsi="宋体"/>
        </w:rPr>
        <w:t>。</w:t>
      </w:r>
    </w:p>
    <w:p>
      <w:pPr>
        <w:spacing w:after="15"/>
        <w:ind w:firstLine="420" w:firstLineChars="200"/>
        <w:rPr>
          <w:rFonts w:ascii="宋体" w:hAnsi="宋体"/>
        </w:rPr>
      </w:pPr>
      <w:r>
        <w:rPr>
          <w:rFonts w:hint="eastAsia" w:ascii="宋体" w:hAnsi="宋体"/>
        </w:rPr>
        <w:t>每</w:t>
      </w:r>
      <w:r>
        <w:rPr>
          <w:rFonts w:ascii="宋体" w:hAnsi="宋体"/>
        </w:rPr>
        <w:t>个USB</w:t>
      </w:r>
      <w:r>
        <w:rPr>
          <w:rFonts w:hint="eastAsia" w:ascii="宋体" w:hAnsi="宋体"/>
        </w:rPr>
        <w:t xml:space="preserve"> Host</w:t>
      </w:r>
      <w:r>
        <w:rPr>
          <w:rFonts w:ascii="宋体" w:hAnsi="宋体"/>
        </w:rPr>
        <w:t>接口的最大工作电流</w:t>
      </w:r>
      <w:r>
        <w:rPr>
          <w:rFonts w:hint="eastAsia" w:ascii="宋体" w:hAnsi="宋体"/>
        </w:rPr>
        <w:t>应</w:t>
      </w:r>
      <w:r>
        <w:rPr>
          <w:rFonts w:ascii="宋体" w:hAnsi="宋体"/>
        </w:rPr>
        <w:t>能达到1000mA。</w:t>
      </w:r>
    </w:p>
    <w:p>
      <w:pPr>
        <w:spacing w:after="15"/>
        <w:ind w:firstLine="420" w:firstLineChars="200"/>
        <w:rPr>
          <w:rFonts w:ascii="宋体" w:hAnsi="宋体"/>
        </w:rPr>
      </w:pPr>
      <w:r>
        <w:rPr>
          <w:rFonts w:ascii="宋体" w:hAnsi="宋体"/>
        </w:rPr>
        <w:t>USB</w:t>
      </w:r>
      <w:r>
        <w:rPr>
          <w:rFonts w:hint="eastAsia" w:ascii="宋体" w:hAnsi="宋体"/>
        </w:rPr>
        <w:t xml:space="preserve"> Host</w:t>
      </w:r>
      <w:r>
        <w:rPr>
          <w:rFonts w:ascii="宋体" w:hAnsi="宋体"/>
        </w:rPr>
        <w:t>接口</w:t>
      </w:r>
      <w:r>
        <w:rPr>
          <w:rFonts w:hint="eastAsia" w:ascii="宋体" w:hAnsi="宋体"/>
        </w:rPr>
        <w:t>支持USB Storage、USB转串口（含UART、ACM两种方式）、USB HID三种驱动模式。USB Storage模式下</w:t>
      </w:r>
      <w:r>
        <w:rPr>
          <w:rFonts w:ascii="宋体" w:hAnsi="宋体"/>
        </w:rPr>
        <w:t>应支持USB Mass Storage类下定义的所有的子类及传输协议，</w:t>
      </w:r>
      <w:r>
        <w:rPr>
          <w:rFonts w:hint="eastAsia" w:ascii="宋体" w:hAnsi="宋体"/>
        </w:rPr>
        <w:t>应</w:t>
      </w:r>
      <w:r>
        <w:rPr>
          <w:rFonts w:ascii="宋体" w:hAnsi="宋体"/>
        </w:rPr>
        <w:t>能识别并加载标准的USB Mass Storage类设备</w:t>
      </w:r>
      <w:r>
        <w:rPr>
          <w:rFonts w:hint="eastAsia" w:ascii="宋体" w:hAnsi="宋体"/>
        </w:rPr>
        <w:t>，</w:t>
      </w:r>
      <w:r>
        <w:rPr>
          <w:rFonts w:ascii="宋体" w:hAnsi="宋体"/>
        </w:rPr>
        <w:t>应支持FAT、FAT32</w:t>
      </w:r>
      <w:r>
        <w:rPr>
          <w:rFonts w:hint="eastAsia" w:ascii="宋体" w:hAnsi="宋体"/>
        </w:rPr>
        <w:t>、NTFS</w:t>
      </w:r>
      <w:r>
        <w:rPr>
          <w:rFonts w:ascii="宋体" w:hAnsi="宋体"/>
        </w:rPr>
        <w:t>的分区格式，宜支持</w:t>
      </w:r>
      <w:r>
        <w:rPr>
          <w:rFonts w:hint="eastAsia" w:ascii="宋体" w:hAnsi="宋体"/>
        </w:rPr>
        <w:t>exFAT的</w:t>
      </w:r>
      <w:r>
        <w:rPr>
          <w:rFonts w:ascii="宋体" w:hAnsi="宋体"/>
        </w:rPr>
        <w:t>分区格式</w:t>
      </w:r>
      <w:r>
        <w:rPr>
          <w:rFonts w:hint="eastAsia" w:ascii="宋体" w:hAnsi="宋体"/>
        </w:rPr>
        <w:t>。</w:t>
      </w:r>
    </w:p>
    <w:p>
      <w:pPr>
        <w:spacing w:after="15"/>
        <w:ind w:firstLine="420" w:firstLineChars="200"/>
        <w:rPr>
          <w:rFonts w:ascii="宋体" w:hAnsi="宋体"/>
        </w:rPr>
      </w:pPr>
      <w:r>
        <w:rPr>
          <w:rFonts w:hint="eastAsia" w:ascii="宋体" w:hAnsi="宋体"/>
        </w:rPr>
        <w:t>对于融合版设备，USB口宜支持网关模块和机顶盒模块共享使用。不支持USB口共享使用的融合版设备，2个USB接口应分别供网关模块和机顶盒模块使用。</w:t>
      </w:r>
    </w:p>
    <w:p>
      <w:pPr>
        <w:pStyle w:val="102"/>
        <w:numPr>
          <w:ilvl w:val="2"/>
          <w:numId w:val="6"/>
        </w:numPr>
        <w:spacing w:before="156" w:after="156"/>
      </w:pPr>
      <w:r>
        <w:t>用户侧电话接口要求</w:t>
      </w:r>
    </w:p>
    <w:p>
      <w:pPr>
        <w:spacing w:after="15"/>
        <w:ind w:firstLine="420" w:firstLineChars="200"/>
        <w:rPr>
          <w:rFonts w:ascii="宋体" w:hAnsi="宋体"/>
        </w:rPr>
      </w:pPr>
      <w:r>
        <w:rPr>
          <w:rFonts w:hint="eastAsia" w:ascii="宋体" w:hAnsi="宋体"/>
        </w:rPr>
        <w:t>参见《中国电信家庭网关总体技术要求》5.2.4。</w:t>
      </w:r>
    </w:p>
    <w:p>
      <w:pPr>
        <w:pStyle w:val="102"/>
        <w:numPr>
          <w:ilvl w:val="2"/>
          <w:numId w:val="6"/>
        </w:numPr>
        <w:spacing w:before="156" w:after="156"/>
        <w:rPr>
          <w:rFonts w:ascii="宋体" w:hAnsi="宋体"/>
        </w:rPr>
      </w:pPr>
      <w:r>
        <w:rPr>
          <w:rFonts w:ascii="宋体" w:hAnsi="宋体"/>
        </w:rPr>
        <w:t>视频类接口要求</w:t>
      </w:r>
      <w:r>
        <w:rPr>
          <w:rFonts w:hint="eastAsia" w:hAnsi="宋体"/>
        </w:rPr>
        <w:t>（仅针对融合版）</w:t>
      </w:r>
    </w:p>
    <w:p>
      <w:pPr>
        <w:spacing w:after="15"/>
        <w:ind w:firstLine="420" w:firstLineChars="200"/>
        <w:rPr>
          <w:rFonts w:ascii="宋体" w:hAnsi="宋体"/>
        </w:rPr>
      </w:pPr>
      <w:r>
        <w:rPr>
          <w:rFonts w:hint="eastAsia" w:ascii="宋体" w:hAnsi="宋体"/>
        </w:rPr>
        <w:t>视频接口（</w:t>
      </w:r>
      <w:r>
        <w:rPr>
          <w:rFonts w:ascii="宋体" w:hAnsi="宋体"/>
        </w:rPr>
        <w:t>HDMI2.0</w:t>
      </w:r>
      <w:r>
        <w:rPr>
          <w:rFonts w:hint="eastAsia" w:ascii="宋体" w:hAnsi="宋体"/>
        </w:rPr>
        <w:t>、</w:t>
      </w:r>
      <w:r>
        <w:rPr>
          <w:rFonts w:ascii="宋体" w:hAnsi="宋体"/>
        </w:rPr>
        <w:t>MINICVBS</w:t>
      </w:r>
      <w:r>
        <w:rPr>
          <w:rFonts w:hint="eastAsia" w:ascii="宋体" w:hAnsi="宋体"/>
        </w:rPr>
        <w:t>）、红外接口</w:t>
      </w:r>
      <w:r>
        <w:rPr>
          <w:rFonts w:ascii="宋体" w:hAnsi="宋体"/>
          <w:color w:val="000000"/>
          <w:szCs w:val="21"/>
        </w:rPr>
        <w:t>（含</w:t>
      </w:r>
      <w:r>
        <w:rPr>
          <w:rFonts w:hint="eastAsia" w:ascii="宋体" w:hAnsi="宋体"/>
          <w:color w:val="000000"/>
          <w:szCs w:val="21"/>
        </w:rPr>
        <w:t>应支</w:t>
      </w:r>
      <w:r>
        <w:rPr>
          <w:rFonts w:hint="eastAsia" w:ascii="Calibri" w:hAnsi="Calibri"/>
          <w:color w:val="000000"/>
          <w:szCs w:val="21"/>
        </w:rPr>
        <w:t>持通过红外接口、USB接口或耳机孔连接红外延长线）</w:t>
      </w:r>
      <w:r>
        <w:rPr>
          <w:rFonts w:hint="eastAsia" w:ascii="宋体" w:hAnsi="宋体"/>
        </w:rPr>
        <w:t>、TF卡接口应符合《中国电信智能机顶盒技术要求》5.2。</w:t>
      </w:r>
    </w:p>
    <w:p>
      <w:pPr>
        <w:pStyle w:val="96"/>
        <w:numPr>
          <w:ilvl w:val="1"/>
          <w:numId w:val="6"/>
        </w:numPr>
        <w:spacing w:before="156" w:after="156"/>
        <w:rPr>
          <w:rFonts w:ascii="宋体" w:hAnsi="宋体"/>
        </w:rPr>
      </w:pPr>
      <w:bookmarkStart w:id="84" w:name="_Toc532477767"/>
      <w:r>
        <w:rPr>
          <w:rFonts w:ascii="宋体" w:hAnsi="宋体"/>
        </w:rPr>
        <w:t>视频</w:t>
      </w:r>
      <w:r>
        <w:rPr>
          <w:rFonts w:hint="eastAsia" w:ascii="宋体" w:hAnsi="宋体"/>
        </w:rPr>
        <w:t>外围设备要求（仅针对融合版）</w:t>
      </w:r>
      <w:bookmarkEnd w:id="84"/>
    </w:p>
    <w:p>
      <w:pPr>
        <w:pStyle w:val="102"/>
        <w:numPr>
          <w:ilvl w:val="2"/>
          <w:numId w:val="6"/>
        </w:numPr>
        <w:spacing w:before="156" w:after="156"/>
      </w:pPr>
      <w:r>
        <w:rPr>
          <w:rFonts w:hint="eastAsia"/>
          <w:spacing w:val="-3"/>
        </w:rPr>
        <w:t>普通遥控器</w:t>
      </w:r>
    </w:p>
    <w:p>
      <w:pPr>
        <w:spacing w:after="15"/>
        <w:ind w:firstLine="420" w:firstLineChars="200"/>
      </w:pPr>
      <w:r>
        <w:rPr>
          <w:rFonts w:hint="eastAsia" w:ascii="宋体" w:hAnsi="宋体"/>
        </w:rPr>
        <w:t>参见《中国电信智能机顶盒技术要求》5.</w:t>
      </w:r>
      <w:r>
        <w:rPr>
          <w:rFonts w:ascii="宋体" w:hAnsi="宋体"/>
        </w:rPr>
        <w:t>4</w:t>
      </w:r>
      <w:r>
        <w:rPr>
          <w:rFonts w:hint="eastAsia" w:ascii="宋体" w:hAnsi="宋体"/>
        </w:rPr>
        <w:t>.</w:t>
      </w:r>
      <w:r>
        <w:rPr>
          <w:rFonts w:ascii="宋体" w:hAnsi="宋体"/>
        </w:rPr>
        <w:t>1</w:t>
      </w:r>
      <w:r>
        <w:rPr>
          <w:rFonts w:hint="eastAsia"/>
          <w:spacing w:val="-5"/>
        </w:rPr>
        <w:t>。</w:t>
      </w:r>
    </w:p>
    <w:p>
      <w:pPr>
        <w:pStyle w:val="102"/>
        <w:numPr>
          <w:ilvl w:val="2"/>
          <w:numId w:val="6"/>
        </w:numPr>
        <w:spacing w:before="156" w:after="156"/>
      </w:pPr>
      <w:r>
        <w:rPr>
          <w:rFonts w:hint="eastAsia"/>
          <w:spacing w:val="-1"/>
        </w:rPr>
        <w:t>融合遥控器</w:t>
      </w:r>
    </w:p>
    <w:p>
      <w:pPr>
        <w:spacing w:after="15"/>
        <w:ind w:firstLine="420" w:firstLineChars="200"/>
        <w:rPr>
          <w:rFonts w:ascii="黑体" w:eastAsia="黑体"/>
          <w:kern w:val="0"/>
          <w:szCs w:val="21"/>
        </w:rPr>
      </w:pPr>
      <w:r>
        <w:rPr>
          <w:rFonts w:hint="eastAsia" w:ascii="宋体" w:hAnsi="宋体"/>
        </w:rPr>
        <w:t>参见《中国电信智能机顶盒技术要求》5.</w:t>
      </w:r>
      <w:r>
        <w:rPr>
          <w:rFonts w:ascii="宋体" w:hAnsi="宋体"/>
        </w:rPr>
        <w:t>4</w:t>
      </w:r>
      <w:r>
        <w:rPr>
          <w:rFonts w:hint="eastAsia" w:ascii="宋体" w:hAnsi="宋体"/>
        </w:rPr>
        <w:t>.3。</w:t>
      </w:r>
    </w:p>
    <w:p>
      <w:pPr>
        <w:pStyle w:val="102"/>
        <w:numPr>
          <w:ilvl w:val="2"/>
          <w:numId w:val="6"/>
        </w:numPr>
        <w:spacing w:before="156" w:after="156"/>
      </w:pPr>
      <w:r>
        <w:rPr>
          <w:rFonts w:hint="eastAsia"/>
          <w:spacing w:val="-2"/>
        </w:rPr>
        <w:t>摄像头</w:t>
      </w:r>
    </w:p>
    <w:p>
      <w:pPr>
        <w:spacing w:after="15"/>
        <w:ind w:firstLine="420" w:firstLineChars="200"/>
        <w:rPr>
          <w:rFonts w:ascii="宋体" w:hAnsi="宋体"/>
        </w:rPr>
      </w:pPr>
      <w:r>
        <w:rPr>
          <w:rFonts w:hint="eastAsia" w:ascii="宋体" w:hAnsi="宋体"/>
        </w:rPr>
        <w:t>参见《中国电信智能机顶盒技术要求》5.</w:t>
      </w:r>
      <w:r>
        <w:rPr>
          <w:rFonts w:ascii="宋体" w:hAnsi="宋体"/>
        </w:rPr>
        <w:t>4</w:t>
      </w:r>
      <w:r>
        <w:rPr>
          <w:rFonts w:hint="eastAsia" w:ascii="宋体" w:hAnsi="宋体"/>
        </w:rPr>
        <w:t>.4。</w:t>
      </w:r>
    </w:p>
    <w:p>
      <w:pPr>
        <w:spacing w:after="15"/>
        <w:ind w:firstLine="420" w:firstLineChars="200"/>
      </w:pPr>
    </w:p>
    <w:p>
      <w:pPr>
        <w:pStyle w:val="100"/>
        <w:numPr>
          <w:ilvl w:val="0"/>
          <w:numId w:val="6"/>
        </w:numPr>
        <w:spacing w:before="312" w:after="312"/>
      </w:pPr>
      <w:bookmarkStart w:id="85" w:name="_Toc516241045"/>
      <w:bookmarkEnd w:id="85"/>
      <w:bookmarkStart w:id="86" w:name="_Toc447897170"/>
      <w:bookmarkStart w:id="87" w:name="_Toc532477768"/>
      <w:r>
        <w:t>功能要求</w:t>
      </w:r>
      <w:bookmarkEnd w:id="86"/>
      <w:bookmarkEnd w:id="87"/>
    </w:p>
    <w:p>
      <w:pPr>
        <w:pStyle w:val="96"/>
        <w:numPr>
          <w:ilvl w:val="1"/>
          <w:numId w:val="6"/>
        </w:numPr>
        <w:spacing w:before="156" w:after="156"/>
      </w:pPr>
      <w:bookmarkStart w:id="88" w:name="_Toc447897171"/>
      <w:bookmarkStart w:id="89" w:name="_Toc532477769"/>
      <w:r>
        <w:t>网络协议及数据转发功能要求</w:t>
      </w:r>
      <w:bookmarkEnd w:id="88"/>
      <w:bookmarkEnd w:id="89"/>
    </w:p>
    <w:p>
      <w:pPr>
        <w:spacing w:after="15"/>
        <w:ind w:firstLine="472" w:firstLineChars="225"/>
        <w:rPr>
          <w:rFonts w:ascii="宋体" w:hAnsi="宋体"/>
        </w:rPr>
      </w:pPr>
      <w:bookmarkStart w:id="90" w:name="_Toc202085386"/>
      <w:bookmarkEnd w:id="90"/>
      <w:bookmarkStart w:id="91" w:name="_Toc202082265"/>
      <w:bookmarkEnd w:id="91"/>
      <w:bookmarkStart w:id="92" w:name="_Toc202085393"/>
      <w:bookmarkEnd w:id="92"/>
      <w:bookmarkStart w:id="93" w:name="_Toc202082260"/>
      <w:bookmarkEnd w:id="93"/>
      <w:bookmarkStart w:id="94" w:name="_Toc202082266"/>
      <w:bookmarkEnd w:id="94"/>
      <w:bookmarkStart w:id="95" w:name="_Toc202085387"/>
      <w:bookmarkEnd w:id="95"/>
      <w:bookmarkStart w:id="96" w:name="_Toc202082268"/>
      <w:bookmarkEnd w:id="96"/>
      <w:bookmarkStart w:id="97" w:name="_Toc202085396"/>
      <w:bookmarkEnd w:id="97"/>
      <w:bookmarkStart w:id="98" w:name="_Toc202085395"/>
      <w:bookmarkEnd w:id="98"/>
      <w:bookmarkStart w:id="99" w:name="_Toc202085388"/>
      <w:bookmarkEnd w:id="99"/>
      <w:bookmarkStart w:id="100" w:name="_Toc202082269"/>
      <w:bookmarkEnd w:id="100"/>
      <w:bookmarkStart w:id="101" w:name="_Toc202082259"/>
      <w:bookmarkEnd w:id="101"/>
      <w:bookmarkStart w:id="102" w:name="_Toc202082271"/>
      <w:bookmarkEnd w:id="102"/>
      <w:bookmarkStart w:id="103" w:name="_Toc202082261"/>
      <w:bookmarkEnd w:id="103"/>
      <w:bookmarkStart w:id="104" w:name="_Toc202082263"/>
      <w:bookmarkEnd w:id="104"/>
      <w:bookmarkStart w:id="105" w:name="_Toc202085391"/>
      <w:bookmarkEnd w:id="105"/>
      <w:bookmarkStart w:id="106" w:name="_Toc202085392"/>
      <w:bookmarkEnd w:id="106"/>
      <w:bookmarkStart w:id="107" w:name="_Toc202085397"/>
      <w:bookmarkEnd w:id="107"/>
      <w:bookmarkStart w:id="108" w:name="_Toc202082270"/>
      <w:bookmarkEnd w:id="108"/>
      <w:bookmarkStart w:id="109" w:name="_Toc202082262"/>
      <w:bookmarkEnd w:id="109"/>
      <w:bookmarkStart w:id="110" w:name="_Toc202085399"/>
      <w:bookmarkEnd w:id="110"/>
      <w:bookmarkStart w:id="111" w:name="_Toc202082264"/>
      <w:bookmarkEnd w:id="111"/>
      <w:bookmarkStart w:id="112" w:name="_Toc202085398"/>
      <w:bookmarkEnd w:id="112"/>
      <w:bookmarkStart w:id="113" w:name="_Toc202085390"/>
      <w:bookmarkEnd w:id="113"/>
      <w:bookmarkStart w:id="114" w:name="_Toc202082272"/>
      <w:bookmarkEnd w:id="114"/>
      <w:bookmarkStart w:id="115" w:name="_Toc202085389"/>
      <w:bookmarkEnd w:id="115"/>
      <w:r>
        <w:rPr>
          <w:rFonts w:ascii="宋体" w:hAnsi="宋体"/>
        </w:rPr>
        <w:t>在网络侧，智能家庭网关设备应与网络设备配合，完成用户接入、网络地址分配、用户信息认证等管理控制功能，以支撑网络运营。</w:t>
      </w:r>
    </w:p>
    <w:p>
      <w:pPr>
        <w:spacing w:after="15"/>
        <w:ind w:firstLine="472" w:firstLineChars="225"/>
        <w:rPr>
          <w:rFonts w:ascii="宋体" w:hAnsi="宋体"/>
        </w:rPr>
      </w:pPr>
      <w:r>
        <w:rPr>
          <w:rFonts w:ascii="宋体" w:hAnsi="宋体"/>
        </w:rPr>
        <w:t>在用户侧，智能家庭网关设备应该能够支持家庭网络运行，提供如地址分配、地址解析等管理服务功能。</w:t>
      </w:r>
    </w:p>
    <w:p>
      <w:pPr>
        <w:pStyle w:val="102"/>
        <w:numPr>
          <w:ilvl w:val="2"/>
          <w:numId w:val="6"/>
        </w:numPr>
        <w:spacing w:before="156" w:after="156"/>
      </w:pPr>
      <w:r>
        <w:rPr>
          <w:rFonts w:hint="eastAsia"/>
        </w:rPr>
        <w:t>IP协议要求</w:t>
      </w:r>
    </w:p>
    <w:p>
      <w:pPr>
        <w:spacing w:after="15"/>
        <w:ind w:firstLine="472" w:firstLineChars="225"/>
      </w:pPr>
      <w:r>
        <w:t>应支持IPv4</w:t>
      </w:r>
      <w:r>
        <w:rPr>
          <w:rFonts w:hint="eastAsia"/>
        </w:rPr>
        <w:t>/</w:t>
      </w:r>
      <w:r>
        <w:t>v6</w:t>
      </w:r>
      <w:r>
        <w:rPr>
          <w:rFonts w:hint="eastAsia"/>
        </w:rPr>
        <w:t>双栈协议：</w:t>
      </w:r>
    </w:p>
    <w:p>
      <w:pPr>
        <w:numPr>
          <w:ilvl w:val="0"/>
          <w:numId w:val="12"/>
        </w:numPr>
        <w:spacing w:before="0" w:afterLines="0"/>
      </w:pPr>
      <w:r>
        <w:rPr>
          <w:rFonts w:hint="eastAsia"/>
        </w:rPr>
        <w:t>支持同时获取</w:t>
      </w:r>
      <w:r>
        <w:t>IPv4</w:t>
      </w:r>
      <w:r>
        <w:rPr>
          <w:rFonts w:hint="eastAsia"/>
        </w:rPr>
        <w:t>/</w:t>
      </w:r>
      <w:r>
        <w:t>v6</w:t>
      </w:r>
      <w:r>
        <w:rPr>
          <w:rFonts w:hint="eastAsia"/>
        </w:rPr>
        <w:t>地址的能力。支持建立一条支持IPv4/v6双栈的网络连接，同时获取</w:t>
      </w:r>
      <w:r>
        <w:t>IPv4</w:t>
      </w:r>
      <w:r>
        <w:rPr>
          <w:rFonts w:hint="eastAsia"/>
        </w:rPr>
        <w:t>、IP</w:t>
      </w:r>
      <w:r>
        <w:t>v6</w:t>
      </w:r>
      <w:r>
        <w:rPr>
          <w:rFonts w:hint="eastAsia"/>
        </w:rPr>
        <w:t>的地址，同时支持IPv4和IPv6的应用。</w:t>
      </w:r>
    </w:p>
    <w:p>
      <w:pPr>
        <w:numPr>
          <w:ilvl w:val="0"/>
          <w:numId w:val="12"/>
        </w:numPr>
        <w:spacing w:before="0" w:afterLines="0"/>
      </w:pPr>
      <w:r>
        <w:rPr>
          <w:rFonts w:hint="eastAsia"/>
        </w:rPr>
        <w:t>能够根据获取IP</w:t>
      </w:r>
      <w:r>
        <w:t>地址</w:t>
      </w:r>
      <w:r>
        <w:rPr>
          <w:rFonts w:hint="eastAsia"/>
        </w:rPr>
        <w:t>的类型，自动使用相应的协议栈进行数据转发；对于同时获取到IPv4/v6地址的情况，优选使用IPv6地址。</w:t>
      </w:r>
    </w:p>
    <w:p>
      <w:pPr>
        <w:numPr>
          <w:ilvl w:val="0"/>
          <w:numId w:val="12"/>
        </w:numPr>
        <w:spacing w:before="0" w:afterLines="0"/>
      </w:pPr>
      <w:r>
        <w:rPr>
          <w:rFonts w:hint="eastAsia"/>
        </w:rPr>
        <w:t>访问外网时，能够根据外网目的IP</w:t>
      </w:r>
      <w:r>
        <w:t>地址</w:t>
      </w:r>
      <w:r>
        <w:rPr>
          <w:rFonts w:hint="eastAsia"/>
        </w:rPr>
        <w:t>的类型，自动选择相应的网络连接或使用相应的协议栈进行外网访问；</w:t>
      </w:r>
    </w:p>
    <w:p>
      <w:pPr>
        <w:numPr>
          <w:ilvl w:val="0"/>
          <w:numId w:val="12"/>
        </w:numPr>
        <w:spacing w:before="0" w:afterLines="0"/>
        <w:rPr>
          <w:kern w:val="0"/>
        </w:rPr>
      </w:pPr>
      <w:r>
        <w:rPr>
          <w:rFonts w:hint="eastAsia"/>
        </w:rPr>
        <w:t>IPv6协议应能够由ITMS+进行远程开启或关闭，缺省开启。</w:t>
      </w:r>
    </w:p>
    <w:p>
      <w:pPr>
        <w:numPr>
          <w:ilvl w:val="0"/>
          <w:numId w:val="12"/>
        </w:numPr>
        <w:spacing w:before="0" w:afterLines="0"/>
      </w:pPr>
      <w:r>
        <w:rPr>
          <w:rFonts w:hint="eastAsia"/>
        </w:rPr>
        <w:t>在启用IPv4/v6双栈协议时，根据用户数据的协议（IPv4或IPv6）进行同协议类型的路由转发。</w:t>
      </w:r>
    </w:p>
    <w:p>
      <w:pPr>
        <w:pStyle w:val="102"/>
        <w:numPr>
          <w:ilvl w:val="2"/>
          <w:numId w:val="6"/>
        </w:numPr>
        <w:spacing w:before="156" w:after="156"/>
      </w:pPr>
      <w:r>
        <w:t>数据转发功能要求</w:t>
      </w:r>
    </w:p>
    <w:p>
      <w:pPr>
        <w:numPr>
          <w:ilvl w:val="0"/>
          <w:numId w:val="13"/>
        </w:numPr>
        <w:spacing w:before="0" w:afterLines="0"/>
        <w:rPr>
          <w:rFonts w:ascii="宋体" w:hAnsi="宋体"/>
          <w:bCs/>
        </w:rPr>
      </w:pPr>
      <w:r>
        <w:rPr>
          <w:rFonts w:ascii="宋体" w:hAnsi="宋体"/>
          <w:bCs/>
        </w:rPr>
        <w:t>应支持路由工作模式、桥接工作模式</w:t>
      </w:r>
      <w:r>
        <w:rPr>
          <w:rFonts w:hint="eastAsia" w:ascii="宋体" w:hAnsi="宋体"/>
          <w:bCs/>
        </w:rPr>
        <w:t>,两种模式能同时工作，能够同时支持IPv4、IPv6报文的转发，应支持基于接口绑定、VLAN绑定两种绑定方式进行数据转发。在路由</w:t>
      </w:r>
      <w:r>
        <w:rPr>
          <w:rFonts w:ascii="宋体" w:hAnsi="宋体"/>
          <w:bCs/>
        </w:rPr>
        <w:t>WAN</w:t>
      </w:r>
      <w:r>
        <w:rPr>
          <w:rFonts w:hint="eastAsia" w:ascii="宋体" w:hAnsi="宋体"/>
          <w:bCs/>
        </w:rPr>
        <w:t>模式下应支持根据网络连接的</w:t>
      </w:r>
      <w:r>
        <w:rPr>
          <w:rFonts w:ascii="宋体" w:hAnsi="宋体"/>
          <w:bCs/>
        </w:rPr>
        <w:t>MTU值，最大匹配地</w:t>
      </w:r>
      <w:r>
        <w:rPr>
          <w:rFonts w:hint="eastAsia" w:ascii="宋体" w:hAnsi="宋体"/>
          <w:bCs/>
        </w:rPr>
        <w:t>限制所发起</w:t>
      </w:r>
      <w:r>
        <w:rPr>
          <w:rFonts w:ascii="宋体" w:hAnsi="宋体"/>
          <w:bCs/>
        </w:rPr>
        <w:t>TCP连接或修改所承载TCP连接的MSS值。</w:t>
      </w:r>
    </w:p>
    <w:p>
      <w:pPr>
        <w:numPr>
          <w:ilvl w:val="0"/>
          <w:numId w:val="13"/>
        </w:numPr>
        <w:spacing w:before="0" w:afterLines="0"/>
        <w:rPr>
          <w:rFonts w:ascii="宋体" w:hAnsi="宋体"/>
          <w:bCs/>
        </w:rPr>
      </w:pPr>
      <w:r>
        <w:rPr>
          <w:rFonts w:ascii="宋体" w:hAnsi="宋体"/>
          <w:bCs/>
        </w:rPr>
        <w:t>应支持静态路由。</w:t>
      </w:r>
    </w:p>
    <w:p>
      <w:pPr>
        <w:numPr>
          <w:ilvl w:val="0"/>
          <w:numId w:val="13"/>
        </w:numPr>
        <w:spacing w:before="0" w:afterLines="0"/>
        <w:rPr>
          <w:rFonts w:ascii="宋体" w:hAnsi="宋体"/>
          <w:bCs/>
        </w:rPr>
      </w:pPr>
      <w:r>
        <w:rPr>
          <w:rFonts w:hint="eastAsia"/>
        </w:rPr>
        <w:t>应支持基于流表的数据转发。</w:t>
      </w:r>
    </w:p>
    <w:p>
      <w:pPr>
        <w:pStyle w:val="102"/>
        <w:numPr>
          <w:ilvl w:val="2"/>
          <w:numId w:val="6"/>
        </w:numPr>
        <w:spacing w:before="156" w:after="156"/>
      </w:pPr>
      <w:bookmarkStart w:id="116" w:name="_Toc224441688"/>
      <w:r>
        <w:t>DNS功能要求</w:t>
      </w:r>
      <w:bookmarkEnd w:id="116"/>
    </w:p>
    <w:p>
      <w:pPr>
        <w:numPr>
          <w:ilvl w:val="0"/>
          <w:numId w:val="14"/>
        </w:numPr>
        <w:spacing w:before="0" w:afterLines="0"/>
        <w:rPr>
          <w:rFonts w:ascii="宋体" w:hAnsi="宋体"/>
        </w:rPr>
      </w:pPr>
      <w:r>
        <w:rPr>
          <w:rFonts w:ascii="宋体" w:hAnsi="宋体"/>
        </w:rPr>
        <w:t>应支持DNS relay，支持家庭网络内部设备的DNS请求转发</w:t>
      </w:r>
      <w:r>
        <w:rPr>
          <w:rFonts w:hint="eastAsia" w:ascii="宋体" w:hAnsi="宋体"/>
        </w:rPr>
        <w:t>至DNS服务器，并将服务器的DNS响应转发至家庭内部网络设备</w:t>
      </w:r>
      <w:r>
        <w:rPr>
          <w:rFonts w:ascii="宋体" w:hAnsi="宋体"/>
        </w:rPr>
        <w:t>。</w:t>
      </w:r>
    </w:p>
    <w:p>
      <w:pPr>
        <w:numPr>
          <w:ilvl w:val="0"/>
          <w:numId w:val="14"/>
        </w:numPr>
        <w:spacing w:before="0" w:afterLines="0"/>
        <w:rPr>
          <w:rFonts w:ascii="宋体" w:hAnsi="宋体"/>
        </w:rPr>
      </w:pPr>
      <w:r>
        <w:rPr>
          <w:rFonts w:ascii="宋体" w:hAnsi="宋体"/>
        </w:rPr>
        <w:t>应支持</w:t>
      </w:r>
      <w:r>
        <w:rPr>
          <w:rFonts w:hint="eastAsia" w:ascii="宋体" w:hAnsi="宋体"/>
        </w:rPr>
        <w:t>IPv4和IPv6的</w:t>
      </w:r>
      <w:r>
        <w:rPr>
          <w:rFonts w:ascii="宋体" w:hAnsi="宋体"/>
        </w:rPr>
        <w:t>DNS client，具备从外部DNS server</w:t>
      </w:r>
      <w:r>
        <w:rPr>
          <w:rFonts w:hint="eastAsia" w:ascii="宋体" w:hAnsi="宋体"/>
        </w:rPr>
        <w:t>同时</w:t>
      </w:r>
      <w:r>
        <w:rPr>
          <w:rFonts w:ascii="宋体" w:hAnsi="宋体"/>
        </w:rPr>
        <w:t>获取</w:t>
      </w:r>
      <w:r>
        <w:rPr>
          <w:rFonts w:hint="eastAsia" w:ascii="宋体" w:hAnsi="宋体"/>
        </w:rPr>
        <w:t>同一域名IPv4/v6</w:t>
      </w:r>
      <w:r>
        <w:rPr>
          <w:rFonts w:ascii="宋体" w:hAnsi="宋体"/>
        </w:rPr>
        <w:t>地址的功能</w:t>
      </w:r>
      <w:r>
        <w:rPr>
          <w:rFonts w:hint="eastAsia" w:ascii="宋体" w:hAnsi="宋体"/>
        </w:rPr>
        <w:t>，查询A记录时优先使用v4方式（如DHCPv4 option6）获得的DNS服务器，查询AAAA记录时优先使用v6方式（如DHCPv6 Option23）获得的DNS服务器。</w:t>
      </w:r>
    </w:p>
    <w:p>
      <w:pPr>
        <w:numPr>
          <w:ilvl w:val="0"/>
          <w:numId w:val="14"/>
        </w:numPr>
        <w:spacing w:before="0" w:afterLines="0"/>
        <w:rPr>
          <w:rFonts w:ascii="宋体" w:hAnsi="宋体"/>
        </w:rPr>
      </w:pPr>
      <w:r>
        <w:rPr>
          <w:rFonts w:hint="eastAsia" w:ascii="宋体" w:hAnsi="宋体"/>
        </w:rPr>
        <w:t>智能家庭网关在IPv4/v6双栈路由模式启用DNS proxy时，应根据用户侧设备DNS请求报文的IP地址类型（IPv4或IPv6）转发到IP地址类型相同的DNS server进行解析，在IP地址类型相同的DNS server不存在或没有响应时应转发到另一IP地址类型的DNS server进行解析。</w:t>
      </w:r>
    </w:p>
    <w:p>
      <w:pPr>
        <w:numPr>
          <w:ilvl w:val="0"/>
          <w:numId w:val="14"/>
        </w:numPr>
        <w:spacing w:before="0" w:afterLines="0"/>
        <w:rPr>
          <w:rFonts w:ascii="宋体" w:hAnsi="宋体"/>
        </w:rPr>
      </w:pPr>
      <w:r>
        <w:rPr>
          <w:rFonts w:ascii="宋体" w:hAnsi="宋体"/>
        </w:rPr>
        <w:t>应支持每个WAN连接使用对应的DNS Server，智能家庭网关</w:t>
      </w:r>
      <w:r>
        <w:rPr>
          <w:rFonts w:hint="eastAsia" w:ascii="宋体" w:hAnsi="宋体"/>
        </w:rPr>
        <w:t>应支持</w:t>
      </w:r>
      <w:r>
        <w:rPr>
          <w:rFonts w:ascii="宋体" w:hAnsi="宋体"/>
        </w:rPr>
        <w:t>自动获取、或在Static IP时手工配置DNS server信息。</w:t>
      </w:r>
      <w:r>
        <w:rPr>
          <w:rFonts w:hint="eastAsia" w:ascii="宋体" w:hAnsi="宋体"/>
        </w:rPr>
        <w:t>对于含有“Internet”属性的路由WAN链接，家庭网关应支持将指定的URL发送到特定DNS进行解析（未指定的URL仍使用WAN连接缺省DNS进行解析），指定URL列表及特定DNS地址由智家平台下发。</w:t>
      </w:r>
    </w:p>
    <w:p>
      <w:pPr>
        <w:numPr>
          <w:ilvl w:val="0"/>
          <w:numId w:val="14"/>
        </w:numPr>
        <w:spacing w:before="0" w:afterLines="0"/>
        <w:rPr>
          <w:rFonts w:ascii="宋体" w:hAnsi="宋体"/>
        </w:rPr>
      </w:pPr>
      <w:r>
        <w:rPr>
          <w:rFonts w:hint="eastAsia" w:ascii="宋体" w:hAnsi="宋体"/>
        </w:rPr>
        <w:t>应支持针对特定域名域的DNS解析请求报文在单位时间内向网络侧转发的数量进行限制，限定的域名域、限定阈值和越限处理策略由ITMS远程配置；对于超出限定阈值的DNS解析请求报文，需记录请求者的源IP地址及源MAC地址。</w:t>
      </w:r>
    </w:p>
    <w:p>
      <w:pPr>
        <w:numPr>
          <w:ilvl w:val="0"/>
          <w:numId w:val="14"/>
        </w:numPr>
        <w:spacing w:before="0" w:afterLines="0"/>
        <w:rPr>
          <w:rFonts w:ascii="宋体" w:hAnsi="宋体"/>
        </w:rPr>
      </w:pPr>
      <w:r>
        <w:rPr>
          <w:rFonts w:hint="eastAsia" w:ascii="宋体" w:hAnsi="宋体"/>
        </w:rPr>
        <w:t>应支持DDNS功能，宜支持多家DDNS服务商。DDNS功能应支持接受智家平台的配置</w:t>
      </w:r>
      <w:r>
        <w:rPr>
          <w:rFonts w:hint="eastAsia" w:ascii="宋体" w:hAnsi="宋体"/>
          <w:color w:val="000000"/>
        </w:rPr>
        <w:t>控制（包括参数设置、启用、停止等相关操作）</w:t>
      </w:r>
      <w:r>
        <w:rPr>
          <w:rFonts w:hint="eastAsia" w:ascii="宋体" w:hAnsi="宋体"/>
        </w:rPr>
        <w:t>。</w:t>
      </w:r>
    </w:p>
    <w:p>
      <w:pPr>
        <w:pStyle w:val="102"/>
        <w:numPr>
          <w:ilvl w:val="2"/>
          <w:numId w:val="6"/>
        </w:numPr>
        <w:spacing w:before="156" w:after="156"/>
      </w:pPr>
      <w:bookmarkStart w:id="117" w:name="_Toc189809230"/>
      <w:bookmarkEnd w:id="117"/>
      <w:bookmarkStart w:id="118" w:name="_Toc189809231"/>
      <w:bookmarkEnd w:id="118"/>
      <w:bookmarkStart w:id="119" w:name="_Toc160497987"/>
      <w:bookmarkEnd w:id="119"/>
      <w:bookmarkStart w:id="120" w:name="_Toc188076071"/>
      <w:bookmarkEnd w:id="120"/>
      <w:bookmarkStart w:id="121" w:name="_Toc196286576"/>
      <w:bookmarkEnd w:id="121"/>
      <w:bookmarkStart w:id="122" w:name="_Toc160435739"/>
      <w:bookmarkEnd w:id="122"/>
      <w:bookmarkStart w:id="123" w:name="_Toc196286580"/>
      <w:bookmarkEnd w:id="123"/>
      <w:bookmarkStart w:id="124" w:name="_Toc160609961"/>
      <w:bookmarkEnd w:id="124"/>
      <w:bookmarkStart w:id="125" w:name="_Toc189809233"/>
      <w:bookmarkEnd w:id="125"/>
      <w:bookmarkStart w:id="126" w:name="_Toc196286577"/>
      <w:bookmarkEnd w:id="126"/>
      <w:bookmarkStart w:id="127" w:name="_Toc189809232"/>
      <w:bookmarkEnd w:id="127"/>
      <w:bookmarkStart w:id="128" w:name="_Toc188076068"/>
      <w:bookmarkEnd w:id="128"/>
      <w:bookmarkStart w:id="129" w:name="_Toc160329941"/>
      <w:bookmarkEnd w:id="129"/>
      <w:bookmarkStart w:id="130" w:name="_Toc188076070"/>
      <w:bookmarkEnd w:id="130"/>
      <w:bookmarkStart w:id="131" w:name="_Toc188076069"/>
      <w:bookmarkEnd w:id="131"/>
      <w:bookmarkStart w:id="132" w:name="_Toc196286578"/>
      <w:bookmarkEnd w:id="132"/>
      <w:bookmarkStart w:id="133" w:name="_Toc196286579"/>
      <w:bookmarkEnd w:id="133"/>
      <w:bookmarkStart w:id="134" w:name="_Toc224441689"/>
      <w:r>
        <w:rPr>
          <w:rFonts w:hint="eastAsia"/>
        </w:rPr>
        <w:t>IPv4</w:t>
      </w:r>
      <w:r>
        <w:t>地址管理及WAN连接管理功能要求</w:t>
      </w:r>
      <w:bookmarkEnd w:id="134"/>
    </w:p>
    <w:p>
      <w:pPr>
        <w:numPr>
          <w:ilvl w:val="0"/>
          <w:numId w:val="15"/>
        </w:numPr>
        <w:spacing w:before="0" w:afterLines="0"/>
        <w:rPr>
          <w:rFonts w:ascii="宋体" w:hAnsi="宋体"/>
        </w:rPr>
      </w:pPr>
      <w:bookmarkStart w:id="135" w:name="_Toc140662307"/>
      <w:bookmarkStart w:id="136" w:name="_Toc224441690"/>
      <w:r>
        <w:rPr>
          <w:rFonts w:ascii="宋体" w:hAnsi="宋体"/>
        </w:rPr>
        <w:t>家庭网关应支持DHCP</w:t>
      </w:r>
      <w:r>
        <w:rPr>
          <w:rFonts w:hint="eastAsia" w:ascii="宋体" w:hAnsi="宋体"/>
        </w:rPr>
        <w:t>v4</w:t>
      </w:r>
      <w:r>
        <w:rPr>
          <w:rFonts w:ascii="宋体" w:hAnsi="宋体"/>
        </w:rPr>
        <w:t xml:space="preserve"> server，应具备为家庭网络提供至少253个可分配地址的能力</w:t>
      </w:r>
      <w:r>
        <w:rPr>
          <w:rFonts w:hint="eastAsia" w:ascii="宋体" w:hAnsi="宋体"/>
        </w:rPr>
        <w:t>。DHCPv4 server应支持在DHCP OFFER、DHCP ACK报文中携带Option125字段（符合附录A相关要求），具体要求为：</w:t>
      </w:r>
    </w:p>
    <w:p>
      <w:pPr>
        <w:numPr>
          <w:ilvl w:val="0"/>
          <w:numId w:val="16"/>
        </w:numPr>
        <w:spacing w:before="0" w:afterLines="0"/>
        <w:rPr>
          <w:rFonts w:ascii="宋体" w:hAnsi="宋体"/>
        </w:rPr>
      </w:pPr>
      <w:r>
        <w:rPr>
          <w:rFonts w:hint="eastAsia" w:ascii="宋体" w:hAnsi="宋体"/>
        </w:rPr>
        <w:t>在未启用全路由（缺省关闭全路由）、未启用基于VLAN绑定功能时，应至少包含以下选项内容：</w:t>
      </w:r>
      <w:r>
        <w:rPr>
          <w:rFonts w:ascii="宋体" w:hAnsi="宋体"/>
        </w:rPr>
        <w:t xml:space="preserve"> </w:t>
      </w:r>
    </w:p>
    <w:p>
      <w:pPr>
        <w:numPr>
          <w:ilvl w:val="0"/>
          <w:numId w:val="17"/>
        </w:numPr>
        <w:spacing w:before="0" w:afterLines="0"/>
        <w:rPr>
          <w:rFonts w:ascii="宋体" w:hAnsi="宋体"/>
        </w:rPr>
      </w:pPr>
      <w:r>
        <w:rPr>
          <w:rFonts w:hint="eastAsia" w:ascii="宋体" w:hAnsi="宋体"/>
        </w:rPr>
        <w:t>DHCP server的设备种类或分类（</w:t>
      </w:r>
      <w:r>
        <w:rPr>
          <w:rFonts w:ascii="宋体" w:hAnsi="宋体"/>
        </w:rPr>
        <w:t>subopt-code</w:t>
      </w:r>
      <w:r>
        <w:rPr>
          <w:rFonts w:hint="eastAsia" w:ascii="宋体" w:hAnsi="宋体"/>
        </w:rPr>
        <w:t>值为2，</w:t>
      </w:r>
      <w:r>
        <w:rPr>
          <w:rFonts w:ascii="宋体" w:hAnsi="宋体"/>
        </w:rPr>
        <w:t>sub-option-data</w:t>
      </w:r>
      <w:r>
        <w:rPr>
          <w:rFonts w:hint="eastAsia" w:ascii="宋体" w:hAnsi="宋体"/>
        </w:rPr>
        <w:t>值为HGW-CT）</w:t>
      </w:r>
    </w:p>
    <w:p>
      <w:pPr>
        <w:numPr>
          <w:ilvl w:val="0"/>
          <w:numId w:val="16"/>
        </w:numPr>
        <w:spacing w:before="0" w:afterLines="0"/>
        <w:rPr>
          <w:rFonts w:ascii="宋体" w:hAnsi="宋体"/>
        </w:rPr>
      </w:pPr>
      <w:r>
        <w:rPr>
          <w:rFonts w:hint="eastAsia" w:ascii="宋体" w:hAnsi="宋体"/>
        </w:rPr>
        <w:t xml:space="preserve">在启用了基于VLAN绑定功能时，应至少包含以下选项内容： </w:t>
      </w:r>
    </w:p>
    <w:p>
      <w:pPr>
        <w:numPr>
          <w:ilvl w:val="0"/>
          <w:numId w:val="17"/>
        </w:numPr>
        <w:spacing w:before="0" w:afterLines="0"/>
        <w:rPr>
          <w:rFonts w:ascii="宋体" w:hAnsi="宋体"/>
        </w:rPr>
      </w:pPr>
      <w:r>
        <w:rPr>
          <w:rFonts w:hint="eastAsia" w:ascii="宋体" w:hAnsi="宋体"/>
        </w:rPr>
        <w:t>DHCP server的设备种类或分类（</w:t>
      </w:r>
      <w:r>
        <w:rPr>
          <w:rFonts w:ascii="宋体" w:hAnsi="宋体"/>
        </w:rPr>
        <w:t>subopt-code</w:t>
      </w:r>
      <w:r>
        <w:rPr>
          <w:rFonts w:hint="eastAsia" w:ascii="宋体" w:hAnsi="宋体"/>
        </w:rPr>
        <w:t>值为2，sub-option-data值为HGW-CT）</w:t>
      </w:r>
    </w:p>
    <w:p>
      <w:pPr>
        <w:numPr>
          <w:ilvl w:val="0"/>
          <w:numId w:val="17"/>
        </w:numPr>
        <w:spacing w:before="0" w:afterLines="0"/>
        <w:rPr>
          <w:rFonts w:ascii="宋体" w:hAnsi="宋体"/>
        </w:rPr>
      </w:pPr>
      <w:r>
        <w:rPr>
          <w:rFonts w:hint="eastAsia" w:ascii="宋体" w:hAnsi="宋体"/>
        </w:rPr>
        <w:t>该端口所承载业务的VLAN ID（即需要用户应用设备携带的业务VLAN ID）：如上网类业务的VLAN ID（</w:t>
      </w:r>
      <w:r>
        <w:rPr>
          <w:rFonts w:ascii="宋体" w:hAnsi="宋体"/>
        </w:rPr>
        <w:t>subopt-code</w:t>
      </w:r>
      <w:r>
        <w:rPr>
          <w:rFonts w:hint="eastAsia" w:ascii="宋体" w:hAnsi="宋体"/>
        </w:rPr>
        <w:t>值为10）、IPTV业务的VLAN ID（</w:t>
      </w:r>
      <w:r>
        <w:rPr>
          <w:rFonts w:ascii="宋体" w:hAnsi="宋体"/>
        </w:rPr>
        <w:t>subopt-code</w:t>
      </w:r>
      <w:r>
        <w:rPr>
          <w:rFonts w:hint="eastAsia" w:ascii="宋体" w:hAnsi="宋体"/>
        </w:rPr>
        <w:t>值为11）、VOICE业务的VLAN ID（</w:t>
      </w:r>
      <w:r>
        <w:rPr>
          <w:rFonts w:ascii="宋体" w:hAnsi="宋体"/>
        </w:rPr>
        <w:t>subopt-code</w:t>
      </w:r>
      <w:r>
        <w:rPr>
          <w:rFonts w:hint="eastAsia" w:ascii="宋体" w:hAnsi="宋体"/>
        </w:rPr>
        <w:t>值为13）等</w:t>
      </w:r>
    </w:p>
    <w:p>
      <w:pPr>
        <w:numPr>
          <w:ilvl w:val="0"/>
          <w:numId w:val="16"/>
        </w:numPr>
        <w:spacing w:before="0" w:afterLines="0"/>
        <w:rPr>
          <w:rFonts w:ascii="宋体" w:hAnsi="宋体"/>
        </w:rPr>
      </w:pPr>
      <w:r>
        <w:rPr>
          <w:rFonts w:hint="eastAsia" w:ascii="宋体" w:hAnsi="宋体"/>
        </w:rPr>
        <w:t xml:space="preserve">在启用了全路由功能且未启用基于VLAN绑定功能时，应至少包含以下选项内容： </w:t>
      </w:r>
    </w:p>
    <w:p>
      <w:pPr>
        <w:numPr>
          <w:ilvl w:val="0"/>
          <w:numId w:val="17"/>
        </w:numPr>
        <w:spacing w:before="0" w:afterLines="0"/>
        <w:rPr>
          <w:rFonts w:ascii="宋体" w:hAnsi="宋体"/>
        </w:rPr>
      </w:pPr>
      <w:r>
        <w:rPr>
          <w:rFonts w:hint="eastAsia" w:ascii="宋体" w:hAnsi="宋体"/>
        </w:rPr>
        <w:t>DHCP server的设备种类或分类（</w:t>
      </w:r>
      <w:r>
        <w:rPr>
          <w:rFonts w:ascii="宋体" w:hAnsi="宋体"/>
        </w:rPr>
        <w:t>subopt-code</w:t>
      </w:r>
      <w:r>
        <w:rPr>
          <w:rFonts w:hint="eastAsia" w:ascii="宋体" w:hAnsi="宋体"/>
        </w:rPr>
        <w:t>值为2，sub-option-data值为HGW-CT-R）</w:t>
      </w:r>
    </w:p>
    <w:p>
      <w:pPr>
        <w:numPr>
          <w:ilvl w:val="0"/>
          <w:numId w:val="15"/>
        </w:numPr>
        <w:spacing w:before="0" w:afterLines="0"/>
        <w:rPr>
          <w:rFonts w:ascii="宋体" w:hAnsi="宋体"/>
        </w:rPr>
      </w:pPr>
      <w:r>
        <w:rPr>
          <w:rFonts w:ascii="宋体" w:hAnsi="宋体"/>
        </w:rPr>
        <w:t>缺省所有LAN侧IP地址段为192.168.1.0/24。</w:t>
      </w:r>
    </w:p>
    <w:p>
      <w:pPr>
        <w:numPr>
          <w:ilvl w:val="0"/>
          <w:numId w:val="15"/>
        </w:numPr>
        <w:spacing w:before="0" w:afterLines="0"/>
        <w:rPr>
          <w:rFonts w:ascii="宋体" w:hAnsi="宋体"/>
        </w:rPr>
      </w:pPr>
      <w:r>
        <w:rPr>
          <w:rFonts w:hint="eastAsia" w:ascii="宋体" w:hAnsi="宋体"/>
        </w:rPr>
        <w:t>应同时支持用户侧端口数据携带或不携带VLAN ID。</w:t>
      </w:r>
    </w:p>
    <w:p>
      <w:pPr>
        <w:numPr>
          <w:ilvl w:val="0"/>
          <w:numId w:val="15"/>
        </w:numPr>
        <w:spacing w:before="0" w:afterLines="0"/>
        <w:rPr>
          <w:rFonts w:ascii="宋体" w:hAnsi="宋体"/>
        </w:rPr>
      </w:pPr>
      <w:r>
        <w:rPr>
          <w:rFonts w:ascii="宋体" w:hAnsi="宋体"/>
        </w:rPr>
        <w:t>在WAN侧应支持静态配置IP地址、DHCP</w:t>
      </w:r>
      <w:r>
        <w:rPr>
          <w:rFonts w:hint="eastAsia" w:ascii="宋体" w:hAnsi="宋体"/>
        </w:rPr>
        <w:t>v4</w:t>
      </w:r>
      <w:r>
        <w:rPr>
          <w:rFonts w:ascii="宋体" w:hAnsi="宋体"/>
        </w:rPr>
        <w:t>、PPPoE三种工作方式</w:t>
      </w:r>
      <w:r>
        <w:rPr>
          <w:rFonts w:hint="eastAsia" w:ascii="宋体" w:hAnsi="宋体"/>
        </w:rPr>
        <w:t>（</w:t>
      </w:r>
      <w:r>
        <w:rPr>
          <w:rFonts w:ascii="宋体" w:hAnsi="宋体"/>
        </w:rPr>
        <w:t>遵循RFC2684/RFC2516</w:t>
      </w:r>
      <w:r>
        <w:rPr>
          <w:rFonts w:hint="eastAsia" w:ascii="宋体" w:hAnsi="宋体"/>
        </w:rPr>
        <w:t>）；当采用PPPoE工作方式时应支持自动重拨模式；当采用</w:t>
      </w:r>
      <w:r>
        <w:rPr>
          <w:rFonts w:ascii="宋体" w:hAnsi="宋体"/>
        </w:rPr>
        <w:t>DHCP</w:t>
      </w:r>
      <w:r>
        <w:rPr>
          <w:rFonts w:hint="eastAsia" w:ascii="宋体" w:hAnsi="宋体"/>
        </w:rPr>
        <w:t>v4工作方式时，应支持以下DHCP option字段：</w:t>
      </w:r>
    </w:p>
    <w:p>
      <w:pPr>
        <w:numPr>
          <w:ilvl w:val="2"/>
          <w:numId w:val="15"/>
        </w:numPr>
        <w:tabs>
          <w:tab w:val="left" w:pos="1276"/>
          <w:tab w:val="clear" w:pos="1620"/>
        </w:tabs>
        <w:spacing w:before="0" w:afterLines="0"/>
        <w:ind w:left="1276" w:hanging="425"/>
        <w:rPr>
          <w:rFonts w:ascii="宋体" w:hAnsi="宋体"/>
        </w:rPr>
      </w:pPr>
      <w:r>
        <w:rPr>
          <w:rFonts w:hint="eastAsia" w:ascii="宋体" w:hAnsi="宋体"/>
        </w:rPr>
        <w:t>Option60字段配置及上送，字段内容格式符合附录A的要求，Option60字段的具体内容能够由ITMS+进行配置</w:t>
      </w:r>
    </w:p>
    <w:p>
      <w:pPr>
        <w:numPr>
          <w:ilvl w:val="2"/>
          <w:numId w:val="15"/>
        </w:numPr>
        <w:tabs>
          <w:tab w:val="left" w:pos="1276"/>
          <w:tab w:val="clear" w:pos="1620"/>
        </w:tabs>
        <w:spacing w:before="0" w:afterLines="0"/>
        <w:ind w:left="1276" w:hanging="425"/>
        <w:rPr>
          <w:rFonts w:ascii="宋体" w:hAnsi="宋体"/>
        </w:rPr>
      </w:pPr>
      <w:r>
        <w:rPr>
          <w:rFonts w:hint="eastAsia" w:ascii="宋体" w:hAnsi="宋体"/>
        </w:rPr>
        <w:t>Option125接收及检测，只接受Option125字段匹配的DHCP server报文，对于Option125字段不匹配的DHCP server报文不作回应，Option125字段的具体内容能够由ITMS+进行配置</w:t>
      </w:r>
    </w:p>
    <w:p>
      <w:pPr>
        <w:numPr>
          <w:ilvl w:val="0"/>
          <w:numId w:val="15"/>
        </w:numPr>
        <w:spacing w:before="0" w:afterLines="0"/>
        <w:rPr>
          <w:rFonts w:ascii="宋体" w:hAnsi="宋体"/>
        </w:rPr>
      </w:pPr>
      <w:r>
        <w:rPr>
          <w:rFonts w:ascii="宋体" w:hAnsi="宋体"/>
        </w:rPr>
        <w:t>应支持至少16个WAN连接同时工作，应支持至少</w:t>
      </w:r>
      <w:r>
        <w:rPr>
          <w:rFonts w:hint="eastAsia" w:ascii="宋体" w:hAnsi="宋体"/>
        </w:rPr>
        <w:t>8</w:t>
      </w:r>
      <w:r>
        <w:rPr>
          <w:rFonts w:ascii="宋体" w:hAnsi="宋体"/>
        </w:rPr>
        <w:t>个路由WAN连接同时工作。</w:t>
      </w:r>
      <w:r>
        <w:rPr>
          <w:rFonts w:hint="eastAsia" w:ascii="宋体" w:hAnsi="宋体"/>
        </w:rPr>
        <w:t>应至少支持8条VLAN同时连接，每条VLAN应支持5个</w:t>
      </w:r>
      <w:r>
        <w:rPr>
          <w:rFonts w:ascii="宋体" w:hAnsi="宋体"/>
        </w:rPr>
        <w:t>WAN连接</w:t>
      </w:r>
      <w:r>
        <w:rPr>
          <w:rFonts w:hint="eastAsia" w:ascii="宋体" w:hAnsi="宋体"/>
        </w:rPr>
        <w:t>同时工作（每个</w:t>
      </w:r>
      <w:r>
        <w:rPr>
          <w:rFonts w:ascii="宋体" w:hAnsi="宋体"/>
        </w:rPr>
        <w:t>WAN连接</w:t>
      </w:r>
      <w:r>
        <w:rPr>
          <w:rFonts w:hint="eastAsia" w:ascii="宋体" w:hAnsi="宋体"/>
        </w:rPr>
        <w:t>的模式应可任选桥接或路由模式）。</w:t>
      </w:r>
    </w:p>
    <w:p>
      <w:pPr>
        <w:numPr>
          <w:ilvl w:val="0"/>
          <w:numId w:val="15"/>
        </w:numPr>
        <w:spacing w:before="0" w:afterLines="0"/>
        <w:rPr>
          <w:rFonts w:ascii="宋体" w:hAnsi="宋体"/>
        </w:rPr>
      </w:pPr>
      <w:r>
        <w:rPr>
          <w:rFonts w:ascii="宋体" w:hAnsi="宋体"/>
        </w:rPr>
        <w:t>WAN连接建立及管理要求：</w:t>
      </w:r>
    </w:p>
    <w:p>
      <w:pPr>
        <w:numPr>
          <w:ilvl w:val="2"/>
          <w:numId w:val="15"/>
        </w:numPr>
        <w:tabs>
          <w:tab w:val="left" w:pos="1276"/>
          <w:tab w:val="clear" w:pos="1620"/>
        </w:tabs>
        <w:spacing w:before="0" w:afterLines="0"/>
        <w:ind w:left="1276" w:hanging="425"/>
        <w:rPr>
          <w:rFonts w:ascii="宋体" w:hAnsi="宋体"/>
        </w:rPr>
      </w:pPr>
      <w:r>
        <w:rPr>
          <w:rFonts w:ascii="宋体" w:hAnsi="宋体"/>
        </w:rPr>
        <w:t>仅电信维护人员和TR069远程可配置WAN连接；</w:t>
      </w:r>
    </w:p>
    <w:p>
      <w:pPr>
        <w:numPr>
          <w:ilvl w:val="2"/>
          <w:numId w:val="15"/>
        </w:numPr>
        <w:tabs>
          <w:tab w:val="left" w:pos="1276"/>
          <w:tab w:val="clear" w:pos="1620"/>
        </w:tabs>
        <w:spacing w:before="0" w:afterLines="0"/>
        <w:ind w:left="1276" w:hanging="425"/>
        <w:rPr>
          <w:rFonts w:ascii="宋体" w:hAnsi="宋体"/>
        </w:rPr>
      </w:pPr>
      <w:r>
        <w:rPr>
          <w:rFonts w:ascii="宋体" w:hAnsi="宋体"/>
        </w:rPr>
        <w:t>应自动生成WAN连接名称，且应符合“序号_</w:t>
      </w:r>
      <w:r>
        <w:rPr>
          <w:rFonts w:ascii="宋体" w:hAnsi="宋体"/>
        </w:rPr>
        <w:softHyphen/>
      </w:r>
      <w:r>
        <w:rPr>
          <w:rFonts w:ascii="宋体" w:hAnsi="宋体"/>
        </w:rPr>
        <w:t>关键字_桥接或路由方式_VLAN信息”的WAN连接名称组成规则，各组成部分具体定义如</w:t>
      </w:r>
      <w:r>
        <w:rPr>
          <w:rFonts w:hint="eastAsia" w:ascii="宋体" w:hAnsi="宋体"/>
        </w:rPr>
        <w:t>表2所示</w:t>
      </w:r>
      <w:r>
        <w:rPr>
          <w:rFonts w:ascii="宋体" w:hAnsi="宋体"/>
        </w:rPr>
        <w:t>：</w:t>
      </w:r>
    </w:p>
    <w:p>
      <w:pPr>
        <w:pStyle w:val="188"/>
        <w:numPr>
          <w:ilvl w:val="0"/>
          <w:numId w:val="8"/>
        </w:numPr>
        <w:tabs>
          <w:tab w:val="left" w:pos="360"/>
        </w:tabs>
        <w:spacing w:before="156" w:after="156"/>
        <w:rPr>
          <w:rFonts w:ascii="宋体" w:hAnsi="宋体" w:eastAsia="宋体"/>
          <w:kern w:val="2"/>
          <w:szCs w:val="24"/>
        </w:rPr>
      </w:pPr>
      <w:r>
        <w:rPr>
          <w:rFonts w:hint="eastAsia" w:ascii="宋体" w:hAnsi="宋体" w:eastAsia="宋体"/>
          <w:kern w:val="2"/>
          <w:szCs w:val="24"/>
        </w:rPr>
        <w:t>WAN连接名称定义</w:t>
      </w:r>
    </w:p>
    <w:tbl>
      <w:tblPr>
        <w:tblStyle w:val="66"/>
        <w:tblW w:w="780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7"/>
        <w:gridCol w:w="2526"/>
        <w:gridCol w:w="3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shd w:val="clear" w:color="auto" w:fill="E6E6E6"/>
          </w:tcPr>
          <w:p>
            <w:pPr>
              <w:spacing w:after="15"/>
              <w:jc w:val="center"/>
              <w:rPr>
                <w:rFonts w:ascii="宋体" w:hAnsi="宋体"/>
              </w:rPr>
            </w:pPr>
            <w:r>
              <w:rPr>
                <w:rFonts w:ascii="宋体" w:hAnsi="宋体"/>
              </w:rPr>
              <w:t>内容</w:t>
            </w:r>
          </w:p>
        </w:tc>
        <w:tc>
          <w:tcPr>
            <w:tcW w:w="2526" w:type="dxa"/>
            <w:shd w:val="clear" w:color="auto" w:fill="E6E6E6"/>
          </w:tcPr>
          <w:p>
            <w:pPr>
              <w:spacing w:after="15"/>
              <w:jc w:val="center"/>
              <w:rPr>
                <w:rFonts w:ascii="宋体" w:hAnsi="宋体"/>
              </w:rPr>
            </w:pPr>
            <w:r>
              <w:rPr>
                <w:rFonts w:ascii="宋体" w:hAnsi="宋体"/>
              </w:rPr>
              <w:t>定义</w:t>
            </w:r>
          </w:p>
        </w:tc>
        <w:tc>
          <w:tcPr>
            <w:tcW w:w="3674" w:type="dxa"/>
            <w:shd w:val="clear" w:color="auto" w:fill="E6E6E6"/>
          </w:tcPr>
          <w:p>
            <w:pPr>
              <w:spacing w:after="15"/>
              <w:jc w:val="center"/>
              <w:rPr>
                <w:rFonts w:ascii="宋体" w:hAnsi="宋体"/>
              </w:rPr>
            </w:pPr>
            <w:r>
              <w:rPr>
                <w:rFonts w:ascii="宋体" w:hAnsi="宋体"/>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tcPr>
          <w:p>
            <w:pPr>
              <w:spacing w:after="15"/>
              <w:rPr>
                <w:rFonts w:ascii="宋体" w:hAnsi="宋体"/>
              </w:rPr>
            </w:pPr>
            <w:r>
              <w:rPr>
                <w:rFonts w:ascii="宋体" w:hAnsi="宋体"/>
              </w:rPr>
              <w:t>序号</w:t>
            </w:r>
          </w:p>
        </w:tc>
        <w:tc>
          <w:tcPr>
            <w:tcW w:w="2526" w:type="dxa"/>
          </w:tcPr>
          <w:p>
            <w:pPr>
              <w:spacing w:after="15"/>
              <w:rPr>
                <w:rFonts w:ascii="宋体" w:hAnsi="宋体"/>
              </w:rPr>
            </w:pPr>
            <w:r>
              <w:rPr>
                <w:rFonts w:ascii="宋体" w:hAnsi="宋体"/>
              </w:rPr>
              <w:t>数字：1～99</w:t>
            </w:r>
          </w:p>
        </w:tc>
        <w:tc>
          <w:tcPr>
            <w:tcW w:w="3674" w:type="dxa"/>
          </w:tcPr>
          <w:p>
            <w:pPr>
              <w:spacing w:after="15"/>
              <w:rPr>
                <w:rFonts w:ascii="宋体" w:hAnsi="宋体"/>
              </w:rPr>
            </w:pPr>
            <w:r>
              <w:rPr>
                <w:rFonts w:ascii="宋体" w:hAnsi="宋体"/>
              </w:rPr>
              <w:t>WAN连接的数字标识，生成规则如下：按WAN连接生成顺序，序号依次递增</w:t>
            </w:r>
            <w:r>
              <w:rPr>
                <w:rFonts w:hint="eastAsia" w:ascii="宋体" w:hAnsi="宋体"/>
              </w:rPr>
              <w:t>，</w:t>
            </w:r>
            <w:r>
              <w:rPr>
                <w:rFonts w:ascii="宋体" w:hAnsi="宋体"/>
              </w:rPr>
              <w:t>当前已使用的数字不应重复使用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vMerge w:val="restart"/>
          </w:tcPr>
          <w:p>
            <w:pPr>
              <w:spacing w:after="15"/>
              <w:rPr>
                <w:rFonts w:ascii="宋体" w:hAnsi="宋体"/>
              </w:rPr>
            </w:pPr>
            <w:r>
              <w:rPr>
                <w:rFonts w:ascii="宋体" w:hAnsi="宋体"/>
              </w:rPr>
              <w:t>关键字（即TR069</w:t>
            </w:r>
            <w:r>
              <w:rPr>
                <w:rFonts w:hint="eastAsia" w:ascii="宋体" w:hAnsi="宋体"/>
              </w:rPr>
              <w:t>、VOICE、INTERNET等业务属性或几个业务属性的组合</w:t>
            </w:r>
            <w:r>
              <w:rPr>
                <w:rFonts w:ascii="宋体" w:hAnsi="宋体"/>
              </w:rPr>
              <w:t>）</w:t>
            </w:r>
          </w:p>
        </w:tc>
        <w:tc>
          <w:tcPr>
            <w:tcW w:w="2526" w:type="dxa"/>
          </w:tcPr>
          <w:p>
            <w:pPr>
              <w:spacing w:after="15"/>
              <w:rPr>
                <w:rFonts w:ascii="宋体" w:hAnsi="宋体"/>
              </w:rPr>
            </w:pPr>
            <w:r>
              <w:rPr>
                <w:rFonts w:ascii="宋体" w:hAnsi="宋体"/>
              </w:rPr>
              <w:t>TR069</w:t>
            </w:r>
          </w:p>
        </w:tc>
        <w:tc>
          <w:tcPr>
            <w:tcW w:w="3674" w:type="dxa"/>
          </w:tcPr>
          <w:p>
            <w:pPr>
              <w:spacing w:after="15"/>
              <w:rPr>
                <w:rFonts w:ascii="宋体" w:hAnsi="宋体"/>
              </w:rPr>
            </w:pPr>
            <w:r>
              <w:rPr>
                <w:rFonts w:ascii="宋体" w:hAnsi="宋体"/>
              </w:rPr>
              <w:t>表示此连接仅用于TR069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vMerge w:val="continue"/>
          </w:tcPr>
          <w:p>
            <w:pPr>
              <w:spacing w:after="15"/>
              <w:rPr>
                <w:rFonts w:ascii="宋体" w:hAnsi="宋体"/>
              </w:rPr>
            </w:pPr>
          </w:p>
        </w:tc>
        <w:tc>
          <w:tcPr>
            <w:tcW w:w="2526" w:type="dxa"/>
          </w:tcPr>
          <w:p>
            <w:pPr>
              <w:spacing w:after="15"/>
              <w:rPr>
                <w:rFonts w:ascii="宋体" w:hAnsi="宋体"/>
              </w:rPr>
            </w:pPr>
            <w:r>
              <w:rPr>
                <w:rFonts w:ascii="宋体" w:hAnsi="宋体"/>
              </w:rPr>
              <w:t>INTERNET</w:t>
            </w:r>
          </w:p>
        </w:tc>
        <w:tc>
          <w:tcPr>
            <w:tcW w:w="3674" w:type="dxa"/>
          </w:tcPr>
          <w:p>
            <w:pPr>
              <w:spacing w:after="15"/>
              <w:rPr>
                <w:rFonts w:ascii="宋体" w:hAnsi="宋体"/>
              </w:rPr>
            </w:pPr>
            <w:r>
              <w:rPr>
                <w:rFonts w:ascii="宋体" w:hAnsi="宋体"/>
              </w:rPr>
              <w:t>表示此连接仅用于上网等应用，但不支持TR069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vMerge w:val="continue"/>
          </w:tcPr>
          <w:p>
            <w:pPr>
              <w:spacing w:after="15"/>
              <w:rPr>
                <w:rFonts w:ascii="宋体" w:hAnsi="宋体"/>
              </w:rPr>
            </w:pPr>
          </w:p>
        </w:tc>
        <w:tc>
          <w:tcPr>
            <w:tcW w:w="2526" w:type="dxa"/>
          </w:tcPr>
          <w:p>
            <w:pPr>
              <w:spacing w:after="15"/>
              <w:rPr>
                <w:rFonts w:ascii="宋体" w:hAnsi="宋体"/>
              </w:rPr>
            </w:pPr>
            <w:r>
              <w:rPr>
                <w:rFonts w:ascii="宋体" w:hAnsi="宋体"/>
              </w:rPr>
              <w:t>TR069_INTERNET</w:t>
            </w:r>
          </w:p>
        </w:tc>
        <w:tc>
          <w:tcPr>
            <w:tcW w:w="3674" w:type="dxa"/>
          </w:tcPr>
          <w:p>
            <w:pPr>
              <w:spacing w:after="15"/>
              <w:rPr>
                <w:rFonts w:ascii="宋体" w:hAnsi="宋体"/>
              </w:rPr>
            </w:pPr>
            <w:r>
              <w:rPr>
                <w:rFonts w:ascii="宋体" w:hAnsi="宋体"/>
              </w:rPr>
              <w:t>表示此连接同时用于TR069和上网等应用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vMerge w:val="continue"/>
          </w:tcPr>
          <w:p>
            <w:pPr>
              <w:spacing w:after="15"/>
              <w:rPr>
                <w:rFonts w:ascii="宋体" w:hAnsi="宋体"/>
              </w:rPr>
            </w:pPr>
          </w:p>
        </w:tc>
        <w:tc>
          <w:tcPr>
            <w:tcW w:w="2526" w:type="dxa"/>
          </w:tcPr>
          <w:p>
            <w:pPr>
              <w:spacing w:after="15"/>
              <w:rPr>
                <w:rFonts w:ascii="宋体" w:hAnsi="宋体"/>
              </w:rPr>
            </w:pPr>
            <w:r>
              <w:rPr>
                <w:rFonts w:ascii="宋体" w:hAnsi="宋体"/>
              </w:rPr>
              <w:t>VOI</w:t>
            </w:r>
            <w:r>
              <w:rPr>
                <w:rFonts w:hint="eastAsia" w:ascii="宋体" w:hAnsi="宋体"/>
              </w:rPr>
              <w:t>CE</w:t>
            </w:r>
          </w:p>
        </w:tc>
        <w:tc>
          <w:tcPr>
            <w:tcW w:w="3674" w:type="dxa"/>
          </w:tcPr>
          <w:p>
            <w:pPr>
              <w:spacing w:after="15"/>
              <w:rPr>
                <w:rFonts w:ascii="宋体" w:hAnsi="宋体"/>
              </w:rPr>
            </w:pPr>
            <w:r>
              <w:rPr>
                <w:rFonts w:ascii="宋体" w:hAnsi="宋体"/>
              </w:rPr>
              <w:t>表示此连接仅用于</w:t>
            </w:r>
            <w:r>
              <w:rPr>
                <w:rFonts w:hint="eastAsia" w:ascii="宋体" w:hAnsi="宋体"/>
              </w:rPr>
              <w:t>语音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vMerge w:val="continue"/>
          </w:tcPr>
          <w:p>
            <w:pPr>
              <w:spacing w:after="15"/>
              <w:rPr>
                <w:rFonts w:ascii="宋体" w:hAnsi="宋体"/>
              </w:rPr>
            </w:pPr>
          </w:p>
        </w:tc>
        <w:tc>
          <w:tcPr>
            <w:tcW w:w="2526" w:type="dxa"/>
          </w:tcPr>
          <w:p>
            <w:pPr>
              <w:spacing w:after="15"/>
              <w:rPr>
                <w:rFonts w:ascii="宋体" w:hAnsi="宋体"/>
              </w:rPr>
            </w:pPr>
            <w:r>
              <w:rPr>
                <w:rFonts w:ascii="宋体" w:hAnsi="宋体"/>
              </w:rPr>
              <w:t>TR069_VOI</w:t>
            </w:r>
            <w:r>
              <w:rPr>
                <w:rFonts w:hint="eastAsia" w:ascii="宋体" w:hAnsi="宋体"/>
              </w:rPr>
              <w:t>CE</w:t>
            </w:r>
          </w:p>
        </w:tc>
        <w:tc>
          <w:tcPr>
            <w:tcW w:w="3674" w:type="dxa"/>
          </w:tcPr>
          <w:p>
            <w:pPr>
              <w:spacing w:after="15"/>
              <w:rPr>
                <w:rFonts w:ascii="宋体" w:hAnsi="宋体"/>
              </w:rPr>
            </w:pPr>
            <w:r>
              <w:rPr>
                <w:rFonts w:ascii="宋体" w:hAnsi="宋体"/>
              </w:rPr>
              <w:t>表示此连接仅用于TR069和</w:t>
            </w:r>
            <w:r>
              <w:rPr>
                <w:rFonts w:hint="eastAsia" w:ascii="宋体" w:hAnsi="宋体"/>
              </w:rPr>
              <w:t>语音</w:t>
            </w:r>
            <w:r>
              <w:rPr>
                <w:rFonts w:ascii="宋体" w:hAnsi="宋体"/>
              </w:rPr>
              <w:t>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vMerge w:val="continue"/>
          </w:tcPr>
          <w:p>
            <w:pPr>
              <w:spacing w:after="15"/>
              <w:rPr>
                <w:rFonts w:ascii="宋体" w:hAnsi="宋体"/>
              </w:rPr>
            </w:pPr>
          </w:p>
        </w:tc>
        <w:tc>
          <w:tcPr>
            <w:tcW w:w="2526" w:type="dxa"/>
          </w:tcPr>
          <w:p>
            <w:pPr>
              <w:spacing w:after="15"/>
              <w:rPr>
                <w:rFonts w:ascii="宋体" w:hAnsi="宋体"/>
              </w:rPr>
            </w:pPr>
            <w:r>
              <w:rPr>
                <w:rFonts w:ascii="宋体" w:hAnsi="宋体"/>
              </w:rPr>
              <w:t>VOI</w:t>
            </w:r>
            <w:r>
              <w:rPr>
                <w:rFonts w:hint="eastAsia" w:ascii="宋体" w:hAnsi="宋体"/>
              </w:rPr>
              <w:t>CE</w:t>
            </w:r>
            <w:r>
              <w:rPr>
                <w:rFonts w:ascii="宋体" w:hAnsi="宋体"/>
              </w:rPr>
              <w:t>_INTERNET</w:t>
            </w:r>
          </w:p>
        </w:tc>
        <w:tc>
          <w:tcPr>
            <w:tcW w:w="3674" w:type="dxa"/>
          </w:tcPr>
          <w:p>
            <w:pPr>
              <w:spacing w:after="15"/>
              <w:rPr>
                <w:rFonts w:ascii="宋体" w:hAnsi="宋体"/>
              </w:rPr>
            </w:pPr>
            <w:r>
              <w:rPr>
                <w:rFonts w:ascii="宋体" w:hAnsi="宋体"/>
              </w:rPr>
              <w:t>表示此连接仅用于上网和</w:t>
            </w:r>
            <w:r>
              <w:rPr>
                <w:rFonts w:hint="eastAsia" w:ascii="宋体" w:hAnsi="宋体"/>
              </w:rPr>
              <w:t>语音</w:t>
            </w:r>
            <w:r>
              <w:rPr>
                <w:rFonts w:ascii="宋体" w:hAnsi="宋体"/>
              </w:rPr>
              <w:t>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vMerge w:val="continue"/>
          </w:tcPr>
          <w:p>
            <w:pPr>
              <w:spacing w:after="15"/>
              <w:rPr>
                <w:rFonts w:ascii="宋体" w:hAnsi="宋体"/>
              </w:rPr>
            </w:pPr>
          </w:p>
        </w:tc>
        <w:tc>
          <w:tcPr>
            <w:tcW w:w="2526" w:type="dxa"/>
          </w:tcPr>
          <w:p>
            <w:pPr>
              <w:spacing w:after="15"/>
              <w:rPr>
                <w:rFonts w:ascii="宋体" w:hAnsi="宋体"/>
              </w:rPr>
            </w:pPr>
            <w:r>
              <w:rPr>
                <w:rFonts w:ascii="宋体" w:hAnsi="宋体"/>
              </w:rPr>
              <w:t>TR069_VOI</w:t>
            </w:r>
            <w:r>
              <w:rPr>
                <w:rFonts w:hint="eastAsia" w:ascii="宋体" w:hAnsi="宋体"/>
              </w:rPr>
              <w:t>CE</w:t>
            </w:r>
            <w:r>
              <w:rPr>
                <w:rFonts w:ascii="宋体" w:hAnsi="宋体"/>
              </w:rPr>
              <w:t>_INTERNET</w:t>
            </w:r>
          </w:p>
        </w:tc>
        <w:tc>
          <w:tcPr>
            <w:tcW w:w="3674" w:type="dxa"/>
          </w:tcPr>
          <w:p>
            <w:pPr>
              <w:spacing w:after="15"/>
              <w:rPr>
                <w:rFonts w:ascii="宋体" w:hAnsi="宋体"/>
              </w:rPr>
            </w:pPr>
            <w:r>
              <w:rPr>
                <w:rFonts w:ascii="宋体" w:hAnsi="宋体"/>
              </w:rPr>
              <w:t>表示此连接仅用于TR069、上网和</w:t>
            </w:r>
            <w:r>
              <w:rPr>
                <w:rFonts w:hint="eastAsia" w:ascii="宋体" w:hAnsi="宋体"/>
              </w:rPr>
              <w:t>语音</w:t>
            </w:r>
            <w:r>
              <w:rPr>
                <w:rFonts w:ascii="宋体" w:hAnsi="宋体"/>
              </w:rPr>
              <w:t>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vMerge w:val="continue"/>
          </w:tcPr>
          <w:p>
            <w:pPr>
              <w:spacing w:after="15"/>
              <w:rPr>
                <w:rFonts w:ascii="宋体" w:hAnsi="宋体"/>
              </w:rPr>
            </w:pPr>
          </w:p>
        </w:tc>
        <w:tc>
          <w:tcPr>
            <w:tcW w:w="2526" w:type="dxa"/>
          </w:tcPr>
          <w:p>
            <w:pPr>
              <w:spacing w:after="15"/>
              <w:rPr>
                <w:rFonts w:ascii="宋体" w:hAnsi="宋体"/>
              </w:rPr>
            </w:pPr>
            <w:r>
              <w:rPr>
                <w:rFonts w:ascii="宋体" w:hAnsi="宋体"/>
              </w:rPr>
              <w:t>SPECIAL</w:t>
            </w:r>
            <w:r>
              <w:rPr>
                <w:rFonts w:hint="eastAsia" w:ascii="宋体" w:hAnsi="宋体"/>
              </w:rPr>
              <w:t>_SERVICE_1</w:t>
            </w:r>
          </w:p>
        </w:tc>
        <w:tc>
          <w:tcPr>
            <w:tcW w:w="3674" w:type="dxa"/>
          </w:tcPr>
          <w:p>
            <w:pPr>
              <w:spacing w:after="15"/>
              <w:rPr>
                <w:rFonts w:ascii="宋体" w:hAnsi="宋体"/>
              </w:rPr>
            </w:pPr>
            <w:r>
              <w:rPr>
                <w:rFonts w:ascii="宋体" w:hAnsi="宋体"/>
              </w:rPr>
              <w:t>表示此连接仅用于新增特定应用（如某智慧家庭应用）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vMerge w:val="continue"/>
          </w:tcPr>
          <w:p>
            <w:pPr>
              <w:spacing w:after="15"/>
              <w:rPr>
                <w:rFonts w:ascii="宋体" w:hAnsi="宋体"/>
              </w:rPr>
            </w:pPr>
          </w:p>
        </w:tc>
        <w:tc>
          <w:tcPr>
            <w:tcW w:w="2526" w:type="dxa"/>
          </w:tcPr>
          <w:p>
            <w:pPr>
              <w:spacing w:after="15"/>
              <w:rPr>
                <w:rFonts w:ascii="宋体" w:hAnsi="宋体"/>
              </w:rPr>
            </w:pPr>
            <w:r>
              <w:rPr>
                <w:rFonts w:ascii="宋体" w:hAnsi="宋体"/>
              </w:rPr>
              <w:t>SPECIAL</w:t>
            </w:r>
            <w:r>
              <w:rPr>
                <w:rFonts w:hint="eastAsia" w:ascii="宋体" w:hAnsi="宋体"/>
              </w:rPr>
              <w:t>_SERVICE_2</w:t>
            </w:r>
          </w:p>
        </w:tc>
        <w:tc>
          <w:tcPr>
            <w:tcW w:w="3674" w:type="dxa"/>
          </w:tcPr>
          <w:p>
            <w:pPr>
              <w:spacing w:after="15"/>
              <w:rPr>
                <w:rFonts w:ascii="宋体" w:hAnsi="宋体"/>
              </w:rPr>
            </w:pPr>
            <w:r>
              <w:rPr>
                <w:rFonts w:ascii="宋体" w:hAnsi="宋体"/>
              </w:rPr>
              <w:t>表示此连接仅用于新增特定应用（如某智慧家庭应用）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vMerge w:val="continue"/>
          </w:tcPr>
          <w:p>
            <w:pPr>
              <w:spacing w:after="15"/>
              <w:rPr>
                <w:rFonts w:ascii="宋体" w:hAnsi="宋体"/>
              </w:rPr>
            </w:pPr>
          </w:p>
        </w:tc>
        <w:tc>
          <w:tcPr>
            <w:tcW w:w="2526" w:type="dxa"/>
          </w:tcPr>
          <w:p>
            <w:pPr>
              <w:spacing w:after="15"/>
              <w:rPr>
                <w:rFonts w:ascii="宋体" w:hAnsi="宋体"/>
              </w:rPr>
            </w:pPr>
            <w:r>
              <w:rPr>
                <w:rFonts w:ascii="宋体" w:hAnsi="宋体"/>
              </w:rPr>
              <w:t>SPECIAL</w:t>
            </w:r>
            <w:r>
              <w:rPr>
                <w:rFonts w:hint="eastAsia" w:ascii="宋体" w:hAnsi="宋体"/>
              </w:rPr>
              <w:t>_SERVICE_3</w:t>
            </w:r>
          </w:p>
        </w:tc>
        <w:tc>
          <w:tcPr>
            <w:tcW w:w="3674" w:type="dxa"/>
          </w:tcPr>
          <w:p>
            <w:pPr>
              <w:spacing w:after="15"/>
              <w:rPr>
                <w:rFonts w:ascii="宋体" w:hAnsi="宋体"/>
              </w:rPr>
            </w:pPr>
            <w:r>
              <w:rPr>
                <w:rFonts w:ascii="宋体" w:hAnsi="宋体"/>
              </w:rPr>
              <w:t>表示此连接仅用于新增特定应用（如某智慧家庭应用）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vMerge w:val="continue"/>
          </w:tcPr>
          <w:p>
            <w:pPr>
              <w:spacing w:after="15"/>
              <w:rPr>
                <w:rFonts w:ascii="宋体" w:hAnsi="宋体"/>
              </w:rPr>
            </w:pPr>
          </w:p>
        </w:tc>
        <w:tc>
          <w:tcPr>
            <w:tcW w:w="2526" w:type="dxa"/>
          </w:tcPr>
          <w:p>
            <w:pPr>
              <w:spacing w:after="15"/>
              <w:rPr>
                <w:rFonts w:ascii="宋体" w:hAnsi="宋体"/>
              </w:rPr>
            </w:pPr>
            <w:r>
              <w:rPr>
                <w:rFonts w:ascii="宋体" w:hAnsi="宋体"/>
              </w:rPr>
              <w:t>SPECIAL</w:t>
            </w:r>
            <w:r>
              <w:rPr>
                <w:rFonts w:hint="eastAsia" w:ascii="宋体" w:hAnsi="宋体"/>
              </w:rPr>
              <w:t>_SERVICE_4</w:t>
            </w:r>
          </w:p>
        </w:tc>
        <w:tc>
          <w:tcPr>
            <w:tcW w:w="3674" w:type="dxa"/>
          </w:tcPr>
          <w:p>
            <w:pPr>
              <w:spacing w:after="15"/>
              <w:rPr>
                <w:rFonts w:ascii="宋体" w:hAnsi="宋体"/>
              </w:rPr>
            </w:pPr>
            <w:r>
              <w:rPr>
                <w:rFonts w:ascii="宋体" w:hAnsi="宋体"/>
              </w:rPr>
              <w:t>表示此连接仅用于新增特定应用（如某智慧家庭应用）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vMerge w:val="continue"/>
          </w:tcPr>
          <w:p>
            <w:pPr>
              <w:spacing w:after="15"/>
              <w:rPr>
                <w:rFonts w:ascii="宋体" w:hAnsi="宋体"/>
              </w:rPr>
            </w:pPr>
          </w:p>
        </w:tc>
        <w:tc>
          <w:tcPr>
            <w:tcW w:w="2526" w:type="dxa"/>
          </w:tcPr>
          <w:p>
            <w:pPr>
              <w:spacing w:after="15"/>
              <w:rPr>
                <w:rFonts w:ascii="宋体" w:hAnsi="宋体"/>
              </w:rPr>
            </w:pPr>
            <w:r>
              <w:rPr>
                <w:rFonts w:ascii="宋体" w:hAnsi="宋体"/>
              </w:rPr>
              <w:t>SPECIAL</w:t>
            </w:r>
            <w:r>
              <w:rPr>
                <w:rFonts w:hint="eastAsia" w:ascii="宋体" w:hAnsi="宋体"/>
              </w:rPr>
              <w:t>_SERVICE_VR</w:t>
            </w:r>
          </w:p>
        </w:tc>
        <w:tc>
          <w:tcPr>
            <w:tcW w:w="3674" w:type="dxa"/>
          </w:tcPr>
          <w:p>
            <w:pPr>
              <w:spacing w:after="15"/>
              <w:rPr>
                <w:rFonts w:ascii="宋体" w:hAnsi="宋体"/>
              </w:rPr>
            </w:pPr>
            <w:r>
              <w:rPr>
                <w:rFonts w:ascii="宋体" w:hAnsi="宋体"/>
              </w:rPr>
              <w:t>表示此连接仅用于Cloud VR业务应用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vMerge w:val="continue"/>
          </w:tcPr>
          <w:p>
            <w:pPr>
              <w:spacing w:after="15"/>
              <w:rPr>
                <w:rFonts w:ascii="宋体" w:hAnsi="宋体"/>
              </w:rPr>
            </w:pPr>
          </w:p>
        </w:tc>
        <w:tc>
          <w:tcPr>
            <w:tcW w:w="2526" w:type="dxa"/>
          </w:tcPr>
          <w:p>
            <w:pPr>
              <w:spacing w:after="15"/>
              <w:rPr>
                <w:rFonts w:ascii="宋体" w:hAnsi="宋体"/>
              </w:rPr>
            </w:pPr>
            <w:r>
              <w:rPr>
                <w:rFonts w:ascii="宋体" w:hAnsi="宋体"/>
              </w:rPr>
              <w:t>Other</w:t>
            </w:r>
          </w:p>
        </w:tc>
        <w:tc>
          <w:tcPr>
            <w:tcW w:w="3674" w:type="dxa"/>
          </w:tcPr>
          <w:p>
            <w:pPr>
              <w:spacing w:after="15"/>
              <w:rPr>
                <w:rFonts w:ascii="宋体" w:hAnsi="宋体"/>
              </w:rPr>
            </w:pPr>
            <w:r>
              <w:rPr>
                <w:rFonts w:ascii="宋体" w:hAnsi="宋体"/>
              </w:rPr>
              <w:t>其它连接（除了以上的应用，都选</w:t>
            </w:r>
            <w:r>
              <w:rPr>
                <w:rFonts w:hint="eastAsia" w:ascii="宋体" w:hAnsi="宋体"/>
              </w:rPr>
              <w:t>O</w:t>
            </w:r>
            <w:r>
              <w:rPr>
                <w:rFonts w:ascii="宋体" w:hAnsi="宋体"/>
              </w:rPr>
              <w:t>ther，目前主要是STB会用</w:t>
            </w:r>
            <w:r>
              <w:rPr>
                <w:rFonts w:hint="eastAsia" w:ascii="宋体" w:hAnsi="宋体"/>
              </w:rPr>
              <w:t>O</w:t>
            </w:r>
            <w:r>
              <w:rPr>
                <w:rFonts w:ascii="宋体" w:hAnsi="宋体"/>
              </w:rPr>
              <w:t>ther这种方式）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vMerge w:val="restart"/>
          </w:tcPr>
          <w:p>
            <w:pPr>
              <w:spacing w:after="15"/>
              <w:rPr>
                <w:rFonts w:ascii="宋体" w:hAnsi="宋体"/>
              </w:rPr>
            </w:pPr>
            <w:r>
              <w:rPr>
                <w:rFonts w:ascii="宋体" w:hAnsi="宋体"/>
              </w:rPr>
              <w:t>桥接或路由方式</w:t>
            </w:r>
          </w:p>
        </w:tc>
        <w:tc>
          <w:tcPr>
            <w:tcW w:w="2526" w:type="dxa"/>
          </w:tcPr>
          <w:p>
            <w:pPr>
              <w:spacing w:after="15"/>
              <w:rPr>
                <w:rFonts w:ascii="宋体" w:hAnsi="宋体"/>
              </w:rPr>
            </w:pPr>
            <w:r>
              <w:rPr>
                <w:rFonts w:ascii="宋体" w:hAnsi="宋体"/>
              </w:rPr>
              <w:t>B</w:t>
            </w:r>
          </w:p>
        </w:tc>
        <w:tc>
          <w:tcPr>
            <w:tcW w:w="3674" w:type="dxa"/>
          </w:tcPr>
          <w:p>
            <w:pPr>
              <w:spacing w:after="15"/>
              <w:rPr>
                <w:rFonts w:ascii="宋体" w:hAnsi="宋体"/>
              </w:rPr>
            </w:pPr>
            <w:r>
              <w:rPr>
                <w:rFonts w:ascii="宋体" w:hAnsi="宋体"/>
              </w:rPr>
              <w:t>Bridge方式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vMerge w:val="continue"/>
          </w:tcPr>
          <w:p>
            <w:pPr>
              <w:spacing w:after="15"/>
              <w:rPr>
                <w:rFonts w:ascii="宋体" w:hAnsi="宋体"/>
              </w:rPr>
            </w:pPr>
          </w:p>
        </w:tc>
        <w:tc>
          <w:tcPr>
            <w:tcW w:w="2526" w:type="dxa"/>
          </w:tcPr>
          <w:p>
            <w:pPr>
              <w:spacing w:after="15"/>
              <w:rPr>
                <w:rFonts w:ascii="宋体" w:hAnsi="宋体"/>
              </w:rPr>
            </w:pPr>
            <w:r>
              <w:rPr>
                <w:rFonts w:ascii="宋体" w:hAnsi="宋体"/>
              </w:rPr>
              <w:t>R</w:t>
            </w:r>
          </w:p>
        </w:tc>
        <w:tc>
          <w:tcPr>
            <w:tcW w:w="3674" w:type="dxa"/>
          </w:tcPr>
          <w:p>
            <w:pPr>
              <w:spacing w:after="15"/>
              <w:rPr>
                <w:rFonts w:ascii="宋体" w:hAnsi="宋体"/>
              </w:rPr>
            </w:pPr>
            <w:r>
              <w:rPr>
                <w:rFonts w:ascii="宋体" w:hAnsi="宋体"/>
              </w:rPr>
              <w:t>Router方式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607" w:type="dxa"/>
          </w:tcPr>
          <w:p>
            <w:pPr>
              <w:spacing w:after="15"/>
              <w:rPr>
                <w:rFonts w:ascii="宋体" w:hAnsi="宋体"/>
              </w:rPr>
            </w:pPr>
            <w:r>
              <w:rPr>
                <w:rFonts w:ascii="宋体" w:hAnsi="宋体"/>
              </w:rPr>
              <w:t>VLAN信息</w:t>
            </w:r>
          </w:p>
        </w:tc>
        <w:tc>
          <w:tcPr>
            <w:tcW w:w="2526" w:type="dxa"/>
          </w:tcPr>
          <w:p>
            <w:pPr>
              <w:spacing w:after="15"/>
              <w:rPr>
                <w:rFonts w:ascii="宋体" w:hAnsi="宋体"/>
              </w:rPr>
            </w:pPr>
            <w:r>
              <w:rPr>
                <w:rFonts w:ascii="宋体" w:hAnsi="宋体"/>
              </w:rPr>
              <w:t>VID_Z</w:t>
            </w:r>
          </w:p>
        </w:tc>
        <w:tc>
          <w:tcPr>
            <w:tcW w:w="3674" w:type="dxa"/>
          </w:tcPr>
          <w:p>
            <w:pPr>
              <w:spacing w:after="15"/>
              <w:rPr>
                <w:rFonts w:ascii="宋体" w:hAnsi="宋体"/>
              </w:rPr>
            </w:pPr>
            <w:r>
              <w:rPr>
                <w:rFonts w:ascii="宋体" w:hAnsi="宋体"/>
              </w:rPr>
              <w:t>VID_Z中Z为实际VLAN_ID值</w:t>
            </w:r>
            <w:r>
              <w:rPr>
                <w:rFonts w:hint="eastAsia" w:ascii="宋体" w:hAnsi="宋体"/>
              </w:rPr>
              <w:t>（对于untag的WAN连接，Z值为空且不出现在连接名称中）</w:t>
            </w:r>
          </w:p>
        </w:tc>
      </w:tr>
    </w:tbl>
    <w:p>
      <w:pPr>
        <w:spacing w:after="15"/>
        <w:ind w:left="991" w:leftChars="472" w:firstLine="420" w:firstLineChars="200"/>
        <w:rPr>
          <w:rFonts w:ascii="宋体" w:hAnsi="宋体"/>
        </w:rPr>
      </w:pPr>
      <w:r>
        <w:rPr>
          <w:rFonts w:ascii="宋体" w:hAnsi="宋体"/>
        </w:rPr>
        <w:t>示例如下：</w:t>
      </w:r>
    </w:p>
    <w:p>
      <w:pPr>
        <w:spacing w:after="15"/>
        <w:ind w:left="991" w:leftChars="472" w:firstLine="420" w:firstLineChars="200"/>
        <w:rPr>
          <w:rFonts w:ascii="宋体" w:hAnsi="宋体"/>
        </w:rPr>
      </w:pPr>
      <w:r>
        <w:rPr>
          <w:rFonts w:ascii="宋体" w:hAnsi="宋体"/>
        </w:rPr>
        <w:t>1_TR069_R_VID_</w:t>
      </w:r>
      <w:r>
        <w:rPr>
          <w:rFonts w:hint="eastAsia" w:ascii="宋体" w:hAnsi="宋体"/>
        </w:rPr>
        <w:t>46</w:t>
      </w:r>
      <w:r>
        <w:rPr>
          <w:rFonts w:ascii="宋体" w:hAnsi="宋体"/>
        </w:rPr>
        <w:t>（表示此WAN连接的业务类型为TR069，工作方式为Router方式，VLAN</w:t>
      </w:r>
      <w:r>
        <w:rPr>
          <w:rFonts w:hint="eastAsia" w:ascii="宋体" w:hAnsi="宋体"/>
        </w:rPr>
        <w:t xml:space="preserve"> ID</w:t>
      </w:r>
      <w:r>
        <w:rPr>
          <w:rFonts w:ascii="宋体" w:hAnsi="宋体"/>
        </w:rPr>
        <w:t>为</w:t>
      </w:r>
      <w:r>
        <w:rPr>
          <w:rFonts w:hint="eastAsia" w:ascii="宋体" w:hAnsi="宋体"/>
        </w:rPr>
        <w:t>46</w:t>
      </w:r>
      <w:r>
        <w:rPr>
          <w:rFonts w:ascii="宋体" w:hAnsi="宋体"/>
        </w:rPr>
        <w:t>）</w:t>
      </w:r>
    </w:p>
    <w:p>
      <w:pPr>
        <w:spacing w:after="15"/>
        <w:ind w:left="991" w:leftChars="472" w:firstLine="420" w:firstLineChars="200"/>
        <w:rPr>
          <w:rFonts w:ascii="宋体" w:hAnsi="宋体"/>
        </w:rPr>
      </w:pPr>
      <w:r>
        <w:rPr>
          <w:rFonts w:ascii="宋体" w:hAnsi="宋体"/>
        </w:rPr>
        <w:t>2_INTERNET_R_VID_(表示此WAN连接的业务类型为INTERNET，工作方式为Router方式，VLAN ID为</w:t>
      </w:r>
      <w:r>
        <w:rPr>
          <w:rFonts w:hint="eastAsia" w:ascii="宋体" w:hAnsi="宋体"/>
        </w:rPr>
        <w:t>空</w:t>
      </w:r>
      <w:r>
        <w:rPr>
          <w:rFonts w:ascii="宋体" w:hAnsi="宋体"/>
        </w:rPr>
        <w:t>)</w:t>
      </w:r>
    </w:p>
    <w:p>
      <w:pPr>
        <w:spacing w:after="15"/>
        <w:ind w:left="991" w:leftChars="472" w:firstLine="420" w:firstLineChars="200"/>
        <w:rPr>
          <w:rFonts w:ascii="宋体" w:hAnsi="宋体"/>
        </w:rPr>
      </w:pPr>
      <w:r>
        <w:rPr>
          <w:rFonts w:ascii="宋体" w:hAnsi="宋体"/>
        </w:rPr>
        <w:t>3_Other_B_VID_</w:t>
      </w:r>
      <w:r>
        <w:rPr>
          <w:rFonts w:hint="eastAsia" w:ascii="宋体" w:hAnsi="宋体"/>
        </w:rPr>
        <w:t>45</w:t>
      </w:r>
      <w:r>
        <w:rPr>
          <w:rFonts w:ascii="宋体" w:hAnsi="宋体"/>
        </w:rPr>
        <w:t>（表示此WAN连接的业务类型为Other，工作方式为Bridge方式，VLAN</w:t>
      </w:r>
      <w:r>
        <w:rPr>
          <w:rFonts w:hint="eastAsia" w:ascii="宋体" w:hAnsi="宋体"/>
        </w:rPr>
        <w:t xml:space="preserve"> ID</w:t>
      </w:r>
      <w:r>
        <w:rPr>
          <w:rFonts w:ascii="宋体" w:hAnsi="宋体"/>
        </w:rPr>
        <w:t>为</w:t>
      </w:r>
      <w:r>
        <w:rPr>
          <w:rFonts w:hint="eastAsia" w:ascii="宋体" w:hAnsi="宋体"/>
        </w:rPr>
        <w:t>45</w:t>
      </w:r>
      <w:r>
        <w:rPr>
          <w:rFonts w:ascii="宋体" w:hAnsi="宋体"/>
        </w:rPr>
        <w:t>）</w:t>
      </w:r>
    </w:p>
    <w:p>
      <w:pPr>
        <w:spacing w:after="15"/>
        <w:ind w:left="991" w:leftChars="472" w:firstLine="420" w:firstLineChars="200"/>
        <w:rPr>
          <w:rFonts w:ascii="宋体" w:hAnsi="宋体"/>
        </w:rPr>
      </w:pPr>
      <w:r>
        <w:rPr>
          <w:rFonts w:ascii="宋体" w:hAnsi="宋体"/>
        </w:rPr>
        <w:t>4_INTERNET_R_VID_2(表示此WAN连接的业务类型为INTERNET，工作方式为Router方式，VLAN ID为2)</w:t>
      </w:r>
    </w:p>
    <w:p>
      <w:pPr>
        <w:spacing w:after="15"/>
        <w:ind w:left="991" w:leftChars="472" w:firstLine="420" w:firstLineChars="200"/>
        <w:rPr>
          <w:rFonts w:ascii="宋体" w:hAnsi="宋体"/>
        </w:rPr>
      </w:pPr>
      <w:r>
        <w:rPr>
          <w:rFonts w:hint="eastAsia" w:ascii="宋体" w:hAnsi="宋体"/>
        </w:rPr>
        <w:t>5</w:t>
      </w:r>
      <w:r>
        <w:rPr>
          <w:rFonts w:ascii="宋体" w:hAnsi="宋体"/>
        </w:rPr>
        <w:t>_SPECIAL_SERVICE_1_R_VID_</w:t>
      </w:r>
      <w:r>
        <w:rPr>
          <w:rFonts w:hint="eastAsia" w:ascii="宋体" w:hAnsi="宋体"/>
        </w:rPr>
        <w:t xml:space="preserve">21 </w:t>
      </w:r>
      <w:r>
        <w:rPr>
          <w:rFonts w:ascii="宋体" w:hAnsi="宋体"/>
        </w:rPr>
        <w:t>(表示此WAN连接的业务类型为新增特定应用，工作方式为Router方式，VLAN ID为</w:t>
      </w:r>
      <w:r>
        <w:rPr>
          <w:rFonts w:hint="eastAsia" w:ascii="宋体" w:hAnsi="宋体"/>
        </w:rPr>
        <w:t>21</w:t>
      </w:r>
      <w:r>
        <w:rPr>
          <w:rFonts w:ascii="宋体" w:hAnsi="宋体"/>
        </w:rPr>
        <w:t>)</w:t>
      </w:r>
    </w:p>
    <w:p>
      <w:pPr>
        <w:numPr>
          <w:ilvl w:val="2"/>
          <w:numId w:val="15"/>
        </w:numPr>
        <w:tabs>
          <w:tab w:val="left" w:pos="1276"/>
          <w:tab w:val="clear" w:pos="1620"/>
        </w:tabs>
        <w:spacing w:before="0" w:afterLines="0"/>
        <w:ind w:left="1276" w:hanging="425"/>
        <w:rPr>
          <w:rFonts w:ascii="宋体" w:hAnsi="宋体"/>
        </w:rPr>
      </w:pPr>
      <w:r>
        <w:rPr>
          <w:rFonts w:ascii="宋体" w:hAnsi="宋体"/>
        </w:rPr>
        <w:t>WAN连接配置可增加，可修改，可删除；</w:t>
      </w:r>
    </w:p>
    <w:p>
      <w:pPr>
        <w:numPr>
          <w:ilvl w:val="2"/>
          <w:numId w:val="15"/>
        </w:numPr>
        <w:tabs>
          <w:tab w:val="left" w:pos="1276"/>
          <w:tab w:val="clear" w:pos="1620"/>
        </w:tabs>
        <w:spacing w:before="0" w:afterLines="0"/>
        <w:ind w:left="1276" w:hanging="425"/>
        <w:rPr>
          <w:rFonts w:ascii="宋体" w:hAnsi="宋体"/>
        </w:rPr>
      </w:pPr>
      <w:r>
        <w:rPr>
          <w:rFonts w:ascii="宋体" w:hAnsi="宋体"/>
        </w:rPr>
        <w:t>WAN连接配置后立即启用，并按本地和远程配置的序号和名称进行显示；</w:t>
      </w:r>
    </w:p>
    <w:p>
      <w:pPr>
        <w:numPr>
          <w:ilvl w:val="2"/>
          <w:numId w:val="15"/>
        </w:numPr>
        <w:tabs>
          <w:tab w:val="left" w:pos="1276"/>
          <w:tab w:val="clear" w:pos="1620"/>
        </w:tabs>
        <w:spacing w:before="0" w:afterLines="0"/>
        <w:ind w:left="1276" w:hanging="425"/>
        <w:rPr>
          <w:rFonts w:ascii="宋体" w:hAnsi="宋体"/>
        </w:rPr>
      </w:pPr>
      <w:r>
        <w:rPr>
          <w:rFonts w:ascii="宋体" w:hAnsi="宋体"/>
        </w:rPr>
        <w:t>TR</w:t>
      </w:r>
      <w:r>
        <w:rPr>
          <w:rFonts w:hint="eastAsia" w:ascii="宋体" w:hAnsi="宋体"/>
        </w:rPr>
        <w:t>069、VOICE等本机业务应自动和对应</w:t>
      </w:r>
      <w:r>
        <w:rPr>
          <w:rFonts w:ascii="宋体" w:hAnsi="宋体"/>
        </w:rPr>
        <w:t>关键字的WAN连接建立绑定关系；</w:t>
      </w:r>
    </w:p>
    <w:p>
      <w:pPr>
        <w:numPr>
          <w:ilvl w:val="2"/>
          <w:numId w:val="15"/>
        </w:numPr>
        <w:tabs>
          <w:tab w:val="left" w:pos="1276"/>
          <w:tab w:val="clear" w:pos="1620"/>
        </w:tabs>
        <w:spacing w:before="0" w:afterLines="0"/>
        <w:ind w:left="1276" w:hanging="425"/>
        <w:rPr>
          <w:rFonts w:ascii="宋体" w:hAnsi="宋体"/>
        </w:rPr>
      </w:pPr>
      <w:r>
        <w:rPr>
          <w:rFonts w:hint="eastAsia" w:ascii="宋体" w:hAnsi="宋体"/>
        </w:rPr>
        <w:t>数据</w:t>
      </w:r>
      <w:r>
        <w:rPr>
          <w:rFonts w:ascii="宋体" w:hAnsi="宋体"/>
        </w:rPr>
        <w:t>绑定</w:t>
      </w:r>
      <w:r>
        <w:rPr>
          <w:rFonts w:hint="eastAsia" w:ascii="宋体" w:hAnsi="宋体"/>
        </w:rPr>
        <w:t>模式</w:t>
      </w:r>
      <w:r>
        <w:rPr>
          <w:rFonts w:ascii="宋体" w:hAnsi="宋体"/>
        </w:rPr>
        <w:t>要求：</w:t>
      </w:r>
    </w:p>
    <w:p>
      <w:pPr>
        <w:spacing w:after="15"/>
        <w:ind w:left="991" w:leftChars="472" w:firstLine="283" w:firstLineChars="135"/>
        <w:rPr>
          <w:rFonts w:ascii="宋体" w:hAnsi="宋体"/>
        </w:rPr>
      </w:pPr>
      <w:r>
        <w:rPr>
          <w:rFonts w:hint="eastAsia" w:ascii="宋体" w:hAnsi="宋体"/>
        </w:rPr>
        <w:t>每个用户侧端口应支持以下数据绑定转发方式：</w:t>
      </w:r>
    </w:p>
    <w:p>
      <w:pPr>
        <w:numPr>
          <w:ilvl w:val="0"/>
          <w:numId w:val="17"/>
        </w:numPr>
        <w:spacing w:before="0" w:afterLines="0"/>
        <w:rPr>
          <w:rFonts w:ascii="宋体" w:hAnsi="宋体"/>
        </w:rPr>
      </w:pPr>
      <w:r>
        <w:rPr>
          <w:rFonts w:ascii="宋体" w:hAnsi="宋体"/>
        </w:rPr>
        <w:t>未进行绑定的用户侧端口</w:t>
      </w:r>
      <w:r>
        <w:rPr>
          <w:rFonts w:hint="eastAsia" w:ascii="宋体" w:hAnsi="宋体"/>
        </w:rPr>
        <w:t>:基于目的IP地址（目的IP地址和WAN连接的绑定关系由ITMS配置），查找绑定的WAN连接进行转发，未查找到W</w:t>
      </w:r>
      <w:r>
        <w:rPr>
          <w:rFonts w:ascii="宋体" w:hAnsi="宋体"/>
        </w:rPr>
        <w:t>AN</w:t>
      </w:r>
      <w:r>
        <w:rPr>
          <w:rFonts w:hint="eastAsia" w:ascii="宋体" w:hAnsi="宋体"/>
        </w:rPr>
        <w:t>连接的，则由</w:t>
      </w:r>
      <w:r>
        <w:rPr>
          <w:rFonts w:ascii="宋体" w:hAnsi="宋体"/>
        </w:rPr>
        <w:t>缺省WAN</w:t>
      </w:r>
      <w:r>
        <w:rPr>
          <w:rFonts w:hint="eastAsia" w:ascii="宋体" w:hAnsi="宋体"/>
        </w:rPr>
        <w:t>连接转发，未配置</w:t>
      </w:r>
      <w:r>
        <w:rPr>
          <w:rFonts w:ascii="宋体" w:hAnsi="宋体"/>
        </w:rPr>
        <w:t>缺省</w:t>
      </w:r>
      <w:r>
        <w:rPr>
          <w:rFonts w:hint="eastAsia" w:ascii="宋体" w:hAnsi="宋体"/>
        </w:rPr>
        <w:t>W</w:t>
      </w:r>
      <w:r>
        <w:rPr>
          <w:rFonts w:ascii="宋体" w:hAnsi="宋体"/>
        </w:rPr>
        <w:t>AN</w:t>
      </w:r>
      <w:r>
        <w:rPr>
          <w:rFonts w:hint="eastAsia" w:ascii="宋体" w:hAnsi="宋体"/>
        </w:rPr>
        <w:t>连接的则丢弃；</w:t>
      </w:r>
    </w:p>
    <w:p>
      <w:pPr>
        <w:numPr>
          <w:ilvl w:val="0"/>
          <w:numId w:val="17"/>
        </w:numPr>
        <w:spacing w:before="0" w:afterLines="0"/>
        <w:rPr>
          <w:rFonts w:ascii="宋体" w:hAnsi="宋体"/>
        </w:rPr>
      </w:pPr>
      <w:r>
        <w:rPr>
          <w:rFonts w:hint="eastAsia" w:ascii="宋体" w:hAnsi="宋体"/>
        </w:rPr>
        <w:t>绑定单条WAN连接的端口：和指定某条WAN连接</w:t>
      </w:r>
      <w:r>
        <w:rPr>
          <w:rFonts w:ascii="宋体" w:hAnsi="宋体"/>
        </w:rPr>
        <w:t>进行了绑定的用户侧端口，对应端口数据经由绑定的WAN连接收发</w:t>
      </w:r>
      <w:r>
        <w:rPr>
          <w:rFonts w:hint="eastAsia" w:ascii="宋体" w:hAnsi="宋体"/>
        </w:rPr>
        <w:t>；</w:t>
      </w:r>
    </w:p>
    <w:p>
      <w:pPr>
        <w:numPr>
          <w:ilvl w:val="0"/>
          <w:numId w:val="17"/>
        </w:numPr>
        <w:spacing w:before="0" w:afterLines="0"/>
        <w:rPr>
          <w:rFonts w:ascii="宋体" w:hAnsi="宋体"/>
        </w:rPr>
      </w:pPr>
      <w:r>
        <w:rPr>
          <w:rFonts w:hint="eastAsia" w:ascii="宋体" w:hAnsi="宋体"/>
        </w:rPr>
        <w:t>绑定多条WAN连接的端口（基于VLAN）：按照配置的VLAN转换表进行转发，带有VLAN转换表中指定VLAN ID的数据经由指定的WAN连接收发，不携带VLAN ID的数据按照</w:t>
      </w:r>
      <w:r>
        <w:rPr>
          <w:rFonts w:ascii="宋体" w:hAnsi="宋体"/>
        </w:rPr>
        <w:t>未进行绑定的用户侧端口</w:t>
      </w:r>
      <w:r>
        <w:rPr>
          <w:rFonts w:hint="eastAsia" w:ascii="宋体" w:hAnsi="宋体"/>
        </w:rPr>
        <w:t>进行处理</w:t>
      </w:r>
      <w:r>
        <w:rPr>
          <w:rFonts w:ascii="宋体" w:hAnsi="宋体"/>
        </w:rPr>
        <w:t xml:space="preserve"> </w:t>
      </w:r>
      <w:r>
        <w:rPr>
          <w:rFonts w:hint="eastAsia" w:ascii="宋体" w:hAnsi="宋体"/>
        </w:rPr>
        <w:t>；</w:t>
      </w:r>
    </w:p>
    <w:p>
      <w:pPr>
        <w:spacing w:after="15"/>
        <w:ind w:left="991" w:leftChars="472" w:firstLine="283" w:firstLineChars="135"/>
        <w:rPr>
          <w:rFonts w:ascii="宋体" w:hAnsi="宋体"/>
        </w:rPr>
      </w:pPr>
      <w:r>
        <w:rPr>
          <w:rFonts w:hint="eastAsia" w:ascii="宋体" w:hAnsi="宋体"/>
        </w:rPr>
        <w:t>每个端口的绑定方式可通过本地GUI及TR069进行配置</w:t>
      </w:r>
      <w:r>
        <w:rPr>
          <w:rFonts w:ascii="宋体" w:hAnsi="宋体"/>
        </w:rPr>
        <w:t>，</w:t>
      </w:r>
      <w:r>
        <w:rPr>
          <w:rFonts w:hint="eastAsia" w:ascii="宋体" w:hAnsi="宋体"/>
        </w:rPr>
        <w:t>数据绑定的多项配置之间发生冲突时应以最新的配置为准，并应自动清除与之冲突的原有配置。</w:t>
      </w:r>
    </w:p>
    <w:p>
      <w:pPr>
        <w:spacing w:after="15"/>
        <w:ind w:left="991" w:leftChars="472" w:firstLine="283" w:firstLineChars="135"/>
        <w:rPr>
          <w:rFonts w:ascii="宋体" w:hAnsi="宋体"/>
        </w:rPr>
      </w:pPr>
      <w:r>
        <w:rPr>
          <w:rFonts w:ascii="宋体" w:hAnsi="宋体"/>
        </w:rPr>
        <w:t>与带“INTERNET”属性WAN连接绑定（含缺省绑定）的终端应能够访问家庭网关WEB页面，各终端间应能相互访问。</w:t>
      </w:r>
    </w:p>
    <w:p>
      <w:pPr>
        <w:spacing w:after="15"/>
        <w:ind w:left="991" w:leftChars="472" w:firstLine="283" w:firstLineChars="135"/>
        <w:rPr>
          <w:rFonts w:ascii="宋体" w:hAnsi="宋体"/>
        </w:rPr>
      </w:pPr>
      <w:r>
        <w:rPr>
          <w:rFonts w:ascii="宋体" w:hAnsi="宋体"/>
        </w:rPr>
        <w:t>TR069或VOICE专用WAN连接不应支持端口绑定功能。</w:t>
      </w:r>
    </w:p>
    <w:p>
      <w:pPr>
        <w:numPr>
          <w:ilvl w:val="2"/>
          <w:numId w:val="15"/>
        </w:numPr>
        <w:tabs>
          <w:tab w:val="left" w:pos="1276"/>
          <w:tab w:val="clear" w:pos="1620"/>
        </w:tabs>
        <w:spacing w:before="0" w:afterLines="0"/>
        <w:ind w:left="1276" w:hanging="425"/>
        <w:rPr>
          <w:rFonts w:ascii="宋体" w:hAnsi="宋体"/>
        </w:rPr>
      </w:pPr>
      <w:r>
        <w:rPr>
          <w:rFonts w:ascii="宋体" w:hAnsi="宋体"/>
        </w:rPr>
        <w:t>关于缺省路由/缺省连接的确定：</w:t>
      </w:r>
    </w:p>
    <w:p>
      <w:pPr>
        <w:spacing w:after="15"/>
        <w:ind w:left="991" w:leftChars="472" w:firstLine="420" w:firstLineChars="200"/>
        <w:rPr>
          <w:rFonts w:ascii="宋体" w:hAnsi="宋体"/>
        </w:rPr>
      </w:pPr>
      <w:r>
        <w:rPr>
          <w:rFonts w:ascii="宋体" w:hAnsi="宋体"/>
        </w:rPr>
        <w:t>带“INTERNET”属性的WAN连接（包括路由和桥接）为缺省WAN连接</w:t>
      </w:r>
      <w:r>
        <w:rPr>
          <w:rFonts w:hint="eastAsia" w:ascii="宋体" w:hAnsi="宋体"/>
        </w:rPr>
        <w:t>。</w:t>
      </w:r>
    </w:p>
    <w:p>
      <w:pPr>
        <w:spacing w:after="15"/>
        <w:ind w:left="991" w:leftChars="472" w:firstLine="420" w:firstLineChars="200"/>
        <w:rPr>
          <w:rFonts w:ascii="宋体" w:hAnsi="宋体"/>
        </w:rPr>
      </w:pPr>
      <w:r>
        <w:rPr>
          <w:rFonts w:ascii="宋体" w:hAnsi="宋体"/>
        </w:rPr>
        <w:t>当存在多条带“INTERNET”属性的路由或桥接WAN连接时，终端自动选择其中生效的一条为缺省WAN连接，且优先选择生效的路由WAN连接。</w:t>
      </w:r>
    </w:p>
    <w:p>
      <w:pPr>
        <w:numPr>
          <w:ilvl w:val="2"/>
          <w:numId w:val="15"/>
        </w:numPr>
        <w:tabs>
          <w:tab w:val="left" w:pos="1276"/>
          <w:tab w:val="clear" w:pos="1620"/>
        </w:tabs>
        <w:spacing w:before="0" w:afterLines="0"/>
        <w:ind w:left="1276" w:hanging="425"/>
        <w:rPr>
          <w:rFonts w:ascii="宋体" w:hAnsi="宋体"/>
        </w:rPr>
      </w:pPr>
      <w:r>
        <w:rPr>
          <w:rFonts w:ascii="宋体" w:hAnsi="宋体"/>
        </w:rPr>
        <w:t>默认</w:t>
      </w:r>
      <w:r>
        <w:rPr>
          <w:rFonts w:hint="eastAsia" w:ascii="宋体" w:hAnsi="宋体"/>
        </w:rPr>
        <w:t xml:space="preserve">IPv4 </w:t>
      </w:r>
      <w:r>
        <w:rPr>
          <w:rFonts w:ascii="宋体" w:hAnsi="宋体"/>
        </w:rPr>
        <w:t>NAT模块启用要求：</w:t>
      </w:r>
    </w:p>
    <w:p>
      <w:pPr>
        <w:spacing w:after="15"/>
        <w:ind w:left="991" w:leftChars="472" w:firstLine="420" w:firstLineChars="200"/>
        <w:rPr>
          <w:rFonts w:ascii="宋体" w:hAnsi="宋体"/>
        </w:rPr>
      </w:pPr>
      <w:r>
        <w:rPr>
          <w:rFonts w:ascii="宋体" w:hAnsi="宋体"/>
        </w:rPr>
        <w:t>新建路由WAN连接（TR069或VOICE专用WAN连接除外）时应默认自动起NAT。</w:t>
      </w:r>
    </w:p>
    <w:p>
      <w:pPr>
        <w:numPr>
          <w:ilvl w:val="2"/>
          <w:numId w:val="15"/>
        </w:numPr>
        <w:tabs>
          <w:tab w:val="left" w:pos="1276"/>
          <w:tab w:val="clear" w:pos="1620"/>
        </w:tabs>
        <w:spacing w:before="0" w:afterLines="0"/>
        <w:ind w:left="1276" w:hanging="425"/>
        <w:rPr>
          <w:rFonts w:ascii="宋体" w:hAnsi="宋体"/>
        </w:rPr>
      </w:pPr>
      <w:r>
        <w:rPr>
          <w:rFonts w:ascii="宋体" w:hAnsi="宋体"/>
        </w:rPr>
        <w:t>默认DHCP</w:t>
      </w:r>
      <w:r>
        <w:rPr>
          <w:rFonts w:hint="eastAsia" w:ascii="宋体" w:hAnsi="宋体"/>
        </w:rPr>
        <w:t>v4</w:t>
      </w:r>
      <w:r>
        <w:rPr>
          <w:rFonts w:ascii="宋体" w:hAnsi="宋体"/>
        </w:rPr>
        <w:t xml:space="preserve"> Server模块启用要求</w:t>
      </w:r>
      <w:r>
        <w:rPr>
          <w:rFonts w:hint="eastAsia" w:ascii="宋体" w:hAnsi="宋体"/>
        </w:rPr>
        <w:t>：</w:t>
      </w:r>
    </w:p>
    <w:p>
      <w:pPr>
        <w:tabs>
          <w:tab w:val="left" w:pos="7230"/>
        </w:tabs>
        <w:spacing w:after="15"/>
        <w:ind w:left="991" w:leftChars="472" w:firstLine="420" w:firstLineChars="200"/>
        <w:rPr>
          <w:rFonts w:ascii="宋体" w:hAnsi="宋体"/>
        </w:rPr>
      </w:pPr>
      <w:r>
        <w:rPr>
          <w:rFonts w:hint="eastAsia" w:ascii="宋体" w:hAnsi="宋体"/>
        </w:rPr>
        <w:t>家庭网关用户侧</w:t>
      </w:r>
      <w:r>
        <w:rPr>
          <w:rFonts w:ascii="宋体" w:hAnsi="宋体"/>
        </w:rPr>
        <w:t>应自动开启DHCP Server，只绑定了带“Other”关键字WAN连接的端口可除外。</w:t>
      </w:r>
    </w:p>
    <w:p>
      <w:pPr>
        <w:numPr>
          <w:ilvl w:val="2"/>
          <w:numId w:val="15"/>
        </w:numPr>
        <w:tabs>
          <w:tab w:val="left" w:pos="1276"/>
          <w:tab w:val="clear" w:pos="1620"/>
        </w:tabs>
        <w:spacing w:before="0" w:afterLines="0"/>
        <w:ind w:left="1276" w:hanging="425"/>
        <w:rPr>
          <w:rFonts w:ascii="宋体" w:hAnsi="宋体"/>
        </w:rPr>
      </w:pPr>
      <w:r>
        <w:rPr>
          <w:rFonts w:ascii="宋体" w:hAnsi="宋体"/>
        </w:rPr>
        <w:t>多Router连接情况下上报ITMS+要求</w:t>
      </w:r>
      <w:r>
        <w:rPr>
          <w:rFonts w:hint="eastAsia" w:ascii="宋体" w:hAnsi="宋体"/>
        </w:rPr>
        <w:t>：</w:t>
      </w:r>
    </w:p>
    <w:p>
      <w:pPr>
        <w:spacing w:after="15"/>
        <w:ind w:left="991" w:leftChars="472" w:firstLine="420" w:firstLineChars="200"/>
        <w:rPr>
          <w:rFonts w:ascii="宋体" w:hAnsi="宋体"/>
        </w:rPr>
      </w:pPr>
      <w:bookmarkStart w:id="137" w:name="OLE_LINK5"/>
      <w:r>
        <w:rPr>
          <w:rFonts w:ascii="宋体" w:hAnsi="宋体"/>
        </w:rPr>
        <w:t>当家庭网关建立了一条以上路由WAN连接时，家庭网关向ITMS+上报的管理IP地址应是TR069通道的地址，上报的宽带帐号应是带“INTERNET”属性的WAN连接用的帐号。</w:t>
      </w:r>
    </w:p>
    <w:bookmarkEnd w:id="137"/>
    <w:p>
      <w:pPr>
        <w:numPr>
          <w:ilvl w:val="2"/>
          <w:numId w:val="15"/>
        </w:numPr>
        <w:tabs>
          <w:tab w:val="left" w:pos="1276"/>
          <w:tab w:val="clear" w:pos="1620"/>
        </w:tabs>
        <w:spacing w:before="0" w:afterLines="0"/>
        <w:ind w:left="1276" w:hanging="425"/>
        <w:rPr>
          <w:rFonts w:ascii="宋体" w:hAnsi="宋体"/>
        </w:rPr>
      </w:pPr>
      <w:bookmarkStart w:id="138" w:name="_Toc196286582"/>
      <w:bookmarkEnd w:id="138"/>
      <w:r>
        <w:rPr>
          <w:rFonts w:ascii="宋体" w:hAnsi="宋体"/>
        </w:rPr>
        <w:t>多连接情况下</w:t>
      </w:r>
      <w:r>
        <w:rPr>
          <w:rFonts w:hint="eastAsia" w:ascii="宋体" w:hAnsi="宋体"/>
        </w:rPr>
        <w:t>的数据隔离</w:t>
      </w:r>
      <w:r>
        <w:rPr>
          <w:rFonts w:ascii="宋体" w:hAnsi="宋体"/>
        </w:rPr>
        <w:t>要求</w:t>
      </w:r>
      <w:r>
        <w:rPr>
          <w:rFonts w:hint="eastAsia" w:ascii="宋体" w:hAnsi="宋体"/>
        </w:rPr>
        <w:t>：</w:t>
      </w:r>
    </w:p>
    <w:p>
      <w:pPr>
        <w:spacing w:after="15"/>
        <w:ind w:left="991" w:leftChars="472" w:firstLine="420" w:firstLineChars="200"/>
        <w:rPr>
          <w:rFonts w:ascii="宋体" w:hAnsi="宋体"/>
        </w:rPr>
      </w:pPr>
      <w:r>
        <w:rPr>
          <w:rFonts w:ascii="宋体" w:hAnsi="宋体"/>
        </w:rPr>
        <w:t>当家庭网关建立了一条以上</w:t>
      </w:r>
      <w:r>
        <w:rPr>
          <w:rFonts w:hint="eastAsia" w:ascii="宋体" w:hAnsi="宋体"/>
        </w:rPr>
        <w:t>的</w:t>
      </w:r>
      <w:r>
        <w:rPr>
          <w:rFonts w:ascii="宋体" w:hAnsi="宋体"/>
        </w:rPr>
        <w:t>WAN连接时，</w:t>
      </w:r>
      <w:r>
        <w:rPr>
          <w:rFonts w:hint="eastAsia" w:ascii="宋体" w:hAnsi="宋体"/>
        </w:rPr>
        <w:t>不同WAN连接之间的数据（包括DNS、ARP、管理应用数据等）应支持完全隔离</w:t>
      </w:r>
      <w:r>
        <w:rPr>
          <w:rFonts w:ascii="宋体" w:hAnsi="宋体"/>
        </w:rPr>
        <w:t>。</w:t>
      </w:r>
    </w:p>
    <w:p>
      <w:pPr>
        <w:spacing w:after="15"/>
        <w:ind w:left="991" w:leftChars="472" w:firstLine="420" w:firstLineChars="200"/>
        <w:rPr>
          <w:rFonts w:ascii="宋体" w:hAnsi="宋体"/>
        </w:rPr>
      </w:pPr>
      <w:r>
        <w:rPr>
          <w:rFonts w:hint="eastAsia" w:ascii="宋体" w:hAnsi="宋体"/>
        </w:rPr>
        <w:t>在家庭网关用户侧私网段内，应屏蔽网络侧源IP地址或目的IP地址的ARP报文。</w:t>
      </w:r>
    </w:p>
    <w:p>
      <w:pPr>
        <w:numPr>
          <w:ilvl w:val="2"/>
          <w:numId w:val="15"/>
        </w:numPr>
        <w:tabs>
          <w:tab w:val="left" w:pos="1276"/>
          <w:tab w:val="left" w:pos="3762"/>
          <w:tab w:val="clear" w:pos="1620"/>
        </w:tabs>
        <w:spacing w:before="0" w:afterLines="0"/>
        <w:ind w:left="1276" w:hanging="425"/>
        <w:rPr>
          <w:rFonts w:ascii="宋体" w:hAnsi="宋体"/>
        </w:rPr>
      </w:pPr>
      <w:r>
        <w:rPr>
          <w:rFonts w:hint="eastAsia" w:ascii="宋体" w:hAnsi="宋体"/>
        </w:rPr>
        <w:t>路由WAN透传PPPOE报文的要求</w:t>
      </w:r>
      <w:r>
        <w:rPr>
          <w:rFonts w:ascii="宋体" w:hAnsi="宋体"/>
        </w:rPr>
        <w:t>：</w:t>
      </w:r>
    </w:p>
    <w:p>
      <w:pPr>
        <w:spacing w:after="15"/>
        <w:ind w:left="991" w:leftChars="472" w:firstLine="420" w:firstLineChars="200"/>
        <w:rPr>
          <w:rFonts w:ascii="宋体" w:hAnsi="宋体"/>
        </w:rPr>
      </w:pPr>
      <w:r>
        <w:rPr>
          <w:rFonts w:hint="eastAsia" w:ascii="宋体" w:hAnsi="宋体"/>
        </w:rPr>
        <w:t>当</w:t>
      </w:r>
      <w:r>
        <w:rPr>
          <w:rFonts w:ascii="宋体" w:hAnsi="宋体"/>
        </w:rPr>
        <w:t>家庭网关建立</w:t>
      </w:r>
      <w:r>
        <w:rPr>
          <w:rFonts w:hint="eastAsia" w:ascii="宋体" w:hAnsi="宋体"/>
        </w:rPr>
        <w:t>一条Internet</w:t>
      </w:r>
      <w:r>
        <w:rPr>
          <w:rFonts w:ascii="宋体" w:hAnsi="宋体"/>
        </w:rPr>
        <w:t xml:space="preserve"> PPPoE</w:t>
      </w:r>
      <w:r>
        <w:rPr>
          <w:rFonts w:hint="eastAsia" w:ascii="宋体" w:hAnsi="宋体"/>
        </w:rPr>
        <w:t>路由</w:t>
      </w:r>
      <w:r>
        <w:rPr>
          <w:rFonts w:ascii="宋体" w:hAnsi="宋体"/>
        </w:rPr>
        <w:t>WAN连接时</w:t>
      </w:r>
      <w:r>
        <w:rPr>
          <w:rFonts w:hint="eastAsia" w:ascii="宋体" w:hAnsi="宋体"/>
        </w:rPr>
        <w:t>，</w:t>
      </w:r>
      <w:r>
        <w:rPr>
          <w:rFonts w:ascii="宋体" w:hAnsi="宋体"/>
        </w:rPr>
        <w:t xml:space="preserve">应支持LAN </w:t>
      </w:r>
      <w:r>
        <w:rPr>
          <w:rFonts w:hint="eastAsia" w:ascii="宋体" w:hAnsi="宋体"/>
        </w:rPr>
        <w:t>侧终端</w:t>
      </w:r>
      <w:r>
        <w:rPr>
          <w:rFonts w:ascii="宋体" w:hAnsi="宋体"/>
        </w:rPr>
        <w:t xml:space="preserve"> </w:t>
      </w:r>
      <w:r>
        <w:rPr>
          <w:rFonts w:hint="eastAsia" w:ascii="宋体" w:hAnsi="宋体"/>
        </w:rPr>
        <w:t>的</w:t>
      </w:r>
      <w:r>
        <w:rPr>
          <w:rFonts w:ascii="宋体" w:hAnsi="宋体"/>
        </w:rPr>
        <w:t>PPPoE</w:t>
      </w:r>
      <w:r>
        <w:rPr>
          <w:rFonts w:hint="eastAsia" w:ascii="宋体" w:hAnsi="宋体"/>
        </w:rPr>
        <w:t>直接</w:t>
      </w:r>
      <w:r>
        <w:rPr>
          <w:rFonts w:ascii="宋体" w:hAnsi="宋体"/>
        </w:rPr>
        <w:t>拨号功能，</w:t>
      </w:r>
      <w:r>
        <w:rPr>
          <w:rFonts w:hint="eastAsia" w:ascii="宋体" w:hAnsi="宋体"/>
        </w:rPr>
        <w:t>同时路由</w:t>
      </w:r>
      <w:r>
        <w:rPr>
          <w:rFonts w:ascii="宋体" w:hAnsi="宋体"/>
        </w:rPr>
        <w:t>拨号和LAN</w:t>
      </w:r>
      <w:r>
        <w:rPr>
          <w:rFonts w:hint="eastAsia" w:ascii="宋体" w:hAnsi="宋体"/>
        </w:rPr>
        <w:t>侧终端</w:t>
      </w:r>
      <w:r>
        <w:rPr>
          <w:rFonts w:ascii="宋体" w:hAnsi="宋体"/>
        </w:rPr>
        <w:t>直接拨号出现</w:t>
      </w:r>
      <w:r>
        <w:rPr>
          <w:rFonts w:hint="eastAsia" w:ascii="宋体" w:hAnsi="宋体"/>
        </w:rPr>
        <w:t>下列</w:t>
      </w:r>
      <w:r>
        <w:rPr>
          <w:rFonts w:ascii="宋体" w:hAnsi="宋体"/>
        </w:rPr>
        <w:t>冲突场景时，需要优先保证</w:t>
      </w:r>
      <w:r>
        <w:rPr>
          <w:rFonts w:hint="eastAsia" w:ascii="宋体" w:hAnsi="宋体"/>
        </w:rPr>
        <w:t>网关</w:t>
      </w:r>
      <w:r>
        <w:rPr>
          <w:rFonts w:ascii="宋体" w:hAnsi="宋体"/>
        </w:rPr>
        <w:t>的</w:t>
      </w:r>
      <w:r>
        <w:rPr>
          <w:rFonts w:hint="eastAsia" w:ascii="宋体" w:hAnsi="宋体"/>
        </w:rPr>
        <w:t>路由拨号</w:t>
      </w:r>
      <w:r>
        <w:rPr>
          <w:rFonts w:ascii="宋体" w:hAnsi="宋体"/>
        </w:rPr>
        <w:t>功能</w:t>
      </w:r>
      <w:r>
        <w:rPr>
          <w:rFonts w:hint="eastAsia" w:ascii="宋体" w:hAnsi="宋体"/>
        </w:rPr>
        <w:t>；</w:t>
      </w:r>
    </w:p>
    <w:p>
      <w:pPr>
        <w:numPr>
          <w:ilvl w:val="0"/>
          <w:numId w:val="17"/>
        </w:numPr>
        <w:spacing w:before="0" w:afterLines="0"/>
        <w:rPr>
          <w:rFonts w:ascii="宋体" w:hAnsi="宋体"/>
        </w:rPr>
      </w:pPr>
      <w:r>
        <w:rPr>
          <w:rFonts w:hint="eastAsia" w:ascii="宋体" w:hAnsi="宋体"/>
        </w:rPr>
        <w:t>因</w:t>
      </w:r>
      <w:r>
        <w:rPr>
          <w:rFonts w:ascii="宋体" w:hAnsi="宋体"/>
        </w:rPr>
        <w:t>LAN</w:t>
      </w:r>
      <w:r>
        <w:rPr>
          <w:rFonts w:hint="eastAsia" w:ascii="宋体" w:hAnsi="宋体"/>
        </w:rPr>
        <w:t>侧终端先做PPPOE</w:t>
      </w:r>
      <w:r>
        <w:rPr>
          <w:rFonts w:ascii="宋体" w:hAnsi="宋体"/>
        </w:rPr>
        <w:t>拨号导致BRAS对路由拨号拒绝服务</w:t>
      </w:r>
      <w:r>
        <w:rPr>
          <w:rFonts w:hint="eastAsia" w:ascii="宋体" w:hAnsi="宋体"/>
        </w:rPr>
        <w:t>。</w:t>
      </w:r>
    </w:p>
    <w:p>
      <w:pPr>
        <w:numPr>
          <w:ilvl w:val="0"/>
          <w:numId w:val="17"/>
        </w:numPr>
        <w:spacing w:before="0" w:afterLines="0"/>
        <w:rPr>
          <w:rFonts w:ascii="宋体" w:hAnsi="宋体"/>
        </w:rPr>
      </w:pPr>
      <w:r>
        <w:rPr>
          <w:rFonts w:hint="eastAsia" w:ascii="宋体" w:hAnsi="宋体"/>
        </w:rPr>
        <w:t>路由拨号</w:t>
      </w:r>
      <w:r>
        <w:rPr>
          <w:rFonts w:ascii="宋体" w:hAnsi="宋体"/>
        </w:rPr>
        <w:t>成功后断连</w:t>
      </w:r>
      <w:r>
        <w:rPr>
          <w:rFonts w:hint="eastAsia" w:ascii="宋体" w:hAnsi="宋体"/>
        </w:rPr>
        <w:t>重连或直接</w:t>
      </w:r>
      <w:r>
        <w:rPr>
          <w:rFonts w:ascii="宋体" w:hAnsi="宋体"/>
        </w:rPr>
        <w:t>重连，</w:t>
      </w:r>
      <w:r>
        <w:rPr>
          <w:rFonts w:hint="eastAsia" w:ascii="宋体" w:hAnsi="宋体"/>
        </w:rPr>
        <w:t>因</w:t>
      </w:r>
      <w:r>
        <w:rPr>
          <w:rFonts w:ascii="宋体" w:hAnsi="宋体"/>
        </w:rPr>
        <w:t>LAN</w:t>
      </w:r>
      <w:r>
        <w:rPr>
          <w:rFonts w:hint="eastAsia" w:ascii="宋体" w:hAnsi="宋体"/>
        </w:rPr>
        <w:t>侧终端拨号</w:t>
      </w:r>
      <w:r>
        <w:rPr>
          <w:rFonts w:ascii="宋体" w:hAnsi="宋体"/>
        </w:rPr>
        <w:t>存在导致BRAS对路由拨号拒绝服务</w:t>
      </w:r>
      <w:r>
        <w:rPr>
          <w:rFonts w:hint="eastAsia" w:ascii="宋体" w:hAnsi="宋体"/>
        </w:rPr>
        <w:t>。</w:t>
      </w:r>
    </w:p>
    <w:p>
      <w:pPr>
        <w:pStyle w:val="102"/>
        <w:numPr>
          <w:ilvl w:val="2"/>
          <w:numId w:val="6"/>
        </w:numPr>
        <w:spacing w:before="156" w:after="156"/>
      </w:pPr>
      <w:r>
        <w:rPr>
          <w:rFonts w:hint="eastAsia"/>
        </w:rPr>
        <w:t>IPv6</w:t>
      </w:r>
      <w:r>
        <w:t>地址管理及WAN连接管理功能要求</w:t>
      </w:r>
    </w:p>
    <w:p>
      <w:pPr>
        <w:numPr>
          <w:ilvl w:val="0"/>
          <w:numId w:val="18"/>
        </w:numPr>
        <w:spacing w:before="0" w:afterLines="0"/>
        <w:rPr>
          <w:rFonts w:ascii="宋体" w:hAnsi="宋体"/>
        </w:rPr>
      </w:pPr>
      <w:r>
        <w:rPr>
          <w:rFonts w:ascii="宋体" w:hAnsi="宋体"/>
        </w:rPr>
        <w:t>路由、桥接、路由桥接混和模式下，家庭网关应支持</w:t>
      </w:r>
      <w:r>
        <w:rPr>
          <w:rFonts w:hint="eastAsia" w:ascii="宋体" w:hAnsi="宋体"/>
        </w:rPr>
        <w:t>SLAAC（无状态地址自动分配）和</w:t>
      </w:r>
      <w:r>
        <w:rPr>
          <w:rFonts w:ascii="宋体" w:hAnsi="宋体"/>
        </w:rPr>
        <w:t>DHCP</w:t>
      </w:r>
      <w:r>
        <w:rPr>
          <w:rFonts w:hint="eastAsia" w:ascii="宋体" w:hAnsi="宋体"/>
        </w:rPr>
        <w:t>v6</w:t>
      </w:r>
      <w:r>
        <w:rPr>
          <w:rFonts w:ascii="宋体" w:hAnsi="宋体"/>
        </w:rPr>
        <w:t xml:space="preserve"> server，</w:t>
      </w:r>
      <w:r>
        <w:rPr>
          <w:rFonts w:hint="eastAsia" w:ascii="宋体" w:hAnsi="宋体"/>
        </w:rPr>
        <w:t>可</w:t>
      </w:r>
      <w:r>
        <w:rPr>
          <w:rFonts w:ascii="宋体" w:hAnsi="宋体"/>
        </w:rPr>
        <w:t>为家庭网络</w:t>
      </w:r>
      <w:r>
        <w:rPr>
          <w:rFonts w:hint="eastAsia" w:ascii="宋体" w:hAnsi="宋体"/>
        </w:rPr>
        <w:t>设备公告IPv6地址前缀。</w:t>
      </w:r>
    </w:p>
    <w:p>
      <w:pPr>
        <w:numPr>
          <w:ilvl w:val="0"/>
          <w:numId w:val="18"/>
        </w:numPr>
        <w:spacing w:before="0" w:afterLines="0"/>
        <w:rPr>
          <w:rFonts w:ascii="宋体" w:hAnsi="宋体"/>
        </w:rPr>
      </w:pPr>
      <w:r>
        <w:rPr>
          <w:rFonts w:hint="eastAsia" w:ascii="宋体" w:hAnsi="宋体"/>
        </w:rPr>
        <w:t>支持DHCPv6-PD机制，</w:t>
      </w:r>
      <w:r>
        <w:rPr>
          <w:rFonts w:ascii="宋体" w:hAnsi="宋体"/>
        </w:rPr>
        <w:t>家庭网关</w:t>
      </w:r>
      <w:r>
        <w:rPr>
          <w:rFonts w:hint="eastAsia" w:ascii="宋体" w:hAnsi="宋体"/>
        </w:rPr>
        <w:t>能够接受DHCPv6通过IAPD（</w:t>
      </w:r>
      <w:r>
        <w:rPr>
          <w:rFonts w:ascii="宋体" w:hAnsi="宋体"/>
        </w:rPr>
        <w:t>Identity Association for Prefix Delegation</w:t>
      </w:r>
      <w:r>
        <w:rPr>
          <w:rFonts w:hint="eastAsia" w:ascii="宋体" w:hAnsi="宋体"/>
        </w:rPr>
        <w:t>）下发LAN侧的地址前缀，并公告给家庭网络设备，支持根据给LAN侧的地址前缀设置LAN侧全局v6地址</w:t>
      </w:r>
      <w:r>
        <w:rPr>
          <w:rFonts w:ascii="宋体" w:hAnsi="宋体"/>
        </w:rPr>
        <w:t>。</w:t>
      </w:r>
    </w:p>
    <w:p>
      <w:pPr>
        <w:numPr>
          <w:ilvl w:val="0"/>
          <w:numId w:val="18"/>
        </w:numPr>
        <w:spacing w:before="0" w:afterLines="0"/>
        <w:rPr>
          <w:rFonts w:ascii="宋体"/>
        </w:rPr>
      </w:pPr>
      <w:r>
        <w:rPr>
          <w:rFonts w:hint="eastAsia" w:ascii="宋体" w:hAnsi="宋体"/>
        </w:rPr>
        <w:t>应支持针对</w:t>
      </w:r>
      <w:r>
        <w:rPr>
          <w:rFonts w:ascii="宋体" w:hAnsi="宋体"/>
        </w:rPr>
        <w:t>LAN</w:t>
      </w:r>
      <w:r>
        <w:rPr>
          <w:rFonts w:hint="eastAsia" w:ascii="宋体" w:hAnsi="宋体"/>
        </w:rPr>
        <w:t>侧</w:t>
      </w:r>
      <w:r>
        <w:rPr>
          <w:rFonts w:ascii="宋体" w:hAnsi="宋体"/>
        </w:rPr>
        <w:t>IPv6</w:t>
      </w:r>
      <w:r>
        <w:rPr>
          <w:rFonts w:hint="eastAsia" w:ascii="宋体" w:hAnsi="宋体"/>
        </w:rPr>
        <w:t>路由器的</w:t>
      </w:r>
      <w:r>
        <w:rPr>
          <w:rFonts w:ascii="宋体" w:hAnsi="宋体"/>
        </w:rPr>
        <w:t>DHCPv6</w:t>
      </w:r>
      <w:r>
        <w:rPr>
          <w:rFonts w:ascii="宋体"/>
        </w:rPr>
        <w:t>-</w:t>
      </w:r>
      <w:r>
        <w:rPr>
          <w:rFonts w:ascii="宋体" w:hAnsi="宋体"/>
        </w:rPr>
        <w:t>PD</w:t>
      </w:r>
      <w:r>
        <w:rPr>
          <w:rFonts w:hint="eastAsia" w:ascii="宋体" w:hAnsi="宋体"/>
        </w:rPr>
        <w:t>机制。</w:t>
      </w:r>
    </w:p>
    <w:p>
      <w:pPr>
        <w:numPr>
          <w:ilvl w:val="2"/>
          <w:numId w:val="18"/>
        </w:numPr>
        <w:tabs>
          <w:tab w:val="left" w:pos="840"/>
        </w:tabs>
        <w:spacing w:before="0" w:afterLines="0"/>
        <w:rPr>
          <w:rFonts w:ascii="宋体" w:hAnsi="宋体"/>
        </w:rPr>
      </w:pPr>
      <w:r>
        <w:rPr>
          <w:rFonts w:hint="eastAsia" w:ascii="宋体" w:hAnsi="宋体"/>
        </w:rPr>
        <w:t>当家庭网关收到</w:t>
      </w:r>
      <w:r>
        <w:rPr>
          <w:rFonts w:ascii="宋体" w:hAnsi="宋体"/>
        </w:rPr>
        <w:t>LAN</w:t>
      </w:r>
      <w:r>
        <w:rPr>
          <w:rFonts w:hint="eastAsia" w:ascii="宋体" w:hAnsi="宋体"/>
        </w:rPr>
        <w:t>侧设备发送的</w:t>
      </w:r>
      <w:r>
        <w:rPr>
          <w:rFonts w:ascii="宋体" w:hAnsi="宋体"/>
        </w:rPr>
        <w:t>IA</w:t>
      </w:r>
      <w:r>
        <w:rPr>
          <w:rFonts w:hint="eastAsia" w:ascii="宋体" w:hAnsi="宋体"/>
        </w:rPr>
        <w:t>-</w:t>
      </w:r>
      <w:r>
        <w:rPr>
          <w:rFonts w:ascii="宋体" w:hAnsi="宋体"/>
        </w:rPr>
        <w:t>PD</w:t>
      </w:r>
      <w:r>
        <w:rPr>
          <w:rFonts w:hint="eastAsia" w:ascii="宋体" w:hAnsi="宋体"/>
        </w:rPr>
        <w:t>请求时，应将网关</w:t>
      </w:r>
      <w:r>
        <w:rPr>
          <w:rFonts w:ascii="宋体" w:hAnsi="宋体"/>
        </w:rPr>
        <w:t>WAN</w:t>
      </w:r>
      <w:r>
        <w:rPr>
          <w:rFonts w:hint="eastAsia" w:ascii="宋体" w:hAnsi="宋体"/>
        </w:rPr>
        <w:t>侧收到的delegated</w:t>
      </w:r>
      <w:r>
        <w:rPr>
          <w:rFonts w:ascii="宋体" w:hAnsi="宋体"/>
        </w:rPr>
        <w:t xml:space="preserve"> </w:t>
      </w:r>
      <w:r>
        <w:rPr>
          <w:rFonts w:hint="eastAsia" w:ascii="宋体" w:hAnsi="宋体"/>
        </w:rPr>
        <w:t>prefix中的一部分（至少一个，且和网关自身使用的</w:t>
      </w:r>
      <w:r>
        <w:rPr>
          <w:rFonts w:ascii="宋体" w:hAnsi="宋体"/>
        </w:rPr>
        <w:t>PD前缀</w:t>
      </w:r>
      <w:r>
        <w:rPr>
          <w:rFonts w:hint="eastAsia" w:ascii="宋体" w:hAnsi="宋体"/>
        </w:rPr>
        <w:t>不同）通过</w:t>
      </w:r>
      <w:r>
        <w:rPr>
          <w:rFonts w:ascii="宋体" w:hAnsi="宋体"/>
        </w:rPr>
        <w:t>DHCPv6</w:t>
      </w:r>
      <w:r>
        <w:rPr>
          <w:rFonts w:hint="eastAsia" w:ascii="宋体" w:hAnsi="宋体"/>
        </w:rPr>
        <w:t>响应b分配给</w:t>
      </w:r>
      <w:r>
        <w:rPr>
          <w:rFonts w:ascii="宋体" w:hAnsi="宋体"/>
        </w:rPr>
        <w:t>LAN</w:t>
      </w:r>
      <w:r>
        <w:rPr>
          <w:rFonts w:hint="eastAsia" w:ascii="宋体" w:hAnsi="宋体"/>
        </w:rPr>
        <w:t>侧</w:t>
      </w:r>
      <w:r>
        <w:rPr>
          <w:rFonts w:ascii="宋体" w:hAnsi="宋体"/>
        </w:rPr>
        <w:t>IPv6</w:t>
      </w:r>
      <w:r>
        <w:rPr>
          <w:rFonts w:hint="eastAsia" w:ascii="宋体" w:hAnsi="宋体"/>
        </w:rPr>
        <w:t>路由器，协助路由器为其下挂设备分配</w:t>
      </w:r>
      <w:r>
        <w:rPr>
          <w:rFonts w:ascii="宋体" w:hAnsi="宋体"/>
        </w:rPr>
        <w:t>IPv6</w:t>
      </w:r>
      <w:r>
        <w:rPr>
          <w:rFonts w:hint="eastAsia" w:ascii="宋体" w:hAnsi="宋体"/>
        </w:rPr>
        <w:t>地址。</w:t>
      </w:r>
    </w:p>
    <w:p>
      <w:pPr>
        <w:numPr>
          <w:ilvl w:val="2"/>
          <w:numId w:val="18"/>
        </w:numPr>
        <w:tabs>
          <w:tab w:val="left" w:pos="840"/>
        </w:tabs>
        <w:spacing w:before="0" w:afterLines="0"/>
        <w:rPr>
          <w:rFonts w:ascii="宋体" w:hAnsi="宋体"/>
        </w:rPr>
      </w:pPr>
      <w:r>
        <w:rPr>
          <w:rFonts w:hint="eastAsia" w:ascii="宋体" w:hAnsi="宋体"/>
        </w:rPr>
        <w:t>家庭网关应同时将</w:t>
      </w:r>
      <w:r>
        <w:rPr>
          <w:rFonts w:ascii="宋体" w:hAnsi="宋体"/>
        </w:rPr>
        <w:t>WAN</w:t>
      </w:r>
      <w:r>
        <w:rPr>
          <w:rFonts w:hint="eastAsia" w:ascii="宋体" w:hAnsi="宋体"/>
        </w:rPr>
        <w:t>侧收到的</w:t>
      </w:r>
      <w:r>
        <w:rPr>
          <w:rFonts w:ascii="宋体" w:hAnsi="宋体"/>
        </w:rPr>
        <w:t>preferred lifetime</w:t>
      </w:r>
      <w:r>
        <w:rPr>
          <w:rFonts w:hint="eastAsia" w:ascii="宋体" w:hAnsi="宋体"/>
        </w:rPr>
        <w:t>和</w:t>
      </w:r>
      <w:r>
        <w:rPr>
          <w:rFonts w:ascii="宋体" w:hAnsi="宋体"/>
        </w:rPr>
        <w:t>valid lifetime</w:t>
      </w:r>
      <w:r>
        <w:rPr>
          <w:rFonts w:hint="eastAsia" w:ascii="宋体" w:hAnsi="宋体"/>
        </w:rPr>
        <w:t>值发送给</w:t>
      </w:r>
      <w:r>
        <w:rPr>
          <w:rFonts w:ascii="宋体" w:hAnsi="宋体"/>
        </w:rPr>
        <w:t>LAN</w:t>
      </w:r>
      <w:r>
        <w:rPr>
          <w:rFonts w:hint="eastAsia" w:ascii="宋体" w:hAnsi="宋体"/>
        </w:rPr>
        <w:t>侧路由器。</w:t>
      </w:r>
    </w:p>
    <w:p>
      <w:pPr>
        <w:numPr>
          <w:ilvl w:val="2"/>
          <w:numId w:val="18"/>
        </w:numPr>
        <w:tabs>
          <w:tab w:val="left" w:pos="840"/>
        </w:tabs>
        <w:spacing w:before="0" w:afterLines="0"/>
        <w:rPr>
          <w:rFonts w:ascii="宋体" w:hAnsi="宋体"/>
        </w:rPr>
      </w:pPr>
      <w:r>
        <w:rPr>
          <w:rFonts w:hint="eastAsia" w:ascii="宋体" w:hAnsi="宋体"/>
        </w:rPr>
        <w:t>当</w:t>
      </w:r>
      <w:r>
        <w:rPr>
          <w:rFonts w:ascii="宋体" w:hAnsi="宋体"/>
        </w:rPr>
        <w:t>LAN侧有多个IPv6路由器时，</w:t>
      </w:r>
      <w:r>
        <w:rPr>
          <w:rFonts w:hint="eastAsia" w:ascii="宋体" w:hAnsi="宋体"/>
        </w:rPr>
        <w:t>家庭网关应保证分配给每个路由器的</w:t>
      </w:r>
      <w:r>
        <w:rPr>
          <w:rFonts w:ascii="宋体" w:hAnsi="宋体"/>
        </w:rPr>
        <w:t>prefix</w:t>
      </w:r>
      <w:r>
        <w:rPr>
          <w:rFonts w:hint="eastAsia" w:ascii="宋体" w:hAnsi="宋体"/>
        </w:rPr>
        <w:t>的唯一性。</w:t>
      </w:r>
    </w:p>
    <w:p>
      <w:pPr>
        <w:numPr>
          <w:ilvl w:val="2"/>
          <w:numId w:val="18"/>
        </w:numPr>
        <w:tabs>
          <w:tab w:val="left" w:pos="840"/>
        </w:tabs>
        <w:spacing w:before="0" w:afterLines="0"/>
        <w:rPr>
          <w:rFonts w:ascii="宋体" w:hAnsi="宋体"/>
        </w:rPr>
      </w:pPr>
      <w:r>
        <w:rPr>
          <w:rFonts w:hint="eastAsia" w:ascii="宋体" w:hAnsi="宋体"/>
        </w:rPr>
        <w:t>当网关</w:t>
      </w:r>
      <w:r>
        <w:rPr>
          <w:rFonts w:ascii="宋体" w:hAnsi="宋体"/>
        </w:rPr>
        <w:t>WAN</w:t>
      </w:r>
      <w:r>
        <w:rPr>
          <w:rFonts w:hint="eastAsia" w:ascii="宋体" w:hAnsi="宋体"/>
        </w:rPr>
        <w:t>侧未分配到</w:t>
      </w:r>
      <w:r>
        <w:rPr>
          <w:rFonts w:ascii="宋体" w:hAnsi="宋体"/>
        </w:rPr>
        <w:t>delegated prefix</w:t>
      </w:r>
      <w:r>
        <w:rPr>
          <w:rFonts w:hint="eastAsia" w:ascii="宋体" w:hAnsi="宋体"/>
        </w:rPr>
        <w:t>，或者delegated prefix的</w:t>
      </w:r>
      <w:r>
        <w:rPr>
          <w:rFonts w:ascii="宋体" w:hAnsi="宋体"/>
        </w:rPr>
        <w:t>valid lifetime</w:t>
      </w:r>
      <w:r>
        <w:rPr>
          <w:rFonts w:hint="eastAsia" w:ascii="宋体" w:hAnsi="宋体"/>
        </w:rPr>
        <w:t>超时，网关应通过</w:t>
      </w:r>
      <w:r>
        <w:rPr>
          <w:rFonts w:ascii="宋体" w:hAnsi="宋体"/>
        </w:rPr>
        <w:t>DHCP</w:t>
      </w:r>
      <w:r>
        <w:rPr>
          <w:rFonts w:hint="eastAsia" w:ascii="宋体" w:hAnsi="宋体"/>
        </w:rPr>
        <w:t>发送不带</w:t>
      </w:r>
      <w:r>
        <w:rPr>
          <w:rFonts w:ascii="宋体" w:hAnsi="宋体"/>
        </w:rPr>
        <w:t>prefix</w:t>
      </w:r>
      <w:r>
        <w:rPr>
          <w:rFonts w:hint="eastAsia" w:ascii="宋体" w:hAnsi="宋体"/>
        </w:rPr>
        <w:t>的</w:t>
      </w:r>
      <w:r>
        <w:rPr>
          <w:rFonts w:ascii="宋体" w:hAnsi="宋体"/>
        </w:rPr>
        <w:t>IA-PD</w:t>
      </w:r>
      <w:r>
        <w:rPr>
          <w:rFonts w:hint="eastAsia" w:ascii="宋体" w:hAnsi="宋体"/>
        </w:rPr>
        <w:t>通告，且通告中应包含</w:t>
      </w:r>
      <w:r>
        <w:rPr>
          <w:rFonts w:ascii="宋体" w:hAnsi="宋体"/>
        </w:rPr>
        <w:t>NoPrefixAvail</w:t>
      </w:r>
      <w:r>
        <w:rPr>
          <w:rFonts w:hint="eastAsia" w:ascii="宋体" w:hAnsi="宋体"/>
        </w:rPr>
        <w:t>状态码。</w:t>
      </w:r>
    </w:p>
    <w:p>
      <w:pPr>
        <w:numPr>
          <w:ilvl w:val="0"/>
          <w:numId w:val="18"/>
        </w:numPr>
        <w:spacing w:before="0" w:afterLines="0"/>
        <w:rPr>
          <w:rFonts w:ascii="宋体" w:hAnsi="宋体"/>
        </w:rPr>
      </w:pPr>
      <w:r>
        <w:rPr>
          <w:rFonts w:ascii="宋体" w:hAnsi="宋体"/>
        </w:rPr>
        <w:t>在WAN侧，应支持静态配置IP地址、DHCP</w:t>
      </w:r>
      <w:r>
        <w:rPr>
          <w:rFonts w:hint="eastAsia" w:ascii="宋体" w:hAnsi="宋体"/>
        </w:rPr>
        <w:t>v6</w:t>
      </w:r>
      <w:r>
        <w:rPr>
          <w:rFonts w:ascii="宋体" w:hAnsi="宋体"/>
        </w:rPr>
        <w:t>、PPPoE三种工作方式</w:t>
      </w:r>
      <w:r>
        <w:rPr>
          <w:rFonts w:hint="eastAsia" w:ascii="宋体" w:hAnsi="宋体"/>
        </w:rPr>
        <w:t>；当WAN连接采用</w:t>
      </w:r>
      <w:r>
        <w:rPr>
          <w:rFonts w:ascii="宋体" w:hAnsi="宋体"/>
        </w:rPr>
        <w:t>DHCP</w:t>
      </w:r>
      <w:r>
        <w:rPr>
          <w:rFonts w:hint="eastAsia" w:ascii="宋体" w:hAnsi="宋体"/>
        </w:rPr>
        <w:t>v6工作方式时，应支持以下DHCP option字段：</w:t>
      </w:r>
    </w:p>
    <w:p>
      <w:pPr>
        <w:numPr>
          <w:ilvl w:val="2"/>
          <w:numId w:val="18"/>
        </w:numPr>
        <w:spacing w:before="0" w:afterLines="0"/>
        <w:rPr>
          <w:rFonts w:ascii="宋体" w:hAnsi="宋体"/>
        </w:rPr>
      </w:pPr>
      <w:r>
        <w:rPr>
          <w:rFonts w:hint="eastAsia" w:ascii="宋体" w:hAnsi="宋体"/>
        </w:rPr>
        <w:t>Option16字段配置及上送，字段内容格式参照附录A，Option16字段的具体内容能够由ITMS+进行配置；</w:t>
      </w:r>
    </w:p>
    <w:p>
      <w:pPr>
        <w:numPr>
          <w:ilvl w:val="2"/>
          <w:numId w:val="18"/>
        </w:numPr>
        <w:spacing w:before="0" w:afterLines="0"/>
        <w:rPr>
          <w:rFonts w:ascii="宋体" w:hAnsi="宋体"/>
        </w:rPr>
      </w:pPr>
      <w:r>
        <w:rPr>
          <w:rFonts w:hint="eastAsia" w:ascii="宋体" w:hAnsi="宋体"/>
        </w:rPr>
        <w:t>Option17接收及检测，只接受Option17字段匹配的DHCP server报文，对于Option17字段不匹配的DHCP server报文不作回应，Option17字段的具体内容能够由ITMS+进行配置。</w:t>
      </w:r>
    </w:p>
    <w:p>
      <w:pPr>
        <w:numPr>
          <w:ilvl w:val="0"/>
          <w:numId w:val="18"/>
        </w:numPr>
        <w:spacing w:before="0" w:afterLines="0"/>
        <w:rPr>
          <w:rFonts w:ascii="宋体" w:hAnsi="宋体"/>
        </w:rPr>
      </w:pPr>
      <w:r>
        <w:rPr>
          <w:rFonts w:hint="eastAsia" w:ascii="宋体" w:hAnsi="宋体"/>
        </w:rPr>
        <w:t>家庭网关IPv6缺省本地管理地址为FE80::1。</w:t>
      </w:r>
    </w:p>
    <w:p>
      <w:pPr>
        <w:numPr>
          <w:ilvl w:val="0"/>
          <w:numId w:val="18"/>
        </w:numPr>
        <w:spacing w:before="0" w:afterLines="0"/>
        <w:rPr>
          <w:rFonts w:ascii="宋体" w:hAnsi="宋体"/>
        </w:rPr>
      </w:pPr>
      <w:r>
        <w:rPr>
          <w:rFonts w:hint="eastAsia" w:ascii="宋体" w:hAnsi="宋体"/>
        </w:rPr>
        <w:t>支持LAN侧设备的全局v6地址前缀和家庭网关所公告的地址前缀的一致性检查，对不一致的报文不进行处理或转发。</w:t>
      </w:r>
    </w:p>
    <w:p>
      <w:pPr>
        <w:numPr>
          <w:ilvl w:val="0"/>
          <w:numId w:val="18"/>
        </w:numPr>
        <w:spacing w:before="0" w:afterLines="0"/>
        <w:rPr>
          <w:rFonts w:ascii="宋体" w:hAnsi="宋体"/>
        </w:rPr>
      </w:pPr>
      <w:r>
        <w:rPr>
          <w:rFonts w:hint="eastAsia" w:ascii="宋体" w:hAnsi="宋体"/>
        </w:rPr>
        <w:t>WAN侧</w:t>
      </w:r>
      <w:r>
        <w:rPr>
          <w:rFonts w:ascii="宋体" w:hAnsi="宋体"/>
        </w:rPr>
        <w:t>IP</w:t>
      </w:r>
      <w:r>
        <w:rPr>
          <w:rFonts w:hint="eastAsia" w:ascii="宋体" w:hAnsi="宋体"/>
        </w:rPr>
        <w:t>v6</w:t>
      </w:r>
      <w:r>
        <w:rPr>
          <w:rFonts w:ascii="宋体" w:hAnsi="宋体"/>
        </w:rPr>
        <w:t>地址</w:t>
      </w:r>
      <w:r>
        <w:rPr>
          <w:rFonts w:hint="eastAsia" w:ascii="宋体" w:hAnsi="宋体"/>
        </w:rPr>
        <w:t>前缀可通过SLAAC获取，即自动向WAN侧路由器请求地址前缀，并根据下发的前缀生成IPv6全局地址。</w:t>
      </w:r>
    </w:p>
    <w:p>
      <w:pPr>
        <w:numPr>
          <w:ilvl w:val="0"/>
          <w:numId w:val="18"/>
        </w:numPr>
        <w:spacing w:before="0" w:afterLines="0"/>
        <w:rPr>
          <w:rFonts w:ascii="宋体" w:hAnsi="宋体"/>
        </w:rPr>
      </w:pPr>
      <w:r>
        <w:rPr>
          <w:rFonts w:hint="eastAsia" w:ascii="宋体" w:hAnsi="宋体"/>
        </w:rPr>
        <w:t>WAN侧支持启用DHCPv6 Client，使用DHCPv6报文请求地址前缀和其他配置，生成IPv6全局地址，并保存其它配置参数。</w:t>
      </w:r>
    </w:p>
    <w:p>
      <w:pPr>
        <w:numPr>
          <w:ilvl w:val="0"/>
          <w:numId w:val="18"/>
        </w:numPr>
        <w:spacing w:before="0" w:afterLines="0"/>
        <w:rPr>
          <w:rFonts w:ascii="宋体" w:hAnsi="宋体"/>
        </w:rPr>
      </w:pPr>
      <w:r>
        <w:rPr>
          <w:rFonts w:hint="eastAsia" w:ascii="宋体" w:hAnsi="宋体"/>
        </w:rPr>
        <w:t>WAN侧支持</w:t>
      </w:r>
      <w:r>
        <w:rPr>
          <w:rFonts w:ascii="宋体" w:hAnsi="宋体"/>
        </w:rPr>
        <w:t>RFC</w:t>
      </w:r>
      <w:r>
        <w:rPr>
          <w:rFonts w:hint="eastAsia" w:ascii="宋体" w:hAnsi="宋体"/>
        </w:rPr>
        <w:t>50</w:t>
      </w:r>
      <w:r>
        <w:rPr>
          <w:rFonts w:ascii="宋体" w:hAnsi="宋体"/>
        </w:rPr>
        <w:t>72</w:t>
      </w:r>
      <w:r>
        <w:rPr>
          <w:rFonts w:hint="eastAsia" w:ascii="宋体" w:hAnsi="宋体"/>
        </w:rPr>
        <w:t>协议规范，支持PAP/CHAP认证，获取接口ID，IPv6全局地址前缀应使用SLAAC或DHCPv6获取。</w:t>
      </w:r>
    </w:p>
    <w:p>
      <w:pPr>
        <w:numPr>
          <w:ilvl w:val="0"/>
          <w:numId w:val="18"/>
        </w:numPr>
        <w:spacing w:before="0" w:afterLines="0"/>
        <w:rPr>
          <w:rFonts w:ascii="宋体" w:hAnsi="宋体"/>
        </w:rPr>
      </w:pPr>
      <w:r>
        <w:rPr>
          <w:rFonts w:hint="eastAsia" w:ascii="宋体" w:hAnsi="宋体"/>
        </w:rPr>
        <w:t>家庭网关在IPv6协议下应支持PMTU功能：</w:t>
      </w:r>
    </w:p>
    <w:p>
      <w:pPr>
        <w:numPr>
          <w:ilvl w:val="2"/>
          <w:numId w:val="18"/>
        </w:numPr>
        <w:spacing w:before="0" w:afterLines="0"/>
        <w:rPr>
          <w:rFonts w:ascii="宋体" w:hAnsi="宋体"/>
        </w:rPr>
      </w:pPr>
      <w:r>
        <w:rPr>
          <w:rFonts w:hint="eastAsia" w:ascii="宋体" w:hAnsi="宋体"/>
        </w:rPr>
        <w:t>对不能处理的网络侧和用户侧超长报文，应向源设备发送类型为2的ICMPv6报文；</w:t>
      </w:r>
    </w:p>
    <w:p>
      <w:pPr>
        <w:numPr>
          <w:ilvl w:val="2"/>
          <w:numId w:val="18"/>
        </w:numPr>
        <w:spacing w:before="0" w:afterLines="0"/>
        <w:rPr>
          <w:rFonts w:ascii="宋体" w:hAnsi="宋体"/>
        </w:rPr>
      </w:pPr>
      <w:r>
        <w:rPr>
          <w:rFonts w:hint="eastAsia" w:ascii="宋体" w:hAnsi="宋体"/>
        </w:rPr>
        <w:t>对接收到的网络侧或用户侧类型为2的ICMPv6报文，目的地址是家庭网关的，应根据报文中的MTU重新对所发数据流进行分片；目的地址不是家庭网关的，应遵循相应的网络连接数据转发机制进行路由、透传或丢弃处理。</w:t>
      </w:r>
    </w:p>
    <w:p>
      <w:pPr>
        <w:numPr>
          <w:ilvl w:val="0"/>
          <w:numId w:val="18"/>
        </w:numPr>
        <w:spacing w:before="0" w:afterLines="0"/>
        <w:rPr>
          <w:rFonts w:ascii="宋体" w:hAnsi="宋体"/>
        </w:rPr>
      </w:pPr>
      <w:r>
        <w:rPr>
          <w:rFonts w:hint="eastAsia" w:ascii="宋体" w:hAnsi="宋体"/>
        </w:rPr>
        <w:t>WAN连接的命名和配置与6.1.4中的f)保持一致，9</w:t>
      </w:r>
      <w:r>
        <w:rPr>
          <w:rFonts w:ascii="宋体" w:hAnsi="宋体"/>
        </w:rPr>
        <w:t>)和1</w:t>
      </w:r>
      <w:r>
        <w:rPr>
          <w:rFonts w:hint="eastAsia" w:ascii="宋体" w:hAnsi="宋体"/>
        </w:rPr>
        <w:t>0</w:t>
      </w:r>
      <w:r>
        <w:rPr>
          <w:rFonts w:ascii="宋体" w:hAnsi="宋体"/>
        </w:rPr>
        <w:t>)</w:t>
      </w:r>
      <w:r>
        <w:rPr>
          <w:rFonts w:hint="eastAsia" w:ascii="宋体" w:hAnsi="宋体"/>
        </w:rPr>
        <w:t>除外：</w:t>
      </w:r>
    </w:p>
    <w:p>
      <w:pPr>
        <w:numPr>
          <w:ilvl w:val="2"/>
          <w:numId w:val="18"/>
        </w:numPr>
        <w:spacing w:before="0" w:afterLines="0"/>
        <w:rPr>
          <w:rFonts w:ascii="宋体" w:hAnsi="宋体"/>
        </w:rPr>
      </w:pPr>
      <w:r>
        <w:rPr>
          <w:rFonts w:hint="eastAsia" w:ascii="宋体" w:hAnsi="宋体"/>
        </w:rPr>
        <w:t>默认不启用IPv6 NAT功能；</w:t>
      </w:r>
    </w:p>
    <w:p>
      <w:pPr>
        <w:numPr>
          <w:ilvl w:val="2"/>
          <w:numId w:val="18"/>
        </w:numPr>
        <w:spacing w:before="0" w:afterLines="0"/>
        <w:rPr>
          <w:rFonts w:ascii="宋体" w:hAnsi="宋体"/>
        </w:rPr>
      </w:pPr>
      <w:r>
        <w:rPr>
          <w:rFonts w:hint="eastAsia" w:ascii="宋体" w:hAnsi="宋体"/>
        </w:rPr>
        <w:t>默认启用SLAAC和DHCPv6 Server。</w:t>
      </w:r>
    </w:p>
    <w:p>
      <w:pPr>
        <w:pStyle w:val="102"/>
        <w:numPr>
          <w:ilvl w:val="2"/>
          <w:numId w:val="6"/>
        </w:numPr>
        <w:spacing w:before="156" w:after="156"/>
      </w:pPr>
      <w:r>
        <w:rPr>
          <w:rFonts w:hint="eastAsia"/>
        </w:rPr>
        <w:t xml:space="preserve">IPv4 </w:t>
      </w:r>
      <w:r>
        <w:t>NAT</w:t>
      </w:r>
      <w:bookmarkEnd w:id="135"/>
      <w:bookmarkEnd w:id="136"/>
    </w:p>
    <w:p>
      <w:pPr>
        <w:numPr>
          <w:ilvl w:val="0"/>
          <w:numId w:val="19"/>
        </w:numPr>
        <w:spacing w:before="0" w:after="15" w:afterLines="0"/>
      </w:pPr>
      <w:bookmarkStart w:id="139" w:name="_Toc196286584"/>
      <w:bookmarkEnd w:id="139"/>
      <w:bookmarkStart w:id="140" w:name="_Toc196286585"/>
      <w:bookmarkEnd w:id="140"/>
      <w:bookmarkStart w:id="141" w:name="_Toc224441691"/>
      <w:r>
        <w:rPr>
          <w:rFonts w:hint="eastAsia"/>
        </w:rPr>
        <w:t>应支持NAT，NAPT，符合RFC2663、RFC3022协议规范，支持的NAT数量不低于4000。</w:t>
      </w:r>
    </w:p>
    <w:p>
      <w:pPr>
        <w:numPr>
          <w:ilvl w:val="0"/>
          <w:numId w:val="19"/>
        </w:numPr>
        <w:spacing w:before="0" w:after="15" w:afterLines="0"/>
      </w:pPr>
      <w:r>
        <w:rPr>
          <w:rFonts w:hint="eastAsia"/>
        </w:rPr>
        <w:t>UDP穿越NAT，应支持STUN （RFC3489）的规定。</w:t>
      </w:r>
    </w:p>
    <w:bookmarkEnd w:id="141"/>
    <w:p>
      <w:pPr>
        <w:pStyle w:val="102"/>
        <w:numPr>
          <w:ilvl w:val="2"/>
          <w:numId w:val="6"/>
        </w:numPr>
        <w:spacing w:before="156" w:after="156"/>
      </w:pPr>
      <w:bookmarkStart w:id="142" w:name="_Toc104287510"/>
      <w:bookmarkEnd w:id="142"/>
      <w:bookmarkStart w:id="143" w:name="_Toc105080662"/>
      <w:bookmarkEnd w:id="143"/>
      <w:bookmarkStart w:id="144" w:name="_Toc104108035"/>
      <w:bookmarkEnd w:id="144"/>
      <w:bookmarkStart w:id="145" w:name="_Toc104287513"/>
      <w:bookmarkEnd w:id="145"/>
      <w:bookmarkStart w:id="146" w:name="_Toc104287512"/>
      <w:bookmarkEnd w:id="146"/>
      <w:bookmarkStart w:id="147" w:name="_Toc105080663"/>
      <w:bookmarkEnd w:id="147"/>
      <w:bookmarkStart w:id="148" w:name="_Toc104287511"/>
      <w:bookmarkEnd w:id="148"/>
      <w:bookmarkStart w:id="149" w:name="_Toc196286587"/>
      <w:bookmarkEnd w:id="149"/>
      <w:bookmarkStart w:id="150" w:name="_Toc104108038"/>
      <w:bookmarkEnd w:id="150"/>
      <w:bookmarkStart w:id="151" w:name="_Toc105080661"/>
      <w:bookmarkEnd w:id="151"/>
      <w:bookmarkStart w:id="152" w:name="_Toc104108036"/>
      <w:bookmarkEnd w:id="152"/>
      <w:bookmarkStart w:id="153" w:name="_Toc104287509"/>
      <w:bookmarkEnd w:id="153"/>
      <w:bookmarkStart w:id="154" w:name="_Toc104108037"/>
      <w:bookmarkEnd w:id="154"/>
      <w:bookmarkStart w:id="155" w:name="_Toc104108039"/>
      <w:bookmarkEnd w:id="155"/>
      <w:r>
        <w:rPr>
          <w:rFonts w:hint="eastAsia"/>
        </w:rPr>
        <w:t>IP</w:t>
      </w:r>
      <w:r>
        <w:t>v6 NAT</w:t>
      </w:r>
    </w:p>
    <w:p>
      <w:pPr>
        <w:spacing w:after="15"/>
        <w:ind w:firstLine="420"/>
        <w:rPr>
          <w:rFonts w:ascii="宋体" w:hAnsi="宋体"/>
        </w:rPr>
      </w:pPr>
      <w:r>
        <w:rPr>
          <w:rFonts w:hint="eastAsia" w:ascii="宋体" w:hAnsi="宋体"/>
        </w:rPr>
        <w:t>应支持</w:t>
      </w:r>
      <w:r>
        <w:rPr>
          <w:rFonts w:ascii="宋体" w:hAnsi="宋体"/>
        </w:rPr>
        <w:t>IP</w:t>
      </w:r>
      <w:r>
        <w:rPr>
          <w:rFonts w:hint="eastAsia" w:ascii="宋体" w:hAnsi="宋体"/>
        </w:rPr>
        <w:t>v6</w:t>
      </w:r>
      <w:r>
        <w:rPr>
          <w:rFonts w:ascii="宋体" w:hAnsi="宋体"/>
        </w:rPr>
        <w:t xml:space="preserve"> NAT功能</w:t>
      </w:r>
      <w:r>
        <w:rPr>
          <w:rFonts w:hint="eastAsia" w:ascii="宋体" w:hAnsi="宋体"/>
        </w:rPr>
        <w:t>。建议支持N</w:t>
      </w:r>
      <w:r>
        <w:rPr>
          <w:rFonts w:ascii="宋体" w:hAnsi="宋体"/>
        </w:rPr>
        <w:t>PT</w:t>
      </w:r>
      <w:r>
        <w:rPr>
          <w:rFonts w:hint="eastAsia" w:ascii="宋体" w:hAnsi="宋体"/>
        </w:rPr>
        <w:t>v6，符合RFC</w:t>
      </w:r>
      <w:r>
        <w:rPr>
          <w:rFonts w:ascii="宋体" w:hAnsi="宋体"/>
        </w:rPr>
        <w:t>6296</w:t>
      </w:r>
      <w:r>
        <w:rPr>
          <w:rFonts w:hint="eastAsia" w:ascii="宋体" w:hAnsi="宋体"/>
        </w:rPr>
        <w:t>协议规范，实现L</w:t>
      </w:r>
      <w:r>
        <w:rPr>
          <w:rFonts w:ascii="宋体" w:hAnsi="宋体"/>
        </w:rPr>
        <w:t>AN侧终端</w:t>
      </w:r>
      <w:r>
        <w:rPr>
          <w:rFonts w:hint="eastAsia" w:ascii="宋体" w:hAnsi="宋体"/>
        </w:rPr>
        <w:t>IPv6地址前缀</w:t>
      </w:r>
      <w:r>
        <w:rPr>
          <w:rFonts w:ascii="宋体" w:hAnsi="宋体"/>
        </w:rPr>
        <w:t>与</w:t>
      </w:r>
      <w:r>
        <w:rPr>
          <w:rFonts w:hint="eastAsia" w:ascii="宋体" w:hAnsi="宋体"/>
        </w:rPr>
        <w:t>指定W</w:t>
      </w:r>
      <w:r>
        <w:rPr>
          <w:rFonts w:ascii="宋体" w:hAnsi="宋体"/>
        </w:rPr>
        <w:t>AN获取的IPv6地址前缀相互</w:t>
      </w:r>
      <w:r>
        <w:rPr>
          <w:rFonts w:hint="eastAsia" w:ascii="宋体" w:hAnsi="宋体"/>
        </w:rPr>
        <w:t>1:1</w:t>
      </w:r>
      <w:r>
        <w:rPr>
          <w:rFonts w:ascii="宋体" w:hAnsi="宋体"/>
        </w:rPr>
        <w:t>转换</w:t>
      </w:r>
      <w:r>
        <w:rPr>
          <w:rFonts w:hint="eastAsia" w:ascii="宋体" w:hAnsi="宋体"/>
        </w:rPr>
        <w:t>。</w:t>
      </w:r>
    </w:p>
    <w:p>
      <w:pPr>
        <w:pStyle w:val="102"/>
        <w:numPr>
          <w:ilvl w:val="2"/>
          <w:numId w:val="6"/>
        </w:numPr>
        <w:spacing w:before="156" w:after="156"/>
      </w:pPr>
      <w:r>
        <w:rPr>
          <w:rFonts w:hint="eastAsia"/>
        </w:rPr>
        <w:t>DS-Lite</w:t>
      </w:r>
      <w:r>
        <w:t>功能要求</w:t>
      </w:r>
    </w:p>
    <w:p>
      <w:pPr>
        <w:spacing w:after="15"/>
        <w:ind w:left="420"/>
      </w:pPr>
      <w:r>
        <w:rPr>
          <w:rFonts w:ascii="宋体" w:hAnsi="宋体"/>
          <w:color w:val="000000"/>
        </w:rPr>
        <w:t>智能家庭网关</w:t>
      </w:r>
      <w:r>
        <w:rPr>
          <w:rFonts w:hint="eastAsia" w:ascii="宋体" w:hAnsi="宋体"/>
          <w:color w:val="000000"/>
        </w:rPr>
        <w:t>应支持</w:t>
      </w:r>
      <w:r>
        <w:t>DS-Lite</w:t>
      </w:r>
      <w:r>
        <w:rPr>
          <w:rFonts w:hint="eastAsia" w:ascii="宋体" w:hAnsi="宋体"/>
        </w:rPr>
        <w:t>功能，具体要求如下：</w:t>
      </w:r>
    </w:p>
    <w:p>
      <w:pPr>
        <w:numPr>
          <w:ilvl w:val="0"/>
          <w:numId w:val="20"/>
        </w:numPr>
        <w:spacing w:before="0" w:after="15" w:afterLines="0"/>
      </w:pPr>
      <w:r>
        <w:rPr>
          <w:rFonts w:hint="eastAsia"/>
        </w:rPr>
        <w:t>支持通过ITMS+进行</w:t>
      </w:r>
      <w:r>
        <w:t>DS-Lite</w:t>
      </w:r>
      <w:r>
        <w:rPr>
          <w:rFonts w:hint="eastAsia"/>
        </w:rPr>
        <w:t>功能的独立开启和关闭，缺省关闭</w:t>
      </w:r>
    </w:p>
    <w:p>
      <w:pPr>
        <w:numPr>
          <w:ilvl w:val="0"/>
          <w:numId w:val="20"/>
        </w:numPr>
        <w:spacing w:before="0" w:after="15" w:afterLines="0"/>
      </w:pPr>
      <w:r>
        <w:rPr>
          <w:rFonts w:hint="eastAsia"/>
        </w:rPr>
        <w:t>DS-Lite功能只针对带有“</w:t>
      </w:r>
      <w:r>
        <w:t>INTERNET</w:t>
      </w:r>
      <w:r>
        <w:rPr>
          <w:rFonts w:hint="eastAsia"/>
        </w:rPr>
        <w:t>”关键字的路由WAN连接</w:t>
      </w:r>
    </w:p>
    <w:p>
      <w:pPr>
        <w:numPr>
          <w:ilvl w:val="0"/>
          <w:numId w:val="20"/>
        </w:numPr>
        <w:spacing w:before="0" w:after="15" w:afterLines="0"/>
      </w:pPr>
      <w:r>
        <w:rPr>
          <w:rFonts w:hint="eastAsia"/>
        </w:rPr>
        <w:t>启动</w:t>
      </w:r>
      <w:r>
        <w:t>DS-Lite</w:t>
      </w:r>
      <w:r>
        <w:rPr>
          <w:rFonts w:hint="eastAsia"/>
        </w:rPr>
        <w:t>功能WAN连接，应支持如下功能：</w:t>
      </w:r>
    </w:p>
    <w:p>
      <w:pPr>
        <w:numPr>
          <w:ilvl w:val="0"/>
          <w:numId w:val="17"/>
        </w:numPr>
        <w:tabs>
          <w:tab w:val="left" w:pos="1365"/>
          <w:tab w:val="clear" w:pos="1680"/>
        </w:tabs>
        <w:spacing w:before="0" w:after="15" w:afterLines="0"/>
        <w:ind w:left="1365"/>
      </w:pPr>
      <w:r>
        <w:rPr>
          <w:rFonts w:hint="eastAsia"/>
        </w:rPr>
        <w:t>WAN侧自动关闭的</w:t>
      </w:r>
      <w:r>
        <w:t>IPv4</w:t>
      </w:r>
      <w:r>
        <w:rPr>
          <w:rFonts w:hint="eastAsia"/>
        </w:rPr>
        <w:t>协议栈，支持</w:t>
      </w:r>
      <w:r>
        <w:t>PPPv6(RFC5072)</w:t>
      </w:r>
      <w:r>
        <w:rPr>
          <w:rFonts w:hint="eastAsia"/>
        </w:rPr>
        <w:t>、</w:t>
      </w:r>
      <w:r>
        <w:t>NDRA/SLAAC(RFC4861/4862)</w:t>
      </w:r>
      <w:r>
        <w:rPr>
          <w:rFonts w:hint="eastAsia"/>
        </w:rPr>
        <w:t>和</w:t>
      </w:r>
      <w:r>
        <w:t>DHCPv6</w:t>
      </w:r>
      <w:r>
        <w:rPr>
          <w:rFonts w:hint="eastAsia"/>
        </w:rPr>
        <w:t>的</w:t>
      </w:r>
      <w:r>
        <w:t>Option5,23,25,26,24 (RFC3315/3646/3633/6334)</w:t>
      </w:r>
      <w:r>
        <w:rPr>
          <w:rFonts w:hint="eastAsia"/>
        </w:rPr>
        <w:t>，并能正确获得</w:t>
      </w:r>
      <w:r>
        <w:t>IPv6</w:t>
      </w:r>
      <w:r>
        <w:rPr>
          <w:rFonts w:hint="eastAsia"/>
        </w:rPr>
        <w:t>地址</w:t>
      </w:r>
    </w:p>
    <w:p>
      <w:pPr>
        <w:numPr>
          <w:ilvl w:val="0"/>
          <w:numId w:val="17"/>
        </w:numPr>
        <w:tabs>
          <w:tab w:val="left" w:pos="1365"/>
          <w:tab w:val="clear" w:pos="1680"/>
        </w:tabs>
        <w:spacing w:before="0" w:after="15" w:afterLines="0"/>
        <w:ind w:left="1365"/>
      </w:pPr>
      <w:r>
        <w:rPr>
          <w:rFonts w:hint="eastAsia"/>
        </w:rPr>
        <w:t>支持通过</w:t>
      </w:r>
      <w:r>
        <w:t>DHCPv6</w:t>
      </w:r>
      <w:r>
        <w:rPr>
          <w:rFonts w:hint="eastAsia"/>
        </w:rPr>
        <w:t>协议动态获得</w:t>
      </w:r>
      <w:r>
        <w:t>IPv6 DNS</w:t>
      </w:r>
      <w:r>
        <w:rPr>
          <w:rFonts w:hint="eastAsia"/>
        </w:rPr>
        <w:t>地址、</w:t>
      </w:r>
      <w:r>
        <w:t>AFTR</w:t>
      </w:r>
      <w:r>
        <w:rPr>
          <w:rFonts w:hint="eastAsia"/>
        </w:rPr>
        <w:t>域名和用户侧接口的</w:t>
      </w:r>
      <w:r>
        <w:t>Prefix</w:t>
      </w:r>
    </w:p>
    <w:p>
      <w:pPr>
        <w:numPr>
          <w:ilvl w:val="0"/>
          <w:numId w:val="17"/>
        </w:numPr>
        <w:tabs>
          <w:tab w:val="left" w:pos="1365"/>
          <w:tab w:val="clear" w:pos="1680"/>
        </w:tabs>
        <w:spacing w:before="0" w:after="15" w:afterLines="0"/>
        <w:ind w:left="1365"/>
      </w:pPr>
      <w:r>
        <w:rPr>
          <w:rFonts w:hint="eastAsia"/>
        </w:rPr>
        <w:t>对绑定的用户侧端口支持</w:t>
      </w:r>
      <w:r>
        <w:t>IPv4</w:t>
      </w:r>
      <w:r>
        <w:rPr>
          <w:rFonts w:hint="eastAsia"/>
        </w:rPr>
        <w:t>至</w:t>
      </w:r>
      <w:r>
        <w:t>IPv6</w:t>
      </w:r>
      <w:r>
        <w:rPr>
          <w:rFonts w:hint="eastAsia"/>
        </w:rPr>
        <w:t>的</w:t>
      </w:r>
      <w:r>
        <w:t>DNS</w:t>
      </w:r>
      <w:r>
        <w:rPr>
          <w:rFonts w:hint="eastAsia"/>
        </w:rPr>
        <w:t>代理，作为下接</w:t>
      </w:r>
      <w:r>
        <w:t>IPv4</w:t>
      </w:r>
      <w:r>
        <w:rPr>
          <w:rFonts w:hint="eastAsia"/>
        </w:rPr>
        <w:t>主机的</w:t>
      </w:r>
      <w:r>
        <w:t>DNS</w:t>
      </w:r>
      <w:r>
        <w:rPr>
          <w:rFonts w:hint="eastAsia"/>
        </w:rPr>
        <w:t>服务器，将主机发送的</w:t>
      </w:r>
      <w:r>
        <w:t>IPv4 DNS</w:t>
      </w:r>
      <w:r>
        <w:rPr>
          <w:rFonts w:hint="eastAsia"/>
        </w:rPr>
        <w:t>请求转换为</w:t>
      </w:r>
      <w:r>
        <w:t>IPv6 DNS</w:t>
      </w:r>
      <w:r>
        <w:rPr>
          <w:rFonts w:hint="eastAsia"/>
        </w:rPr>
        <w:t>请求向网络侧转发，收到网络侧</w:t>
      </w:r>
      <w:r>
        <w:t>IPv6 DNS</w:t>
      </w:r>
      <w:r>
        <w:rPr>
          <w:rFonts w:hint="eastAsia"/>
        </w:rPr>
        <w:t>响应后（</w:t>
      </w:r>
      <w:r>
        <w:t>A</w:t>
      </w:r>
      <w:r>
        <w:rPr>
          <w:rFonts w:hint="eastAsia"/>
        </w:rPr>
        <w:t>记录）再转换为</w:t>
      </w:r>
      <w:r>
        <w:t>IPv4 DNS</w:t>
      </w:r>
      <w:r>
        <w:rPr>
          <w:rFonts w:hint="eastAsia"/>
        </w:rPr>
        <w:t>响应回送给</w:t>
      </w:r>
      <w:r>
        <w:t>V4</w:t>
      </w:r>
      <w:r>
        <w:rPr>
          <w:rFonts w:hint="eastAsia"/>
        </w:rPr>
        <w:t>主机</w:t>
      </w:r>
    </w:p>
    <w:p>
      <w:pPr>
        <w:numPr>
          <w:ilvl w:val="0"/>
          <w:numId w:val="17"/>
        </w:numPr>
        <w:tabs>
          <w:tab w:val="left" w:pos="1365"/>
          <w:tab w:val="clear" w:pos="1680"/>
        </w:tabs>
        <w:spacing w:before="0" w:after="15" w:afterLines="0"/>
        <w:ind w:left="1365"/>
      </w:pPr>
      <w:r>
        <w:rPr>
          <w:rFonts w:hint="eastAsia"/>
        </w:rPr>
        <w:t>支持</w:t>
      </w:r>
      <w:r>
        <w:t>IPv6</w:t>
      </w:r>
      <w:r>
        <w:rPr>
          <w:rFonts w:hint="eastAsia"/>
        </w:rPr>
        <w:t>流量的直接转发（无需经过隧道封装处理）</w:t>
      </w:r>
    </w:p>
    <w:p>
      <w:pPr>
        <w:numPr>
          <w:ilvl w:val="0"/>
          <w:numId w:val="17"/>
        </w:numPr>
        <w:tabs>
          <w:tab w:val="left" w:pos="1365"/>
          <w:tab w:val="clear" w:pos="1680"/>
        </w:tabs>
        <w:spacing w:before="0" w:after="15" w:afterLines="0"/>
        <w:ind w:left="1365"/>
      </w:pPr>
      <w:r>
        <w:t>IPv4</w:t>
      </w:r>
      <w:r>
        <w:rPr>
          <w:rFonts w:hint="eastAsia"/>
        </w:rPr>
        <w:t>流量应使用隧道封装的方式通过</w:t>
      </w:r>
      <w:r>
        <w:t>IPv6</w:t>
      </w:r>
      <w:r>
        <w:rPr>
          <w:rFonts w:hint="eastAsia"/>
        </w:rPr>
        <w:t>来承载，实现自动发起</w:t>
      </w:r>
      <w:r>
        <w:t>IPv4-in-IPv6</w:t>
      </w:r>
      <w:r>
        <w:rPr>
          <w:rFonts w:hint="eastAsia"/>
        </w:rPr>
        <w:t>隧道，隧道中的下行流量应解封装后发送到对应的</w:t>
      </w:r>
      <w:r>
        <w:t>IPv4</w:t>
      </w:r>
      <w:r>
        <w:rPr>
          <w:rFonts w:hint="eastAsia"/>
        </w:rPr>
        <w:t>地址上</w:t>
      </w:r>
    </w:p>
    <w:p>
      <w:pPr>
        <w:numPr>
          <w:ilvl w:val="0"/>
          <w:numId w:val="17"/>
        </w:numPr>
        <w:tabs>
          <w:tab w:val="left" w:pos="1365"/>
          <w:tab w:val="clear" w:pos="1680"/>
        </w:tabs>
        <w:spacing w:before="0" w:after="15" w:afterLines="0"/>
        <w:ind w:left="1365"/>
      </w:pPr>
      <w:r>
        <w:rPr>
          <w:rFonts w:hint="eastAsia" w:hAnsi="宋体"/>
        </w:rPr>
        <w:t>同时对于上行</w:t>
      </w:r>
      <w:r>
        <w:t>IPv4</w:t>
      </w:r>
      <w:r>
        <w:rPr>
          <w:rFonts w:hint="eastAsia" w:hAnsi="宋体"/>
        </w:rPr>
        <w:t>流量，宜采用增大</w:t>
      </w:r>
      <w:r>
        <w:t>MTU</w:t>
      </w:r>
      <w:r>
        <w:rPr>
          <w:rFonts w:hint="eastAsia" w:hAnsi="宋体"/>
        </w:rPr>
        <w:t>方式来避免对数据的分段处理，否则，应实现报文的分段处理；对于下行</w:t>
      </w:r>
      <w:r>
        <w:t>IPv4</w:t>
      </w:r>
      <w:r>
        <w:rPr>
          <w:rFonts w:hint="eastAsia" w:hAnsi="宋体"/>
        </w:rPr>
        <w:t>流量，应支持对分段报文的重组</w:t>
      </w:r>
    </w:p>
    <w:p>
      <w:pPr>
        <w:pStyle w:val="102"/>
        <w:numPr>
          <w:ilvl w:val="2"/>
          <w:numId w:val="6"/>
        </w:numPr>
        <w:spacing w:before="156" w:after="156"/>
      </w:pPr>
      <w:r>
        <w:t>其它要求</w:t>
      </w:r>
    </w:p>
    <w:p>
      <w:pPr>
        <w:numPr>
          <w:ilvl w:val="0"/>
          <w:numId w:val="21"/>
        </w:numPr>
        <w:spacing w:before="0" w:afterLines="0"/>
        <w:rPr>
          <w:rFonts w:ascii="宋体" w:hAnsi="宋体"/>
        </w:rPr>
      </w:pPr>
      <w:r>
        <w:rPr>
          <w:rFonts w:ascii="宋体" w:hAnsi="宋体"/>
        </w:rPr>
        <w:t>家庭网关应支持</w:t>
      </w:r>
      <w:r>
        <w:rPr>
          <w:rFonts w:hint="eastAsia" w:ascii="宋体" w:hAnsi="宋体"/>
        </w:rPr>
        <w:t>IPv4/IPv</w:t>
      </w:r>
      <w:r>
        <w:rPr>
          <w:rFonts w:ascii="宋体" w:hAnsi="宋体"/>
        </w:rPr>
        <w:t>6</w:t>
      </w:r>
      <w:r>
        <w:rPr>
          <w:rFonts w:hint="eastAsia" w:ascii="宋体" w:hAnsi="宋体"/>
        </w:rPr>
        <w:t xml:space="preserve"> </w:t>
      </w:r>
      <w:r>
        <w:rPr>
          <w:rFonts w:ascii="宋体" w:hAnsi="宋体"/>
        </w:rPr>
        <w:t>ALG功能，实现H.323、SIP、RTSP、L2TP、IPSEC</w:t>
      </w:r>
      <w:r>
        <w:rPr>
          <w:rFonts w:hint="eastAsia" w:ascii="宋体" w:hAnsi="宋体"/>
        </w:rPr>
        <w:t>、FTP、</w:t>
      </w:r>
      <w:r>
        <w:rPr>
          <w:rFonts w:ascii="宋体" w:hAnsi="宋体"/>
        </w:rPr>
        <w:t>PPTP等的私网穿越的功能，每种ALG应提供单独的开关功能</w:t>
      </w:r>
      <w:r>
        <w:rPr>
          <w:rFonts w:hint="eastAsia" w:ascii="宋体" w:hAnsi="宋体"/>
        </w:rPr>
        <w:t>，ALG功能开关对开启NAT的IPv4和IPv6 WAN均有效</w:t>
      </w:r>
      <w:r>
        <w:rPr>
          <w:rFonts w:ascii="宋体" w:hAnsi="宋体"/>
        </w:rPr>
        <w:t>。</w:t>
      </w:r>
    </w:p>
    <w:p>
      <w:pPr>
        <w:numPr>
          <w:ilvl w:val="0"/>
          <w:numId w:val="21"/>
        </w:numPr>
        <w:spacing w:before="0" w:afterLines="0"/>
        <w:rPr>
          <w:rFonts w:ascii="宋体" w:hAnsi="宋体"/>
        </w:rPr>
      </w:pPr>
      <w:r>
        <w:rPr>
          <w:rFonts w:hint="eastAsia" w:ascii="宋体" w:hAnsi="宋体"/>
        </w:rPr>
        <w:t>家庭网关应支持</w:t>
      </w:r>
      <w:r>
        <w:rPr>
          <w:rFonts w:ascii="宋体" w:hAnsi="宋体"/>
        </w:rPr>
        <w:t>IGMP</w:t>
      </w:r>
      <w:r>
        <w:rPr>
          <w:rFonts w:hint="eastAsia" w:ascii="宋体" w:hAnsi="宋体"/>
        </w:rPr>
        <w:t>/MLD（</w:t>
      </w:r>
      <w:r>
        <w:rPr>
          <w:rFonts w:ascii="宋体" w:hAnsi="宋体"/>
        </w:rPr>
        <w:t>Multicast Listener Discovery</w:t>
      </w:r>
      <w:r>
        <w:rPr>
          <w:rFonts w:hint="eastAsia" w:ascii="宋体" w:hAnsi="宋体"/>
        </w:rPr>
        <w:t xml:space="preserve">） </w:t>
      </w:r>
      <w:r>
        <w:rPr>
          <w:rFonts w:ascii="宋体" w:hAnsi="宋体"/>
        </w:rPr>
        <w:t xml:space="preserve"> SNOOPING</w:t>
      </w:r>
      <w:r>
        <w:rPr>
          <w:rFonts w:hint="eastAsia" w:ascii="宋体" w:hAnsi="宋体"/>
        </w:rPr>
        <w:t>、</w:t>
      </w:r>
      <w:r>
        <w:rPr>
          <w:rFonts w:ascii="宋体" w:hAnsi="宋体"/>
        </w:rPr>
        <w:t>IGMP</w:t>
      </w:r>
      <w:r>
        <w:rPr>
          <w:rFonts w:hint="eastAsia" w:ascii="宋体" w:hAnsi="宋体"/>
        </w:rPr>
        <w:t>/MLD（</w:t>
      </w:r>
      <w:r>
        <w:rPr>
          <w:rFonts w:ascii="宋体" w:hAnsi="宋体"/>
        </w:rPr>
        <w:t>Multicast Listener Discovery</w:t>
      </w:r>
      <w:r>
        <w:rPr>
          <w:rFonts w:hint="eastAsia" w:ascii="宋体" w:hAnsi="宋体"/>
        </w:rPr>
        <w:t xml:space="preserve">） </w:t>
      </w:r>
      <w:r>
        <w:rPr>
          <w:rFonts w:ascii="宋体" w:hAnsi="宋体"/>
        </w:rPr>
        <w:t xml:space="preserve"> PROXY</w:t>
      </w:r>
      <w:r>
        <w:rPr>
          <w:rFonts w:hint="eastAsia" w:ascii="宋体" w:hAnsi="宋体"/>
        </w:rPr>
        <w:t>功能，组播协议符合</w:t>
      </w:r>
      <w:r>
        <w:rPr>
          <w:rFonts w:ascii="宋体" w:hAnsi="宋体"/>
        </w:rPr>
        <w:t>IGMP V2</w:t>
      </w:r>
      <w:r>
        <w:rPr>
          <w:rFonts w:hint="eastAsia" w:ascii="宋体" w:hAnsi="宋体"/>
        </w:rPr>
        <w:t>和MLD（</w:t>
      </w:r>
      <w:r>
        <w:rPr>
          <w:rFonts w:ascii="宋体" w:hAnsi="宋体"/>
        </w:rPr>
        <w:t>Multicast Listener Discovery</w:t>
      </w:r>
      <w:r>
        <w:rPr>
          <w:rFonts w:hint="eastAsia" w:ascii="宋体" w:hAnsi="宋体"/>
        </w:rPr>
        <w:t>）V1版本协议要求；应具备将组播流转发到所有LAN接口和WLAN接口的能力。家庭网关缺省启用</w:t>
      </w:r>
      <w:r>
        <w:rPr>
          <w:rFonts w:ascii="宋体" w:hAnsi="宋体"/>
        </w:rPr>
        <w:t>IGMP</w:t>
      </w:r>
      <w:r>
        <w:rPr>
          <w:rFonts w:hint="eastAsia" w:ascii="宋体" w:hAnsi="宋体"/>
        </w:rPr>
        <w:t>/MLD（</w:t>
      </w:r>
      <w:r>
        <w:rPr>
          <w:rFonts w:ascii="宋体" w:hAnsi="宋体"/>
        </w:rPr>
        <w:t>Multicast Listener Discovery</w:t>
      </w:r>
      <w:r>
        <w:rPr>
          <w:rFonts w:hint="eastAsia" w:ascii="宋体" w:hAnsi="宋体"/>
        </w:rPr>
        <w:t xml:space="preserve">） </w:t>
      </w:r>
      <w:r>
        <w:rPr>
          <w:rFonts w:ascii="宋体" w:hAnsi="宋体"/>
        </w:rPr>
        <w:t xml:space="preserve"> SNOOPING，</w:t>
      </w:r>
      <w:r>
        <w:rPr>
          <w:rFonts w:hint="eastAsia" w:ascii="宋体" w:hAnsi="宋体"/>
        </w:rPr>
        <w:t>带“INTERNET”关键字的路由WAN连接缺省启用</w:t>
      </w:r>
      <w:r>
        <w:rPr>
          <w:rFonts w:ascii="宋体" w:hAnsi="宋体"/>
        </w:rPr>
        <w:t>IGMP</w:t>
      </w:r>
      <w:r>
        <w:rPr>
          <w:rFonts w:hint="eastAsia" w:ascii="宋体" w:hAnsi="宋体"/>
        </w:rPr>
        <w:t>/MLD（</w:t>
      </w:r>
      <w:r>
        <w:rPr>
          <w:rFonts w:ascii="宋体" w:hAnsi="宋体"/>
        </w:rPr>
        <w:t>Multicast Listener Discovery</w:t>
      </w:r>
      <w:r>
        <w:rPr>
          <w:rFonts w:hint="eastAsia" w:ascii="宋体" w:hAnsi="宋体"/>
        </w:rPr>
        <w:t xml:space="preserve">） </w:t>
      </w:r>
      <w:r>
        <w:rPr>
          <w:rFonts w:ascii="宋体" w:hAnsi="宋体"/>
        </w:rPr>
        <w:t xml:space="preserve"> PROXY。</w:t>
      </w:r>
    </w:p>
    <w:p>
      <w:pPr>
        <w:numPr>
          <w:ilvl w:val="0"/>
          <w:numId w:val="21"/>
        </w:numPr>
        <w:spacing w:before="0" w:afterLines="0"/>
        <w:rPr>
          <w:rFonts w:ascii="宋体" w:hAnsi="宋体"/>
        </w:rPr>
      </w:pPr>
      <w:r>
        <w:rPr>
          <w:rFonts w:ascii="宋体" w:hAnsi="宋体"/>
        </w:rPr>
        <w:t>应支持</w:t>
      </w:r>
      <w:r>
        <w:rPr>
          <w:rFonts w:hint="eastAsia" w:ascii="宋体" w:hAnsi="宋体"/>
        </w:rPr>
        <w:t xml:space="preserve">IPv4 </w:t>
      </w:r>
      <w:r>
        <w:rPr>
          <w:rFonts w:ascii="宋体" w:hAnsi="宋体"/>
        </w:rPr>
        <w:t>virtual server功能，实现外部网络对于家庭内部主机的访问。</w:t>
      </w:r>
    </w:p>
    <w:p>
      <w:pPr>
        <w:numPr>
          <w:ilvl w:val="0"/>
          <w:numId w:val="21"/>
        </w:numPr>
        <w:spacing w:before="0" w:afterLines="0"/>
        <w:rPr>
          <w:rFonts w:ascii="宋体" w:hAnsi="宋体"/>
        </w:rPr>
      </w:pPr>
      <w:r>
        <w:rPr>
          <w:rFonts w:ascii="宋体" w:hAnsi="宋体"/>
        </w:rPr>
        <w:t>应支持SNTP，</w:t>
      </w:r>
      <w:r>
        <w:rPr>
          <w:rFonts w:hint="eastAsia" w:ascii="宋体" w:hAnsi="宋体"/>
        </w:rPr>
        <w:t>应支持</w:t>
      </w:r>
      <w:r>
        <w:rPr>
          <w:rFonts w:ascii="宋体" w:hAnsi="宋体"/>
        </w:rPr>
        <w:t>NTP</w:t>
      </w:r>
      <w:r>
        <w:rPr>
          <w:rFonts w:hint="eastAsia" w:ascii="宋体" w:hAnsi="宋体"/>
        </w:rPr>
        <w:t>服务器和</w:t>
      </w:r>
      <w:r>
        <w:rPr>
          <w:rFonts w:ascii="宋体" w:hAnsi="宋体"/>
        </w:rPr>
        <w:t>WAN</w:t>
      </w:r>
      <w:r>
        <w:rPr>
          <w:rFonts w:hint="eastAsia" w:ascii="宋体" w:hAnsi="宋体"/>
        </w:rPr>
        <w:t>连接的绑定；支持至少配置两个</w:t>
      </w:r>
      <w:r>
        <w:rPr>
          <w:rFonts w:ascii="宋体" w:hAnsi="宋体"/>
        </w:rPr>
        <w:t>NTP</w:t>
      </w:r>
      <w:r>
        <w:rPr>
          <w:rFonts w:hint="eastAsia" w:ascii="宋体" w:hAnsi="宋体"/>
        </w:rPr>
        <w:t>服务器地址，多个</w:t>
      </w:r>
      <w:r>
        <w:rPr>
          <w:rFonts w:ascii="宋体" w:hAnsi="宋体"/>
        </w:rPr>
        <w:t>NTP</w:t>
      </w:r>
      <w:r>
        <w:rPr>
          <w:rFonts w:hint="eastAsia" w:ascii="宋体" w:hAnsi="宋体"/>
        </w:rPr>
        <w:t>服务器采用主备工作模式，获取的时间作为设备统一时钟。</w:t>
      </w:r>
      <w:r>
        <w:rPr>
          <w:rFonts w:ascii="宋体" w:hAnsi="宋体"/>
        </w:rPr>
        <w:t>家庭网关每次上电</w:t>
      </w:r>
      <w:r>
        <w:rPr>
          <w:rFonts w:hint="eastAsia" w:ascii="宋体" w:hAnsi="宋体"/>
        </w:rPr>
        <w:t>应</w:t>
      </w:r>
      <w:r>
        <w:rPr>
          <w:rFonts w:ascii="宋体" w:hAnsi="宋体"/>
        </w:rPr>
        <w:t>和NTP服务器同步，持续上电时</w:t>
      </w:r>
      <w:r>
        <w:rPr>
          <w:rFonts w:hint="eastAsia" w:ascii="宋体" w:hAnsi="宋体"/>
        </w:rPr>
        <w:t>的同步间隔可配置，缺省为</w:t>
      </w:r>
      <w:r>
        <w:rPr>
          <w:rFonts w:ascii="宋体" w:hAnsi="宋体"/>
        </w:rPr>
        <w:t>每24小时同步一次</w:t>
      </w:r>
      <w:r>
        <w:rPr>
          <w:rFonts w:hint="eastAsia" w:ascii="宋体" w:hAnsi="宋体"/>
        </w:rPr>
        <w:t>。</w:t>
      </w:r>
    </w:p>
    <w:p>
      <w:pPr>
        <w:numPr>
          <w:ilvl w:val="0"/>
          <w:numId w:val="21"/>
        </w:numPr>
        <w:spacing w:before="0" w:afterLines="0"/>
        <w:rPr>
          <w:rFonts w:ascii="宋体" w:hAnsi="宋体"/>
        </w:rPr>
      </w:pPr>
      <w:r>
        <w:rPr>
          <w:rFonts w:ascii="宋体" w:hAnsi="宋体"/>
        </w:rPr>
        <w:t>应支持PPPoE间隔重拨。</w:t>
      </w:r>
      <w:r>
        <w:rPr>
          <w:rFonts w:hint="eastAsia" w:ascii="宋体" w:hAnsi="宋体"/>
        </w:rPr>
        <w:t>第一次拨号失败后等待5秒进行一次重拨，第二次仍然失败后等待10秒再进行一次重拨，第三次仍然失败后等待20秒再进行一次重拨，第四次仍然失败后等待40秒再进行一次重拨，第五次仍然失败后进入90秒固定间隔重拨模式（即每等待90秒进行一次重拨）。</w:t>
      </w:r>
    </w:p>
    <w:p>
      <w:pPr>
        <w:numPr>
          <w:ilvl w:val="0"/>
          <w:numId w:val="21"/>
        </w:numPr>
        <w:spacing w:before="0" w:afterLines="0"/>
        <w:rPr>
          <w:rFonts w:ascii="宋体" w:hAnsi="宋体"/>
        </w:rPr>
      </w:pPr>
      <w:r>
        <w:rPr>
          <w:rFonts w:hint="eastAsia" w:ascii="宋体" w:hAnsi="宋体"/>
        </w:rPr>
        <w:t>应支持增强的DHCP Client协议严谨性要求，家庭网关在构建</w:t>
      </w:r>
      <w:r>
        <w:rPr>
          <w:rFonts w:ascii="宋体" w:hAnsi="宋体"/>
        </w:rPr>
        <w:t>DHCP</w:t>
      </w:r>
      <w:r>
        <w:rPr>
          <w:rFonts w:hint="eastAsia" w:ascii="宋体" w:hAnsi="宋体"/>
        </w:rPr>
        <w:t>报文（如</w:t>
      </w:r>
      <w:r>
        <w:rPr>
          <w:rFonts w:ascii="宋体" w:hAnsi="宋体"/>
        </w:rPr>
        <w:t>DHCP DISCOVER</w:t>
      </w:r>
      <w:r>
        <w:rPr>
          <w:rFonts w:hint="eastAsia" w:ascii="宋体" w:hAnsi="宋体"/>
        </w:rPr>
        <w:t>、</w:t>
      </w:r>
      <w:r>
        <w:rPr>
          <w:rFonts w:ascii="宋体" w:hAnsi="宋体"/>
        </w:rPr>
        <w:t>DHCP REQUEST</w:t>
      </w:r>
      <w:r>
        <w:rPr>
          <w:rFonts w:hint="eastAsia" w:ascii="宋体" w:hAnsi="宋体"/>
        </w:rPr>
        <w:t>、</w:t>
      </w:r>
      <w:r>
        <w:rPr>
          <w:rFonts w:ascii="宋体" w:hAnsi="宋体"/>
        </w:rPr>
        <w:t>DHCP RELEASE</w:t>
      </w:r>
      <w:r>
        <w:rPr>
          <w:rFonts w:hint="eastAsia" w:ascii="宋体" w:hAnsi="宋体"/>
        </w:rPr>
        <w:t>）时，必须准确填写报文的参数信息（如</w:t>
      </w:r>
      <w:r>
        <w:rPr>
          <w:rFonts w:ascii="宋体" w:hAnsi="宋体"/>
        </w:rPr>
        <w:t>IP</w:t>
      </w:r>
      <w:r>
        <w:rPr>
          <w:rFonts w:hint="eastAsia" w:ascii="宋体" w:hAnsi="宋体"/>
        </w:rPr>
        <w:t>地址等）；在处理接收到的</w:t>
      </w:r>
      <w:r>
        <w:rPr>
          <w:rFonts w:ascii="宋体" w:hAnsi="宋体"/>
        </w:rPr>
        <w:t>DHCP OFFER</w:t>
      </w:r>
      <w:r>
        <w:rPr>
          <w:rFonts w:hint="eastAsia" w:ascii="宋体" w:hAnsi="宋体"/>
        </w:rPr>
        <w:t>、</w:t>
      </w:r>
      <w:r>
        <w:rPr>
          <w:rFonts w:ascii="宋体" w:hAnsi="宋体"/>
        </w:rPr>
        <w:t>DHCP ACK</w:t>
      </w:r>
      <w:r>
        <w:rPr>
          <w:rFonts w:hint="eastAsia" w:ascii="宋体" w:hAnsi="宋体"/>
        </w:rPr>
        <w:t>报文时，应对报文中的</w:t>
      </w:r>
      <w:r>
        <w:rPr>
          <w:rFonts w:ascii="宋体" w:hAnsi="宋体"/>
        </w:rPr>
        <w:t>Transaction ID</w:t>
      </w:r>
      <w:r>
        <w:rPr>
          <w:rFonts w:hint="eastAsia" w:ascii="宋体" w:hAnsi="宋体"/>
        </w:rPr>
        <w:t>、</w:t>
      </w:r>
      <w:r>
        <w:rPr>
          <w:rFonts w:ascii="宋体" w:hAnsi="宋体"/>
        </w:rPr>
        <w:t>DHCP Server Identifier</w:t>
      </w:r>
      <w:r>
        <w:rPr>
          <w:rFonts w:hint="eastAsia" w:ascii="宋体" w:hAnsi="宋体"/>
        </w:rPr>
        <w:t>和</w:t>
      </w:r>
      <w:r>
        <w:rPr>
          <w:rFonts w:ascii="宋体" w:hAnsi="宋体"/>
        </w:rPr>
        <w:t>Client MAC Address</w:t>
      </w:r>
      <w:r>
        <w:rPr>
          <w:rFonts w:hint="eastAsia" w:ascii="宋体" w:hAnsi="宋体"/>
        </w:rPr>
        <w:t>进行全匹配验证，任一项不匹配均不应当做可用答复。</w:t>
      </w:r>
    </w:p>
    <w:p>
      <w:pPr>
        <w:numPr>
          <w:ilvl w:val="0"/>
          <w:numId w:val="21"/>
        </w:numPr>
        <w:spacing w:before="0" w:afterLines="0"/>
        <w:rPr>
          <w:rFonts w:ascii="宋体" w:hAnsi="宋体"/>
        </w:rPr>
      </w:pPr>
      <w:r>
        <w:rPr>
          <w:rFonts w:hint="eastAsia" w:ascii="宋体" w:hAnsi="宋体"/>
        </w:rPr>
        <w:t>应支持</w:t>
      </w:r>
      <w:r>
        <w:rPr>
          <w:rFonts w:ascii="宋体" w:hAnsi="宋体"/>
        </w:rPr>
        <w:t>DHCP Client获取地址失败时的间隔重试。第一次至第三次的重试间隔为10秒，第三次仍然失败后进入60秒固定间隔重试模式（即每等待60秒进行一次重试）。</w:t>
      </w:r>
    </w:p>
    <w:p>
      <w:pPr>
        <w:pStyle w:val="96"/>
        <w:numPr>
          <w:ilvl w:val="1"/>
          <w:numId w:val="6"/>
        </w:numPr>
        <w:spacing w:before="156" w:after="156"/>
      </w:pPr>
      <w:bookmarkStart w:id="156" w:name="_Toc532477770"/>
      <w:bookmarkStart w:id="157" w:name="_Toc447897172"/>
      <w:r>
        <w:t>WLAN AP功能要求</w:t>
      </w:r>
      <w:bookmarkEnd w:id="156"/>
      <w:bookmarkEnd w:id="157"/>
    </w:p>
    <w:p>
      <w:pPr>
        <w:pStyle w:val="102"/>
        <w:numPr>
          <w:ilvl w:val="2"/>
          <w:numId w:val="6"/>
        </w:numPr>
        <w:spacing w:before="156" w:after="156"/>
      </w:pPr>
      <w:r>
        <w:rPr>
          <w:rFonts w:hint="eastAsia"/>
        </w:rPr>
        <w:t>WLAN接口形式</w:t>
      </w:r>
    </w:p>
    <w:p>
      <w:pPr>
        <w:spacing w:after="15"/>
        <w:ind w:firstLine="472" w:firstLineChars="225"/>
        <w:rPr>
          <w:rFonts w:ascii="宋体" w:hAnsi="宋体"/>
        </w:rPr>
      </w:pPr>
      <w:r>
        <w:rPr>
          <w:rFonts w:hint="eastAsia" w:ascii="宋体" w:hAnsi="宋体"/>
        </w:rPr>
        <w:t>根据工作频段及支持协议的不同，智能家庭网关WLAN接口具体可有如下形式：</w:t>
      </w:r>
    </w:p>
    <w:p>
      <w:pPr>
        <w:numPr>
          <w:ilvl w:val="0"/>
          <w:numId w:val="17"/>
        </w:numPr>
        <w:tabs>
          <w:tab w:val="left" w:pos="851"/>
          <w:tab w:val="clear" w:pos="1680"/>
        </w:tabs>
        <w:spacing w:before="0" w:afterLines="0"/>
        <w:ind w:left="851"/>
        <w:rPr>
          <w:rFonts w:ascii="宋体" w:hAnsi="宋体"/>
        </w:rPr>
      </w:pPr>
      <w:r>
        <w:rPr>
          <w:rFonts w:ascii="宋体" w:hAnsi="宋体"/>
        </w:rPr>
        <w:t>W</w:t>
      </w:r>
      <w:r>
        <w:rPr>
          <w:rFonts w:hint="eastAsia" w:ascii="宋体" w:hAnsi="宋体"/>
        </w:rPr>
        <w:t>1</w:t>
      </w:r>
      <w:r>
        <w:rPr>
          <w:rFonts w:ascii="宋体" w:hAnsi="宋体"/>
        </w:rPr>
        <w:t>:</w:t>
      </w:r>
      <w:r>
        <w:rPr>
          <w:rFonts w:hint="eastAsia" w:ascii="宋体" w:hAnsi="宋体"/>
        </w:rPr>
        <w:t xml:space="preserve"> 2.4G</w:t>
      </w:r>
      <w:r>
        <w:rPr>
          <w:rFonts w:ascii="宋体" w:hAnsi="宋体"/>
        </w:rPr>
        <w:t xml:space="preserve">Hz </w:t>
      </w:r>
      <w:r>
        <w:rPr>
          <w:rFonts w:hint="eastAsia" w:ascii="宋体" w:hAnsi="宋体"/>
        </w:rPr>
        <w:t xml:space="preserve"> 802.11</w:t>
      </w:r>
      <w:r>
        <w:rPr>
          <w:rFonts w:ascii="宋体" w:hAnsi="宋体"/>
        </w:rPr>
        <w:t>n</w:t>
      </w:r>
      <w:r>
        <w:rPr>
          <w:rFonts w:hint="eastAsia" w:ascii="宋体" w:hAnsi="宋体"/>
        </w:rPr>
        <w:t>（2条空间流）</w:t>
      </w:r>
    </w:p>
    <w:p>
      <w:pPr>
        <w:numPr>
          <w:ilvl w:val="0"/>
          <w:numId w:val="17"/>
        </w:numPr>
        <w:tabs>
          <w:tab w:val="left" w:pos="851"/>
          <w:tab w:val="clear" w:pos="1680"/>
        </w:tabs>
        <w:spacing w:before="0" w:afterLines="0"/>
        <w:ind w:left="851"/>
        <w:rPr>
          <w:rFonts w:ascii="宋体" w:hAnsi="宋体"/>
        </w:rPr>
      </w:pPr>
      <w:r>
        <w:rPr>
          <w:rFonts w:ascii="宋体" w:hAnsi="宋体"/>
        </w:rPr>
        <w:t>W</w:t>
      </w:r>
      <w:r>
        <w:rPr>
          <w:rFonts w:hint="eastAsia" w:ascii="宋体" w:hAnsi="宋体"/>
        </w:rPr>
        <w:t>2</w:t>
      </w:r>
      <w:r>
        <w:rPr>
          <w:rFonts w:ascii="宋体" w:hAnsi="宋体"/>
        </w:rPr>
        <w:t>:</w:t>
      </w:r>
      <w:r>
        <w:rPr>
          <w:rFonts w:hint="eastAsia" w:ascii="宋体" w:hAnsi="宋体"/>
        </w:rPr>
        <w:t xml:space="preserve"> 2.4G</w:t>
      </w:r>
      <w:r>
        <w:rPr>
          <w:rFonts w:ascii="宋体" w:hAnsi="宋体"/>
        </w:rPr>
        <w:t xml:space="preserve">Hz </w:t>
      </w:r>
      <w:r>
        <w:rPr>
          <w:rFonts w:hint="eastAsia" w:ascii="宋体" w:hAnsi="宋体"/>
        </w:rPr>
        <w:t xml:space="preserve"> 802.11n（2条空间流）＋ 5GHz 802.11ac（2条空间流）</w:t>
      </w:r>
    </w:p>
    <w:p>
      <w:pPr>
        <w:numPr>
          <w:ilvl w:val="0"/>
          <w:numId w:val="17"/>
        </w:numPr>
        <w:tabs>
          <w:tab w:val="left" w:pos="851"/>
          <w:tab w:val="clear" w:pos="1680"/>
        </w:tabs>
        <w:spacing w:before="0" w:afterLines="0"/>
        <w:ind w:left="851"/>
        <w:rPr>
          <w:rFonts w:ascii="宋体" w:hAnsi="宋体"/>
        </w:rPr>
      </w:pPr>
      <w:r>
        <w:rPr>
          <w:rFonts w:ascii="宋体" w:hAnsi="宋体"/>
        </w:rPr>
        <w:t>W</w:t>
      </w:r>
      <w:r>
        <w:rPr>
          <w:rFonts w:hint="eastAsia" w:ascii="宋体" w:hAnsi="宋体"/>
        </w:rPr>
        <w:t>3：2.4G</w:t>
      </w:r>
      <w:r>
        <w:rPr>
          <w:rFonts w:ascii="宋体" w:hAnsi="宋体"/>
        </w:rPr>
        <w:t xml:space="preserve">Hz </w:t>
      </w:r>
      <w:r>
        <w:rPr>
          <w:rFonts w:hint="eastAsia" w:ascii="宋体" w:hAnsi="宋体"/>
        </w:rPr>
        <w:t xml:space="preserve"> 802.11n（</w:t>
      </w:r>
      <w:r>
        <w:rPr>
          <w:rFonts w:ascii="宋体" w:hAnsi="宋体"/>
        </w:rPr>
        <w:t>2</w:t>
      </w:r>
      <w:r>
        <w:rPr>
          <w:rFonts w:hint="eastAsia" w:ascii="宋体" w:hAnsi="宋体"/>
        </w:rPr>
        <w:t>条空间流）＋ 5GHz 802.11ac（3条空间流）</w:t>
      </w:r>
    </w:p>
    <w:p>
      <w:pPr>
        <w:numPr>
          <w:ilvl w:val="0"/>
          <w:numId w:val="17"/>
        </w:numPr>
        <w:tabs>
          <w:tab w:val="left" w:pos="851"/>
          <w:tab w:val="clear" w:pos="1680"/>
        </w:tabs>
        <w:spacing w:before="0" w:afterLines="0"/>
        <w:ind w:left="851"/>
        <w:rPr>
          <w:rFonts w:ascii="宋体" w:hAnsi="宋体"/>
        </w:rPr>
      </w:pPr>
      <w:r>
        <w:rPr>
          <w:rFonts w:hint="eastAsia" w:ascii="宋体" w:hAnsi="宋体"/>
        </w:rPr>
        <w:t>W4：2.4G</w:t>
      </w:r>
      <w:r>
        <w:rPr>
          <w:rFonts w:ascii="宋体" w:hAnsi="宋体"/>
        </w:rPr>
        <w:t xml:space="preserve">Hz </w:t>
      </w:r>
      <w:r>
        <w:rPr>
          <w:rFonts w:hint="eastAsia" w:ascii="宋体" w:hAnsi="宋体"/>
        </w:rPr>
        <w:t xml:space="preserve"> 802.11n（3条空间流）＋ 5GHz 802.11ac（</w:t>
      </w:r>
      <w:r>
        <w:rPr>
          <w:rFonts w:ascii="宋体" w:hAnsi="宋体"/>
        </w:rPr>
        <w:t>3</w:t>
      </w:r>
      <w:r>
        <w:rPr>
          <w:rFonts w:hint="eastAsia" w:ascii="宋体" w:hAnsi="宋体"/>
        </w:rPr>
        <w:t>条空间流）</w:t>
      </w:r>
    </w:p>
    <w:p>
      <w:pPr>
        <w:numPr>
          <w:ilvl w:val="0"/>
          <w:numId w:val="17"/>
        </w:numPr>
        <w:tabs>
          <w:tab w:val="left" w:pos="851"/>
          <w:tab w:val="clear" w:pos="1680"/>
        </w:tabs>
        <w:spacing w:before="0" w:afterLines="0"/>
        <w:ind w:left="851"/>
        <w:rPr>
          <w:rFonts w:ascii="宋体" w:hAnsi="宋体"/>
        </w:rPr>
      </w:pPr>
      <w:r>
        <w:rPr>
          <w:rFonts w:ascii="宋体" w:hAnsi="宋体"/>
        </w:rPr>
        <w:t>W5: 2.4GHz  802.11ax（2条空间流）＋ 5GHz 802.11ax</w:t>
      </w:r>
      <w:r>
        <w:rPr>
          <w:rFonts w:hint="eastAsia" w:ascii="宋体" w:hAnsi="宋体"/>
        </w:rPr>
        <w:t>（</w:t>
      </w:r>
      <w:r>
        <w:rPr>
          <w:rFonts w:ascii="宋体" w:hAnsi="宋体"/>
        </w:rPr>
        <w:t>2条空间流）</w:t>
      </w:r>
    </w:p>
    <w:p>
      <w:pPr>
        <w:pStyle w:val="102"/>
        <w:numPr>
          <w:ilvl w:val="2"/>
          <w:numId w:val="6"/>
        </w:numPr>
        <w:spacing w:before="156" w:after="156"/>
      </w:pPr>
      <w:r>
        <w:rPr>
          <w:rFonts w:hint="eastAsia"/>
        </w:rPr>
        <w:t>WLAN基本功能要求</w:t>
      </w:r>
    </w:p>
    <w:p>
      <w:pPr>
        <w:numPr>
          <w:ilvl w:val="0"/>
          <w:numId w:val="22"/>
        </w:numPr>
        <w:spacing w:before="0" w:afterLines="0"/>
        <w:rPr>
          <w:rFonts w:ascii="宋体" w:hAnsi="宋体"/>
        </w:rPr>
      </w:pPr>
      <w:r>
        <w:rPr>
          <w:rFonts w:ascii="宋体" w:hAnsi="宋体"/>
        </w:rPr>
        <w:t>应支持WLAN功能启用/禁用，默认为启用。</w:t>
      </w:r>
    </w:p>
    <w:p>
      <w:pPr>
        <w:numPr>
          <w:ilvl w:val="0"/>
          <w:numId w:val="22"/>
        </w:numPr>
        <w:spacing w:before="0" w:afterLines="0"/>
        <w:rPr>
          <w:rFonts w:ascii="宋体" w:hAnsi="宋体"/>
        </w:rPr>
      </w:pPr>
      <w:r>
        <w:rPr>
          <w:rFonts w:hint="eastAsia" w:ascii="宋体" w:hAnsi="宋体"/>
        </w:rPr>
        <w:t>2.4GHz频段应支持并符合</w:t>
      </w:r>
      <w:r>
        <w:rPr>
          <w:rFonts w:ascii="宋体" w:hAnsi="宋体"/>
        </w:rPr>
        <w:t>IEEE 802.11</w:t>
      </w:r>
      <w:r>
        <w:rPr>
          <w:rFonts w:hint="eastAsia" w:ascii="宋体" w:hAnsi="宋体"/>
        </w:rPr>
        <w:t>n协议，应支持</w:t>
      </w:r>
      <w:r>
        <w:rPr>
          <w:rFonts w:ascii="宋体" w:hAnsi="宋体"/>
        </w:rPr>
        <w:t>802.11</w:t>
      </w:r>
      <w:r>
        <w:rPr>
          <w:rFonts w:hint="eastAsia" w:ascii="宋体" w:hAnsi="宋体"/>
        </w:rPr>
        <w:t>b</w:t>
      </w:r>
      <w:r>
        <w:rPr>
          <w:rFonts w:ascii="宋体" w:hAnsi="宋体"/>
        </w:rPr>
        <w:t>/g</w:t>
      </w:r>
      <w:r>
        <w:rPr>
          <w:rFonts w:hint="eastAsia" w:ascii="宋体" w:hAnsi="宋体"/>
        </w:rPr>
        <w:t>/n Mixed工作模式；5GHz频段应支持并符合</w:t>
      </w:r>
      <w:r>
        <w:rPr>
          <w:rFonts w:ascii="宋体" w:hAnsi="宋体"/>
        </w:rPr>
        <w:t>IEEE 802.11</w:t>
      </w:r>
      <w:r>
        <w:rPr>
          <w:rFonts w:hint="eastAsia" w:ascii="宋体" w:hAnsi="宋体"/>
        </w:rPr>
        <w:t>ac协议，应支持</w:t>
      </w:r>
      <w:r>
        <w:rPr>
          <w:rFonts w:ascii="宋体" w:hAnsi="宋体"/>
        </w:rPr>
        <w:t>802.11</w:t>
      </w:r>
      <w:r>
        <w:rPr>
          <w:rFonts w:hint="eastAsia" w:ascii="宋体" w:hAnsi="宋体"/>
        </w:rPr>
        <w:t>n/ac Mixed工作模式。对于支持Wi-Fi 6的设备，2.4GHz和5GHz频段应支持并符合802.11ax协议，并且保证前向兼容（2.4GHz频段兼容802.11b/g/n终端设备，5GHz频段兼容802.11ac/n终端设备）。</w:t>
      </w:r>
    </w:p>
    <w:p>
      <w:pPr>
        <w:numPr>
          <w:ilvl w:val="0"/>
          <w:numId w:val="22"/>
        </w:numPr>
        <w:spacing w:before="0" w:afterLines="0"/>
        <w:rPr>
          <w:rFonts w:ascii="宋体" w:hAnsi="宋体"/>
        </w:rPr>
      </w:pPr>
      <w:r>
        <w:rPr>
          <w:rFonts w:hint="eastAsia" w:ascii="宋体" w:hAnsi="宋体"/>
        </w:rPr>
        <w:t>频宽模式应可使用电信维护账号进行配置，并支持TR069远程配置：</w:t>
      </w:r>
    </w:p>
    <w:p>
      <w:pPr>
        <w:numPr>
          <w:ilvl w:val="1"/>
          <w:numId w:val="23"/>
        </w:numPr>
        <w:spacing w:before="0" w:afterLines="0"/>
        <w:ind w:left="1276"/>
        <w:rPr>
          <w:rFonts w:ascii="宋体" w:hAnsi="宋体"/>
        </w:rPr>
      </w:pPr>
      <w:r>
        <w:rPr>
          <w:rFonts w:hint="eastAsia" w:ascii="宋体" w:hAnsi="宋体"/>
        </w:rPr>
        <w:t>2.4GHz频段应支持20MHz、40MHz、20/40MHz自适应的频宽模式，缺省为20MHz频宽；在20/40M频宽自适应模式下，</w:t>
      </w:r>
      <w:r>
        <w:rPr>
          <w:rFonts w:ascii="宋体" w:hAnsi="宋体"/>
        </w:rPr>
        <w:t>智能家庭网关</w:t>
      </w:r>
      <w:r>
        <w:rPr>
          <w:rFonts w:hint="eastAsia" w:ascii="宋体" w:hAnsi="宋体"/>
        </w:rPr>
        <w:t>能够与各个关联无线客户端协商适当的频宽模式，并能根据外界干扰和业务实际带宽需求等动态改变信道特性。</w:t>
      </w:r>
    </w:p>
    <w:p>
      <w:pPr>
        <w:numPr>
          <w:ilvl w:val="1"/>
          <w:numId w:val="23"/>
        </w:numPr>
        <w:spacing w:before="0" w:afterLines="0"/>
        <w:ind w:left="1276"/>
        <w:rPr>
          <w:rFonts w:ascii="宋体" w:hAnsi="宋体"/>
        </w:rPr>
      </w:pPr>
      <w:r>
        <w:rPr>
          <w:rFonts w:hint="eastAsia" w:ascii="宋体" w:hAnsi="宋体"/>
        </w:rPr>
        <w:t>5GHz频段应支持20MHz、40MHz、80MMHz的频宽模式，宜支持160MHz、80+80MHz的频宽模式，缺省为80MHz频宽模式。</w:t>
      </w:r>
    </w:p>
    <w:p>
      <w:pPr>
        <w:numPr>
          <w:ilvl w:val="0"/>
          <w:numId w:val="22"/>
        </w:numPr>
        <w:spacing w:before="0" w:afterLines="0"/>
        <w:rPr>
          <w:rFonts w:ascii="宋体" w:hAnsi="宋体"/>
        </w:rPr>
      </w:pPr>
      <w:r>
        <w:rPr>
          <w:rFonts w:hint="eastAsia" w:ascii="宋体" w:hAnsi="宋体"/>
        </w:rPr>
        <w:t>应支持多</w:t>
      </w:r>
      <w:r>
        <w:rPr>
          <w:rFonts w:ascii="宋体" w:hAnsi="宋体"/>
        </w:rPr>
        <w:t>SSID</w:t>
      </w:r>
      <w:r>
        <w:rPr>
          <w:rFonts w:hint="eastAsia" w:ascii="宋体" w:hAnsi="宋体"/>
        </w:rPr>
        <w:t>功能：</w:t>
      </w:r>
    </w:p>
    <w:p>
      <w:pPr>
        <w:numPr>
          <w:ilvl w:val="0"/>
          <w:numId w:val="24"/>
        </w:numPr>
        <w:spacing w:before="0" w:afterLines="0"/>
        <w:rPr>
          <w:rFonts w:ascii="宋体" w:hAnsi="宋体"/>
        </w:rPr>
      </w:pPr>
      <w:r>
        <w:rPr>
          <w:rFonts w:hint="eastAsia" w:ascii="宋体" w:hAnsi="宋体"/>
        </w:rPr>
        <w:t>2.4GHz频段至少支持</w:t>
      </w:r>
      <w:r>
        <w:rPr>
          <w:rFonts w:ascii="宋体" w:hAnsi="宋体"/>
        </w:rPr>
        <w:t>8</w:t>
      </w:r>
      <w:r>
        <w:rPr>
          <w:rFonts w:hint="eastAsia" w:ascii="宋体" w:hAnsi="宋体"/>
        </w:rPr>
        <w:t>个虚拟</w:t>
      </w:r>
      <w:r>
        <w:rPr>
          <w:rFonts w:ascii="宋体" w:hAnsi="宋体"/>
        </w:rPr>
        <w:t>AP</w:t>
      </w:r>
      <w:r>
        <w:rPr>
          <w:rFonts w:hint="eastAsia" w:ascii="宋体" w:hAnsi="宋体"/>
        </w:rPr>
        <w:t>，每一虚拟</w:t>
      </w:r>
      <w:r>
        <w:rPr>
          <w:rFonts w:ascii="宋体" w:hAnsi="宋体"/>
        </w:rPr>
        <w:t>AP</w:t>
      </w:r>
      <w:r>
        <w:rPr>
          <w:rFonts w:hint="eastAsia" w:ascii="宋体" w:hAnsi="宋体"/>
        </w:rPr>
        <w:t>应拥有自己的</w:t>
      </w:r>
      <w:r>
        <w:rPr>
          <w:rFonts w:ascii="宋体" w:hAnsi="宋体"/>
        </w:rPr>
        <w:t>SSID</w:t>
      </w:r>
      <w:r>
        <w:rPr>
          <w:rFonts w:hint="eastAsia" w:ascii="宋体" w:hAnsi="宋体"/>
        </w:rPr>
        <w:t>（依次标识为</w:t>
      </w:r>
      <w:r>
        <w:rPr>
          <w:rFonts w:ascii="宋体" w:hAnsi="宋体"/>
        </w:rPr>
        <w:t>2.4G</w:t>
      </w:r>
      <w:r>
        <w:rPr>
          <w:rFonts w:hint="eastAsia" w:ascii="宋体" w:hAnsi="宋体"/>
        </w:rPr>
        <w:t>-1、</w:t>
      </w:r>
      <w:r>
        <w:rPr>
          <w:rFonts w:ascii="宋体" w:hAnsi="宋体"/>
        </w:rPr>
        <w:t>2.4G</w:t>
      </w:r>
      <w:r>
        <w:rPr>
          <w:rFonts w:hint="eastAsia" w:ascii="宋体" w:hAnsi="宋体"/>
        </w:rPr>
        <w:t>-2、</w:t>
      </w:r>
      <w:r>
        <w:rPr>
          <w:rFonts w:ascii="宋体" w:hAnsi="宋体"/>
        </w:rPr>
        <w:t>2.4G</w:t>
      </w:r>
      <w:r>
        <w:rPr>
          <w:rFonts w:hint="eastAsia" w:ascii="宋体" w:hAnsi="宋体"/>
        </w:rPr>
        <w:t>-3等）、</w:t>
      </w:r>
      <w:r>
        <w:rPr>
          <w:rFonts w:ascii="宋体" w:hAnsi="宋体"/>
        </w:rPr>
        <w:t>BSSID</w:t>
      </w:r>
      <w:r>
        <w:rPr>
          <w:rFonts w:hint="eastAsia" w:ascii="宋体" w:hAnsi="宋体"/>
        </w:rPr>
        <w:t>、发送队列、安全机制、配置参数（即对外看来每一虚拟</w:t>
      </w:r>
      <w:r>
        <w:rPr>
          <w:rFonts w:ascii="宋体" w:hAnsi="宋体"/>
        </w:rPr>
        <w:t>AP</w:t>
      </w:r>
      <w:r>
        <w:rPr>
          <w:rFonts w:hint="eastAsia" w:ascii="宋体" w:hAnsi="宋体"/>
        </w:rPr>
        <w:t>和实际物理</w:t>
      </w:r>
      <w:r>
        <w:rPr>
          <w:rFonts w:ascii="宋体" w:hAnsi="宋体"/>
        </w:rPr>
        <w:t>AP</w:t>
      </w:r>
      <w:r>
        <w:rPr>
          <w:rFonts w:hint="eastAsia" w:ascii="宋体" w:hAnsi="宋体"/>
        </w:rPr>
        <w:t>等同）。默认仅启用2.4G-1，其它SSID的启用和相关配置仅通过TR-069方式、D</w:t>
      </w:r>
      <w:r>
        <w:rPr>
          <w:rFonts w:ascii="宋体" w:hAnsi="宋体"/>
        </w:rPr>
        <w:t>Bus</w:t>
      </w:r>
      <w:r>
        <w:rPr>
          <w:rFonts w:hint="eastAsia" w:ascii="宋体" w:hAnsi="宋体"/>
        </w:rPr>
        <w:t>接口</w:t>
      </w:r>
      <w:r>
        <w:rPr>
          <w:rFonts w:ascii="宋体" w:hAnsi="宋体"/>
        </w:rPr>
        <w:t>方式</w:t>
      </w:r>
      <w:r>
        <w:rPr>
          <w:rFonts w:hint="eastAsia" w:ascii="宋体" w:hAnsi="宋体"/>
        </w:rPr>
        <w:t>配置实现，不对电信维护人员及普通用户开放。</w:t>
      </w:r>
    </w:p>
    <w:p>
      <w:pPr>
        <w:numPr>
          <w:ilvl w:val="0"/>
          <w:numId w:val="24"/>
        </w:numPr>
        <w:spacing w:before="0" w:afterLines="0"/>
        <w:rPr>
          <w:rFonts w:ascii="宋体" w:hAnsi="宋体"/>
          <w:shd w:val="clear" w:color="auto" w:fill="FFFF00"/>
        </w:rPr>
      </w:pPr>
      <w:r>
        <w:rPr>
          <w:rFonts w:ascii="宋体" w:hAnsi="宋体"/>
        </w:rPr>
        <w:t>5GHz频段至少支持8个虚拟AP</w:t>
      </w:r>
      <w:r>
        <w:rPr>
          <w:rFonts w:hint="eastAsia" w:ascii="宋体" w:hAnsi="宋体"/>
        </w:rPr>
        <w:t>，每一虚拟</w:t>
      </w:r>
      <w:r>
        <w:rPr>
          <w:rFonts w:ascii="宋体" w:hAnsi="宋体"/>
        </w:rPr>
        <w:t>AP</w:t>
      </w:r>
      <w:r>
        <w:rPr>
          <w:rFonts w:hint="eastAsia" w:ascii="宋体" w:hAnsi="宋体"/>
        </w:rPr>
        <w:t>应拥有自己的</w:t>
      </w:r>
      <w:r>
        <w:rPr>
          <w:rFonts w:ascii="宋体" w:hAnsi="宋体"/>
        </w:rPr>
        <w:t>SSID</w:t>
      </w:r>
      <w:r>
        <w:rPr>
          <w:rFonts w:hint="eastAsia" w:ascii="宋体" w:hAnsi="宋体"/>
        </w:rPr>
        <w:t>（依次标识为</w:t>
      </w:r>
      <w:r>
        <w:rPr>
          <w:rFonts w:ascii="宋体" w:hAnsi="宋体"/>
        </w:rPr>
        <w:t>5G-1、5G-2、5G-3等）、BSSID</w:t>
      </w:r>
      <w:r>
        <w:rPr>
          <w:rFonts w:hint="eastAsia" w:ascii="宋体" w:hAnsi="宋体"/>
        </w:rPr>
        <w:t>、发送队列、安全机制、配置参数，即对外看来，每一虚拟</w:t>
      </w:r>
      <w:r>
        <w:rPr>
          <w:rFonts w:ascii="宋体" w:hAnsi="宋体"/>
        </w:rPr>
        <w:t>AP</w:t>
      </w:r>
      <w:r>
        <w:rPr>
          <w:rFonts w:hint="eastAsia" w:ascii="宋体" w:hAnsi="宋体"/>
        </w:rPr>
        <w:t>和实际物理</w:t>
      </w:r>
      <w:r>
        <w:rPr>
          <w:rFonts w:ascii="宋体" w:hAnsi="宋体"/>
        </w:rPr>
        <w:t>AP</w:t>
      </w:r>
      <w:r>
        <w:rPr>
          <w:rFonts w:hint="eastAsia" w:ascii="宋体" w:hAnsi="宋体"/>
        </w:rPr>
        <w:t>等同。</w:t>
      </w:r>
      <w:r>
        <w:rPr>
          <w:rFonts w:ascii="宋体" w:hAnsi="宋体"/>
        </w:rPr>
        <w:t>默认仅启用5G-1，其他SSID的启用和相关配置仅通过TR-069方式</w:t>
      </w:r>
      <w:r>
        <w:rPr>
          <w:rFonts w:hint="eastAsia" w:ascii="宋体" w:hAnsi="宋体"/>
        </w:rPr>
        <w:t>、D</w:t>
      </w:r>
      <w:r>
        <w:rPr>
          <w:rFonts w:ascii="宋体" w:hAnsi="宋体"/>
        </w:rPr>
        <w:t>Bus</w:t>
      </w:r>
      <w:r>
        <w:rPr>
          <w:rFonts w:hint="eastAsia" w:ascii="宋体" w:hAnsi="宋体"/>
        </w:rPr>
        <w:t>接口</w:t>
      </w:r>
      <w:r>
        <w:rPr>
          <w:rFonts w:ascii="宋体" w:hAnsi="宋体"/>
        </w:rPr>
        <w:t>方式</w:t>
      </w:r>
      <w:r>
        <w:rPr>
          <w:rFonts w:hint="eastAsia" w:ascii="宋体" w:hAnsi="宋体"/>
        </w:rPr>
        <w:t>配置实现，不对电信维护人员及普通用户开放。</w:t>
      </w:r>
    </w:p>
    <w:p>
      <w:pPr>
        <w:numPr>
          <w:ilvl w:val="0"/>
          <w:numId w:val="24"/>
        </w:numPr>
        <w:spacing w:before="0" w:afterLines="0"/>
        <w:rPr>
          <w:rFonts w:ascii="宋体" w:hAnsi="宋体"/>
          <w:shd w:val="clear" w:color="auto" w:fill="FFFF00"/>
        </w:rPr>
      </w:pPr>
      <w:r>
        <w:rPr>
          <w:rFonts w:hint="eastAsia" w:ascii="宋体" w:hAnsi="宋体"/>
        </w:rPr>
        <w:t>应支持单独设置每个SSID的隐藏及加密，应支持各SSID和WAN连接建立独立的绑定关系。</w:t>
      </w:r>
    </w:p>
    <w:p>
      <w:pPr>
        <w:tabs>
          <w:tab w:val="left" w:pos="1260"/>
        </w:tabs>
        <w:spacing w:before="0" w:afterLines="0"/>
        <w:ind w:left="1260"/>
        <w:rPr>
          <w:rFonts w:ascii="宋体" w:hAnsi="宋体"/>
        </w:rPr>
      </w:pPr>
      <w:r>
        <w:rPr>
          <w:rFonts w:hint="eastAsia" w:ascii="宋体" w:hAnsi="宋体"/>
        </w:rPr>
        <w:t>应支持自动速率调节。应</w:t>
      </w:r>
      <w:r>
        <w:rPr>
          <w:rFonts w:ascii="宋体" w:hAnsi="宋体"/>
        </w:rPr>
        <w:t>支持</w:t>
      </w:r>
      <w:r>
        <w:rPr>
          <w:rFonts w:hint="eastAsia" w:ascii="宋体" w:hAnsi="宋体"/>
        </w:rPr>
        <w:t>SSID创建者</w:t>
      </w:r>
      <w:r>
        <w:rPr>
          <w:rFonts w:ascii="宋体" w:hAnsi="宋体"/>
        </w:rPr>
        <w:t>、所</w:t>
      </w:r>
      <w:r>
        <w:rPr>
          <w:rFonts w:hint="eastAsia" w:ascii="宋体" w:hAnsi="宋体"/>
        </w:rPr>
        <w:t>承载业务</w:t>
      </w:r>
      <w:r>
        <w:rPr>
          <w:rFonts w:ascii="宋体" w:hAnsi="宋体"/>
        </w:rPr>
        <w:t>名称</w:t>
      </w:r>
      <w:r>
        <w:rPr>
          <w:rFonts w:hint="eastAsia" w:ascii="宋体" w:hAnsi="宋体"/>
        </w:rPr>
        <w:t>、</w:t>
      </w:r>
      <w:r>
        <w:rPr>
          <w:rFonts w:ascii="宋体" w:hAnsi="宋体"/>
        </w:rPr>
        <w:t>访问权限</w:t>
      </w:r>
      <w:r>
        <w:rPr>
          <w:rFonts w:hint="eastAsia" w:ascii="宋体" w:hAnsi="宋体"/>
        </w:rPr>
        <w:t>等</w:t>
      </w:r>
      <w:r>
        <w:rPr>
          <w:rFonts w:ascii="宋体" w:hAnsi="宋体"/>
        </w:rPr>
        <w:t>属性的配置，具体参见</w:t>
      </w:r>
      <w:r>
        <w:rPr>
          <w:rFonts w:hint="eastAsia" w:ascii="宋体" w:hAnsi="宋体"/>
        </w:rPr>
        <w:t>附录C 8.1.12。每个SSID的开关状态变化应不影响无线模块的开关状态。</w:t>
      </w:r>
    </w:p>
    <w:p>
      <w:pPr>
        <w:numPr>
          <w:ilvl w:val="0"/>
          <w:numId w:val="22"/>
        </w:numPr>
        <w:spacing w:before="0" w:afterLines="0"/>
        <w:rPr>
          <w:rFonts w:ascii="宋体" w:hAnsi="宋体"/>
        </w:rPr>
      </w:pPr>
      <w:r>
        <w:rPr>
          <w:rFonts w:hint="eastAsia" w:ascii="宋体" w:hAnsi="宋体"/>
        </w:rPr>
        <w:t>应支持自动速率调节。</w:t>
      </w:r>
    </w:p>
    <w:p>
      <w:pPr>
        <w:numPr>
          <w:ilvl w:val="0"/>
          <w:numId w:val="22"/>
        </w:numPr>
        <w:spacing w:before="0" w:afterLines="0"/>
        <w:rPr>
          <w:rFonts w:ascii="宋体" w:hAnsi="宋体"/>
        </w:rPr>
      </w:pPr>
      <w:r>
        <w:rPr>
          <w:rFonts w:hint="eastAsia" w:ascii="宋体" w:hAnsi="宋体"/>
        </w:rPr>
        <w:t>应支持</w:t>
      </w:r>
      <w:r>
        <w:rPr>
          <w:rFonts w:ascii="宋体" w:hAnsi="宋体"/>
        </w:rPr>
        <w:t>STA</w:t>
      </w:r>
      <w:r>
        <w:rPr>
          <w:rFonts w:hint="eastAsia" w:ascii="宋体" w:hAnsi="宋体"/>
        </w:rPr>
        <w:t>在节电模式下工作，能够识别</w:t>
      </w:r>
      <w:r>
        <w:rPr>
          <w:rFonts w:ascii="宋体" w:hAnsi="宋体"/>
        </w:rPr>
        <w:t>STA</w:t>
      </w:r>
      <w:r>
        <w:rPr>
          <w:rFonts w:hint="eastAsia" w:ascii="宋体" w:hAnsi="宋体"/>
        </w:rPr>
        <w:t>进入节电状态，并缓存相关数据，能够通过</w:t>
      </w:r>
      <w:r>
        <w:rPr>
          <w:rFonts w:ascii="宋体" w:hAnsi="宋体"/>
        </w:rPr>
        <w:t>Beacon</w:t>
      </w:r>
      <w:r>
        <w:rPr>
          <w:rFonts w:hint="eastAsia" w:ascii="宋体" w:hAnsi="宋体"/>
        </w:rPr>
        <w:t>信标帧唤醒</w:t>
      </w:r>
      <w:r>
        <w:rPr>
          <w:rFonts w:ascii="宋体" w:hAnsi="宋体"/>
        </w:rPr>
        <w:t>STA</w:t>
      </w:r>
      <w:r>
        <w:rPr>
          <w:rFonts w:hint="eastAsia" w:ascii="宋体" w:hAnsi="宋体"/>
        </w:rPr>
        <w:t>，并发送已缓存的数据。对于支持Wi-Fi 6的设备，应支持TWT（Target Wake Time）功能， 应支持Individual TWT，允许和STA协商什么时候和多久会唤醒接收或者发送数据；宜支持Broadcast TWT。</w:t>
      </w:r>
    </w:p>
    <w:p>
      <w:pPr>
        <w:numPr>
          <w:ilvl w:val="0"/>
          <w:numId w:val="22"/>
        </w:numPr>
        <w:spacing w:before="0" w:afterLines="0"/>
        <w:rPr>
          <w:rFonts w:ascii="宋体" w:hAnsi="宋体"/>
        </w:rPr>
      </w:pPr>
      <w:r>
        <w:rPr>
          <w:rFonts w:ascii="宋体" w:hAnsi="宋体"/>
        </w:rPr>
        <w:t>信道要求：</w:t>
      </w:r>
    </w:p>
    <w:p>
      <w:pPr>
        <w:numPr>
          <w:ilvl w:val="0"/>
          <w:numId w:val="25"/>
        </w:numPr>
        <w:spacing w:before="0" w:afterLines="0"/>
        <w:rPr>
          <w:rFonts w:ascii="宋体" w:hAnsi="宋体"/>
        </w:rPr>
      </w:pPr>
      <w:r>
        <w:rPr>
          <w:rFonts w:ascii="宋体" w:hAnsi="宋体"/>
        </w:rPr>
        <w:t>2.4GHz频段，应支持13个工作信道（channel 1～13），信道范围符合802.11协议要求。</w:t>
      </w:r>
    </w:p>
    <w:p>
      <w:pPr>
        <w:numPr>
          <w:ilvl w:val="0"/>
          <w:numId w:val="25"/>
        </w:numPr>
        <w:spacing w:before="0" w:afterLines="0"/>
        <w:rPr>
          <w:rFonts w:ascii="宋体" w:hAnsi="宋体"/>
        </w:rPr>
      </w:pPr>
      <w:r>
        <w:rPr>
          <w:rFonts w:ascii="宋体" w:hAnsi="宋体"/>
        </w:rPr>
        <w:t>5GHz频段，应支持</w:t>
      </w:r>
      <w:r>
        <w:rPr>
          <w:rFonts w:hint="eastAsia" w:ascii="宋体" w:hAnsi="宋体"/>
        </w:rPr>
        <w:t>13</w:t>
      </w:r>
      <w:r>
        <w:rPr>
          <w:rFonts w:ascii="宋体" w:hAnsi="宋体"/>
        </w:rPr>
        <w:t xml:space="preserve">个工作信道（channel </w:t>
      </w:r>
      <w:r>
        <w:rPr>
          <w:rFonts w:hint="eastAsia" w:ascii="宋体" w:hAnsi="宋体"/>
        </w:rPr>
        <w:t>36，40，44，48，52，56，60，64，</w:t>
      </w:r>
      <w:r>
        <w:rPr>
          <w:rFonts w:ascii="宋体" w:hAnsi="宋体"/>
        </w:rPr>
        <w:t>149，153，157，161，165），信道范围符合802.11协议要求。</w:t>
      </w:r>
      <w:r>
        <w:rPr>
          <w:rFonts w:hint="eastAsia" w:ascii="宋体" w:hAnsi="宋体"/>
        </w:rPr>
        <w:t>信道</w:t>
      </w:r>
      <w:r>
        <w:rPr>
          <w:rFonts w:ascii="宋体" w:hAnsi="宋体"/>
        </w:rPr>
        <w:t>52</w:t>
      </w:r>
      <w:r>
        <w:rPr>
          <w:rFonts w:hint="eastAsia" w:ascii="宋体" w:hAnsi="宋体"/>
        </w:rPr>
        <w:t>，</w:t>
      </w:r>
      <w:r>
        <w:rPr>
          <w:rFonts w:ascii="宋体" w:hAnsi="宋体"/>
        </w:rPr>
        <w:t>56</w:t>
      </w:r>
      <w:r>
        <w:rPr>
          <w:rFonts w:hint="eastAsia" w:ascii="宋体" w:hAnsi="宋体"/>
        </w:rPr>
        <w:t>，</w:t>
      </w:r>
      <w:r>
        <w:rPr>
          <w:rFonts w:ascii="宋体" w:hAnsi="宋体"/>
        </w:rPr>
        <w:t>60</w:t>
      </w:r>
      <w:r>
        <w:rPr>
          <w:rFonts w:hint="eastAsia" w:ascii="宋体" w:hAnsi="宋体"/>
        </w:rPr>
        <w:t>，</w:t>
      </w:r>
      <w:r>
        <w:rPr>
          <w:rFonts w:ascii="宋体" w:hAnsi="宋体"/>
        </w:rPr>
        <w:t>64</w:t>
      </w:r>
      <w:r>
        <w:rPr>
          <w:rFonts w:hint="eastAsia" w:ascii="宋体" w:hAnsi="宋体"/>
        </w:rPr>
        <w:t>启用时应支持</w:t>
      </w:r>
      <w:r>
        <w:rPr>
          <w:rFonts w:ascii="宋体" w:hAnsi="宋体"/>
        </w:rPr>
        <w:t>DFS</w:t>
      </w:r>
      <w:r>
        <w:rPr>
          <w:rFonts w:hint="eastAsia" w:ascii="宋体" w:hAnsi="宋体"/>
        </w:rPr>
        <w:t>功能，满足工信部无函〔2012〕620号“工业和信息化部发布5150-5350兆赫兹频段无线接入系统频率使用相关事宜的通知”的具体要求。</w:t>
      </w:r>
    </w:p>
    <w:p>
      <w:pPr>
        <w:numPr>
          <w:ilvl w:val="0"/>
          <w:numId w:val="22"/>
        </w:numPr>
        <w:spacing w:before="0" w:afterLines="0"/>
        <w:rPr>
          <w:rFonts w:ascii="宋体" w:hAnsi="宋体"/>
        </w:rPr>
      </w:pPr>
      <w:r>
        <w:rPr>
          <w:rFonts w:hint="eastAsia" w:ascii="宋体" w:hAnsi="宋体"/>
        </w:rPr>
        <w:t>应支持自动信道选择和手工配置两种方式，默认自动信道选择方式。自动</w:t>
      </w:r>
      <w:r>
        <w:rPr>
          <w:rFonts w:ascii="宋体" w:hAnsi="宋体"/>
        </w:rPr>
        <w:t>信道选择方式</w:t>
      </w:r>
      <w:r>
        <w:rPr>
          <w:rFonts w:hint="eastAsia" w:ascii="宋体" w:hAnsi="宋体"/>
        </w:rPr>
        <w:t>要求如下：</w:t>
      </w:r>
    </w:p>
    <w:p>
      <w:pPr>
        <w:numPr>
          <w:ilvl w:val="0"/>
          <w:numId w:val="26"/>
        </w:numPr>
        <w:spacing w:before="0" w:afterLines="0"/>
        <w:rPr>
          <w:rFonts w:ascii="宋体" w:hAnsi="宋体"/>
        </w:rPr>
      </w:pPr>
      <w:r>
        <w:rPr>
          <w:rFonts w:hint="eastAsia" w:ascii="宋体" w:hAnsi="宋体"/>
        </w:rPr>
        <w:t>应支持在开机时刻自动选择干扰较小的信道。</w:t>
      </w:r>
    </w:p>
    <w:p>
      <w:pPr>
        <w:numPr>
          <w:ilvl w:val="0"/>
          <w:numId w:val="26"/>
        </w:numPr>
        <w:spacing w:before="0" w:afterLines="0"/>
        <w:rPr>
          <w:rFonts w:ascii="宋体" w:hAnsi="宋体"/>
        </w:rPr>
      </w:pPr>
      <w:r>
        <w:rPr>
          <w:rFonts w:hint="eastAsia" w:ascii="宋体" w:hAnsi="宋体"/>
        </w:rPr>
        <w:t>应支持</w:t>
      </w:r>
      <w:r>
        <w:rPr>
          <w:rFonts w:ascii="宋体" w:hAnsi="宋体"/>
        </w:rPr>
        <w:t>根据</w:t>
      </w:r>
      <w:r>
        <w:rPr>
          <w:rFonts w:hint="eastAsia" w:ascii="宋体" w:hAnsi="宋体"/>
        </w:rPr>
        <w:t>DBus接口</w:t>
      </w:r>
      <w:r>
        <w:rPr>
          <w:rFonts w:ascii="宋体" w:hAnsi="宋体"/>
        </w:rPr>
        <w:t>命令</w:t>
      </w:r>
      <w:r>
        <w:rPr>
          <w:rFonts w:hint="eastAsia" w:ascii="宋体" w:hAnsi="宋体"/>
        </w:rPr>
        <w:t>探测</w:t>
      </w:r>
      <w:r>
        <w:rPr>
          <w:rFonts w:ascii="宋体" w:hAnsi="宋体"/>
        </w:rPr>
        <w:t>周边信道使用</w:t>
      </w:r>
      <w:r>
        <w:rPr>
          <w:rFonts w:hint="eastAsia" w:ascii="宋体" w:hAnsi="宋体"/>
        </w:rPr>
        <w:t>情况</w:t>
      </w:r>
      <w:r>
        <w:rPr>
          <w:rFonts w:ascii="宋体" w:hAnsi="宋体"/>
        </w:rPr>
        <w:t>并反馈</w:t>
      </w:r>
      <w:r>
        <w:rPr>
          <w:rFonts w:hint="eastAsia" w:ascii="宋体" w:hAnsi="宋体"/>
        </w:rPr>
        <w:t>结果</w:t>
      </w:r>
      <w:r>
        <w:rPr>
          <w:rFonts w:ascii="宋体" w:hAnsi="宋体"/>
        </w:rPr>
        <w:t>。</w:t>
      </w:r>
    </w:p>
    <w:p>
      <w:pPr>
        <w:numPr>
          <w:ilvl w:val="0"/>
          <w:numId w:val="26"/>
        </w:numPr>
        <w:spacing w:before="0" w:afterLines="0"/>
        <w:rPr>
          <w:rFonts w:ascii="宋体" w:hAnsi="宋体"/>
        </w:rPr>
      </w:pPr>
      <w:r>
        <w:rPr>
          <w:rFonts w:hint="eastAsia" w:ascii="宋体" w:hAnsi="宋体"/>
        </w:rPr>
        <w:t>应支持</w:t>
      </w:r>
      <w:r>
        <w:rPr>
          <w:rFonts w:ascii="宋体" w:hAnsi="宋体"/>
        </w:rPr>
        <w:t>根据</w:t>
      </w:r>
      <w:r>
        <w:rPr>
          <w:rFonts w:hint="eastAsia" w:ascii="宋体" w:hAnsi="宋体"/>
        </w:rPr>
        <w:t>DBus接口</w:t>
      </w:r>
      <w:r>
        <w:rPr>
          <w:rFonts w:ascii="宋体" w:hAnsi="宋体"/>
        </w:rPr>
        <w:t>命令触发自动信道选择。</w:t>
      </w:r>
    </w:p>
    <w:p>
      <w:pPr>
        <w:numPr>
          <w:ilvl w:val="0"/>
          <w:numId w:val="26"/>
        </w:numPr>
        <w:spacing w:before="0" w:afterLines="0"/>
        <w:rPr>
          <w:rFonts w:ascii="宋体" w:hAnsi="宋体"/>
        </w:rPr>
      </w:pPr>
      <w:r>
        <w:rPr>
          <w:rFonts w:hint="eastAsia" w:ascii="宋体" w:hAnsi="宋体"/>
        </w:rPr>
        <w:t>2.4G</w:t>
      </w:r>
      <w:r>
        <w:rPr>
          <w:rFonts w:ascii="宋体" w:hAnsi="宋体"/>
        </w:rPr>
        <w:t>Hz</w:t>
      </w:r>
      <w:r>
        <w:rPr>
          <w:rFonts w:hint="eastAsia" w:ascii="宋体" w:hAnsi="宋体"/>
        </w:rPr>
        <w:t>频段仅在channel 1～11做选择（优先选择channel 1、6、11）。</w:t>
      </w:r>
    </w:p>
    <w:p>
      <w:pPr>
        <w:numPr>
          <w:ilvl w:val="0"/>
          <w:numId w:val="22"/>
        </w:numPr>
        <w:spacing w:before="0" w:afterLines="0"/>
        <w:rPr>
          <w:rFonts w:ascii="宋体" w:hAnsi="宋体"/>
        </w:rPr>
      </w:pPr>
      <w:r>
        <w:rPr>
          <w:rFonts w:hint="eastAsia" w:ascii="宋体" w:hAnsi="宋体"/>
        </w:rPr>
        <w:t>应支持发射功率可调（电信维护账号、用户账号、ITMS和智家平台均可配置）。2.4GHz频段默认发射功率（包含天线增益）应达到95~100mW；5GHz频段默认发射功率（包含天线增益）应达到190~200mW，工作在5725~5850MHz最大发射功率宜达到400~500mW。</w:t>
      </w:r>
    </w:p>
    <w:p>
      <w:pPr>
        <w:numPr>
          <w:ilvl w:val="0"/>
          <w:numId w:val="22"/>
        </w:numPr>
        <w:spacing w:before="0" w:afterLines="0"/>
        <w:rPr>
          <w:rFonts w:ascii="宋体" w:hAnsi="宋体"/>
        </w:rPr>
      </w:pPr>
      <w:r>
        <w:rPr>
          <w:rFonts w:hint="eastAsia" w:ascii="宋体" w:hAnsi="宋体"/>
        </w:rPr>
        <w:t>应支持视频业务流组播转单播的功能要求。</w:t>
      </w:r>
    </w:p>
    <w:p>
      <w:pPr>
        <w:numPr>
          <w:ilvl w:val="0"/>
          <w:numId w:val="22"/>
        </w:numPr>
        <w:spacing w:before="0" w:afterLines="0"/>
        <w:rPr>
          <w:rFonts w:ascii="宋体" w:hAnsi="宋体"/>
        </w:rPr>
      </w:pPr>
      <w:r>
        <w:rPr>
          <w:rFonts w:ascii="宋体" w:hAnsi="宋体"/>
        </w:rPr>
        <w:t>应提供统计功能，宜至少支持IEEE 802.11-1999 附录D MIB库中规定的“dot11Counters TABLE”中的所有统计项</w:t>
      </w:r>
      <w:r>
        <w:rPr>
          <w:rFonts w:hint="eastAsia" w:ascii="宋体" w:hAnsi="宋体"/>
        </w:rPr>
        <w:t>。</w:t>
      </w:r>
    </w:p>
    <w:p>
      <w:pPr>
        <w:numPr>
          <w:ilvl w:val="0"/>
          <w:numId w:val="22"/>
        </w:numPr>
        <w:spacing w:before="0" w:afterLines="0"/>
        <w:rPr>
          <w:rFonts w:ascii="宋体" w:hAnsi="宋体"/>
        </w:rPr>
      </w:pPr>
      <w:r>
        <w:rPr>
          <w:rFonts w:ascii="宋体" w:hAnsi="宋体"/>
        </w:rPr>
        <w:t>智能家庭网关应具备和其它WLAN设备的良好兼容性，应通过WiFi联盟认证</w:t>
      </w:r>
      <w:r>
        <w:rPr>
          <w:rFonts w:hint="eastAsia" w:ascii="宋体" w:hAnsi="宋体"/>
        </w:rPr>
        <w:t>。对于支持Wi-Fi 6的设备应通过Wi-Fi联盟的Wi-Fi 6认证（Wi-Fi CERTIFIED 6™）。</w:t>
      </w:r>
    </w:p>
    <w:p>
      <w:pPr>
        <w:numPr>
          <w:ilvl w:val="0"/>
          <w:numId w:val="22"/>
        </w:numPr>
        <w:spacing w:before="0" w:afterLines="0"/>
        <w:rPr>
          <w:rFonts w:ascii="宋体" w:hAnsi="宋体"/>
        </w:rPr>
      </w:pPr>
      <w:r>
        <w:rPr>
          <w:rFonts w:hint="eastAsia" w:ascii="宋体" w:hAnsi="宋体"/>
        </w:rPr>
        <w:t>应支持</w:t>
      </w:r>
      <w:r>
        <w:rPr>
          <w:rFonts w:ascii="宋体" w:hAnsi="宋体"/>
        </w:rPr>
        <w:t>802.11k/v/r要求，实现与周边AP设备以及不同频段之间的负载均衡，支持客户端设备在家庭网关与周边AP设备以及不同频段之间的无缝漫游。</w:t>
      </w:r>
    </w:p>
    <w:p>
      <w:pPr>
        <w:numPr>
          <w:ilvl w:val="0"/>
          <w:numId w:val="22"/>
        </w:numPr>
        <w:spacing w:before="0" w:afterLines="0"/>
        <w:rPr>
          <w:rFonts w:ascii="宋体" w:hAnsi="宋体"/>
        </w:rPr>
      </w:pPr>
      <w:r>
        <w:rPr>
          <w:rFonts w:hint="eastAsia" w:ascii="宋体" w:hAnsi="宋体"/>
        </w:rPr>
        <w:t>应支持数据帧汇聚 (Frame Aggregation)，支持把两个以上的帧组合成一个帧传输，减少协议开销，提高信道利用率。</w:t>
      </w:r>
    </w:p>
    <w:p>
      <w:pPr>
        <w:numPr>
          <w:ilvl w:val="0"/>
          <w:numId w:val="22"/>
        </w:numPr>
        <w:spacing w:before="0" w:afterLines="0"/>
        <w:rPr>
          <w:rFonts w:ascii="宋体" w:hAnsi="宋体"/>
        </w:rPr>
      </w:pPr>
      <w:r>
        <w:rPr>
          <w:rFonts w:hint="eastAsia" w:ascii="宋体" w:hAnsi="宋体"/>
        </w:rPr>
        <w:t>应支持块应答 (Block ACK)，支持对接收到的多个帧用一个帧回应，让发送方只重传没有接收成功的帧。对于支持Wi-Fi 6的设备，应支持C-BA（Compressed Block Ack）和M-BA（Multi-STA BlockAck）。</w:t>
      </w:r>
    </w:p>
    <w:p>
      <w:pPr>
        <w:numPr>
          <w:ilvl w:val="0"/>
          <w:numId w:val="22"/>
        </w:numPr>
        <w:spacing w:before="0" w:afterLines="0"/>
        <w:rPr>
          <w:rFonts w:ascii="宋体" w:hAnsi="宋体"/>
        </w:rPr>
      </w:pPr>
      <w:r>
        <w:rPr>
          <w:rFonts w:hint="eastAsia" w:ascii="宋体" w:hAnsi="宋体"/>
        </w:rPr>
        <w:t>2.4GHz频段</w:t>
      </w:r>
      <w:r>
        <w:rPr>
          <w:rFonts w:hint="eastAsia" w:ascii="宋体" w:hAnsi="宋体"/>
          <w:kern w:val="0"/>
          <w:szCs w:val="21"/>
        </w:rPr>
        <w:t>宜支持隐式波束成型技术，</w:t>
      </w:r>
      <w:r>
        <w:rPr>
          <w:rFonts w:hint="eastAsia" w:ascii="宋体" w:hAnsi="宋体"/>
        </w:rPr>
        <w:t>且符合802.11n规范9.19中的规定。5GHz频段应支持显式，且符合802.11ac规范中的规定；宜支持隐式波束成型技术。对于支持Wi-Fi 6的设备，2.4GHz和5GHz频段都应支持波束成形技术，且符合802.11ax规范中的规定。</w:t>
      </w:r>
    </w:p>
    <w:p>
      <w:pPr>
        <w:numPr>
          <w:ilvl w:val="0"/>
          <w:numId w:val="22"/>
        </w:numPr>
        <w:spacing w:before="0" w:afterLines="0"/>
        <w:rPr>
          <w:rFonts w:ascii="宋体" w:hAnsi="宋体"/>
        </w:rPr>
      </w:pPr>
      <w:r>
        <w:rPr>
          <w:rFonts w:hint="eastAsia" w:ascii="宋体" w:hAnsi="宋体"/>
        </w:rPr>
        <w:t>应支持400ns、800ns两种保护间隔，保护间隔可使用电信维护账号进行配置，并支持TR069远程配置，5GHz频段默认使用400ns。</w:t>
      </w:r>
    </w:p>
    <w:p>
      <w:pPr>
        <w:numPr>
          <w:ilvl w:val="0"/>
          <w:numId w:val="22"/>
        </w:numPr>
        <w:spacing w:before="0" w:afterLines="0"/>
        <w:rPr>
          <w:rFonts w:ascii="宋体" w:hAnsi="宋体"/>
        </w:rPr>
      </w:pPr>
      <w:r>
        <w:rPr>
          <w:rFonts w:hint="eastAsia" w:ascii="宋体" w:hAnsi="宋体"/>
        </w:rPr>
        <w:t>2.4GHz频段可选支持802.11n规范STBC、LDPC功能，符合802.11n协议相关规定。5GHz频段应支持LDPC，符合802.11ac规范中的规定。对于支持Wi-Fi 6的设备，应支持LDPC，符合802.11ax规范中的规定</w:t>
      </w:r>
    </w:p>
    <w:p>
      <w:pPr>
        <w:numPr>
          <w:ilvl w:val="0"/>
          <w:numId w:val="22"/>
        </w:numPr>
        <w:spacing w:before="0" w:afterLines="0"/>
        <w:rPr>
          <w:rFonts w:ascii="宋体" w:hAnsi="宋体"/>
        </w:rPr>
      </w:pPr>
      <w:r>
        <w:rPr>
          <w:rFonts w:hint="eastAsia" w:ascii="宋体" w:hAnsi="宋体"/>
        </w:rPr>
        <w:t>2.4GHz频段应支持802.11n规范MLD（</w:t>
      </w:r>
      <w:r>
        <w:rPr>
          <w:rFonts w:ascii="宋体" w:hAnsi="宋体"/>
        </w:rPr>
        <w:t>Maximum-Likelihood Decoding</w:t>
      </w:r>
      <w:r>
        <w:rPr>
          <w:rFonts w:hint="eastAsia" w:ascii="宋体" w:hAnsi="宋体"/>
        </w:rPr>
        <w:t>）功能，符合802.11n协议相关规定。</w:t>
      </w:r>
    </w:p>
    <w:p>
      <w:pPr>
        <w:numPr>
          <w:ilvl w:val="0"/>
          <w:numId w:val="22"/>
        </w:numPr>
        <w:spacing w:before="0" w:afterLines="0"/>
        <w:rPr>
          <w:rFonts w:ascii="宋体" w:hAnsi="宋体"/>
        </w:rPr>
      </w:pPr>
      <w:r>
        <w:rPr>
          <w:rFonts w:hint="eastAsia" w:ascii="宋体" w:hAnsi="宋体"/>
        </w:rPr>
        <w:t>5GHz频段应满足以下要求：</w:t>
      </w:r>
    </w:p>
    <w:p>
      <w:pPr>
        <w:numPr>
          <w:ilvl w:val="0"/>
          <w:numId w:val="27"/>
        </w:numPr>
        <w:spacing w:before="0" w:afterLines="0"/>
        <w:rPr>
          <w:rFonts w:ascii="宋体" w:hAnsi="宋体"/>
        </w:rPr>
      </w:pPr>
      <w:r>
        <w:rPr>
          <w:rFonts w:hint="eastAsia" w:ascii="宋体" w:hAnsi="宋体"/>
        </w:rPr>
        <w:t>应支持基于最大延迟时间的数据重传控制。尝试发送数据包若超过时间门限仍未成功则丢弃该数据包。超时门限值可使用电信维护账号进行配置，默认为20ms。</w:t>
      </w:r>
    </w:p>
    <w:p>
      <w:pPr>
        <w:numPr>
          <w:ilvl w:val="0"/>
          <w:numId w:val="27"/>
        </w:numPr>
        <w:spacing w:before="0" w:afterLines="0"/>
        <w:rPr>
          <w:rFonts w:ascii="宋体" w:hAnsi="宋体"/>
        </w:rPr>
      </w:pPr>
      <w:r>
        <w:rPr>
          <w:rFonts w:hint="eastAsia" w:ascii="宋体" w:hAnsi="宋体"/>
        </w:rPr>
        <w:t>宜支持业务服务质量管理。智能家庭网关对于多个5GHz频段客户端按照业务承载状态区分优先级，优先保障已连接的组播及点播视频业务质量。当一个客户端申请加入组播或点播时，不应该降低已在承载组播及点播业务客户端的服务质量。</w:t>
      </w:r>
    </w:p>
    <w:p>
      <w:pPr>
        <w:numPr>
          <w:ilvl w:val="0"/>
          <w:numId w:val="22"/>
        </w:numPr>
        <w:spacing w:before="0" w:afterLines="0"/>
        <w:rPr>
          <w:rFonts w:ascii="宋体" w:hAnsi="宋体"/>
        </w:rPr>
      </w:pPr>
      <w:r>
        <w:rPr>
          <w:rFonts w:hint="eastAsia" w:ascii="宋体" w:hAnsi="宋体"/>
        </w:rPr>
        <w:t>双频设备应支持BandSteering功能。在开启双频合一模式时，根据</w:t>
      </w:r>
      <w:r>
        <w:rPr>
          <w:rFonts w:ascii="宋体" w:hAnsi="宋体"/>
        </w:rPr>
        <w:t>两个</w:t>
      </w:r>
      <w:r>
        <w:rPr>
          <w:rFonts w:hint="eastAsia" w:ascii="宋体" w:hAnsi="宋体"/>
        </w:rPr>
        <w:t>频段的信号质量及负载情况协同支持Band Steering的双频客户端进行频段切换：</w:t>
      </w:r>
    </w:p>
    <w:p>
      <w:pPr>
        <w:pStyle w:val="345"/>
        <w:numPr>
          <w:ilvl w:val="0"/>
          <w:numId w:val="28"/>
        </w:numPr>
        <w:spacing w:after="12"/>
        <w:ind w:firstLineChars="0"/>
        <w:rPr>
          <w:rFonts w:ascii="宋体" w:hAnsi="宋体"/>
        </w:rPr>
      </w:pPr>
      <w:r>
        <w:rPr>
          <w:rFonts w:hint="eastAsia" w:ascii="宋体" w:hAnsi="宋体"/>
        </w:rPr>
        <w:t>应支持自动识别并</w:t>
      </w:r>
      <w:r>
        <w:rPr>
          <w:rFonts w:ascii="宋体" w:hAnsi="宋体"/>
        </w:rPr>
        <w:t>记录支持</w:t>
      </w:r>
      <w:r>
        <w:rPr>
          <w:rFonts w:hint="eastAsia" w:ascii="宋体" w:hAnsi="宋体"/>
        </w:rPr>
        <w:t>Band St</w:t>
      </w:r>
      <w:r>
        <w:rPr>
          <w:rFonts w:ascii="宋体" w:hAnsi="宋体"/>
        </w:rPr>
        <w:t>eering</w:t>
      </w:r>
      <w:r>
        <w:rPr>
          <w:rFonts w:hint="eastAsia" w:ascii="宋体" w:hAnsi="宋体"/>
        </w:rPr>
        <w:t>的双频客户端。</w:t>
      </w:r>
    </w:p>
    <w:p>
      <w:pPr>
        <w:pStyle w:val="345"/>
        <w:numPr>
          <w:ilvl w:val="0"/>
          <w:numId w:val="28"/>
        </w:numPr>
        <w:spacing w:after="12"/>
        <w:ind w:firstLineChars="0"/>
        <w:rPr>
          <w:rFonts w:ascii="宋体" w:hAnsi="宋体"/>
        </w:rPr>
      </w:pPr>
      <w:r>
        <w:rPr>
          <w:rFonts w:hint="eastAsia" w:ascii="宋体" w:hAnsi="宋体"/>
        </w:rPr>
        <w:t>对于</w:t>
      </w:r>
      <w:r>
        <w:rPr>
          <w:rFonts w:ascii="宋体" w:hAnsi="宋体"/>
        </w:rPr>
        <w:t>支持</w:t>
      </w:r>
      <w:r>
        <w:rPr>
          <w:rFonts w:hint="eastAsia" w:ascii="宋体" w:hAnsi="宋体"/>
        </w:rPr>
        <w:t>Band Steering双频</w:t>
      </w:r>
      <w:r>
        <w:rPr>
          <w:rFonts w:ascii="宋体" w:hAnsi="宋体"/>
        </w:rPr>
        <w:t>客户端，基于以下策略</w:t>
      </w:r>
      <w:r>
        <w:rPr>
          <w:rFonts w:hint="eastAsia" w:ascii="宋体" w:hAnsi="宋体"/>
        </w:rPr>
        <w:t>引导</w:t>
      </w:r>
      <w:r>
        <w:rPr>
          <w:rFonts w:ascii="宋体" w:hAnsi="宋体"/>
        </w:rPr>
        <w:t>其接入推荐的</w:t>
      </w:r>
      <w:r>
        <w:rPr>
          <w:rFonts w:hint="eastAsia" w:ascii="宋体" w:hAnsi="宋体"/>
        </w:rPr>
        <w:t>频段</w:t>
      </w:r>
      <w:r>
        <w:rPr>
          <w:rFonts w:ascii="宋体" w:hAnsi="宋体"/>
        </w:rPr>
        <w:t>：</w:t>
      </w:r>
    </w:p>
    <w:p>
      <w:pPr>
        <w:pStyle w:val="345"/>
        <w:numPr>
          <w:ilvl w:val="0"/>
          <w:numId w:val="29"/>
        </w:numPr>
        <w:spacing w:after="12"/>
        <w:ind w:firstLineChars="0"/>
        <w:rPr>
          <w:rFonts w:ascii="宋体" w:hAnsi="宋体"/>
        </w:rPr>
      </w:pPr>
      <w:r>
        <w:rPr>
          <w:rFonts w:hint="eastAsia"/>
        </w:rPr>
        <w:t>在双频无线客户端连接家庭网关设备时，应</w:t>
      </w:r>
      <w:r>
        <w:t>引导其</w:t>
      </w:r>
      <w:r>
        <w:rPr>
          <w:rFonts w:hint="eastAsia"/>
        </w:rPr>
        <w:t>优先连接</w:t>
      </w:r>
      <w:r>
        <w:t>5G</w:t>
      </w:r>
      <w:r>
        <w:rPr>
          <w:rFonts w:hint="eastAsia"/>
        </w:rPr>
        <w:t>频段。</w:t>
      </w:r>
    </w:p>
    <w:p>
      <w:pPr>
        <w:pStyle w:val="345"/>
        <w:numPr>
          <w:ilvl w:val="0"/>
          <w:numId w:val="29"/>
        </w:numPr>
        <w:spacing w:after="12"/>
        <w:ind w:firstLineChars="0"/>
        <w:rPr>
          <w:rFonts w:ascii="宋体" w:hAnsi="宋体"/>
        </w:rPr>
      </w:pPr>
      <w:r>
        <w:rPr>
          <w:rFonts w:hint="eastAsia" w:ascii="宋体" w:hAnsi="宋体"/>
        </w:rPr>
        <w:t>在检测到5G频段</w:t>
      </w:r>
      <w:r>
        <w:rPr>
          <w:rFonts w:ascii="宋体" w:hAnsi="宋体"/>
        </w:rPr>
        <w:t>下挂</w:t>
      </w:r>
      <w:r>
        <w:rPr>
          <w:rFonts w:hint="eastAsia" w:ascii="宋体" w:hAnsi="宋体"/>
        </w:rPr>
        <w:t>客户端信号</w:t>
      </w:r>
      <w:r>
        <w:rPr>
          <w:rFonts w:ascii="宋体" w:hAnsi="宋体"/>
        </w:rPr>
        <w:t>强度</w:t>
      </w:r>
      <w:r>
        <w:rPr>
          <w:rFonts w:hint="eastAsia" w:ascii="宋体" w:hAnsi="宋体"/>
        </w:rPr>
        <w:t>低于</w:t>
      </w:r>
      <w:r>
        <w:rPr>
          <w:rFonts w:ascii="宋体" w:hAnsi="宋体"/>
        </w:rPr>
        <w:t>所</w:t>
      </w:r>
      <w:r>
        <w:rPr>
          <w:rFonts w:hint="eastAsia" w:ascii="宋体" w:hAnsi="宋体"/>
        </w:rPr>
        <w:t>设定的阈值时，应引导其切换到2.4G频段。</w:t>
      </w:r>
    </w:p>
    <w:p>
      <w:pPr>
        <w:pStyle w:val="345"/>
        <w:numPr>
          <w:ilvl w:val="0"/>
          <w:numId w:val="29"/>
        </w:numPr>
        <w:spacing w:after="12"/>
        <w:ind w:firstLineChars="0"/>
        <w:rPr>
          <w:rFonts w:ascii="宋体" w:hAnsi="宋体"/>
        </w:rPr>
      </w:pPr>
      <w:r>
        <w:rPr>
          <w:rFonts w:hint="eastAsia" w:ascii="宋体" w:hAnsi="宋体"/>
        </w:rPr>
        <w:t>在检测到2.4G频段</w:t>
      </w:r>
      <w:r>
        <w:rPr>
          <w:rFonts w:ascii="宋体" w:hAnsi="宋体"/>
        </w:rPr>
        <w:t>下挂</w:t>
      </w:r>
      <w:r>
        <w:rPr>
          <w:rFonts w:hint="eastAsia" w:ascii="宋体" w:hAnsi="宋体"/>
        </w:rPr>
        <w:t>客户端信号</w:t>
      </w:r>
      <w:r>
        <w:rPr>
          <w:rFonts w:ascii="宋体" w:hAnsi="宋体"/>
        </w:rPr>
        <w:t>强度</w:t>
      </w:r>
      <w:r>
        <w:rPr>
          <w:rFonts w:hint="eastAsia" w:ascii="宋体" w:hAnsi="宋体"/>
        </w:rPr>
        <w:t>高于</w:t>
      </w:r>
      <w:r>
        <w:rPr>
          <w:rFonts w:ascii="宋体" w:hAnsi="宋体"/>
        </w:rPr>
        <w:t>所</w:t>
      </w:r>
      <w:r>
        <w:rPr>
          <w:rFonts w:hint="eastAsia" w:ascii="宋体" w:hAnsi="宋体"/>
        </w:rPr>
        <w:t>设阈值且5G频段</w:t>
      </w:r>
      <w:r>
        <w:rPr>
          <w:rFonts w:ascii="宋体" w:hAnsi="宋体"/>
        </w:rPr>
        <w:t>的</w:t>
      </w:r>
      <w:r>
        <w:rPr>
          <w:rFonts w:hint="eastAsia" w:ascii="宋体" w:hAnsi="宋体"/>
        </w:rPr>
        <w:t>信道负载低于所设</w:t>
      </w:r>
      <w:r>
        <w:rPr>
          <w:rFonts w:ascii="宋体" w:hAnsi="宋体"/>
        </w:rPr>
        <w:t>阈值</w:t>
      </w:r>
      <w:r>
        <w:rPr>
          <w:rFonts w:hint="eastAsia" w:ascii="宋体" w:hAnsi="宋体"/>
        </w:rPr>
        <w:t>时，应引导其切换到</w:t>
      </w:r>
      <w:r>
        <w:rPr>
          <w:rFonts w:ascii="宋体" w:hAnsi="宋体"/>
        </w:rPr>
        <w:t>5</w:t>
      </w:r>
      <w:r>
        <w:rPr>
          <w:rFonts w:hint="eastAsia" w:ascii="宋体" w:hAnsi="宋体"/>
        </w:rPr>
        <w:t>G频段。</w:t>
      </w:r>
    </w:p>
    <w:p>
      <w:pPr>
        <w:pStyle w:val="345"/>
        <w:numPr>
          <w:ilvl w:val="0"/>
          <w:numId w:val="29"/>
        </w:numPr>
        <w:spacing w:after="12"/>
        <w:ind w:firstLineChars="0"/>
        <w:rPr>
          <w:rFonts w:ascii="宋体" w:hAnsi="宋体"/>
        </w:rPr>
      </w:pPr>
      <w:r>
        <w:rPr>
          <w:rFonts w:ascii="宋体" w:hAnsi="宋体"/>
        </w:rPr>
        <w:t>阈值</w:t>
      </w:r>
      <w:r>
        <w:rPr>
          <w:rFonts w:hint="eastAsia" w:ascii="宋体" w:hAnsi="宋体"/>
        </w:rPr>
        <w:t>应</w:t>
      </w:r>
      <w:r>
        <w:rPr>
          <w:rFonts w:ascii="宋体" w:hAnsi="宋体"/>
        </w:rPr>
        <w:t>缺省</w:t>
      </w:r>
      <w:r>
        <w:rPr>
          <w:rFonts w:hint="eastAsia" w:ascii="宋体" w:hAnsi="宋体"/>
        </w:rPr>
        <w:t>预</w:t>
      </w:r>
      <w:r>
        <w:rPr>
          <w:rFonts w:ascii="宋体" w:hAnsi="宋体"/>
        </w:rPr>
        <w:t>置</w:t>
      </w:r>
      <w:r>
        <w:rPr>
          <w:rFonts w:hint="eastAsia" w:ascii="宋体" w:hAnsi="宋体"/>
        </w:rPr>
        <w:t>，</w:t>
      </w:r>
      <w:r>
        <w:rPr>
          <w:rFonts w:ascii="宋体" w:hAnsi="宋体"/>
        </w:rPr>
        <w:t>且</w:t>
      </w:r>
      <w:r>
        <w:rPr>
          <w:rFonts w:hint="eastAsia" w:ascii="宋体" w:hAnsi="宋体"/>
        </w:rPr>
        <w:t>可通过DBus接口</w:t>
      </w:r>
      <w:r>
        <w:rPr>
          <w:rFonts w:ascii="宋体" w:hAnsi="宋体"/>
        </w:rPr>
        <w:t>命令进行修改。缺省阈值应具备冗余能力，避免乒乓效应。</w:t>
      </w:r>
    </w:p>
    <w:p>
      <w:pPr>
        <w:pStyle w:val="345"/>
        <w:numPr>
          <w:ilvl w:val="0"/>
          <w:numId w:val="29"/>
        </w:numPr>
        <w:spacing w:after="12"/>
        <w:ind w:firstLineChars="0"/>
        <w:rPr>
          <w:rFonts w:ascii="宋体" w:hAnsi="宋体"/>
        </w:rPr>
      </w:pPr>
      <w:r>
        <w:rPr>
          <w:rFonts w:hint="eastAsia" w:ascii="宋体" w:hAnsi="宋体"/>
        </w:rPr>
        <w:t>此策略仅针对</w:t>
      </w:r>
      <w:r>
        <w:rPr>
          <w:rFonts w:ascii="宋体" w:hAnsi="宋体"/>
        </w:rPr>
        <w:t>2.4G-1</w:t>
      </w:r>
      <w:r>
        <w:rPr>
          <w:rFonts w:hint="eastAsia" w:ascii="宋体" w:hAnsi="宋体"/>
        </w:rPr>
        <w:t>和</w:t>
      </w:r>
      <w:r>
        <w:rPr>
          <w:rFonts w:ascii="宋体" w:hAnsi="宋体"/>
        </w:rPr>
        <w:t>5G-1</w:t>
      </w:r>
      <w:r>
        <w:rPr>
          <w:rFonts w:hint="eastAsia" w:ascii="宋体" w:hAnsi="宋体"/>
        </w:rPr>
        <w:t>。</w:t>
      </w:r>
    </w:p>
    <w:p>
      <w:pPr>
        <w:numPr>
          <w:ilvl w:val="0"/>
          <w:numId w:val="22"/>
        </w:numPr>
        <w:spacing w:before="0" w:afterLines="0"/>
        <w:rPr>
          <w:rFonts w:ascii="宋体" w:hAnsi="宋体"/>
        </w:rPr>
      </w:pPr>
      <w:r>
        <w:rPr>
          <w:rFonts w:hint="eastAsia" w:ascii="宋体" w:hAnsi="宋体"/>
        </w:rPr>
        <w:t>对于支持</w:t>
      </w:r>
      <w:r>
        <w:rPr>
          <w:rFonts w:ascii="宋体" w:hAnsi="宋体"/>
        </w:rPr>
        <w:t>Wi-Fi 6的</w:t>
      </w:r>
      <w:r>
        <w:rPr>
          <w:rFonts w:hint="eastAsia" w:ascii="宋体" w:hAnsi="宋体"/>
        </w:rPr>
        <w:t>设备</w:t>
      </w:r>
      <w:r>
        <w:rPr>
          <w:rFonts w:ascii="宋体" w:hAnsi="宋体"/>
        </w:rPr>
        <w:t>还应该满足下列要求：</w:t>
      </w:r>
    </w:p>
    <w:p>
      <w:pPr>
        <w:numPr>
          <w:ilvl w:val="0"/>
          <w:numId w:val="30"/>
        </w:numPr>
        <w:spacing w:before="0" w:afterLines="0"/>
        <w:rPr>
          <w:rFonts w:ascii="宋体" w:hAnsi="宋体"/>
        </w:rPr>
      </w:pPr>
      <w:r>
        <w:rPr>
          <w:rFonts w:ascii="宋体" w:hAnsi="宋体"/>
        </w:rPr>
        <w:t>2.4GHz和5GHz频段均应支持上行和下行OFDMA，基于RU调度STA，并且至少支持同时调度</w:t>
      </w:r>
      <w:r>
        <w:rPr>
          <w:rFonts w:hint="eastAsia" w:ascii="宋体" w:hAnsi="宋体"/>
        </w:rPr>
        <w:t>4/</w:t>
      </w:r>
      <w:r>
        <w:rPr>
          <w:rFonts w:ascii="宋体" w:hAnsi="宋体"/>
        </w:rPr>
        <w:t>8个STA</w:t>
      </w:r>
      <w:r>
        <w:rPr>
          <w:rFonts w:hint="eastAsia" w:ascii="宋体" w:hAnsi="宋体"/>
        </w:rPr>
        <w:t>（</w:t>
      </w:r>
      <w:r>
        <w:rPr>
          <w:rFonts w:hint="eastAsia" w:ascii="宋体" w:hAnsi="宋体"/>
          <w:kern w:val="0"/>
        </w:rPr>
        <w:t>2.4HzG频段4个STA，5GHz频段8个STA）</w:t>
      </w:r>
      <w:r>
        <w:rPr>
          <w:rFonts w:hint="eastAsia" w:ascii="宋体" w:hAnsi="宋体"/>
        </w:rPr>
        <w:t>）</w:t>
      </w:r>
      <w:r>
        <w:rPr>
          <w:rFonts w:ascii="宋体" w:hAnsi="宋体"/>
        </w:rPr>
        <w:t>。</w:t>
      </w:r>
    </w:p>
    <w:p>
      <w:pPr>
        <w:numPr>
          <w:ilvl w:val="0"/>
          <w:numId w:val="30"/>
        </w:numPr>
        <w:spacing w:before="0" w:afterLines="0"/>
        <w:rPr>
          <w:rFonts w:ascii="宋体" w:hAnsi="宋体"/>
        </w:rPr>
      </w:pPr>
      <w:r>
        <w:rPr>
          <w:rFonts w:hint="eastAsia" w:ascii="宋体" w:hAnsi="宋体"/>
        </w:rPr>
        <w:t>应支持Basic</w:t>
      </w:r>
      <w:r>
        <w:rPr>
          <w:rFonts w:ascii="宋体" w:hAnsi="宋体"/>
        </w:rPr>
        <w:t xml:space="preserve"> </w:t>
      </w:r>
      <w:r>
        <w:rPr>
          <w:rFonts w:hint="eastAsia" w:ascii="宋体" w:hAnsi="宋体"/>
        </w:rPr>
        <w:t>Triger触发帧格式。</w:t>
      </w:r>
    </w:p>
    <w:p>
      <w:pPr>
        <w:numPr>
          <w:ilvl w:val="0"/>
          <w:numId w:val="30"/>
        </w:numPr>
        <w:spacing w:before="0" w:afterLines="0"/>
        <w:rPr>
          <w:rFonts w:ascii="宋体" w:hAnsi="宋体"/>
        </w:rPr>
      </w:pPr>
      <w:r>
        <w:rPr>
          <w:rFonts w:hint="eastAsia" w:ascii="宋体" w:hAnsi="宋体"/>
        </w:rPr>
        <w:t>应支持Basic上下行多用户调度交互流程</w:t>
      </w:r>
    </w:p>
    <w:p>
      <w:pPr>
        <w:numPr>
          <w:ilvl w:val="0"/>
          <w:numId w:val="30"/>
        </w:numPr>
        <w:spacing w:before="0" w:afterLines="0"/>
        <w:rPr>
          <w:rFonts w:ascii="宋体" w:hAnsi="宋体"/>
        </w:rPr>
      </w:pPr>
      <w:r>
        <w:rPr>
          <w:rFonts w:hint="eastAsia" w:ascii="宋体" w:hAnsi="宋体"/>
        </w:rPr>
        <w:t>2.4GHz和5GHz频段均应支持1024QAM调制方式。</w:t>
      </w:r>
    </w:p>
    <w:p>
      <w:pPr>
        <w:numPr>
          <w:ilvl w:val="0"/>
          <w:numId w:val="30"/>
        </w:numPr>
        <w:spacing w:before="0" w:afterLines="0"/>
        <w:rPr>
          <w:rFonts w:ascii="宋体" w:hAnsi="宋体"/>
        </w:rPr>
      </w:pPr>
      <w:r>
        <w:rPr>
          <w:rFonts w:hint="eastAsia" w:ascii="宋体" w:hAnsi="宋体"/>
        </w:rPr>
        <w:t>应支持覆盖增强相关技术，包括DCM（Dual</w:t>
      </w:r>
      <w:r>
        <w:rPr>
          <w:rFonts w:ascii="宋体" w:hAnsi="宋体"/>
        </w:rPr>
        <w:t xml:space="preserve"> </w:t>
      </w:r>
      <w:r>
        <w:rPr>
          <w:rFonts w:hint="eastAsia" w:ascii="宋体" w:hAnsi="宋体"/>
        </w:rPr>
        <w:t>Carrier</w:t>
      </w:r>
      <w:r>
        <w:rPr>
          <w:rFonts w:ascii="宋体" w:hAnsi="宋体"/>
        </w:rPr>
        <w:t xml:space="preserve"> </w:t>
      </w:r>
      <w:r>
        <w:rPr>
          <w:rFonts w:hint="eastAsia" w:ascii="宋体" w:hAnsi="宋体"/>
        </w:rPr>
        <w:t>Modulation）和HE</w:t>
      </w:r>
      <w:r>
        <w:rPr>
          <w:rFonts w:ascii="宋体" w:hAnsi="宋体"/>
        </w:rPr>
        <w:t xml:space="preserve"> </w:t>
      </w:r>
      <w:r>
        <w:rPr>
          <w:rFonts w:hint="eastAsia" w:ascii="宋体" w:hAnsi="宋体"/>
        </w:rPr>
        <w:t>ER（Extended</w:t>
      </w:r>
      <w:r>
        <w:rPr>
          <w:rFonts w:ascii="宋体" w:hAnsi="宋体"/>
        </w:rPr>
        <w:t xml:space="preserve"> </w:t>
      </w:r>
      <w:r>
        <w:rPr>
          <w:rFonts w:hint="eastAsia" w:ascii="宋体" w:hAnsi="宋体"/>
        </w:rPr>
        <w:t>Range）</w:t>
      </w:r>
    </w:p>
    <w:p>
      <w:pPr>
        <w:numPr>
          <w:ilvl w:val="0"/>
          <w:numId w:val="30"/>
        </w:numPr>
        <w:spacing w:before="0" w:afterLines="0"/>
        <w:rPr>
          <w:rFonts w:ascii="宋体" w:hAnsi="宋体"/>
        </w:rPr>
      </w:pPr>
      <w:r>
        <w:rPr>
          <w:rFonts w:hint="eastAsia" w:ascii="宋体" w:hAnsi="宋体"/>
        </w:rPr>
        <w:t>宜支持下行MU-MIMO。</w:t>
      </w:r>
    </w:p>
    <w:p>
      <w:pPr>
        <w:numPr>
          <w:ilvl w:val="0"/>
          <w:numId w:val="22"/>
        </w:numPr>
        <w:spacing w:before="0" w:afterLines="0"/>
        <w:rPr>
          <w:rFonts w:ascii="宋体" w:hAnsi="宋体"/>
        </w:rPr>
      </w:pPr>
      <w:r>
        <w:rPr>
          <w:rFonts w:ascii="宋体" w:hAnsi="宋体"/>
        </w:rPr>
        <w:t>AP</w:t>
      </w:r>
      <w:r>
        <w:rPr>
          <w:rFonts w:hint="eastAsia" w:ascii="宋体" w:hAnsi="宋体"/>
        </w:rPr>
        <w:t>外置型网关应支持对外置A</w:t>
      </w:r>
      <w:r>
        <w:rPr>
          <w:rFonts w:ascii="宋体" w:hAnsi="宋体"/>
        </w:rPr>
        <w:t>P</w:t>
      </w:r>
      <w:r>
        <w:rPr>
          <w:rFonts w:hint="eastAsia" w:ascii="宋体" w:hAnsi="宋体"/>
        </w:rPr>
        <w:t>模块的W</w:t>
      </w:r>
      <w:r>
        <w:rPr>
          <w:rFonts w:ascii="宋体" w:hAnsi="宋体"/>
        </w:rPr>
        <w:t>LAN</w:t>
      </w:r>
      <w:r>
        <w:rPr>
          <w:rFonts w:hint="eastAsia" w:ascii="宋体" w:hAnsi="宋体"/>
        </w:rPr>
        <w:t>功能进行管理。</w:t>
      </w:r>
    </w:p>
    <w:p>
      <w:pPr>
        <w:pStyle w:val="102"/>
        <w:numPr>
          <w:ilvl w:val="2"/>
          <w:numId w:val="6"/>
        </w:numPr>
        <w:spacing w:before="156" w:after="156"/>
      </w:pPr>
      <w:bookmarkStart w:id="158" w:name="_Toc257650409"/>
      <w:bookmarkEnd w:id="158"/>
      <w:r>
        <w:rPr>
          <w:rFonts w:hint="eastAsia"/>
        </w:rPr>
        <w:t>智能天线要求</w:t>
      </w:r>
    </w:p>
    <w:p>
      <w:pPr>
        <w:spacing w:after="15"/>
        <w:ind w:firstLine="472" w:firstLineChars="225"/>
        <w:rPr>
          <w:rFonts w:ascii="宋体" w:hAnsi="宋体"/>
        </w:rPr>
      </w:pPr>
      <w:r>
        <w:rPr>
          <w:rFonts w:hint="eastAsia" w:ascii="宋体" w:hAnsi="宋体"/>
        </w:rPr>
        <w:t>应支持水平极化及垂直极化智能天线。</w:t>
      </w:r>
    </w:p>
    <w:p>
      <w:pPr>
        <w:pStyle w:val="102"/>
        <w:numPr>
          <w:ilvl w:val="2"/>
          <w:numId w:val="6"/>
        </w:numPr>
        <w:spacing w:before="156" w:after="156"/>
      </w:pPr>
      <w:r>
        <w:rPr>
          <w:rFonts w:hint="eastAsia"/>
        </w:rPr>
        <w:t>PA及LNA增强要求</w:t>
      </w:r>
    </w:p>
    <w:p>
      <w:pPr>
        <w:spacing w:after="15"/>
        <w:ind w:firstLine="472" w:firstLineChars="225"/>
        <w:rPr>
          <w:rFonts w:ascii="宋体" w:hAnsi="宋体"/>
        </w:rPr>
      </w:pPr>
      <w:r>
        <w:rPr>
          <w:rFonts w:hint="eastAsia" w:ascii="宋体" w:hAnsi="宋体"/>
        </w:rPr>
        <w:t>应支持在缺省配置的基础上，通过同时提升发射功率和接收灵敏度来改善无线覆盖效果。</w:t>
      </w:r>
    </w:p>
    <w:p>
      <w:pPr>
        <w:pStyle w:val="102"/>
        <w:numPr>
          <w:ilvl w:val="2"/>
          <w:numId w:val="6"/>
        </w:numPr>
        <w:spacing w:before="156" w:after="156"/>
      </w:pPr>
      <w:r>
        <w:rPr>
          <w:rFonts w:hint="eastAsia"/>
        </w:rPr>
        <w:t>WPS功能要求</w:t>
      </w:r>
    </w:p>
    <w:p>
      <w:pPr>
        <w:spacing w:after="15"/>
        <w:ind w:firstLine="472" w:firstLineChars="225"/>
        <w:rPr>
          <w:rFonts w:ascii="宋体" w:hAnsi="宋体"/>
        </w:rPr>
      </w:pPr>
      <w:r>
        <w:rPr>
          <w:rFonts w:ascii="宋体" w:hAnsi="宋体"/>
        </w:rPr>
        <w:t>应支持WiFi Protected Setup（简称WPS）规范</w:t>
      </w:r>
      <w:r>
        <w:rPr>
          <w:rFonts w:hint="eastAsia" w:ascii="宋体" w:hAnsi="宋体"/>
        </w:rPr>
        <w:t>，支持Push Button的无线密钥协商及设备连接功能，</w:t>
      </w:r>
      <w:r>
        <w:rPr>
          <w:rFonts w:ascii="宋体" w:hAnsi="宋体"/>
        </w:rPr>
        <w:t>具体</w:t>
      </w:r>
      <w:r>
        <w:rPr>
          <w:rFonts w:hint="eastAsia" w:ascii="宋体" w:hAnsi="宋体"/>
        </w:rPr>
        <w:t>要求</w:t>
      </w:r>
      <w:r>
        <w:rPr>
          <w:rFonts w:ascii="宋体" w:hAnsi="宋体"/>
        </w:rPr>
        <w:t>如下：</w:t>
      </w:r>
    </w:p>
    <w:p>
      <w:pPr>
        <w:numPr>
          <w:ilvl w:val="0"/>
          <w:numId w:val="31"/>
        </w:numPr>
        <w:spacing w:before="0" w:afterLines="0"/>
        <w:rPr>
          <w:rFonts w:ascii="宋体" w:hAnsi="宋体"/>
        </w:rPr>
      </w:pPr>
      <w:r>
        <w:rPr>
          <w:rFonts w:ascii="宋体" w:hAnsi="宋体"/>
        </w:rPr>
        <w:t>应支持根据</w:t>
      </w:r>
      <w:r>
        <w:rPr>
          <w:rFonts w:hint="eastAsia" w:ascii="宋体" w:hAnsi="宋体"/>
        </w:rPr>
        <w:t>智家平台下发命令进行以下操作（设备不应具有“WPS”的按键）：启动或停止WPS协商连接过程，上报协商状态及设备连接结果。</w:t>
      </w:r>
    </w:p>
    <w:p>
      <w:pPr>
        <w:numPr>
          <w:ilvl w:val="0"/>
          <w:numId w:val="31"/>
        </w:numPr>
        <w:spacing w:before="0" w:afterLines="0"/>
        <w:rPr>
          <w:rFonts w:ascii="宋体" w:hAnsi="宋体"/>
        </w:rPr>
      </w:pPr>
      <w:r>
        <w:rPr>
          <w:rFonts w:ascii="宋体" w:hAnsi="宋体"/>
        </w:rPr>
        <w:t>能够和支持WPS Push-Button功能的无线客户端设备在2分钟内协商好加密算法，分发密钥，各自配置好相关参数，建立连接</w:t>
      </w:r>
      <w:r>
        <w:rPr>
          <w:rFonts w:hint="eastAsia" w:ascii="宋体" w:hAnsi="宋体"/>
        </w:rPr>
        <w:t>。相关配置自动保存，设备重启后应能保证已协商</w:t>
      </w:r>
      <w:r>
        <w:rPr>
          <w:rFonts w:ascii="宋体" w:hAnsi="宋体"/>
        </w:rPr>
        <w:t>无线客户端设备的正常连接。</w:t>
      </w:r>
    </w:p>
    <w:p>
      <w:pPr>
        <w:numPr>
          <w:ilvl w:val="0"/>
          <w:numId w:val="31"/>
        </w:numPr>
        <w:spacing w:before="0" w:afterLines="0"/>
        <w:rPr>
          <w:rFonts w:ascii="宋体" w:hAnsi="宋体"/>
        </w:rPr>
      </w:pPr>
      <w:r>
        <w:rPr>
          <w:rFonts w:hint="eastAsia" w:ascii="宋体" w:hAnsi="宋体"/>
        </w:rPr>
        <w:t>正常工作状态下（无需设备重新启动），应能和多个无线客户端设备依次建立连接。</w:t>
      </w:r>
    </w:p>
    <w:p>
      <w:pPr>
        <w:numPr>
          <w:ilvl w:val="0"/>
          <w:numId w:val="31"/>
        </w:numPr>
        <w:spacing w:before="0" w:afterLines="0"/>
        <w:rPr>
          <w:rFonts w:ascii="宋体" w:hAnsi="宋体"/>
        </w:rPr>
      </w:pPr>
      <w:r>
        <w:rPr>
          <w:rFonts w:hint="eastAsia" w:ascii="宋体" w:hAnsi="宋体"/>
        </w:rPr>
        <w:t>WPS过程不应影响已连接无线客户端设备的连接状态和数据传送。</w:t>
      </w:r>
    </w:p>
    <w:p>
      <w:pPr>
        <w:numPr>
          <w:ilvl w:val="0"/>
          <w:numId w:val="31"/>
        </w:numPr>
        <w:spacing w:before="0" w:afterLines="0"/>
        <w:rPr>
          <w:rFonts w:ascii="宋体" w:hAnsi="宋体"/>
        </w:rPr>
      </w:pPr>
      <w:r>
        <w:rPr>
          <w:rFonts w:hint="eastAsia" w:ascii="宋体" w:hAnsi="宋体"/>
        </w:rPr>
        <w:t>WPS功能默认基于2.4G-1操作，</w:t>
      </w:r>
      <w:r>
        <w:rPr>
          <w:rFonts w:ascii="宋体" w:hAnsi="宋体"/>
        </w:rPr>
        <w:t>应支持根据</w:t>
      </w:r>
      <w:r>
        <w:rPr>
          <w:rFonts w:hint="eastAsia" w:ascii="宋体" w:hAnsi="宋体"/>
        </w:rPr>
        <w:t>智家平台下发命令变更WPS所关联的SSID。</w:t>
      </w:r>
    </w:p>
    <w:p>
      <w:pPr>
        <w:pStyle w:val="102"/>
        <w:numPr>
          <w:ilvl w:val="2"/>
          <w:numId w:val="6"/>
        </w:numPr>
        <w:spacing w:before="156" w:after="156"/>
      </w:pPr>
      <w:r>
        <w:rPr>
          <w:rFonts w:hint="eastAsia"/>
        </w:rPr>
        <w:t>Beacon/Probe帧</w:t>
      </w:r>
      <w:r>
        <w:t>扩展</w:t>
      </w:r>
      <w:r>
        <w:rPr>
          <w:rFonts w:hint="eastAsia"/>
        </w:rPr>
        <w:t>要求</w:t>
      </w:r>
    </w:p>
    <w:p>
      <w:pPr>
        <w:spacing w:after="15"/>
        <w:ind w:firstLine="472" w:firstLineChars="225"/>
        <w:rPr>
          <w:rFonts w:ascii="宋体" w:hAnsi="宋体"/>
        </w:rPr>
      </w:pPr>
      <w:r>
        <w:rPr>
          <w:rFonts w:hint="eastAsia" w:ascii="宋体" w:hAnsi="宋体"/>
        </w:rPr>
        <w:t>应支持通过DBus接口Beacon/Probe帧</w:t>
      </w:r>
      <w:r>
        <w:rPr>
          <w:rFonts w:ascii="宋体" w:hAnsi="宋体"/>
        </w:rPr>
        <w:t>扩展</w:t>
      </w:r>
      <w:r>
        <w:rPr>
          <w:rFonts w:hint="eastAsia" w:ascii="宋体" w:hAnsi="宋体"/>
        </w:rPr>
        <w:t>（具体要求详见附录C.9.</w:t>
      </w:r>
      <w:r>
        <w:rPr>
          <w:rFonts w:ascii="宋体" w:hAnsi="宋体"/>
        </w:rPr>
        <w:t>10</w:t>
      </w:r>
      <w:r>
        <w:rPr>
          <w:rFonts w:hint="eastAsia" w:ascii="宋体" w:hAnsi="宋体"/>
        </w:rPr>
        <w:t>）</w:t>
      </w:r>
      <w:r>
        <w:rPr>
          <w:rFonts w:ascii="宋体" w:hAnsi="宋体"/>
        </w:rPr>
        <w:t>：</w:t>
      </w:r>
    </w:p>
    <w:p>
      <w:pPr>
        <w:numPr>
          <w:ilvl w:val="0"/>
          <w:numId w:val="32"/>
        </w:numPr>
        <w:spacing w:before="0" w:afterLines="0"/>
        <w:rPr>
          <w:rFonts w:ascii="宋体" w:hAnsi="宋体"/>
        </w:rPr>
      </w:pPr>
      <w:r>
        <w:rPr>
          <w:rFonts w:hint="eastAsia" w:ascii="宋体" w:hAnsi="宋体"/>
        </w:rPr>
        <w:t>上报P</w:t>
      </w:r>
      <w:r>
        <w:rPr>
          <w:rFonts w:ascii="宋体" w:hAnsi="宋体"/>
        </w:rPr>
        <w:t>robe Request</w:t>
      </w:r>
      <w:r>
        <w:rPr>
          <w:rFonts w:hint="eastAsia" w:ascii="宋体" w:hAnsi="宋体"/>
        </w:rPr>
        <w:t>帧中</w:t>
      </w:r>
      <w:r>
        <w:rPr>
          <w:rFonts w:ascii="宋体" w:hAnsi="宋体"/>
        </w:rPr>
        <w:t>Vendor-specific Information Element</w:t>
      </w:r>
      <w:r>
        <w:rPr>
          <w:rFonts w:hint="eastAsia" w:ascii="宋体" w:hAnsi="宋体"/>
        </w:rPr>
        <w:t>字段。</w:t>
      </w:r>
    </w:p>
    <w:p>
      <w:pPr>
        <w:numPr>
          <w:ilvl w:val="0"/>
          <w:numId w:val="32"/>
        </w:numPr>
        <w:spacing w:before="0" w:afterLines="0"/>
        <w:rPr>
          <w:rFonts w:ascii="宋体" w:hAnsi="宋体"/>
        </w:rPr>
      </w:pPr>
      <w:r>
        <w:rPr>
          <w:rFonts w:hint="eastAsia" w:ascii="宋体" w:hAnsi="宋体"/>
        </w:rPr>
        <w:t>接收DBus接口</w:t>
      </w:r>
      <w:r>
        <w:rPr>
          <w:rFonts w:ascii="宋体" w:hAnsi="宋体"/>
        </w:rPr>
        <w:t>的设置命令，在</w:t>
      </w:r>
      <w:r>
        <w:rPr>
          <w:rFonts w:hint="eastAsia" w:ascii="宋体" w:hAnsi="宋体"/>
        </w:rPr>
        <w:t>发送B</w:t>
      </w:r>
      <w:r>
        <w:rPr>
          <w:rFonts w:ascii="宋体" w:hAnsi="宋体"/>
        </w:rPr>
        <w:t>eacon</w:t>
      </w:r>
      <w:r>
        <w:rPr>
          <w:rFonts w:hint="eastAsia" w:ascii="宋体" w:hAnsi="宋体"/>
        </w:rPr>
        <w:t>帧或P</w:t>
      </w:r>
      <w:r>
        <w:rPr>
          <w:rFonts w:ascii="宋体" w:hAnsi="宋体"/>
        </w:rPr>
        <w:t xml:space="preserve">robe </w:t>
      </w:r>
      <w:r>
        <w:rPr>
          <w:rFonts w:hint="eastAsia" w:ascii="宋体" w:hAnsi="宋体"/>
        </w:rPr>
        <w:t>response帧中添加</w:t>
      </w:r>
      <w:r>
        <w:rPr>
          <w:rFonts w:ascii="宋体" w:hAnsi="宋体"/>
        </w:rPr>
        <w:t>Vendor-specific Information Element</w:t>
      </w:r>
      <w:r>
        <w:rPr>
          <w:rFonts w:hint="eastAsia" w:ascii="宋体" w:hAnsi="宋体"/>
        </w:rPr>
        <w:t>字段。</w:t>
      </w:r>
    </w:p>
    <w:p>
      <w:pPr>
        <w:pStyle w:val="102"/>
        <w:numPr>
          <w:ilvl w:val="2"/>
          <w:numId w:val="6"/>
        </w:numPr>
        <w:spacing w:before="156" w:after="156"/>
      </w:pPr>
      <w:r>
        <w:t>漫游功能要求</w:t>
      </w:r>
    </w:p>
    <w:p>
      <w:pPr>
        <w:numPr>
          <w:ilvl w:val="0"/>
          <w:numId w:val="33"/>
        </w:numPr>
        <w:spacing w:before="0" w:afterLines="0"/>
        <w:rPr>
          <w:rFonts w:ascii="宋体" w:hAnsi="宋体"/>
        </w:rPr>
      </w:pPr>
      <w:r>
        <w:rPr>
          <w:rFonts w:hint="eastAsia" w:ascii="宋体" w:hAnsi="宋体"/>
        </w:rPr>
        <w:t>应</w:t>
      </w:r>
      <w:r>
        <w:rPr>
          <w:rFonts w:ascii="宋体" w:hAnsi="宋体"/>
        </w:rPr>
        <w:t>支持</w:t>
      </w:r>
      <w:r>
        <w:rPr>
          <w:rFonts w:hint="eastAsia" w:ascii="宋体" w:hAnsi="宋体"/>
        </w:rPr>
        <w:t>采集STA到</w:t>
      </w:r>
      <w:r>
        <w:rPr>
          <w:rFonts w:ascii="宋体" w:hAnsi="宋体"/>
        </w:rPr>
        <w:t>网关</w:t>
      </w:r>
      <w:r>
        <w:rPr>
          <w:rFonts w:hint="eastAsia" w:ascii="宋体" w:hAnsi="宋体"/>
        </w:rPr>
        <w:t>的RSSI值：</w:t>
      </w:r>
    </w:p>
    <w:p>
      <w:pPr>
        <w:numPr>
          <w:ilvl w:val="0"/>
          <w:numId w:val="34"/>
        </w:numPr>
        <w:spacing w:before="0" w:afterLines="0"/>
        <w:rPr>
          <w:rFonts w:ascii="宋体" w:hAnsi="宋体"/>
        </w:rPr>
      </w:pPr>
      <w:r>
        <w:rPr>
          <w:rFonts w:hint="eastAsia" w:ascii="宋体" w:hAnsi="宋体"/>
        </w:rPr>
        <w:t>应支持</w:t>
      </w:r>
      <w:r>
        <w:rPr>
          <w:rFonts w:ascii="宋体" w:hAnsi="宋体"/>
        </w:rPr>
        <w:t>关联</w:t>
      </w:r>
      <w:r>
        <w:rPr>
          <w:rFonts w:hint="eastAsia" w:ascii="宋体" w:hAnsi="宋体"/>
        </w:rPr>
        <w:t>STA到</w:t>
      </w:r>
      <w:r>
        <w:rPr>
          <w:rFonts w:ascii="宋体" w:hAnsi="宋体"/>
        </w:rPr>
        <w:t>网关</w:t>
      </w:r>
      <w:r>
        <w:rPr>
          <w:rFonts w:hint="eastAsia" w:ascii="宋体" w:hAnsi="宋体"/>
        </w:rPr>
        <w:t>的RSSI值的</w:t>
      </w:r>
      <w:r>
        <w:rPr>
          <w:rFonts w:ascii="宋体" w:hAnsi="宋体"/>
        </w:rPr>
        <w:t>采集；</w:t>
      </w:r>
    </w:p>
    <w:p>
      <w:pPr>
        <w:numPr>
          <w:ilvl w:val="0"/>
          <w:numId w:val="34"/>
        </w:numPr>
        <w:spacing w:before="0" w:afterLines="0"/>
        <w:rPr>
          <w:rFonts w:ascii="宋体" w:hAnsi="宋体"/>
        </w:rPr>
      </w:pPr>
      <w:r>
        <w:rPr>
          <w:rFonts w:hint="eastAsia" w:ascii="宋体" w:hAnsi="宋体"/>
        </w:rPr>
        <w:t>应支持</w:t>
      </w:r>
      <w:r>
        <w:rPr>
          <w:rFonts w:ascii="宋体" w:hAnsi="宋体"/>
        </w:rPr>
        <w:t>通过侦听方式</w:t>
      </w:r>
      <w:r>
        <w:rPr>
          <w:rFonts w:hint="eastAsia" w:ascii="宋体" w:hAnsi="宋体"/>
        </w:rPr>
        <w:t>对</w:t>
      </w:r>
      <w:r>
        <w:rPr>
          <w:rFonts w:ascii="宋体" w:hAnsi="宋体"/>
        </w:rPr>
        <w:t>同信道</w:t>
      </w:r>
      <w:r>
        <w:rPr>
          <w:rFonts w:hint="eastAsia" w:ascii="宋体" w:hAnsi="宋体"/>
        </w:rPr>
        <w:t>非关联STA到网关的RSSI值的</w:t>
      </w:r>
      <w:r>
        <w:rPr>
          <w:rFonts w:ascii="宋体" w:hAnsi="宋体"/>
        </w:rPr>
        <w:t>采集</w:t>
      </w:r>
      <w:r>
        <w:rPr>
          <w:rFonts w:hint="eastAsia" w:ascii="宋体" w:hAnsi="宋体"/>
        </w:rPr>
        <w:t>；</w:t>
      </w:r>
    </w:p>
    <w:p>
      <w:pPr>
        <w:numPr>
          <w:ilvl w:val="0"/>
          <w:numId w:val="34"/>
        </w:numPr>
        <w:spacing w:before="0" w:afterLines="0"/>
        <w:rPr>
          <w:rFonts w:ascii="宋体" w:hAnsi="宋体"/>
        </w:rPr>
      </w:pPr>
      <w:r>
        <w:rPr>
          <w:rFonts w:hint="eastAsia" w:ascii="宋体" w:hAnsi="宋体"/>
        </w:rPr>
        <w:t>应</w:t>
      </w:r>
      <w:r>
        <w:rPr>
          <w:rFonts w:ascii="宋体" w:hAnsi="宋体"/>
        </w:rPr>
        <w:t>支持通过信道切换侦听</w:t>
      </w:r>
      <w:r>
        <w:rPr>
          <w:rFonts w:hint="eastAsia" w:ascii="宋体" w:hAnsi="宋体"/>
        </w:rPr>
        <w:t>方式对</w:t>
      </w:r>
      <w:r>
        <w:rPr>
          <w:rFonts w:ascii="宋体" w:hAnsi="宋体"/>
        </w:rPr>
        <w:t>异</w:t>
      </w:r>
      <w:r>
        <w:rPr>
          <w:rFonts w:hint="eastAsia" w:ascii="宋体" w:hAnsi="宋体"/>
        </w:rPr>
        <w:t>信道</w:t>
      </w:r>
      <w:r>
        <w:rPr>
          <w:rFonts w:ascii="宋体" w:hAnsi="宋体"/>
        </w:rPr>
        <w:t>非关联</w:t>
      </w:r>
      <w:r>
        <w:rPr>
          <w:rFonts w:hint="eastAsia" w:ascii="宋体" w:hAnsi="宋体"/>
        </w:rPr>
        <w:t>STA到</w:t>
      </w:r>
      <w:r>
        <w:rPr>
          <w:rFonts w:ascii="宋体" w:hAnsi="宋体"/>
        </w:rPr>
        <w:t>网关</w:t>
      </w:r>
      <w:r>
        <w:rPr>
          <w:rFonts w:hint="eastAsia" w:ascii="宋体" w:hAnsi="宋体"/>
        </w:rPr>
        <w:t>的RSSI值</w:t>
      </w:r>
      <w:r>
        <w:rPr>
          <w:rFonts w:ascii="宋体" w:hAnsi="宋体"/>
        </w:rPr>
        <w:t>的采集</w:t>
      </w:r>
      <w:r>
        <w:rPr>
          <w:rFonts w:hint="eastAsia" w:ascii="宋体" w:hAnsi="宋体"/>
        </w:rPr>
        <w:t>；</w:t>
      </w:r>
    </w:p>
    <w:p>
      <w:pPr>
        <w:numPr>
          <w:ilvl w:val="0"/>
          <w:numId w:val="33"/>
        </w:numPr>
        <w:spacing w:before="0" w:afterLines="0"/>
        <w:rPr>
          <w:rFonts w:ascii="宋体" w:hAnsi="宋体"/>
        </w:rPr>
      </w:pPr>
      <w:r>
        <w:rPr>
          <w:rFonts w:hint="eastAsia" w:ascii="宋体" w:hAnsi="宋体"/>
        </w:rPr>
        <w:t>应支持基于802.11</w:t>
      </w:r>
      <w:r>
        <w:rPr>
          <w:rFonts w:ascii="宋体" w:hAnsi="宋体"/>
        </w:rPr>
        <w:t>k</w:t>
      </w:r>
      <w:r>
        <w:rPr>
          <w:rFonts w:hint="eastAsia" w:ascii="宋体" w:hAnsi="宋体"/>
        </w:rPr>
        <w:t>的Beacon测量方式</w:t>
      </w:r>
      <w:r>
        <w:rPr>
          <w:rFonts w:ascii="宋体" w:hAnsi="宋体"/>
        </w:rPr>
        <w:t>，采集</w:t>
      </w:r>
      <w:r>
        <w:rPr>
          <w:rFonts w:hint="eastAsia" w:ascii="宋体" w:hAnsi="宋体"/>
        </w:rPr>
        <w:t>STA侧的RSSI值。</w:t>
      </w:r>
    </w:p>
    <w:p>
      <w:pPr>
        <w:numPr>
          <w:ilvl w:val="0"/>
          <w:numId w:val="33"/>
        </w:numPr>
        <w:spacing w:before="0" w:afterLines="0"/>
        <w:rPr>
          <w:rFonts w:ascii="宋体" w:hAnsi="宋体"/>
        </w:rPr>
      </w:pPr>
      <w:r>
        <w:rPr>
          <w:rFonts w:hint="eastAsia" w:ascii="宋体" w:hAnsi="宋体"/>
        </w:rPr>
        <w:t>应</w:t>
      </w:r>
      <w:r>
        <w:rPr>
          <w:rFonts w:ascii="宋体" w:hAnsi="宋体"/>
        </w:rPr>
        <w:t>支持通过以下方式启动</w:t>
      </w:r>
      <w:r>
        <w:rPr>
          <w:rFonts w:hint="eastAsia" w:ascii="宋体" w:hAnsi="宋体"/>
        </w:rPr>
        <w:t>STA漫游（详见</w:t>
      </w:r>
      <w:r>
        <w:rPr>
          <w:rFonts w:ascii="宋体" w:hAnsi="宋体"/>
        </w:rPr>
        <w:t>附录</w:t>
      </w:r>
      <w:r>
        <w:rPr>
          <w:rFonts w:hint="eastAsia" w:ascii="宋体" w:hAnsi="宋体"/>
        </w:rPr>
        <w:t>C 9.11）</w:t>
      </w:r>
      <w:r>
        <w:rPr>
          <w:rFonts w:ascii="宋体" w:hAnsi="宋体"/>
        </w:rPr>
        <w:t>：</w:t>
      </w:r>
    </w:p>
    <w:p>
      <w:pPr>
        <w:numPr>
          <w:ilvl w:val="0"/>
          <w:numId w:val="35"/>
        </w:numPr>
        <w:spacing w:before="0" w:afterLines="0"/>
        <w:rPr>
          <w:rFonts w:ascii="宋体" w:hAnsi="宋体"/>
        </w:rPr>
      </w:pPr>
      <w:r>
        <w:rPr>
          <w:rFonts w:ascii="宋体" w:hAnsi="宋体"/>
        </w:rPr>
        <w:t>根据</w:t>
      </w:r>
      <w:r>
        <w:rPr>
          <w:rFonts w:hint="eastAsia" w:ascii="宋体" w:hAnsi="宋体"/>
        </w:rPr>
        <w:t>DBus接口</w:t>
      </w:r>
      <w:r>
        <w:rPr>
          <w:rFonts w:ascii="宋体" w:hAnsi="宋体"/>
        </w:rPr>
        <w:t>命令以</w:t>
      </w:r>
      <w:r>
        <w:rPr>
          <w:rFonts w:hint="eastAsia" w:ascii="宋体" w:hAnsi="宋体"/>
        </w:rPr>
        <w:t>802.11</w:t>
      </w:r>
      <w:r>
        <w:rPr>
          <w:rFonts w:ascii="宋体" w:hAnsi="宋体"/>
        </w:rPr>
        <w:t>v BTM</w:t>
      </w:r>
      <w:r>
        <w:rPr>
          <w:rFonts w:hint="eastAsia" w:ascii="宋体" w:hAnsi="宋体"/>
        </w:rPr>
        <w:t>方式启动STA漫游</w:t>
      </w:r>
      <w:r>
        <w:rPr>
          <w:rFonts w:ascii="宋体" w:hAnsi="宋体"/>
        </w:rPr>
        <w:t>；</w:t>
      </w:r>
    </w:p>
    <w:p>
      <w:pPr>
        <w:numPr>
          <w:ilvl w:val="0"/>
          <w:numId w:val="35"/>
        </w:numPr>
        <w:spacing w:before="0" w:afterLines="0"/>
        <w:rPr>
          <w:rFonts w:ascii="宋体" w:hAnsi="宋体"/>
        </w:rPr>
      </w:pPr>
      <w:r>
        <w:rPr>
          <w:rFonts w:ascii="宋体" w:hAnsi="宋体"/>
        </w:rPr>
        <w:t>采用强制去关联</w:t>
      </w:r>
      <w:r>
        <w:rPr>
          <w:rFonts w:hint="eastAsia" w:ascii="宋体" w:hAnsi="宋体"/>
        </w:rPr>
        <w:t>的</w:t>
      </w:r>
      <w:r>
        <w:rPr>
          <w:rFonts w:ascii="宋体" w:hAnsi="宋体"/>
        </w:rPr>
        <w:t>方式启动</w:t>
      </w:r>
      <w:r>
        <w:rPr>
          <w:rFonts w:hint="eastAsia" w:ascii="宋体" w:hAnsi="宋体"/>
        </w:rPr>
        <w:t>STA漫游</w:t>
      </w:r>
      <w:r>
        <w:rPr>
          <w:rFonts w:ascii="宋体" w:hAnsi="宋体"/>
        </w:rPr>
        <w:t>。</w:t>
      </w:r>
    </w:p>
    <w:p>
      <w:pPr>
        <w:numPr>
          <w:ilvl w:val="0"/>
          <w:numId w:val="33"/>
        </w:numPr>
        <w:spacing w:before="0" w:afterLines="0"/>
        <w:rPr>
          <w:rFonts w:ascii="宋体" w:hAnsi="宋体"/>
        </w:rPr>
      </w:pPr>
      <w:r>
        <w:rPr>
          <w:rFonts w:hint="eastAsia" w:ascii="宋体" w:hAnsi="宋体"/>
        </w:rPr>
        <w:t>应</w:t>
      </w:r>
      <w:r>
        <w:rPr>
          <w:rFonts w:ascii="宋体" w:hAnsi="宋体"/>
        </w:rPr>
        <w:t>支持</w:t>
      </w:r>
      <w:r>
        <w:rPr>
          <w:rFonts w:hint="eastAsia" w:ascii="宋体" w:hAnsi="宋体"/>
        </w:rPr>
        <w:t>W</w:t>
      </w:r>
      <w:r>
        <w:rPr>
          <w:rFonts w:ascii="宋体" w:hAnsi="宋体"/>
        </w:rPr>
        <w:t xml:space="preserve">FA </w:t>
      </w:r>
      <w:r>
        <w:rPr>
          <w:rFonts w:hint="eastAsia" w:ascii="宋体" w:hAnsi="宋体"/>
        </w:rPr>
        <w:t>Multi-</w:t>
      </w:r>
      <w:r>
        <w:rPr>
          <w:rFonts w:ascii="宋体" w:hAnsi="宋体"/>
        </w:rPr>
        <w:t xml:space="preserve">AP </w:t>
      </w:r>
      <w:r>
        <w:rPr>
          <w:rFonts w:hint="eastAsia" w:ascii="宋体" w:hAnsi="宋体"/>
        </w:rPr>
        <w:t>的漫游功能（详见6.2.9）。</w:t>
      </w:r>
    </w:p>
    <w:p>
      <w:pPr>
        <w:pStyle w:val="102"/>
        <w:numPr>
          <w:ilvl w:val="2"/>
          <w:numId w:val="6"/>
        </w:numPr>
        <w:spacing w:before="156" w:after="156"/>
      </w:pPr>
      <w:r>
        <w:rPr>
          <w:rFonts w:hint="eastAsia"/>
        </w:rPr>
        <w:t>速率优先模式</w:t>
      </w:r>
    </w:p>
    <w:p>
      <w:pPr>
        <w:spacing w:after="15"/>
        <w:ind w:firstLine="472" w:firstLineChars="225"/>
        <w:rPr>
          <w:rFonts w:ascii="宋体" w:hAnsi="宋体"/>
        </w:rPr>
      </w:pPr>
      <w:r>
        <w:rPr>
          <w:rFonts w:ascii="宋体" w:hAnsi="宋体"/>
        </w:rPr>
        <w:t>应支持速率优先模式，具体</w:t>
      </w:r>
      <w:r>
        <w:rPr>
          <w:rFonts w:hint="eastAsia" w:ascii="宋体" w:hAnsi="宋体"/>
        </w:rPr>
        <w:t>要求</w:t>
      </w:r>
      <w:r>
        <w:rPr>
          <w:rFonts w:ascii="宋体" w:hAnsi="宋体"/>
        </w:rPr>
        <w:t>如下：</w:t>
      </w:r>
    </w:p>
    <w:p>
      <w:pPr>
        <w:numPr>
          <w:ilvl w:val="0"/>
          <w:numId w:val="36"/>
        </w:numPr>
        <w:spacing w:before="0" w:afterLines="0"/>
        <w:rPr>
          <w:rFonts w:ascii="宋体" w:hAnsi="宋体"/>
        </w:rPr>
      </w:pPr>
      <w:r>
        <w:rPr>
          <w:rFonts w:ascii="宋体" w:hAnsi="宋体"/>
        </w:rPr>
        <w:t>2.4GHz频段自动切换到纯802.11n</w:t>
      </w:r>
      <w:r>
        <w:rPr>
          <w:rFonts w:hint="eastAsia" w:ascii="宋体" w:hAnsi="宋体"/>
        </w:rPr>
        <w:t>模式（对于支持Wi-Fi 6的设备，切换到802.11ax/11n混合模式），不允许</w:t>
      </w:r>
      <w:r>
        <w:rPr>
          <w:rFonts w:ascii="宋体" w:hAnsi="宋体"/>
        </w:rPr>
        <w:t>802.11b或802.11g方式接入，自动切换到20/40MHz自适应的频宽模式，</w:t>
      </w:r>
      <w:r>
        <w:rPr>
          <w:rFonts w:hint="eastAsia" w:ascii="宋体" w:hAnsi="宋体"/>
        </w:rPr>
        <w:t>禁止</w:t>
      </w:r>
      <w:r>
        <w:rPr>
          <w:rFonts w:ascii="宋体" w:hAnsi="宋体"/>
        </w:rPr>
        <w:t>MCS3以下</w:t>
      </w:r>
      <w:r>
        <w:rPr>
          <w:rFonts w:hint="eastAsia" w:ascii="宋体" w:hAnsi="宋体"/>
        </w:rPr>
        <w:t>的设备接入。</w:t>
      </w:r>
    </w:p>
    <w:p>
      <w:pPr>
        <w:numPr>
          <w:ilvl w:val="0"/>
          <w:numId w:val="36"/>
        </w:numPr>
        <w:spacing w:before="0" w:afterLines="0"/>
        <w:rPr>
          <w:rFonts w:ascii="宋体" w:hAnsi="宋体"/>
        </w:rPr>
      </w:pPr>
      <w:r>
        <w:rPr>
          <w:rFonts w:ascii="宋体" w:hAnsi="宋体"/>
        </w:rPr>
        <w:t>5GHz频段宜自动切换到纯802.11ac模式</w:t>
      </w:r>
      <w:r>
        <w:rPr>
          <w:rFonts w:hint="eastAsia" w:ascii="宋体" w:hAnsi="宋体"/>
        </w:rPr>
        <w:t>（对于支持Wi-Fi 6的设备，切换到802.11ax/11ac混合模式），</w:t>
      </w:r>
      <w:r>
        <w:rPr>
          <w:rFonts w:ascii="宋体" w:hAnsi="宋体"/>
        </w:rPr>
        <w:t>不允许802.11n方式接入，宜</w:t>
      </w:r>
      <w:r>
        <w:rPr>
          <w:rFonts w:hint="eastAsia" w:ascii="宋体" w:hAnsi="宋体"/>
        </w:rPr>
        <w:t>禁止</w:t>
      </w:r>
      <w:r>
        <w:rPr>
          <w:rFonts w:ascii="宋体" w:hAnsi="宋体"/>
        </w:rPr>
        <w:t>MCS3以下</w:t>
      </w:r>
      <w:r>
        <w:rPr>
          <w:rFonts w:hint="eastAsia" w:ascii="宋体" w:hAnsi="宋体"/>
        </w:rPr>
        <w:t>的设备接入。</w:t>
      </w:r>
    </w:p>
    <w:p>
      <w:pPr>
        <w:numPr>
          <w:ilvl w:val="0"/>
          <w:numId w:val="36"/>
        </w:numPr>
        <w:spacing w:before="0" w:afterLines="0"/>
        <w:rPr>
          <w:rFonts w:ascii="宋体" w:hAnsi="宋体"/>
        </w:rPr>
      </w:pPr>
      <w:r>
        <w:rPr>
          <w:rFonts w:ascii="宋体" w:hAnsi="宋体"/>
        </w:rPr>
        <w:t>5GHz频段宜支持切换到160MHz或80+80MHz的频宽模式</w:t>
      </w:r>
      <w:r>
        <w:rPr>
          <w:rFonts w:hint="eastAsia" w:ascii="宋体" w:hAnsi="宋体"/>
        </w:rPr>
        <w:t>。</w:t>
      </w:r>
    </w:p>
    <w:p>
      <w:pPr>
        <w:numPr>
          <w:ilvl w:val="0"/>
          <w:numId w:val="36"/>
        </w:numPr>
        <w:spacing w:before="0" w:afterLines="0"/>
        <w:rPr>
          <w:rFonts w:ascii="宋体" w:hAnsi="宋体"/>
        </w:rPr>
      </w:pPr>
      <w:r>
        <w:rPr>
          <w:rFonts w:ascii="宋体" w:hAnsi="宋体"/>
        </w:rPr>
        <w:t>速率优先模式的开启和关闭由</w:t>
      </w:r>
      <w:r>
        <w:rPr>
          <w:rFonts w:hint="eastAsia" w:ascii="宋体" w:hAnsi="宋体"/>
        </w:rPr>
        <w:t>智家平台控制，缺省关闭。</w:t>
      </w:r>
    </w:p>
    <w:p>
      <w:pPr>
        <w:pStyle w:val="102"/>
        <w:numPr>
          <w:ilvl w:val="2"/>
          <w:numId w:val="6"/>
        </w:numPr>
        <w:spacing w:before="156" w:after="156"/>
      </w:pPr>
      <w:r>
        <w:t>WFA Multi-AP Agent</w:t>
      </w:r>
      <w:r>
        <w:rPr>
          <w:rFonts w:hint="eastAsia"/>
        </w:rPr>
        <w:t>功能要求</w:t>
      </w:r>
    </w:p>
    <w:p>
      <w:pPr>
        <w:spacing w:after="15"/>
        <w:ind w:firstLine="472" w:firstLineChars="225"/>
      </w:pPr>
      <w:r>
        <w:rPr>
          <w:rFonts w:hint="eastAsia"/>
        </w:rPr>
        <w:t>网关应支持</w:t>
      </w:r>
      <w:r>
        <w:t>WFA Multi-AP</w:t>
      </w:r>
      <w:r>
        <w:rPr>
          <w:rFonts w:hint="eastAsia"/>
        </w:rPr>
        <w:t>功能(符合W</w:t>
      </w:r>
      <w:r>
        <w:t>FA</w:t>
      </w:r>
      <w:r>
        <w:rPr>
          <w:rFonts w:hint="eastAsia"/>
        </w:rPr>
        <w:t>《Multi-AP</w:t>
      </w:r>
      <w:r>
        <w:t xml:space="preserve"> specification </w:t>
      </w:r>
      <w:r>
        <w:rPr>
          <w:rFonts w:hint="eastAsia"/>
        </w:rPr>
        <w:t>version</w:t>
      </w:r>
      <w:r>
        <w:t xml:space="preserve"> </w:t>
      </w:r>
      <w:r>
        <w:rPr>
          <w:rFonts w:hint="eastAsia"/>
        </w:rPr>
        <w:t>1.0》规范)</w:t>
      </w:r>
      <w:r>
        <w:t>,</w:t>
      </w:r>
      <w:r>
        <w:rPr>
          <w:rFonts w:hint="eastAsia"/>
        </w:rPr>
        <w:t>与其他支持</w:t>
      </w:r>
      <w:r>
        <w:t>Multi-AP</w:t>
      </w:r>
      <w:r>
        <w:rPr>
          <w:rFonts w:hint="eastAsia"/>
        </w:rPr>
        <w:t>协议的无线</w:t>
      </w:r>
      <w:r>
        <w:t>AP</w:t>
      </w:r>
      <w:r>
        <w:rPr>
          <w:rFonts w:hint="eastAsia"/>
        </w:rPr>
        <w:t>设备组成家庭</w:t>
      </w:r>
      <w:r>
        <w:t>Mesh</w:t>
      </w:r>
      <w:r>
        <w:rPr>
          <w:rFonts w:hint="eastAsia"/>
        </w:rPr>
        <w:t>网络。</w:t>
      </w:r>
    </w:p>
    <w:p>
      <w:pPr>
        <w:spacing w:after="15"/>
        <w:ind w:firstLine="472" w:firstLineChars="225"/>
      </w:pPr>
      <w:r>
        <w:rPr>
          <w:rFonts w:hint="eastAsia"/>
        </w:rPr>
        <w:t>对于具备</w:t>
      </w:r>
      <w:r>
        <w:t>WiFi</w:t>
      </w:r>
      <w:r>
        <w:rPr>
          <w:rFonts w:hint="eastAsia"/>
        </w:rPr>
        <w:t>接入能力的网关，</w:t>
      </w:r>
      <w:r>
        <w:t>Multi-AP</w:t>
      </w:r>
      <w:r>
        <w:rPr>
          <w:rFonts w:hint="eastAsia"/>
        </w:rPr>
        <w:t>功能应由</w:t>
      </w:r>
      <w:r>
        <w:t>2</w:t>
      </w:r>
      <w:r>
        <w:rPr>
          <w:rFonts w:hint="eastAsia"/>
        </w:rPr>
        <w:t>个逻辑实体：</w:t>
      </w:r>
      <w:r>
        <w:t>Controller</w:t>
      </w:r>
      <w:r>
        <w:rPr>
          <w:rFonts w:hint="eastAsia"/>
        </w:rPr>
        <w:t>和</w:t>
      </w:r>
      <w:r>
        <w:t>Agent</w:t>
      </w:r>
      <w:r>
        <w:rPr>
          <w:rFonts w:hint="eastAsia"/>
        </w:rPr>
        <w:t>配合来实现。其中</w:t>
      </w:r>
      <w:r>
        <w:t>Controller</w:t>
      </w:r>
      <w:r>
        <w:rPr>
          <w:rFonts w:hint="eastAsia"/>
        </w:rPr>
        <w:t>功能由部署在智能网关上的</w:t>
      </w:r>
      <w:r>
        <w:t>Multi-AP Controller</w:t>
      </w:r>
      <w:r>
        <w:rPr>
          <w:rFonts w:hint="eastAsia"/>
        </w:rPr>
        <w:t>插件完成，</w:t>
      </w:r>
      <w:r>
        <w:t>Agent</w:t>
      </w:r>
      <w:r>
        <w:rPr>
          <w:rFonts w:hint="eastAsia"/>
        </w:rPr>
        <w:t>功能由网关基础软件包负责实现。</w:t>
      </w:r>
    </w:p>
    <w:p>
      <w:pPr>
        <w:spacing w:after="15"/>
        <w:ind w:firstLine="472" w:firstLineChars="225"/>
      </w:pPr>
      <w:r>
        <w:rPr>
          <w:rFonts w:hint="eastAsia"/>
        </w:rPr>
        <w:t>对于</w:t>
      </w:r>
      <w:r>
        <w:t>AP</w:t>
      </w:r>
      <w:r>
        <w:rPr>
          <w:rFonts w:hint="eastAsia"/>
        </w:rPr>
        <w:t>外置型网关，</w:t>
      </w:r>
      <w:r>
        <w:t>Multi-AP</w:t>
      </w:r>
      <w:r>
        <w:rPr>
          <w:rFonts w:hint="eastAsia"/>
        </w:rPr>
        <w:t>功能仅包含</w:t>
      </w:r>
      <w:r>
        <w:t>Controller</w:t>
      </w:r>
      <w:r>
        <w:rPr>
          <w:rFonts w:hint="eastAsia"/>
        </w:rPr>
        <w:t>实体，由部署在网关上的</w:t>
      </w:r>
      <w:r>
        <w:t>Multi-AP Controller</w:t>
      </w:r>
      <w:r>
        <w:rPr>
          <w:rFonts w:hint="eastAsia"/>
        </w:rPr>
        <w:t>插件实现。</w:t>
      </w:r>
    </w:p>
    <w:p>
      <w:pPr>
        <w:spacing w:after="15"/>
        <w:ind w:firstLine="472" w:firstLineChars="225"/>
      </w:pPr>
      <w:r>
        <w:rPr>
          <w:rFonts w:hint="eastAsia"/>
        </w:rPr>
        <w:t>网关</w:t>
      </w:r>
      <w:r>
        <w:t>Multi-AP Agent</w:t>
      </w:r>
      <w:r>
        <w:rPr>
          <w:rFonts w:hint="eastAsia"/>
        </w:rPr>
        <w:t>功能的具体要求如下</w:t>
      </w:r>
      <w:r>
        <w:t>:</w:t>
      </w:r>
    </w:p>
    <w:p>
      <w:pPr>
        <w:numPr>
          <w:ilvl w:val="0"/>
          <w:numId w:val="37"/>
        </w:numPr>
        <w:spacing w:before="0" w:afterLines="0"/>
        <w:rPr>
          <w:rFonts w:ascii="宋体" w:hAnsi="宋体"/>
        </w:rPr>
      </w:pPr>
      <w:r>
        <w:rPr>
          <w:rFonts w:ascii="宋体" w:hAnsi="宋体"/>
        </w:rPr>
        <w:t>OnBoarding</w:t>
      </w:r>
      <w:r>
        <w:rPr>
          <w:rFonts w:hint="eastAsia" w:ascii="宋体" w:hAnsi="宋体"/>
        </w:rPr>
        <w:t>：</w:t>
      </w:r>
    </w:p>
    <w:p>
      <w:pPr>
        <w:pStyle w:val="345"/>
        <w:numPr>
          <w:ilvl w:val="1"/>
          <w:numId w:val="12"/>
        </w:numPr>
        <w:ind w:firstLineChars="0"/>
        <w:rPr>
          <w:rFonts w:ascii="宋体" w:hAnsi="宋体"/>
        </w:rPr>
      </w:pPr>
      <w:r>
        <w:rPr>
          <w:rFonts w:ascii="宋体" w:hAnsi="宋体"/>
        </w:rPr>
        <w:t>网关</w:t>
      </w:r>
      <w:r>
        <w:rPr>
          <w:rFonts w:hint="eastAsia" w:ascii="宋体" w:hAnsi="宋体"/>
        </w:rPr>
        <w:t>应作为</w:t>
      </w:r>
      <w:r>
        <w:rPr>
          <w:rFonts w:ascii="宋体" w:hAnsi="宋体"/>
        </w:rPr>
        <w:t>existing agent</w:t>
      </w:r>
      <w:r>
        <w:rPr>
          <w:rFonts w:hint="eastAsia" w:ascii="宋体" w:hAnsi="宋体"/>
        </w:rPr>
        <w:t>，</w:t>
      </w:r>
      <w:r>
        <w:rPr>
          <w:rFonts w:ascii="宋体" w:hAnsi="宋体"/>
        </w:rPr>
        <w:t>支持</w:t>
      </w:r>
      <w:r>
        <w:rPr>
          <w:rFonts w:hint="eastAsia" w:ascii="宋体" w:hAnsi="宋体"/>
        </w:rPr>
        <w:t>标准的基于</w:t>
      </w:r>
      <w:r>
        <w:rPr>
          <w:rFonts w:ascii="宋体" w:hAnsi="宋体"/>
        </w:rPr>
        <w:t>PBC的OnBoarding，接受其他Multi-AP设备通过WiFi接入网络</w:t>
      </w:r>
      <w:r>
        <w:rPr>
          <w:rFonts w:hint="eastAsia" w:ascii="宋体" w:hAnsi="宋体"/>
        </w:rPr>
        <w:t>。</w:t>
      </w:r>
    </w:p>
    <w:p>
      <w:pPr>
        <w:pStyle w:val="345"/>
        <w:numPr>
          <w:ilvl w:val="1"/>
          <w:numId w:val="12"/>
        </w:numPr>
        <w:ind w:firstLineChars="0"/>
        <w:rPr>
          <w:rFonts w:ascii="宋体" w:hAnsi="宋体"/>
        </w:rPr>
      </w:pPr>
      <w:r>
        <w:rPr>
          <w:rFonts w:hint="eastAsia" w:ascii="宋体" w:hAnsi="宋体"/>
        </w:rPr>
        <w:t>网关应支持其他</w:t>
      </w:r>
      <w:r>
        <w:rPr>
          <w:rFonts w:ascii="宋体" w:hAnsi="宋体"/>
        </w:rPr>
        <w:t>Multi-AP设备通过Ethernet接口接入网络</w:t>
      </w:r>
      <w:r>
        <w:rPr>
          <w:rFonts w:hint="eastAsia" w:ascii="宋体" w:hAnsi="宋体"/>
        </w:rPr>
        <w:t>。</w:t>
      </w:r>
    </w:p>
    <w:p>
      <w:pPr>
        <w:numPr>
          <w:ilvl w:val="0"/>
          <w:numId w:val="37"/>
        </w:numPr>
        <w:spacing w:before="0" w:afterLines="0"/>
        <w:rPr>
          <w:rFonts w:ascii="宋体" w:hAnsi="宋体"/>
        </w:rPr>
      </w:pPr>
      <w:r>
        <w:rPr>
          <w:rFonts w:hint="eastAsia" w:ascii="宋体" w:hAnsi="宋体"/>
        </w:rPr>
        <w:t>自动发现</w:t>
      </w:r>
    </w:p>
    <w:p>
      <w:pPr>
        <w:spacing w:before="0" w:afterLines="0"/>
        <w:ind w:left="840"/>
        <w:rPr>
          <w:rFonts w:ascii="宋体" w:hAnsi="宋体"/>
        </w:rPr>
      </w:pPr>
      <w:r>
        <w:rPr>
          <w:rFonts w:hint="eastAsia" w:ascii="宋体" w:hAnsi="宋体"/>
        </w:rPr>
        <w:t>应支持自动发现流程，包含</w:t>
      </w:r>
      <w:r>
        <w:rPr>
          <w:rFonts w:ascii="宋体" w:hAnsi="宋体"/>
        </w:rPr>
        <w:t>Service的发现，STA的关联和去关联通知</w:t>
      </w:r>
      <w:r>
        <w:rPr>
          <w:rFonts w:hint="eastAsia" w:ascii="宋体" w:hAnsi="宋体"/>
        </w:rPr>
        <w:t>。</w:t>
      </w:r>
    </w:p>
    <w:p>
      <w:pPr>
        <w:spacing w:before="0" w:afterLines="0"/>
        <w:ind w:left="840"/>
        <w:rPr>
          <w:rFonts w:ascii="宋体" w:hAnsi="宋体"/>
        </w:rPr>
      </w:pPr>
      <w:r>
        <w:rPr>
          <w:rFonts w:hint="eastAsia" w:ascii="宋体" w:hAnsi="宋体"/>
        </w:rPr>
        <w:t>应支持全网拓扑信息的自动发现。</w:t>
      </w:r>
    </w:p>
    <w:p>
      <w:pPr>
        <w:numPr>
          <w:ilvl w:val="0"/>
          <w:numId w:val="37"/>
        </w:numPr>
        <w:spacing w:before="0" w:afterLines="0"/>
        <w:rPr>
          <w:rFonts w:ascii="宋体" w:hAnsi="宋体"/>
        </w:rPr>
      </w:pPr>
      <w:r>
        <w:rPr>
          <w:rFonts w:hint="eastAsia" w:ascii="宋体" w:hAnsi="宋体"/>
        </w:rPr>
        <w:t>配置</w:t>
      </w:r>
    </w:p>
    <w:p>
      <w:pPr>
        <w:autoSpaceDE w:val="0"/>
        <w:autoSpaceDN w:val="0"/>
        <w:adjustRightInd w:val="0"/>
        <w:spacing w:before="0" w:afterLines="0"/>
        <w:ind w:left="840"/>
        <w:jc w:val="left"/>
        <w:rPr>
          <w:rFonts w:ascii="宋体" w:hAnsi="宋体"/>
        </w:rPr>
      </w:pPr>
      <w:r>
        <w:rPr>
          <w:rFonts w:hint="eastAsia" w:ascii="宋体" w:hAnsi="宋体"/>
        </w:rPr>
        <w:t>应支持接收</w:t>
      </w:r>
      <w:r>
        <w:rPr>
          <w:rFonts w:ascii="宋体" w:hAnsi="宋体"/>
        </w:rPr>
        <w:t xml:space="preserve">Controller发送的WiFi配置消息，实现WiFi参数的配置同步，包括对Fronthaul BSS </w:t>
      </w:r>
      <w:r>
        <w:rPr>
          <w:rFonts w:hint="eastAsia" w:ascii="宋体" w:hAnsi="宋体"/>
        </w:rPr>
        <w:t>和</w:t>
      </w:r>
      <w:r>
        <w:rPr>
          <w:rFonts w:ascii="宋体" w:hAnsi="宋体"/>
        </w:rPr>
        <w:t>Backhaul BSS</w:t>
      </w:r>
      <w:r>
        <w:rPr>
          <w:rFonts w:hint="eastAsia" w:ascii="宋体" w:hAnsi="宋体"/>
        </w:rPr>
        <w:t>的</w:t>
      </w:r>
      <w:r>
        <w:rPr>
          <w:rFonts w:ascii="宋体" w:hAnsi="宋体"/>
        </w:rPr>
        <w:t>SSID</w:t>
      </w:r>
      <w:r>
        <w:rPr>
          <w:rFonts w:hint="eastAsia" w:ascii="宋体" w:hAnsi="宋体"/>
        </w:rPr>
        <w:t>、密码等属性配置，以及对</w:t>
      </w:r>
      <w:r>
        <w:rPr>
          <w:rFonts w:ascii="宋体" w:hAnsi="宋体"/>
        </w:rPr>
        <w:t>steering策略和metrics报告策略的配置</w:t>
      </w:r>
      <w:r>
        <w:rPr>
          <w:rFonts w:hint="eastAsia" w:ascii="宋体" w:hAnsi="宋体"/>
        </w:rPr>
        <w:t>。</w:t>
      </w:r>
    </w:p>
    <w:p>
      <w:pPr>
        <w:numPr>
          <w:ilvl w:val="0"/>
          <w:numId w:val="37"/>
        </w:numPr>
        <w:spacing w:before="0" w:afterLines="0"/>
        <w:rPr>
          <w:rFonts w:ascii="宋体" w:hAnsi="宋体"/>
        </w:rPr>
      </w:pPr>
      <w:r>
        <w:rPr>
          <w:rFonts w:hint="eastAsia" w:ascii="宋体" w:hAnsi="宋体"/>
        </w:rPr>
        <w:t>信道选择</w:t>
      </w:r>
    </w:p>
    <w:p>
      <w:pPr>
        <w:spacing w:before="0" w:afterLines="0"/>
        <w:ind w:left="840"/>
        <w:rPr>
          <w:rFonts w:ascii="宋体" w:hAnsi="宋体"/>
        </w:rPr>
      </w:pPr>
      <w:r>
        <w:rPr>
          <w:rFonts w:hint="eastAsia" w:ascii="宋体" w:hAnsi="宋体"/>
        </w:rPr>
        <w:t>应支持信道选择和配置，支持上报</w:t>
      </w:r>
      <w:r>
        <w:rPr>
          <w:rFonts w:ascii="宋体" w:hAnsi="宋体"/>
        </w:rPr>
        <w:t>preference信道以及在Controller协助下进行信道选择</w:t>
      </w:r>
      <w:r>
        <w:rPr>
          <w:rFonts w:hint="eastAsia" w:ascii="宋体" w:hAnsi="宋体"/>
        </w:rPr>
        <w:t>。</w:t>
      </w:r>
    </w:p>
    <w:p>
      <w:pPr>
        <w:numPr>
          <w:ilvl w:val="0"/>
          <w:numId w:val="37"/>
        </w:numPr>
        <w:spacing w:before="0" w:afterLines="0"/>
        <w:rPr>
          <w:rFonts w:ascii="宋体" w:hAnsi="宋体"/>
        </w:rPr>
      </w:pPr>
      <w:r>
        <w:rPr>
          <w:rFonts w:hint="eastAsia" w:ascii="宋体" w:hAnsi="宋体"/>
        </w:rPr>
        <w:t>能力信息上报</w:t>
      </w:r>
    </w:p>
    <w:p>
      <w:pPr>
        <w:spacing w:before="0" w:afterLines="0"/>
        <w:ind w:left="840"/>
        <w:rPr>
          <w:rFonts w:ascii="宋体" w:hAnsi="宋体"/>
        </w:rPr>
      </w:pPr>
      <w:r>
        <w:rPr>
          <w:rFonts w:hint="eastAsia" w:ascii="宋体" w:hAnsi="宋体"/>
        </w:rPr>
        <w:t>应支持能力信息上报，支持上报网关内置</w:t>
      </w:r>
      <w:r>
        <w:rPr>
          <w:rFonts w:ascii="宋体" w:hAnsi="宋体"/>
        </w:rPr>
        <w:t>AP能力和已关联STA的能力</w:t>
      </w:r>
      <w:r>
        <w:rPr>
          <w:rFonts w:hint="eastAsia" w:ascii="宋体" w:hAnsi="宋体"/>
        </w:rPr>
        <w:t>。</w:t>
      </w:r>
    </w:p>
    <w:p>
      <w:pPr>
        <w:numPr>
          <w:ilvl w:val="0"/>
          <w:numId w:val="37"/>
        </w:numPr>
        <w:spacing w:before="0" w:afterLines="0"/>
        <w:rPr>
          <w:rFonts w:ascii="宋体" w:hAnsi="宋体"/>
        </w:rPr>
      </w:pPr>
      <w:r>
        <w:rPr>
          <w:rFonts w:hint="eastAsia" w:ascii="宋体" w:hAnsi="宋体"/>
        </w:rPr>
        <w:t>链路信息搜集</w:t>
      </w:r>
    </w:p>
    <w:p>
      <w:pPr>
        <w:spacing w:before="0" w:afterLines="0"/>
        <w:ind w:left="840"/>
        <w:rPr>
          <w:rFonts w:ascii="宋体" w:hAnsi="宋体"/>
        </w:rPr>
      </w:pPr>
      <w:r>
        <w:rPr>
          <w:rFonts w:hint="eastAsia" w:ascii="宋体" w:hAnsi="宋体"/>
        </w:rPr>
        <w:t>应支持链路信息搜集和上报，包括回传链路信息、</w:t>
      </w:r>
      <w:r>
        <w:rPr>
          <w:rFonts w:ascii="宋体" w:hAnsi="宋体"/>
        </w:rPr>
        <w:t xml:space="preserve">AP metrics、已关联STA链路等信息搜集和上报， </w:t>
      </w:r>
      <w:r>
        <w:rPr>
          <w:rFonts w:hint="eastAsia" w:ascii="宋体" w:hAnsi="宋体"/>
        </w:rPr>
        <w:t>可选支持非关联</w:t>
      </w:r>
      <w:r>
        <w:rPr>
          <w:rFonts w:ascii="宋体" w:hAnsi="宋体"/>
        </w:rPr>
        <w:t>STA链路信息搜集和上报</w:t>
      </w:r>
      <w:r>
        <w:rPr>
          <w:rFonts w:hint="eastAsia" w:ascii="宋体" w:hAnsi="宋体"/>
        </w:rPr>
        <w:t>。</w:t>
      </w:r>
    </w:p>
    <w:p>
      <w:pPr>
        <w:numPr>
          <w:ilvl w:val="0"/>
          <w:numId w:val="37"/>
        </w:numPr>
        <w:spacing w:before="0" w:afterLines="0"/>
        <w:rPr>
          <w:rFonts w:ascii="宋体" w:hAnsi="宋体"/>
        </w:rPr>
      </w:pPr>
      <w:r>
        <w:rPr>
          <w:rFonts w:ascii="宋体" w:hAnsi="宋体"/>
        </w:rPr>
        <w:t>STA漫游</w:t>
      </w:r>
    </w:p>
    <w:p>
      <w:pPr>
        <w:spacing w:before="0" w:afterLines="0"/>
        <w:ind w:left="840"/>
        <w:rPr>
          <w:rFonts w:ascii="宋体" w:hAnsi="宋体"/>
        </w:rPr>
      </w:pPr>
      <w:r>
        <w:rPr>
          <w:rFonts w:hint="eastAsia" w:ascii="宋体" w:hAnsi="宋体"/>
        </w:rPr>
        <w:t>应支持controller控制下的</w:t>
      </w:r>
      <w:r>
        <w:rPr>
          <w:rFonts w:ascii="宋体" w:hAnsi="宋体"/>
        </w:rPr>
        <w:t>STA漫游，包括</w:t>
      </w:r>
      <w:r>
        <w:rPr>
          <w:rFonts w:hint="eastAsia" w:ascii="宋体" w:hAnsi="宋体"/>
        </w:rPr>
        <w:t>：</w:t>
      </w:r>
    </w:p>
    <w:p>
      <w:pPr>
        <w:pStyle w:val="345"/>
        <w:numPr>
          <w:ilvl w:val="1"/>
          <w:numId w:val="38"/>
        </w:numPr>
        <w:ind w:firstLineChars="0"/>
        <w:rPr>
          <w:rFonts w:ascii="宋体" w:hAnsi="宋体"/>
        </w:rPr>
      </w:pPr>
      <w:r>
        <w:rPr>
          <w:rFonts w:hint="eastAsia" w:ascii="宋体" w:hAnsi="宋体"/>
        </w:rPr>
        <w:t>根据</w:t>
      </w:r>
      <w:r>
        <w:rPr>
          <w:rFonts w:ascii="宋体" w:hAnsi="宋体"/>
        </w:rPr>
        <w:t xml:space="preserve">Controller </w:t>
      </w:r>
      <w:r>
        <w:rPr>
          <w:rFonts w:hint="eastAsia" w:ascii="宋体" w:hAnsi="宋体"/>
        </w:rPr>
        <w:t>发送的</w:t>
      </w:r>
      <w:r>
        <w:rPr>
          <w:rFonts w:ascii="宋体" w:hAnsi="宋体"/>
        </w:rPr>
        <w:t>Client Steering Request</w:t>
      </w:r>
      <w:r>
        <w:rPr>
          <w:rFonts w:hint="eastAsia" w:ascii="宋体" w:hAnsi="宋体"/>
        </w:rPr>
        <w:t>，当</w:t>
      </w:r>
      <w:r>
        <w:rPr>
          <w:rFonts w:ascii="宋体" w:hAnsi="宋体"/>
        </w:rPr>
        <w:t xml:space="preserve">Request Mode bit </w:t>
      </w:r>
      <w:r>
        <w:rPr>
          <w:rFonts w:hint="eastAsia" w:ascii="宋体" w:hAnsi="宋体"/>
        </w:rPr>
        <w:t>为</w:t>
      </w:r>
      <w:r>
        <w:rPr>
          <w:rFonts w:ascii="宋体" w:hAnsi="宋体"/>
        </w:rPr>
        <w:t xml:space="preserve">0 </w:t>
      </w:r>
      <w:r>
        <w:rPr>
          <w:rFonts w:hint="eastAsia" w:ascii="宋体" w:hAnsi="宋体"/>
        </w:rPr>
        <w:t>时</w:t>
      </w:r>
      <w:r>
        <w:rPr>
          <w:rFonts w:ascii="宋体" w:hAnsi="宋体"/>
        </w:rPr>
        <w:t xml:space="preserve">, </w:t>
      </w:r>
      <w:r>
        <w:rPr>
          <w:rFonts w:hint="eastAsia" w:ascii="宋体" w:hAnsi="宋体"/>
        </w:rPr>
        <w:t>在漫游窗口期内根据收到的漫游策略（基于信号强度或信道利用率）来发起漫游。</w:t>
      </w:r>
    </w:p>
    <w:p>
      <w:pPr>
        <w:pStyle w:val="345"/>
        <w:numPr>
          <w:ilvl w:val="1"/>
          <w:numId w:val="38"/>
        </w:numPr>
        <w:ind w:firstLineChars="0"/>
        <w:rPr>
          <w:rFonts w:ascii="宋体" w:hAnsi="宋体"/>
        </w:rPr>
      </w:pPr>
      <w:r>
        <w:rPr>
          <w:rFonts w:hint="eastAsia" w:ascii="宋体" w:hAnsi="宋体"/>
        </w:rPr>
        <w:t>根据</w:t>
      </w:r>
      <w:r>
        <w:rPr>
          <w:rFonts w:ascii="宋体" w:hAnsi="宋体"/>
        </w:rPr>
        <w:t xml:space="preserve">Controller </w:t>
      </w:r>
      <w:r>
        <w:rPr>
          <w:rFonts w:hint="eastAsia" w:ascii="宋体" w:hAnsi="宋体"/>
        </w:rPr>
        <w:t>发送的</w:t>
      </w:r>
      <w:r>
        <w:rPr>
          <w:rFonts w:ascii="宋体" w:hAnsi="宋体"/>
        </w:rPr>
        <w:t>Client Steering Request</w:t>
      </w:r>
      <w:r>
        <w:rPr>
          <w:rFonts w:hint="eastAsia" w:ascii="宋体" w:hAnsi="宋体"/>
        </w:rPr>
        <w:t>，当</w:t>
      </w:r>
      <w:r>
        <w:rPr>
          <w:rFonts w:ascii="宋体" w:hAnsi="宋体"/>
        </w:rPr>
        <w:t xml:space="preserve">Request Mode bit </w:t>
      </w:r>
      <w:r>
        <w:rPr>
          <w:rFonts w:hint="eastAsia" w:ascii="宋体" w:hAnsi="宋体"/>
        </w:rPr>
        <w:t>为</w:t>
      </w:r>
      <w:r>
        <w:rPr>
          <w:rFonts w:ascii="宋体" w:hAnsi="宋体"/>
        </w:rPr>
        <w:t>1</w:t>
      </w:r>
      <w:r>
        <w:rPr>
          <w:rFonts w:hint="eastAsia" w:ascii="宋体" w:hAnsi="宋体"/>
        </w:rPr>
        <w:t>时</w:t>
      </w:r>
      <w:r>
        <w:rPr>
          <w:rFonts w:ascii="宋体" w:hAnsi="宋体"/>
        </w:rPr>
        <w:t xml:space="preserve">, </w:t>
      </w:r>
      <w:r>
        <w:rPr>
          <w:rFonts w:hint="eastAsia" w:ascii="宋体" w:hAnsi="宋体"/>
        </w:rPr>
        <w:t>按照</w:t>
      </w:r>
      <w:r>
        <w:rPr>
          <w:rFonts w:ascii="宋体" w:hAnsi="宋体"/>
        </w:rPr>
        <w:t xml:space="preserve">Steering Request TLV的要求，将指定的STA漫游到指定的BSS </w:t>
      </w:r>
      <w:r>
        <w:rPr>
          <w:rFonts w:hint="eastAsia" w:ascii="宋体" w:hAnsi="宋体"/>
        </w:rPr>
        <w:t>上。</w:t>
      </w:r>
    </w:p>
    <w:p>
      <w:pPr>
        <w:spacing w:after="15"/>
        <w:ind w:left="840"/>
        <w:rPr>
          <w:rFonts w:ascii="宋体" w:hAnsi="宋体"/>
        </w:rPr>
      </w:pPr>
      <w:r>
        <w:rPr>
          <w:rFonts w:hint="eastAsia" w:ascii="宋体" w:hAnsi="宋体"/>
        </w:rPr>
        <w:t>宜支持根据controller下发的漫游策略，由agent发起的STA漫游，包括：</w:t>
      </w:r>
    </w:p>
    <w:p>
      <w:pPr>
        <w:pStyle w:val="199"/>
        <w:numPr>
          <w:ilvl w:val="0"/>
          <w:numId w:val="39"/>
        </w:numPr>
        <w:spacing w:after="15"/>
        <w:rPr>
          <w:rFonts w:ascii="宋体" w:hAnsi="宋体"/>
          <w:color w:val="auto"/>
          <w:kern w:val="2"/>
          <w:sz w:val="21"/>
          <w:szCs w:val="22"/>
        </w:rPr>
      </w:pPr>
      <w:r>
        <w:rPr>
          <w:rFonts w:hint="eastAsia" w:ascii="宋体" w:hAnsi="宋体"/>
          <w:color w:val="auto"/>
          <w:kern w:val="2"/>
          <w:sz w:val="21"/>
          <w:szCs w:val="22"/>
        </w:rPr>
        <w:t>向</w:t>
      </w:r>
      <w:r>
        <w:rPr>
          <w:rFonts w:ascii="宋体" w:hAnsi="宋体"/>
          <w:color w:val="auto"/>
          <w:kern w:val="2"/>
          <w:sz w:val="21"/>
          <w:szCs w:val="22"/>
        </w:rPr>
        <w:t>controller上报AP能力时，声明支持Agent-initiated RCPI-based Steering</w:t>
      </w:r>
      <w:r>
        <w:rPr>
          <w:rFonts w:hint="eastAsia" w:ascii="宋体" w:hAnsi="宋体"/>
          <w:color w:val="auto"/>
          <w:kern w:val="2"/>
          <w:sz w:val="21"/>
          <w:szCs w:val="22"/>
        </w:rPr>
        <w:t>能力。</w:t>
      </w:r>
    </w:p>
    <w:p>
      <w:pPr>
        <w:pStyle w:val="199"/>
        <w:numPr>
          <w:ilvl w:val="0"/>
          <w:numId w:val="39"/>
        </w:numPr>
        <w:spacing w:after="15"/>
        <w:rPr>
          <w:rFonts w:ascii="宋体" w:hAnsi="宋体"/>
          <w:color w:val="auto"/>
          <w:kern w:val="2"/>
          <w:sz w:val="21"/>
          <w:szCs w:val="22"/>
        </w:rPr>
      </w:pPr>
      <w:r>
        <w:rPr>
          <w:rFonts w:hint="eastAsia" w:ascii="宋体" w:hAnsi="宋体"/>
          <w:color w:val="auto"/>
          <w:kern w:val="2"/>
          <w:sz w:val="21"/>
          <w:szCs w:val="22"/>
        </w:rPr>
        <w:t>接收controller发来的</w:t>
      </w:r>
      <w:r>
        <w:rPr>
          <w:rFonts w:ascii="宋体" w:hAnsi="宋体"/>
          <w:color w:val="auto"/>
          <w:kern w:val="2"/>
          <w:sz w:val="21"/>
          <w:szCs w:val="22"/>
        </w:rPr>
        <w:t>Agent-initiated RCPI-based Steering</w:t>
      </w:r>
      <w:r>
        <w:rPr>
          <w:rFonts w:hint="eastAsia" w:ascii="宋体" w:hAnsi="宋体"/>
          <w:color w:val="auto"/>
          <w:kern w:val="2"/>
          <w:sz w:val="21"/>
          <w:szCs w:val="22"/>
        </w:rPr>
        <w:t>漫游策略以及漫游门限规则。</w:t>
      </w:r>
    </w:p>
    <w:p>
      <w:pPr>
        <w:pStyle w:val="199"/>
        <w:numPr>
          <w:ilvl w:val="0"/>
          <w:numId w:val="39"/>
        </w:numPr>
        <w:spacing w:after="15"/>
        <w:rPr>
          <w:rFonts w:ascii="宋体" w:hAnsi="宋体"/>
          <w:color w:val="auto"/>
          <w:kern w:val="2"/>
          <w:sz w:val="21"/>
          <w:szCs w:val="22"/>
        </w:rPr>
      </w:pPr>
      <w:r>
        <w:rPr>
          <w:rFonts w:hint="eastAsia" w:ascii="宋体" w:hAnsi="宋体"/>
          <w:color w:val="auto"/>
          <w:kern w:val="2"/>
          <w:sz w:val="21"/>
          <w:szCs w:val="22"/>
        </w:rPr>
        <w:t>根据规则，当漫游条件满足时，agent触发STA漫游操作。</w:t>
      </w:r>
    </w:p>
    <w:p>
      <w:pPr>
        <w:numPr>
          <w:ilvl w:val="0"/>
          <w:numId w:val="37"/>
        </w:numPr>
        <w:spacing w:before="0" w:afterLines="0"/>
        <w:rPr>
          <w:rFonts w:ascii="宋体" w:hAnsi="宋体"/>
          <w:sz w:val="22"/>
        </w:rPr>
      </w:pPr>
      <w:r>
        <w:rPr>
          <w:rFonts w:hint="eastAsia"/>
          <w:sz w:val="22"/>
        </w:rPr>
        <w:t>应支持</w:t>
      </w:r>
      <w:r>
        <w:rPr>
          <w:sz w:val="22"/>
        </w:rPr>
        <w:t>802.11</w:t>
      </w:r>
      <w:r>
        <w:rPr>
          <w:rFonts w:hint="eastAsia"/>
          <w:sz w:val="22"/>
        </w:rPr>
        <w:t>帧的</w:t>
      </w:r>
      <w:r>
        <w:rPr>
          <w:sz w:val="22"/>
        </w:rPr>
        <w:t>3</w:t>
      </w:r>
      <w:r>
        <w:rPr>
          <w:rFonts w:hint="eastAsia"/>
          <w:sz w:val="22"/>
        </w:rPr>
        <w:t>地址转发和</w:t>
      </w:r>
      <w:r>
        <w:rPr>
          <w:sz w:val="22"/>
        </w:rPr>
        <w:t>4</w:t>
      </w:r>
      <w:r>
        <w:rPr>
          <w:rFonts w:hint="eastAsia"/>
          <w:sz w:val="22"/>
        </w:rPr>
        <w:t>地址转发。</w:t>
      </w:r>
    </w:p>
    <w:p>
      <w:pPr>
        <w:pStyle w:val="96"/>
        <w:numPr>
          <w:ilvl w:val="1"/>
          <w:numId w:val="6"/>
        </w:numPr>
        <w:spacing w:before="156" w:after="156"/>
      </w:pPr>
      <w:bookmarkStart w:id="159" w:name="_Toc532477771"/>
      <w:bookmarkStart w:id="160" w:name="_Toc447897173"/>
      <w:r>
        <w:t>设备发现功能要求</w:t>
      </w:r>
      <w:bookmarkEnd w:id="159"/>
      <w:bookmarkEnd w:id="160"/>
    </w:p>
    <w:p>
      <w:pPr>
        <w:spacing w:after="15"/>
        <w:ind w:firstLine="472" w:firstLineChars="225"/>
        <w:rPr>
          <w:rFonts w:ascii="宋体" w:hAnsi="宋体"/>
        </w:rPr>
      </w:pPr>
      <w:r>
        <w:rPr>
          <w:rFonts w:ascii="宋体" w:hAnsi="宋体"/>
        </w:rPr>
        <w:t>智能家庭网关对其连接设备进行自动发现后，对特定设备配置</w:t>
      </w:r>
      <w:r>
        <w:rPr>
          <w:rFonts w:hint="eastAsia" w:ascii="宋体" w:hAnsi="宋体"/>
        </w:rPr>
        <w:t>IPv4</w:t>
      </w:r>
      <w:r>
        <w:rPr>
          <w:rFonts w:ascii="宋体" w:hAnsi="宋体"/>
        </w:rPr>
        <w:t>特定私网IP地址和特定参数（如QoS、Port Forwarding等）。</w:t>
      </w:r>
    </w:p>
    <w:p>
      <w:pPr>
        <w:numPr>
          <w:ilvl w:val="0"/>
          <w:numId w:val="40"/>
        </w:numPr>
        <w:tabs>
          <w:tab w:val="left" w:pos="360"/>
        </w:tabs>
        <w:spacing w:before="0" w:afterLines="0"/>
        <w:rPr>
          <w:rFonts w:ascii="宋体" w:hAnsi="宋体"/>
        </w:rPr>
      </w:pPr>
      <w:r>
        <w:rPr>
          <w:rFonts w:ascii="宋体" w:hAnsi="宋体"/>
        </w:rPr>
        <w:t>支持UPnP IGD1.0协议，要求如下：</w:t>
      </w:r>
    </w:p>
    <w:p>
      <w:pPr>
        <w:numPr>
          <w:ilvl w:val="0"/>
          <w:numId w:val="41"/>
        </w:numPr>
        <w:tabs>
          <w:tab w:val="left" w:pos="1320"/>
        </w:tabs>
        <w:spacing w:before="0" w:afterLines="0"/>
        <w:rPr>
          <w:rFonts w:ascii="宋体" w:hAnsi="宋体"/>
        </w:rPr>
      </w:pPr>
      <w:r>
        <w:rPr>
          <w:rFonts w:ascii="宋体" w:hAnsi="宋体"/>
        </w:rPr>
        <w:t>UPnP功能应支持启用/禁用，默认是禁用（disabled）</w:t>
      </w:r>
      <w:r>
        <w:rPr>
          <w:rFonts w:hint="eastAsia" w:ascii="宋体" w:hAnsi="宋体"/>
        </w:rPr>
        <w:t>。</w:t>
      </w:r>
    </w:p>
    <w:p>
      <w:pPr>
        <w:numPr>
          <w:ilvl w:val="0"/>
          <w:numId w:val="41"/>
        </w:numPr>
        <w:tabs>
          <w:tab w:val="left" w:pos="1320"/>
        </w:tabs>
        <w:spacing w:before="0" w:afterLines="0"/>
        <w:rPr>
          <w:rFonts w:ascii="宋体" w:hAnsi="宋体"/>
        </w:rPr>
      </w:pPr>
      <w:r>
        <w:rPr>
          <w:rFonts w:ascii="宋体" w:hAnsi="宋体"/>
        </w:rPr>
        <w:t>对于用户/应用接入智能家庭网关的操作，应</w:t>
      </w:r>
      <w:r>
        <w:rPr>
          <w:rFonts w:hint="eastAsia" w:ascii="宋体" w:hAnsi="宋体"/>
        </w:rPr>
        <w:t>支持</w:t>
      </w:r>
      <w:r>
        <w:rPr>
          <w:rFonts w:ascii="宋体" w:hAnsi="宋体"/>
        </w:rPr>
        <w:t>配置为read-only，避免一些接入后的操作对智能家庭网关状态的更改</w:t>
      </w:r>
      <w:r>
        <w:rPr>
          <w:rFonts w:hint="eastAsia" w:ascii="宋体" w:hAnsi="宋体"/>
        </w:rPr>
        <w:t>。</w:t>
      </w:r>
    </w:p>
    <w:p>
      <w:pPr>
        <w:numPr>
          <w:ilvl w:val="0"/>
          <w:numId w:val="41"/>
        </w:numPr>
        <w:tabs>
          <w:tab w:val="left" w:pos="1320"/>
        </w:tabs>
        <w:spacing w:before="0" w:afterLines="0"/>
        <w:rPr>
          <w:rFonts w:ascii="宋体" w:hAnsi="宋体"/>
        </w:rPr>
      </w:pPr>
      <w:r>
        <w:rPr>
          <w:rFonts w:ascii="宋体" w:hAnsi="宋体"/>
        </w:rPr>
        <w:t>应支持NAT traversal启用/禁用</w:t>
      </w:r>
      <w:r>
        <w:rPr>
          <w:rFonts w:hint="eastAsia" w:ascii="宋体" w:hAnsi="宋体"/>
        </w:rPr>
        <w:t>。</w:t>
      </w:r>
    </w:p>
    <w:p>
      <w:pPr>
        <w:numPr>
          <w:ilvl w:val="0"/>
          <w:numId w:val="41"/>
        </w:numPr>
        <w:tabs>
          <w:tab w:val="left" w:pos="1320"/>
        </w:tabs>
        <w:spacing w:before="0" w:afterLines="0"/>
        <w:rPr>
          <w:rFonts w:ascii="宋体" w:hAnsi="宋体"/>
        </w:rPr>
      </w:pPr>
      <w:r>
        <w:rPr>
          <w:rFonts w:ascii="宋体" w:hAnsi="宋体"/>
        </w:rPr>
        <w:t>应支持用户做基于LAN IP地址的UPnP流量block。</w:t>
      </w:r>
    </w:p>
    <w:p>
      <w:pPr>
        <w:numPr>
          <w:ilvl w:val="0"/>
          <w:numId w:val="40"/>
        </w:numPr>
        <w:tabs>
          <w:tab w:val="left" w:pos="360"/>
        </w:tabs>
        <w:spacing w:before="0" w:afterLines="0"/>
        <w:rPr>
          <w:rFonts w:ascii="宋体" w:hAnsi="宋体"/>
          <w:lang w:val="sv-SE"/>
        </w:rPr>
      </w:pPr>
      <w:bookmarkStart w:id="161" w:name="_Toc224441694"/>
      <w:r>
        <w:rPr>
          <w:rFonts w:hint="eastAsia" w:ascii="宋体" w:hAnsi="宋体"/>
        </w:rPr>
        <w:t>支持</w:t>
      </w:r>
      <w:r>
        <w:rPr>
          <w:rFonts w:hint="eastAsia" w:ascii="宋体" w:hAnsi="宋体"/>
          <w:lang w:val="sv-SE"/>
        </w:rPr>
        <w:t>UPnP AV Media Server</w:t>
      </w:r>
      <w:r>
        <w:rPr>
          <w:rFonts w:hint="eastAsia" w:ascii="宋体" w:hAnsi="宋体"/>
        </w:rPr>
        <w:t>和</w:t>
      </w:r>
      <w:r>
        <w:rPr>
          <w:rFonts w:hint="eastAsia" w:ascii="宋体" w:hAnsi="宋体"/>
          <w:lang w:val="sv-SE"/>
        </w:rPr>
        <w:t>DLNA DMS</w:t>
      </w:r>
    </w:p>
    <w:p>
      <w:pPr>
        <w:numPr>
          <w:ilvl w:val="0"/>
          <w:numId w:val="42"/>
        </w:numPr>
        <w:spacing w:before="0" w:afterLines="0"/>
        <w:rPr>
          <w:rFonts w:ascii="宋体" w:hAnsi="宋体"/>
          <w:lang w:val="sv-SE"/>
        </w:rPr>
      </w:pPr>
      <w:r>
        <w:rPr>
          <w:rFonts w:hint="eastAsia" w:ascii="宋体" w:hAnsi="宋体"/>
        </w:rPr>
        <w:t>应支持</w:t>
      </w:r>
      <w:r>
        <w:rPr>
          <w:rFonts w:hint="eastAsia" w:ascii="宋体" w:hAnsi="宋体"/>
          <w:lang w:val="sv-SE"/>
        </w:rPr>
        <w:t>UPnP AV Media server，</w:t>
      </w:r>
      <w:r>
        <w:rPr>
          <w:rFonts w:hint="eastAsia" w:ascii="宋体" w:hAnsi="宋体"/>
        </w:rPr>
        <w:t>应支持</w:t>
      </w:r>
      <w:r>
        <w:rPr>
          <w:rFonts w:hint="eastAsia" w:ascii="宋体" w:hAnsi="宋体"/>
          <w:lang w:val="sv-SE"/>
        </w:rPr>
        <w:t>Media server</w:t>
      </w:r>
      <w:r>
        <w:rPr>
          <w:rFonts w:hint="eastAsia" w:ascii="宋体" w:hAnsi="宋体"/>
        </w:rPr>
        <w:t>的</w:t>
      </w:r>
      <w:r>
        <w:rPr>
          <w:rFonts w:hint="eastAsia" w:ascii="宋体" w:hAnsi="宋体"/>
          <w:lang w:val="sv-SE"/>
        </w:rPr>
        <w:t>CDS（Content Directory Server）</w:t>
      </w:r>
      <w:r>
        <w:rPr>
          <w:rFonts w:hint="eastAsia" w:ascii="宋体" w:hAnsi="宋体"/>
        </w:rPr>
        <w:t>、</w:t>
      </w:r>
      <w:r>
        <w:rPr>
          <w:rFonts w:hint="eastAsia" w:ascii="宋体" w:hAnsi="宋体"/>
          <w:lang w:val="sv-SE"/>
        </w:rPr>
        <w:t>Connetion Manager，</w:t>
      </w:r>
      <w:r>
        <w:rPr>
          <w:rFonts w:hint="eastAsia" w:ascii="宋体" w:hAnsi="宋体"/>
        </w:rPr>
        <w:t>可选支持</w:t>
      </w:r>
      <w:r>
        <w:rPr>
          <w:rFonts w:hint="eastAsia" w:ascii="宋体" w:hAnsi="宋体"/>
          <w:lang w:val="sv-SE"/>
        </w:rPr>
        <w:t>Media server</w:t>
      </w:r>
      <w:r>
        <w:rPr>
          <w:rFonts w:hint="eastAsia" w:ascii="宋体" w:hAnsi="宋体"/>
        </w:rPr>
        <w:t>定义的</w:t>
      </w:r>
      <w:r>
        <w:rPr>
          <w:rFonts w:hint="eastAsia" w:ascii="宋体" w:hAnsi="宋体"/>
          <w:lang w:val="sv-SE"/>
        </w:rPr>
        <w:t>AV Transport</w:t>
      </w:r>
      <w:r>
        <w:rPr>
          <w:rFonts w:hint="eastAsia" w:ascii="宋体" w:hAnsi="宋体"/>
        </w:rPr>
        <w:t>服务。</w:t>
      </w:r>
    </w:p>
    <w:p>
      <w:pPr>
        <w:numPr>
          <w:ilvl w:val="0"/>
          <w:numId w:val="42"/>
        </w:numPr>
        <w:spacing w:before="0" w:afterLines="0"/>
        <w:rPr>
          <w:rFonts w:ascii="宋体" w:hAnsi="宋体"/>
        </w:rPr>
      </w:pPr>
      <w:r>
        <w:rPr>
          <w:rFonts w:hint="eastAsia" w:ascii="宋体" w:hAnsi="宋体"/>
        </w:rPr>
        <w:t>应支持DLNA1.5的DMS设备功能，宜通过DLNA 1.5认证。DLNA功能缺省启用。</w:t>
      </w:r>
    </w:p>
    <w:p>
      <w:pPr>
        <w:numPr>
          <w:ilvl w:val="0"/>
          <w:numId w:val="42"/>
        </w:numPr>
        <w:spacing w:before="0" w:afterLines="0"/>
        <w:rPr>
          <w:rFonts w:ascii="宋体" w:hAnsi="宋体"/>
        </w:rPr>
      </w:pPr>
      <w:r>
        <w:rPr>
          <w:rFonts w:hint="eastAsia" w:ascii="宋体" w:hAnsi="宋体"/>
        </w:rPr>
        <w:t>DMS功能只能通过ITMS+进行开启/关闭，缺省打开。DMS服务名称为“天翼网关”。</w:t>
      </w:r>
    </w:p>
    <w:p>
      <w:pPr>
        <w:numPr>
          <w:ilvl w:val="0"/>
          <w:numId w:val="42"/>
        </w:numPr>
        <w:spacing w:before="0" w:afterLines="0"/>
        <w:rPr>
          <w:rFonts w:ascii="宋体" w:hAnsi="宋体"/>
        </w:rPr>
      </w:pPr>
      <w:r>
        <w:rPr>
          <w:rFonts w:hint="eastAsia" w:ascii="宋体" w:hAnsi="宋体"/>
        </w:rPr>
        <w:t>应支持向家庭网络发布家庭网关连接的存储设备中的共享媒体内容，支持共享内容的读写。</w:t>
      </w:r>
    </w:p>
    <w:p>
      <w:pPr>
        <w:numPr>
          <w:ilvl w:val="0"/>
          <w:numId w:val="42"/>
        </w:numPr>
        <w:spacing w:before="0" w:afterLines="0"/>
        <w:rPr>
          <w:rFonts w:ascii="宋体" w:hAnsi="宋体"/>
        </w:rPr>
      </w:pPr>
      <w:r>
        <w:rPr>
          <w:rFonts w:hint="eastAsia" w:ascii="宋体" w:hAnsi="宋体"/>
        </w:rPr>
        <w:t>内容共享应支持FTP Server、SAMBA协议，支持共享访问的用户权限管理，可支持6个账户，每个账户均具有能够进行有效访问的根目录，账号可由ITMS+、</w:t>
      </w:r>
      <w:r>
        <w:rPr>
          <w:rFonts w:hint="eastAsia" w:hAnsi="宋体"/>
        </w:rPr>
        <w:t>智家平台</w:t>
      </w:r>
      <w:r>
        <w:rPr>
          <w:rFonts w:hint="eastAsia" w:ascii="宋体" w:hAnsi="宋体"/>
        </w:rPr>
        <w:t>进行修改，缺省账号为</w:t>
      </w:r>
      <w:r>
        <w:rPr>
          <w:rFonts w:hint="eastAsia" w:hAnsi="宋体"/>
          <w:szCs w:val="21"/>
        </w:rPr>
        <w:t>当前</w:t>
      </w:r>
      <w:r>
        <w:rPr>
          <w:rFonts w:hint="eastAsia" w:ascii="宋体" w:hAnsi="宋体"/>
        </w:rPr>
        <w:t>家庭网关用户账号。SAMBA功能缺省启用。</w:t>
      </w:r>
    </w:p>
    <w:p>
      <w:pPr>
        <w:numPr>
          <w:ilvl w:val="0"/>
          <w:numId w:val="42"/>
        </w:numPr>
        <w:spacing w:before="0" w:afterLines="0"/>
        <w:rPr>
          <w:rFonts w:ascii="宋体" w:hAnsi="宋体"/>
        </w:rPr>
      </w:pPr>
      <w:r>
        <w:rPr>
          <w:rFonts w:hint="eastAsia" w:ascii="宋体" w:hAnsi="宋体"/>
        </w:rPr>
        <w:t>具备支持索引1000个媒体文件的能力，能够生成并定期刷新维护共享内容的目录索引树，刷新的周期时间可设置。</w:t>
      </w:r>
    </w:p>
    <w:p>
      <w:pPr>
        <w:pStyle w:val="96"/>
        <w:numPr>
          <w:ilvl w:val="1"/>
          <w:numId w:val="6"/>
        </w:numPr>
        <w:spacing w:before="156" w:after="156"/>
      </w:pPr>
      <w:bookmarkStart w:id="162" w:name="_Toc447897174"/>
      <w:bookmarkStart w:id="163" w:name="_Toc532477772"/>
      <w:r>
        <w:t>业务控制功能要求</w:t>
      </w:r>
      <w:bookmarkEnd w:id="161"/>
      <w:bookmarkEnd w:id="162"/>
      <w:bookmarkEnd w:id="163"/>
    </w:p>
    <w:p>
      <w:pPr>
        <w:spacing w:after="15"/>
        <w:ind w:firstLine="411" w:firstLineChars="196"/>
        <w:rPr>
          <w:rFonts w:ascii="宋体" w:hAnsi="宋体"/>
        </w:rPr>
      </w:pPr>
      <w:bookmarkStart w:id="164" w:name="_Toc143501957"/>
      <w:bookmarkEnd w:id="164"/>
      <w:bookmarkStart w:id="165" w:name="_Toc143457964"/>
      <w:bookmarkEnd w:id="165"/>
      <w:bookmarkStart w:id="166" w:name="_Toc143450556"/>
      <w:bookmarkEnd w:id="166"/>
      <w:bookmarkStart w:id="167" w:name="_Toc143450840"/>
      <w:bookmarkEnd w:id="167"/>
      <w:bookmarkStart w:id="168" w:name="_Toc143450272"/>
      <w:bookmarkEnd w:id="168"/>
      <w:bookmarkStart w:id="169" w:name="_Toc143450557"/>
      <w:bookmarkEnd w:id="169"/>
      <w:bookmarkStart w:id="170" w:name="_Toc143457960"/>
      <w:bookmarkEnd w:id="170"/>
      <w:bookmarkStart w:id="171" w:name="_Toc146084601"/>
      <w:bookmarkEnd w:id="171"/>
      <w:bookmarkStart w:id="172" w:name="_Toc143450268"/>
      <w:bookmarkEnd w:id="172"/>
      <w:bookmarkStart w:id="173" w:name="_Toc143450842"/>
      <w:bookmarkEnd w:id="173"/>
      <w:bookmarkStart w:id="174" w:name="_Toc143450554"/>
      <w:bookmarkEnd w:id="174"/>
      <w:bookmarkStart w:id="175" w:name="_Toc143501958"/>
      <w:bookmarkEnd w:id="175"/>
      <w:bookmarkStart w:id="176" w:name="_Toc143450839"/>
      <w:bookmarkEnd w:id="176"/>
      <w:bookmarkStart w:id="177" w:name="_Toc143450269"/>
      <w:bookmarkEnd w:id="177"/>
      <w:bookmarkStart w:id="178" w:name="_Toc146101672"/>
      <w:bookmarkEnd w:id="178"/>
      <w:bookmarkStart w:id="179" w:name="_Toc143450559"/>
      <w:bookmarkEnd w:id="179"/>
      <w:bookmarkStart w:id="180" w:name="_Toc143451238"/>
      <w:bookmarkEnd w:id="180"/>
      <w:bookmarkStart w:id="181" w:name="_Toc143457962"/>
      <w:bookmarkEnd w:id="181"/>
      <w:bookmarkStart w:id="182" w:name="_Toc143450555"/>
      <w:bookmarkEnd w:id="182"/>
      <w:bookmarkStart w:id="183" w:name="_Toc143451236"/>
      <w:bookmarkEnd w:id="183"/>
      <w:bookmarkStart w:id="184" w:name="_Toc143450844"/>
      <w:bookmarkEnd w:id="184"/>
      <w:bookmarkStart w:id="185" w:name="_Toc143501956"/>
      <w:bookmarkEnd w:id="185"/>
      <w:bookmarkStart w:id="186" w:name="_Toc143450271"/>
      <w:bookmarkEnd w:id="186"/>
      <w:bookmarkStart w:id="187" w:name="_Toc143451235"/>
      <w:bookmarkEnd w:id="187"/>
      <w:bookmarkStart w:id="188" w:name="_Toc143501959"/>
      <w:bookmarkEnd w:id="188"/>
      <w:bookmarkStart w:id="189" w:name="_Toc143450558"/>
      <w:bookmarkEnd w:id="189"/>
      <w:bookmarkStart w:id="190" w:name="_Toc146075657"/>
      <w:bookmarkEnd w:id="190"/>
      <w:bookmarkStart w:id="191" w:name="_Toc143501954"/>
      <w:bookmarkEnd w:id="191"/>
      <w:bookmarkStart w:id="192" w:name="_Toc143450841"/>
      <w:bookmarkEnd w:id="192"/>
      <w:bookmarkStart w:id="193" w:name="_Toc143457965"/>
      <w:bookmarkEnd w:id="193"/>
      <w:bookmarkStart w:id="194" w:name="_Toc143450843"/>
      <w:bookmarkEnd w:id="194"/>
      <w:bookmarkStart w:id="195" w:name="_Toc143451233"/>
      <w:bookmarkEnd w:id="195"/>
      <w:bookmarkStart w:id="196" w:name="_Toc143450273"/>
      <w:bookmarkEnd w:id="196"/>
      <w:bookmarkStart w:id="197" w:name="_Toc143450270"/>
      <w:bookmarkEnd w:id="197"/>
      <w:bookmarkStart w:id="198" w:name="_Toc143501955"/>
      <w:bookmarkEnd w:id="198"/>
      <w:bookmarkStart w:id="199" w:name="_Toc143451234"/>
      <w:bookmarkEnd w:id="199"/>
      <w:bookmarkStart w:id="200" w:name="_Toc146453894"/>
      <w:bookmarkEnd w:id="200"/>
      <w:bookmarkStart w:id="201" w:name="_Toc146086002"/>
      <w:bookmarkEnd w:id="201"/>
      <w:bookmarkStart w:id="202" w:name="_Toc146569913"/>
      <w:bookmarkEnd w:id="202"/>
      <w:bookmarkStart w:id="203" w:name="_Toc143451237"/>
      <w:bookmarkEnd w:id="203"/>
      <w:bookmarkStart w:id="204" w:name="_Toc146571224"/>
      <w:bookmarkEnd w:id="204"/>
      <w:bookmarkStart w:id="205" w:name="_Toc143457963"/>
      <w:bookmarkEnd w:id="205"/>
      <w:bookmarkStart w:id="206" w:name="_Toc146101423"/>
      <w:bookmarkEnd w:id="206"/>
      <w:bookmarkStart w:id="207" w:name="_Toc143457961"/>
      <w:bookmarkEnd w:id="207"/>
      <w:r>
        <w:rPr>
          <w:rFonts w:hint="eastAsia" w:ascii="宋体" w:hAnsi="宋体"/>
        </w:rPr>
        <w:t>家庭网关应支持根据源/目的MAC、源/目的IP、协议（如TCP、UDP、RTP协议等）、源/目的端口号、Flow Label（仅针对IPv6的数据流）等信息，对用户数据流进行分类。</w:t>
      </w:r>
    </w:p>
    <w:p>
      <w:pPr>
        <w:spacing w:after="15"/>
        <w:ind w:firstLine="411" w:firstLineChars="196"/>
        <w:rPr>
          <w:rFonts w:ascii="宋体" w:hAnsi="宋体"/>
        </w:rPr>
      </w:pPr>
      <w:r>
        <w:rPr>
          <w:rFonts w:ascii="宋体" w:hAnsi="宋体"/>
        </w:rPr>
        <w:t>家庭网关应能够根据</w:t>
      </w:r>
      <w:r>
        <w:rPr>
          <w:rFonts w:hint="eastAsia" w:ascii="宋体" w:hAnsi="宋体"/>
        </w:rPr>
        <w:t>用户侧端口（包括有线及无线接口）、WAN连接、</w:t>
      </w:r>
      <w:r>
        <w:rPr>
          <w:rFonts w:ascii="宋体" w:hAnsi="宋体"/>
        </w:rPr>
        <w:t>用户</w:t>
      </w:r>
      <w:r>
        <w:rPr>
          <w:rFonts w:hint="eastAsia" w:ascii="宋体" w:hAnsi="宋体"/>
        </w:rPr>
        <w:t>数据流分类结果</w:t>
      </w:r>
      <w:r>
        <w:rPr>
          <w:rFonts w:ascii="宋体" w:hAnsi="宋体"/>
        </w:rPr>
        <w:t>对不同</w:t>
      </w:r>
      <w:r>
        <w:rPr>
          <w:rFonts w:hint="eastAsia" w:ascii="宋体" w:hAnsi="宋体"/>
        </w:rPr>
        <w:t>数据</w:t>
      </w:r>
      <w:r>
        <w:rPr>
          <w:rFonts w:ascii="宋体" w:hAnsi="宋体"/>
        </w:rPr>
        <w:t>流进行QoS适配：</w:t>
      </w:r>
    </w:p>
    <w:p>
      <w:pPr>
        <w:numPr>
          <w:ilvl w:val="0"/>
          <w:numId w:val="43"/>
        </w:numPr>
        <w:spacing w:before="0" w:afterLines="0"/>
        <w:rPr>
          <w:rFonts w:ascii="宋体" w:hAnsi="宋体"/>
        </w:rPr>
      </w:pPr>
      <w:r>
        <w:rPr>
          <w:rFonts w:ascii="宋体" w:hAnsi="宋体"/>
        </w:rPr>
        <w:t>优先级标识：</w:t>
      </w:r>
    </w:p>
    <w:p>
      <w:pPr>
        <w:numPr>
          <w:ilvl w:val="0"/>
          <w:numId w:val="44"/>
        </w:numPr>
        <w:spacing w:before="0" w:afterLines="0"/>
        <w:rPr>
          <w:rFonts w:ascii="宋体" w:hAnsi="宋体"/>
        </w:rPr>
      </w:pPr>
      <w:r>
        <w:rPr>
          <w:rFonts w:ascii="宋体" w:hAnsi="宋体"/>
        </w:rPr>
        <w:t>根据数据分类结果，对特定的数据流（如RTP数据流）进行</w:t>
      </w:r>
      <w:r>
        <w:rPr>
          <w:rFonts w:hint="eastAsia" w:ascii="宋体" w:hAnsi="宋体"/>
        </w:rPr>
        <w:t>以下</w:t>
      </w:r>
      <w:r>
        <w:rPr>
          <w:rFonts w:ascii="宋体" w:hAnsi="宋体"/>
        </w:rPr>
        <w:t>标识</w:t>
      </w:r>
      <w:r>
        <w:rPr>
          <w:rFonts w:hint="eastAsia" w:ascii="宋体" w:hAnsi="宋体"/>
        </w:rPr>
        <w:t>：</w:t>
      </w:r>
    </w:p>
    <w:p>
      <w:pPr>
        <w:numPr>
          <w:ilvl w:val="0"/>
          <w:numId w:val="17"/>
        </w:numPr>
        <w:tabs>
          <w:tab w:val="left" w:pos="1365"/>
          <w:tab w:val="clear" w:pos="1680"/>
        </w:tabs>
        <w:spacing w:before="0" w:afterLines="0"/>
        <w:ind w:left="1365"/>
        <w:rPr>
          <w:rFonts w:ascii="宋体" w:hAnsi="宋体"/>
        </w:rPr>
      </w:pPr>
      <w:r>
        <w:rPr>
          <w:rFonts w:ascii="宋体" w:hAnsi="宋体"/>
        </w:rPr>
        <w:t>二层IEEE 802.1D标识</w:t>
      </w:r>
    </w:p>
    <w:p>
      <w:pPr>
        <w:numPr>
          <w:ilvl w:val="0"/>
          <w:numId w:val="17"/>
        </w:numPr>
        <w:tabs>
          <w:tab w:val="left" w:pos="1365"/>
          <w:tab w:val="clear" w:pos="1680"/>
        </w:tabs>
        <w:spacing w:before="0" w:afterLines="0"/>
        <w:ind w:left="1365"/>
        <w:rPr>
          <w:rFonts w:ascii="宋体" w:hAnsi="宋体"/>
        </w:rPr>
      </w:pPr>
      <w:r>
        <w:rPr>
          <w:rFonts w:ascii="宋体" w:hAnsi="宋体"/>
        </w:rPr>
        <w:t>三层DSCP（RFC3260）标识</w:t>
      </w:r>
    </w:p>
    <w:p>
      <w:pPr>
        <w:numPr>
          <w:ilvl w:val="0"/>
          <w:numId w:val="17"/>
        </w:numPr>
        <w:tabs>
          <w:tab w:val="left" w:pos="1365"/>
          <w:tab w:val="clear" w:pos="1680"/>
        </w:tabs>
        <w:spacing w:before="0" w:afterLines="0"/>
        <w:ind w:left="1365"/>
        <w:rPr>
          <w:rFonts w:ascii="宋体" w:hAnsi="宋体"/>
        </w:rPr>
      </w:pPr>
      <w:r>
        <w:rPr>
          <w:rFonts w:hint="eastAsia" w:ascii="宋体" w:hAnsi="宋体"/>
        </w:rPr>
        <w:t>三层</w:t>
      </w:r>
      <w:r>
        <w:rPr>
          <w:rFonts w:ascii="宋体" w:hAnsi="宋体"/>
        </w:rPr>
        <w:t>Flow Label</w:t>
      </w:r>
      <w:r>
        <w:rPr>
          <w:rFonts w:hint="eastAsia" w:ascii="宋体" w:hAnsi="宋体"/>
        </w:rPr>
        <w:t>标识（仅针对IPv6数据，可选支持）</w:t>
      </w:r>
    </w:p>
    <w:p>
      <w:pPr>
        <w:numPr>
          <w:ilvl w:val="0"/>
          <w:numId w:val="17"/>
        </w:numPr>
        <w:tabs>
          <w:tab w:val="left" w:pos="1365"/>
          <w:tab w:val="clear" w:pos="1680"/>
        </w:tabs>
        <w:spacing w:before="0" w:afterLines="0"/>
        <w:ind w:left="1365"/>
        <w:rPr>
          <w:rFonts w:ascii="宋体" w:hAnsi="宋体"/>
        </w:rPr>
      </w:pPr>
      <w:r>
        <w:rPr>
          <w:rFonts w:hint="eastAsia" w:ascii="宋体" w:hAnsi="宋体"/>
        </w:rPr>
        <w:t>三层</w:t>
      </w:r>
      <w:r>
        <w:rPr>
          <w:rFonts w:ascii="宋体" w:hAnsi="宋体"/>
        </w:rPr>
        <w:t>Traffic Class</w:t>
      </w:r>
      <w:r>
        <w:rPr>
          <w:rFonts w:hint="eastAsia" w:ascii="宋体" w:hAnsi="宋体"/>
        </w:rPr>
        <w:t>标识（仅针对IPv6数据，可选支持</w:t>
      </w:r>
      <w:r>
        <w:rPr>
          <w:rFonts w:ascii="宋体" w:hAnsi="宋体"/>
        </w:rPr>
        <w:t>)</w:t>
      </w:r>
    </w:p>
    <w:p>
      <w:pPr>
        <w:numPr>
          <w:ilvl w:val="0"/>
          <w:numId w:val="17"/>
        </w:numPr>
        <w:tabs>
          <w:tab w:val="left" w:pos="1365"/>
          <w:tab w:val="clear" w:pos="1680"/>
        </w:tabs>
        <w:spacing w:before="0" w:afterLines="0"/>
        <w:ind w:left="1365"/>
        <w:rPr>
          <w:rFonts w:ascii="宋体" w:hAnsi="宋体"/>
        </w:rPr>
      </w:pPr>
      <w:r>
        <w:rPr>
          <w:rFonts w:ascii="宋体" w:hAnsi="宋体"/>
        </w:rPr>
        <w:t>三层</w:t>
      </w:r>
      <w:r>
        <w:rPr>
          <w:rFonts w:hint="eastAsia" w:ascii="宋体" w:hAnsi="宋体"/>
        </w:rPr>
        <w:t>TOS标识（仅针对IPv4数据，可选支持）</w:t>
      </w:r>
    </w:p>
    <w:p>
      <w:pPr>
        <w:numPr>
          <w:ilvl w:val="0"/>
          <w:numId w:val="44"/>
        </w:numPr>
        <w:tabs>
          <w:tab w:val="left" w:pos="1320"/>
        </w:tabs>
        <w:spacing w:before="0" w:afterLines="0"/>
        <w:rPr>
          <w:rFonts w:ascii="宋体" w:hAnsi="宋体"/>
        </w:rPr>
      </w:pPr>
      <w:r>
        <w:rPr>
          <w:rFonts w:ascii="宋体" w:hAnsi="宋体"/>
        </w:rPr>
        <w:t>对具有三层DSCP（RFC3260）标识的数据包进行二层IEEE 802.1D标识。</w:t>
      </w:r>
    </w:p>
    <w:p>
      <w:pPr>
        <w:numPr>
          <w:ilvl w:val="0"/>
          <w:numId w:val="43"/>
        </w:numPr>
        <w:spacing w:before="0" w:afterLines="0"/>
        <w:rPr>
          <w:rFonts w:ascii="宋体" w:hAnsi="宋体"/>
        </w:rPr>
      </w:pPr>
      <w:r>
        <w:rPr>
          <w:rFonts w:ascii="宋体" w:hAnsi="宋体"/>
        </w:rPr>
        <w:t>策略转发：家庭网关可以根据</w:t>
      </w:r>
      <w:r>
        <w:rPr>
          <w:rFonts w:hint="eastAsia" w:ascii="宋体" w:hAnsi="宋体"/>
        </w:rPr>
        <w:t>用户侧端口（包括有线及无线接口）、WAN连接、</w:t>
      </w:r>
      <w:r>
        <w:rPr>
          <w:rFonts w:ascii="宋体" w:hAnsi="宋体"/>
        </w:rPr>
        <w:t>用户</w:t>
      </w:r>
      <w:r>
        <w:rPr>
          <w:rFonts w:hint="eastAsia" w:ascii="宋体" w:hAnsi="宋体"/>
        </w:rPr>
        <w:t>数据流分类结果</w:t>
      </w:r>
      <w:r>
        <w:rPr>
          <w:rFonts w:ascii="宋体" w:hAnsi="宋体"/>
        </w:rPr>
        <w:t>对数据进行队列划分，优先转发高优先级的数据包，要求如下：</w:t>
      </w:r>
    </w:p>
    <w:p>
      <w:pPr>
        <w:numPr>
          <w:ilvl w:val="0"/>
          <w:numId w:val="45"/>
        </w:numPr>
        <w:spacing w:before="0" w:afterLines="0"/>
        <w:rPr>
          <w:rFonts w:ascii="宋体" w:hAnsi="宋体"/>
        </w:rPr>
      </w:pPr>
      <w:r>
        <w:rPr>
          <w:rFonts w:ascii="宋体" w:hAnsi="宋体"/>
        </w:rPr>
        <w:t>应至少支持</w:t>
      </w:r>
      <w:r>
        <w:rPr>
          <w:rFonts w:hint="eastAsia" w:ascii="宋体" w:hAnsi="宋体"/>
        </w:rPr>
        <w:t>8</w:t>
      </w:r>
      <w:r>
        <w:rPr>
          <w:rFonts w:ascii="宋体" w:hAnsi="宋体"/>
        </w:rPr>
        <w:t>条不同优先级的队列（按优先级从高到低，队列号宜为</w:t>
      </w:r>
      <w:r>
        <w:rPr>
          <w:rFonts w:hint="eastAsia" w:ascii="宋体" w:hAnsi="宋体"/>
        </w:rPr>
        <w:t>1~8</w:t>
      </w:r>
      <w:r>
        <w:rPr>
          <w:rFonts w:ascii="宋体" w:hAnsi="宋体"/>
        </w:rPr>
        <w:t>），</w:t>
      </w:r>
      <w:r>
        <w:rPr>
          <w:rFonts w:hint="eastAsia" w:ascii="宋体" w:hAnsi="宋体"/>
        </w:rPr>
        <w:t>应</w:t>
      </w:r>
      <w:r>
        <w:rPr>
          <w:rFonts w:ascii="宋体" w:hAnsi="宋体"/>
        </w:rPr>
        <w:t>可配置队列长度</w:t>
      </w:r>
      <w:r>
        <w:rPr>
          <w:rFonts w:hint="eastAsia" w:ascii="宋体" w:hAnsi="宋体"/>
        </w:rPr>
        <w:t>。</w:t>
      </w:r>
    </w:p>
    <w:p>
      <w:pPr>
        <w:numPr>
          <w:ilvl w:val="0"/>
          <w:numId w:val="45"/>
        </w:numPr>
        <w:spacing w:before="0" w:afterLines="0"/>
        <w:rPr>
          <w:rFonts w:ascii="宋体" w:hAnsi="宋体"/>
        </w:rPr>
      </w:pPr>
      <w:r>
        <w:rPr>
          <w:rFonts w:hint="eastAsia" w:ascii="宋体" w:hAnsi="宋体"/>
        </w:rPr>
        <w:t>应支持将不同WAN连接</w:t>
      </w:r>
      <w:r>
        <w:rPr>
          <w:rFonts w:ascii="宋体" w:hAnsi="宋体"/>
        </w:rPr>
        <w:t>映射到不同优先级的队列，缺省映射配置为：带TR069属性的WAN连接进最高优先级队列，带VoIP属性且不带TR069属性的WAN连接进次高优先级队列，Other属性WAN连接（一般承载IPTV业务）进第三高优先级队列，带SPECIAL_SERVICE属性WAN连接进第三低队列，其它（如INTERNET属性WAN连接）进次低队列。</w:t>
      </w:r>
    </w:p>
    <w:p>
      <w:pPr>
        <w:numPr>
          <w:ilvl w:val="0"/>
          <w:numId w:val="45"/>
        </w:numPr>
        <w:spacing w:before="0" w:afterLines="0"/>
        <w:rPr>
          <w:rFonts w:ascii="宋体" w:hAnsi="宋体"/>
        </w:rPr>
      </w:pPr>
      <w:r>
        <w:rPr>
          <w:rFonts w:ascii="宋体" w:hAnsi="宋体"/>
        </w:rPr>
        <w:t>应支持将不同类的数据流映射到不同优先级的队列里去</w:t>
      </w:r>
      <w:r>
        <w:rPr>
          <w:rFonts w:hint="eastAsia" w:ascii="宋体" w:hAnsi="宋体"/>
        </w:rPr>
        <w:t>。</w:t>
      </w:r>
    </w:p>
    <w:p>
      <w:pPr>
        <w:numPr>
          <w:ilvl w:val="0"/>
          <w:numId w:val="45"/>
        </w:numPr>
        <w:spacing w:before="0" w:afterLines="0"/>
        <w:rPr>
          <w:rFonts w:ascii="宋体" w:hAnsi="宋体"/>
        </w:rPr>
      </w:pPr>
      <w:r>
        <w:rPr>
          <w:rFonts w:hint="eastAsia" w:ascii="宋体" w:hAnsi="宋体"/>
        </w:rPr>
        <w:t>应</w:t>
      </w:r>
      <w:r>
        <w:rPr>
          <w:rFonts w:ascii="宋体" w:hAnsi="宋体"/>
        </w:rPr>
        <w:t>支持队列的权重分配，宜支持WFQ等调度算法</w:t>
      </w:r>
      <w:r>
        <w:rPr>
          <w:rFonts w:hint="eastAsia" w:ascii="宋体" w:hAnsi="宋体"/>
        </w:rPr>
        <w:t>。</w:t>
      </w:r>
    </w:p>
    <w:p>
      <w:pPr>
        <w:numPr>
          <w:ilvl w:val="0"/>
          <w:numId w:val="45"/>
        </w:numPr>
        <w:spacing w:before="0" w:afterLines="0"/>
        <w:rPr>
          <w:rFonts w:ascii="宋体" w:hAnsi="宋体"/>
        </w:rPr>
      </w:pPr>
      <w:r>
        <w:rPr>
          <w:rFonts w:ascii="宋体" w:hAnsi="宋体"/>
        </w:rPr>
        <w:t>宜支持WRED。</w:t>
      </w:r>
    </w:p>
    <w:p>
      <w:pPr>
        <w:numPr>
          <w:ilvl w:val="0"/>
          <w:numId w:val="43"/>
        </w:numPr>
        <w:spacing w:before="0" w:afterLines="0"/>
        <w:rPr>
          <w:rFonts w:ascii="宋体" w:hAnsi="宋体"/>
        </w:rPr>
      </w:pPr>
      <w:r>
        <w:rPr>
          <w:rFonts w:ascii="宋体" w:hAnsi="宋体"/>
        </w:rPr>
        <w:t>WLAN QoS功能要求：</w:t>
      </w:r>
    </w:p>
    <w:p>
      <w:pPr>
        <w:numPr>
          <w:ilvl w:val="0"/>
          <w:numId w:val="46"/>
        </w:numPr>
        <w:spacing w:before="0" w:afterLines="0"/>
        <w:rPr>
          <w:rFonts w:ascii="宋体" w:hAnsi="宋体"/>
        </w:rPr>
      </w:pPr>
      <w:r>
        <w:rPr>
          <w:rFonts w:ascii="宋体" w:hAnsi="宋体"/>
        </w:rPr>
        <w:t>应支持WMM，支持流与WMM队列的映射，支持WMM定义的4种流类型（VOICE/VIDEO/BEST EFFORT/BACKGROUND）及其优先级调度规则，支持基于优先级的数据处理和转发</w:t>
      </w:r>
      <w:r>
        <w:rPr>
          <w:rFonts w:hint="eastAsia" w:ascii="宋体" w:hAnsi="宋体"/>
        </w:rPr>
        <w:t>。</w:t>
      </w:r>
    </w:p>
    <w:p>
      <w:pPr>
        <w:numPr>
          <w:ilvl w:val="0"/>
          <w:numId w:val="46"/>
        </w:numPr>
        <w:spacing w:before="0" w:afterLines="0"/>
        <w:rPr>
          <w:rFonts w:ascii="宋体" w:hAnsi="宋体"/>
        </w:rPr>
      </w:pPr>
      <w:r>
        <w:rPr>
          <w:rFonts w:ascii="宋体" w:hAnsi="宋体"/>
        </w:rPr>
        <w:t>应保持WMM流分类和设备QoS策略的一致性。</w:t>
      </w:r>
    </w:p>
    <w:p>
      <w:pPr>
        <w:numPr>
          <w:ilvl w:val="0"/>
          <w:numId w:val="43"/>
        </w:numPr>
        <w:spacing w:before="0" w:afterLines="0"/>
        <w:rPr>
          <w:rFonts w:ascii="宋体" w:hAnsi="宋体"/>
        </w:rPr>
      </w:pPr>
      <w:r>
        <w:rPr>
          <w:rFonts w:ascii="宋体" w:hAnsi="宋体"/>
        </w:rPr>
        <w:t>应支持基于数据流分类结果的带宽保障和限制机制</w:t>
      </w:r>
      <w:r>
        <w:rPr>
          <w:rFonts w:hint="eastAsia" w:ascii="宋体" w:hAnsi="宋体"/>
        </w:rPr>
        <w:t>。</w:t>
      </w:r>
    </w:p>
    <w:p>
      <w:pPr>
        <w:numPr>
          <w:ilvl w:val="0"/>
          <w:numId w:val="43"/>
        </w:numPr>
        <w:spacing w:before="0" w:afterLines="0"/>
        <w:rPr>
          <w:rFonts w:ascii="宋体" w:hAnsi="宋体"/>
        </w:rPr>
      </w:pPr>
      <w:r>
        <w:rPr>
          <w:rFonts w:ascii="宋体" w:hAnsi="宋体"/>
        </w:rPr>
        <w:t>应支持基于WAN连接、用户侧物理端口、用户设备MAC地址进行数据流的双向限速，颗粒度至少为512Kbps。</w:t>
      </w:r>
    </w:p>
    <w:p>
      <w:pPr>
        <w:numPr>
          <w:ilvl w:val="0"/>
          <w:numId w:val="43"/>
        </w:numPr>
        <w:spacing w:before="0" w:afterLines="0"/>
        <w:rPr>
          <w:rFonts w:ascii="宋体" w:hAnsi="宋体"/>
        </w:rPr>
      </w:pPr>
      <w:r>
        <w:rPr>
          <w:rFonts w:ascii="宋体" w:hAnsi="宋体"/>
        </w:rPr>
        <w:t>应支持对同一时间接入公网的用户TCP Session总数进行限制。</w:t>
      </w:r>
    </w:p>
    <w:p>
      <w:pPr>
        <w:pStyle w:val="96"/>
        <w:numPr>
          <w:ilvl w:val="1"/>
          <w:numId w:val="6"/>
        </w:numPr>
        <w:spacing w:before="156" w:after="156"/>
      </w:pPr>
      <w:bookmarkStart w:id="208" w:name="_Toc156485742"/>
      <w:bookmarkEnd w:id="208"/>
      <w:bookmarkStart w:id="209" w:name="_Toc155253467"/>
      <w:bookmarkEnd w:id="209"/>
      <w:bookmarkStart w:id="210" w:name="_Toc156486298"/>
      <w:bookmarkEnd w:id="210"/>
      <w:bookmarkStart w:id="211" w:name="_Toc532477773"/>
      <w:bookmarkStart w:id="212" w:name="_Toc224441698"/>
      <w:bookmarkStart w:id="213" w:name="_Toc447897175"/>
      <w:bookmarkStart w:id="214" w:name="_Toc153364372"/>
      <w:r>
        <w:t>语音功能处理要求</w:t>
      </w:r>
      <w:bookmarkEnd w:id="211"/>
      <w:bookmarkEnd w:id="212"/>
      <w:bookmarkEnd w:id="213"/>
      <w:bookmarkEnd w:id="214"/>
    </w:p>
    <w:p>
      <w:pPr>
        <w:autoSpaceDE w:val="0"/>
        <w:autoSpaceDN w:val="0"/>
        <w:adjustRightInd w:val="0"/>
        <w:spacing w:after="15"/>
        <w:ind w:firstLine="360"/>
        <w:jc w:val="left"/>
        <w:rPr>
          <w:rFonts w:ascii="宋体" w:hAnsi="宋体"/>
        </w:rPr>
      </w:pPr>
      <w:r>
        <w:rPr>
          <w:rFonts w:hint="eastAsia" w:ascii="宋体" w:hAnsi="宋体"/>
        </w:rPr>
        <w:t>应遵循《中国电信IAD设备技术规范》，并支持通过SIP（包括软交换SIP和IMS SIP）和H.248两种协议提供语音、传真应用。设备供货时可按需支持其中一种协议，并具备通过远程软件升级支持另一种协议的能力，协议类型的切换不能降低设备对本规范的支持能力。</w:t>
      </w:r>
    </w:p>
    <w:p>
      <w:pPr>
        <w:autoSpaceDE w:val="0"/>
        <w:autoSpaceDN w:val="0"/>
        <w:adjustRightInd w:val="0"/>
        <w:spacing w:after="15"/>
        <w:ind w:firstLine="360"/>
        <w:jc w:val="left"/>
        <w:rPr>
          <w:rFonts w:ascii="宋体" w:hAnsi="宋体"/>
        </w:rPr>
      </w:pPr>
      <w:r>
        <w:rPr>
          <w:rFonts w:ascii="宋体" w:hAnsi="宋体"/>
        </w:rPr>
        <w:t>本节要求</w:t>
      </w:r>
      <w:r>
        <w:rPr>
          <w:rFonts w:hint="eastAsia" w:ascii="宋体" w:hAnsi="宋体"/>
        </w:rPr>
        <w:t>除特殊说明外，同时</w:t>
      </w:r>
      <w:r>
        <w:rPr>
          <w:rFonts w:ascii="宋体" w:hAnsi="宋体"/>
        </w:rPr>
        <w:t>适用于</w:t>
      </w:r>
      <w:r>
        <w:rPr>
          <w:rFonts w:hint="eastAsia" w:ascii="宋体" w:hAnsi="宋体"/>
        </w:rPr>
        <w:t>SIP（包括软交换SIP和IMS SIP）和H.248两种协议</w:t>
      </w:r>
      <w:r>
        <w:rPr>
          <w:rFonts w:ascii="宋体" w:hAnsi="宋体"/>
        </w:rPr>
        <w:t>。</w:t>
      </w:r>
    </w:p>
    <w:p>
      <w:pPr>
        <w:pStyle w:val="102"/>
        <w:numPr>
          <w:ilvl w:val="2"/>
          <w:numId w:val="6"/>
        </w:numPr>
        <w:spacing w:before="156" w:after="156"/>
      </w:pPr>
      <w:bookmarkStart w:id="215" w:name="_Toc224441700"/>
      <w:r>
        <w:t>功能要求</w:t>
      </w:r>
      <w:bookmarkEnd w:id="215"/>
    </w:p>
    <w:p>
      <w:pPr>
        <w:pStyle w:val="108"/>
        <w:numPr>
          <w:ilvl w:val="3"/>
          <w:numId w:val="6"/>
        </w:numPr>
        <w:spacing w:before="156" w:after="156"/>
        <w:jc w:val="both"/>
      </w:pPr>
      <w:bookmarkStart w:id="216" w:name="_Toc224441701"/>
      <w:r>
        <w:t>呼叫处理要求</w:t>
      </w:r>
    </w:p>
    <w:p>
      <w:pPr>
        <w:autoSpaceDE w:val="0"/>
        <w:autoSpaceDN w:val="0"/>
        <w:adjustRightInd w:val="0"/>
        <w:spacing w:after="15"/>
        <w:ind w:firstLine="360"/>
        <w:jc w:val="left"/>
        <w:rPr>
          <w:kern w:val="0"/>
        </w:rPr>
      </w:pPr>
      <w:r>
        <w:rPr>
          <w:rFonts w:hint="eastAsia" w:ascii="宋体" w:hAnsi="宋体"/>
        </w:rPr>
        <w:t>参见《中国电信家庭网关总体技术要求》6.5.1.1。</w:t>
      </w:r>
    </w:p>
    <w:p>
      <w:pPr>
        <w:pStyle w:val="108"/>
        <w:numPr>
          <w:ilvl w:val="3"/>
          <w:numId w:val="6"/>
        </w:numPr>
        <w:spacing w:before="156" w:after="156"/>
        <w:jc w:val="both"/>
      </w:pPr>
      <w:r>
        <w:t>语音处理要求</w:t>
      </w:r>
    </w:p>
    <w:p>
      <w:pPr>
        <w:autoSpaceDE w:val="0"/>
        <w:autoSpaceDN w:val="0"/>
        <w:adjustRightInd w:val="0"/>
        <w:spacing w:after="15"/>
        <w:ind w:firstLine="360"/>
        <w:jc w:val="left"/>
        <w:rPr>
          <w:kern w:val="0"/>
        </w:rPr>
      </w:pPr>
      <w:r>
        <w:rPr>
          <w:rFonts w:hint="eastAsia" w:ascii="宋体" w:hAnsi="宋体"/>
        </w:rPr>
        <w:t>参见《中国电信家庭网关总体技术要求》6.5.1.2。</w:t>
      </w:r>
    </w:p>
    <w:p>
      <w:pPr>
        <w:pStyle w:val="108"/>
        <w:numPr>
          <w:ilvl w:val="3"/>
          <w:numId w:val="6"/>
        </w:numPr>
        <w:spacing w:before="156" w:after="156"/>
        <w:jc w:val="both"/>
      </w:pPr>
      <w:r>
        <w:t>在线保障要求</w:t>
      </w:r>
    </w:p>
    <w:p>
      <w:pPr>
        <w:spacing w:after="15"/>
        <w:ind w:firstLine="420"/>
        <w:rPr>
          <w:rFonts w:ascii="宋体" w:hAnsi="宋体"/>
        </w:rPr>
      </w:pPr>
      <w:r>
        <w:rPr>
          <w:rFonts w:ascii="宋体" w:hAnsi="宋体"/>
        </w:rPr>
        <w:t>当家庭网关断电重启、</w:t>
      </w:r>
      <w:r>
        <w:rPr>
          <w:rFonts w:hint="eastAsia" w:ascii="宋体" w:hAnsi="宋体"/>
        </w:rPr>
        <w:t>本地恢复出厂设置</w:t>
      </w:r>
      <w:r>
        <w:rPr>
          <w:rFonts w:ascii="宋体" w:hAnsi="宋体"/>
        </w:rPr>
        <w:t>或</w:t>
      </w:r>
      <w:r>
        <w:rPr>
          <w:rFonts w:hint="eastAsia" w:ascii="宋体" w:hAnsi="宋体"/>
        </w:rPr>
        <w:t>网络侧</w:t>
      </w:r>
      <w:r>
        <w:rPr>
          <w:rFonts w:ascii="宋体" w:hAnsi="宋体"/>
        </w:rPr>
        <w:t>线路重新建链后，家庭网关应能自动发起至语音服务器（如BAC/软交换、IMS</w:t>
      </w:r>
      <w:r>
        <w:rPr>
          <w:rFonts w:hint="eastAsia" w:ascii="宋体" w:hAnsi="宋体"/>
        </w:rPr>
        <w:t xml:space="preserve"> SIP服务器、H.248服务器</w:t>
      </w:r>
      <w:r>
        <w:rPr>
          <w:rFonts w:ascii="宋体" w:hAnsi="宋体"/>
        </w:rPr>
        <w:t>等）的业务注册。</w:t>
      </w:r>
    </w:p>
    <w:p>
      <w:pPr>
        <w:pStyle w:val="18"/>
        <w:spacing w:after="15"/>
        <w:rPr>
          <w:rFonts w:ascii="宋体" w:hAnsi="宋体"/>
          <w:kern w:val="2"/>
        </w:rPr>
      </w:pPr>
      <w:r>
        <w:rPr>
          <w:rFonts w:ascii="宋体" w:hAnsi="宋体"/>
          <w:kern w:val="2"/>
        </w:rPr>
        <w:t>家庭网关应支持</w:t>
      </w:r>
      <w:r>
        <w:rPr>
          <w:rFonts w:hint="eastAsia" w:ascii="宋体" w:hAnsi="宋体"/>
          <w:kern w:val="2"/>
        </w:rPr>
        <w:t>通过心跳消息</w:t>
      </w:r>
      <w:r>
        <w:rPr>
          <w:rFonts w:ascii="宋体" w:hAnsi="宋体"/>
          <w:kern w:val="2"/>
        </w:rPr>
        <w:t>与语音服务器之间进行连接性检查。</w:t>
      </w:r>
    </w:p>
    <w:p>
      <w:pPr>
        <w:spacing w:after="15"/>
        <w:ind w:firstLine="420"/>
        <w:rPr>
          <w:rFonts w:ascii="宋体" w:hAnsi="宋体"/>
        </w:rPr>
      </w:pPr>
      <w:r>
        <w:rPr>
          <w:rFonts w:ascii="宋体" w:hAnsi="宋体"/>
        </w:rPr>
        <w:t>家庭网关应能配置备份软交换，在注册失败后，有序地向不同语音服务器进行注册，直到注册成功。</w:t>
      </w:r>
    </w:p>
    <w:p>
      <w:pPr>
        <w:spacing w:after="15"/>
        <w:ind w:left="420"/>
        <w:rPr>
          <w:rFonts w:ascii="宋体" w:hAnsi="宋体"/>
        </w:rPr>
      </w:pPr>
      <w:r>
        <w:rPr>
          <w:rFonts w:ascii="宋体" w:hAnsi="宋体"/>
        </w:rPr>
        <w:t>家庭网关应具备雪崩预防功能。</w:t>
      </w:r>
    </w:p>
    <w:p>
      <w:pPr>
        <w:spacing w:after="15"/>
        <w:ind w:firstLine="420"/>
        <w:rPr>
          <w:rFonts w:ascii="宋体" w:hAnsi="宋体"/>
        </w:rPr>
      </w:pPr>
      <w:r>
        <w:rPr>
          <w:rFonts w:hint="eastAsia" w:ascii="宋体" w:hAnsi="宋体"/>
        </w:rPr>
        <w:t>家庭网关配置H.248协议还应支持：</w:t>
      </w:r>
    </w:p>
    <w:p>
      <w:pPr>
        <w:numPr>
          <w:ilvl w:val="0"/>
          <w:numId w:val="47"/>
        </w:numPr>
        <w:spacing w:before="0" w:afterLines="0"/>
        <w:rPr>
          <w:rFonts w:ascii="宋体" w:hAnsi="宋体"/>
        </w:rPr>
      </w:pPr>
      <w:r>
        <w:rPr>
          <w:rFonts w:hint="eastAsia" w:ascii="宋体" w:hAnsi="宋体"/>
        </w:rPr>
        <w:t>家庭网关应能及时地向软交换报告由于重启、故障、设备恢复或维护管理而造成自身状态的改变，家庭网关应能自动通过H.248的ServiceChange消息将状态变化报告给软交换</w:t>
      </w:r>
    </w:p>
    <w:p>
      <w:pPr>
        <w:numPr>
          <w:ilvl w:val="0"/>
          <w:numId w:val="47"/>
        </w:numPr>
        <w:spacing w:before="0" w:afterLines="0"/>
        <w:rPr>
          <w:rFonts w:ascii="宋体" w:hAnsi="宋体"/>
        </w:rPr>
      </w:pPr>
      <w:r>
        <w:rPr>
          <w:rFonts w:hint="eastAsia" w:ascii="宋体" w:hAnsi="宋体"/>
        </w:rPr>
        <w:t>因异常事件而使家庭网关的某个终结点不能正常继续工作（例如模拟Z端口失效）时，家庭网关应向软交换请求释放该终结点并通告原因</w:t>
      </w:r>
    </w:p>
    <w:p>
      <w:pPr>
        <w:pStyle w:val="108"/>
        <w:numPr>
          <w:ilvl w:val="3"/>
          <w:numId w:val="6"/>
        </w:numPr>
        <w:spacing w:before="156" w:after="156"/>
        <w:jc w:val="both"/>
      </w:pPr>
      <w:r>
        <w:t>业务质量保证要求</w:t>
      </w:r>
    </w:p>
    <w:p>
      <w:pPr>
        <w:autoSpaceDE w:val="0"/>
        <w:autoSpaceDN w:val="0"/>
        <w:adjustRightInd w:val="0"/>
        <w:spacing w:after="15"/>
        <w:ind w:firstLine="360"/>
        <w:jc w:val="left"/>
        <w:rPr>
          <w:kern w:val="0"/>
        </w:rPr>
      </w:pPr>
      <w:r>
        <w:rPr>
          <w:rFonts w:hint="eastAsia" w:ascii="宋体" w:hAnsi="宋体"/>
        </w:rPr>
        <w:t>参见《中国电信家庭网关总体技术要求》6.5.1.4。</w:t>
      </w:r>
    </w:p>
    <w:p>
      <w:pPr>
        <w:pStyle w:val="102"/>
        <w:numPr>
          <w:ilvl w:val="2"/>
          <w:numId w:val="6"/>
        </w:numPr>
        <w:spacing w:before="156" w:after="156"/>
      </w:pPr>
      <w:r>
        <w:t>业务要求</w:t>
      </w:r>
      <w:bookmarkEnd w:id="216"/>
    </w:p>
    <w:p>
      <w:pPr>
        <w:spacing w:after="15"/>
        <w:ind w:left="420"/>
        <w:rPr>
          <w:rFonts w:ascii="宋体" w:hAnsi="宋体"/>
        </w:rPr>
      </w:pPr>
      <w:bookmarkStart w:id="217" w:name="_Toc224441702"/>
      <w:r>
        <w:rPr>
          <w:rFonts w:hint="eastAsia" w:ascii="宋体" w:hAnsi="宋体"/>
        </w:rPr>
        <w:t>参见《中国电信家庭网关总体技术要求》6.5.2。</w:t>
      </w:r>
    </w:p>
    <w:p>
      <w:pPr>
        <w:pStyle w:val="102"/>
        <w:numPr>
          <w:ilvl w:val="2"/>
          <w:numId w:val="6"/>
        </w:numPr>
        <w:spacing w:before="156" w:after="156"/>
      </w:pPr>
      <w:r>
        <w:rPr>
          <w:rFonts w:hint="eastAsia"/>
        </w:rPr>
        <w:t>软交换SIP</w:t>
      </w:r>
      <w:r>
        <w:t>协议要求</w:t>
      </w:r>
      <w:bookmarkEnd w:id="217"/>
    </w:p>
    <w:p>
      <w:pPr>
        <w:spacing w:after="15"/>
        <w:ind w:left="420"/>
        <w:rPr>
          <w:rFonts w:ascii="宋体" w:hAnsi="宋体"/>
        </w:rPr>
      </w:pPr>
      <w:bookmarkStart w:id="218" w:name="_Toc224441703"/>
      <w:r>
        <w:rPr>
          <w:rFonts w:hint="eastAsia" w:ascii="宋体" w:hAnsi="宋体"/>
        </w:rPr>
        <w:t>参见《中国电信家庭网关总体技术要求》6.5.3。</w:t>
      </w:r>
    </w:p>
    <w:p>
      <w:pPr>
        <w:pStyle w:val="102"/>
        <w:numPr>
          <w:ilvl w:val="2"/>
          <w:numId w:val="6"/>
        </w:numPr>
        <w:spacing w:before="156" w:after="156"/>
      </w:pPr>
      <w:r>
        <w:rPr>
          <w:rFonts w:hint="eastAsia"/>
        </w:rPr>
        <w:t>IMS SIP</w:t>
      </w:r>
      <w:r>
        <w:t>协议要求</w:t>
      </w:r>
    </w:p>
    <w:p>
      <w:pPr>
        <w:spacing w:after="15"/>
        <w:ind w:firstLine="420"/>
      </w:pPr>
      <w:r>
        <w:t>家庭网关应支持</w:t>
      </w:r>
      <w:r>
        <w:rPr>
          <w:rFonts w:hint="eastAsia"/>
        </w:rPr>
        <w:t xml:space="preserve">IMS </w:t>
      </w:r>
      <w:r>
        <w:t>SIP协议</w:t>
      </w:r>
      <w:r>
        <w:rPr>
          <w:rFonts w:hint="eastAsia"/>
        </w:rPr>
        <w:t>，遵循《中国电信IMS网络SIP协议总体技术要求》、《中国电信</w:t>
      </w:r>
      <w:r>
        <w:t>IMS</w:t>
      </w:r>
      <w:r>
        <w:rPr>
          <w:rFonts w:hint="eastAsia" w:cs="宋体"/>
        </w:rPr>
        <w:t>网络呼叫前转业务技术要求</w:t>
      </w:r>
      <w:r>
        <w:rPr>
          <w:rFonts w:hint="eastAsia"/>
        </w:rPr>
        <w:t>》、《中国电信</w:t>
      </w:r>
      <w:r>
        <w:t xml:space="preserve">IMS </w:t>
      </w:r>
      <w:r>
        <w:rPr>
          <w:rFonts w:hint="eastAsia" w:cs="宋体"/>
        </w:rPr>
        <w:t>网络主叫识别显示</w:t>
      </w:r>
      <w:r>
        <w:t>/</w:t>
      </w:r>
      <w:r>
        <w:rPr>
          <w:rFonts w:hint="eastAsia" w:cs="宋体"/>
        </w:rPr>
        <w:t>限制业务技术要求</w:t>
      </w:r>
      <w:r>
        <w:rPr>
          <w:rFonts w:hint="eastAsia"/>
        </w:rPr>
        <w:t>》、《中国电信</w:t>
      </w:r>
      <w:r>
        <w:t>IMS</w:t>
      </w:r>
      <w:r>
        <w:rPr>
          <w:rFonts w:hint="eastAsia" w:cs="宋体"/>
        </w:rPr>
        <w:t>网络呼叫保持业务技术要求</w:t>
      </w:r>
      <w:r>
        <w:rPr>
          <w:rFonts w:hint="eastAsia"/>
        </w:rPr>
        <w:t>》、《中国电信IMS网络PSTN仿真业务技术要求》、《中国电信IMS SIP 硬终端技术要求》相关规定</w:t>
      </w:r>
      <w:r>
        <w:t>。</w:t>
      </w:r>
    </w:p>
    <w:p>
      <w:pPr>
        <w:spacing w:after="15"/>
        <w:ind w:firstLine="420"/>
      </w:pPr>
      <w:r>
        <w:rPr>
          <w:rFonts w:hint="eastAsia"/>
        </w:rPr>
        <w:t>家庭网关在支持IMS SIP协议时，应支持两个BAC的IP地址、单BAC 域名和双BAC 域名三种配置方式，并支持链路检测、轮询注册等功能，具体参照《中国电信IMS网络容灾技术要求》5.3.3.1中BAC容灾要求对SIP终端的相关规定。</w:t>
      </w:r>
    </w:p>
    <w:p>
      <w:pPr>
        <w:widowControl/>
        <w:spacing w:after="15"/>
        <w:ind w:firstLine="420"/>
      </w:pPr>
      <w:r>
        <w:rPr>
          <w:rFonts w:hint="eastAsia" w:ascii="宋体" w:hAnsi="宋体" w:cs="宋体"/>
          <w:kern w:val="0"/>
          <w:szCs w:val="21"/>
          <w:lang w:bidi="zh-CN"/>
        </w:rPr>
        <w:t>家庭网关应支持隐式注册功能，当注册响应报文的</w:t>
      </w:r>
      <w:r>
        <w:rPr>
          <w:rFonts w:ascii="Calibri" w:hAnsi="Calibri" w:cs="宋体"/>
          <w:kern w:val="0"/>
          <w:szCs w:val="21"/>
          <w:lang w:bidi="zh-CN"/>
        </w:rPr>
        <w:t>P-Associated-URI</w:t>
      </w:r>
      <w:r>
        <w:rPr>
          <w:rFonts w:hint="eastAsia" w:ascii="宋体" w:hAnsi="宋体" w:cs="宋体"/>
          <w:kern w:val="0"/>
          <w:szCs w:val="21"/>
          <w:lang w:bidi="zh-CN"/>
        </w:rPr>
        <w:t>头域中含有有效的公有用户标识时，取其中的第一个公有用户标识（即缺省的公有用户身份，参见中国电信《中国电信IMS网络SIP协议总体技术要求》）作为后续非注册会话过程中的用户标识。</w:t>
      </w:r>
    </w:p>
    <w:p>
      <w:pPr>
        <w:widowControl/>
        <w:spacing w:after="15"/>
        <w:ind w:firstLine="420"/>
      </w:pPr>
      <w:r>
        <w:rPr>
          <w:rFonts w:hint="eastAsia" w:ascii="宋体" w:hAnsi="宋体" w:cs="宋体"/>
          <w:kern w:val="0"/>
          <w:szCs w:val="21"/>
          <w:lang w:bidi="zh-CN"/>
        </w:rPr>
        <w:t>家庭网关应支持</w:t>
      </w:r>
      <w:r>
        <w:rPr>
          <w:rFonts w:hint="eastAsia"/>
        </w:rPr>
        <w:t>video媒体，具备SIP协议4K大数据包的接收及处理能力。</w:t>
      </w:r>
    </w:p>
    <w:p>
      <w:pPr>
        <w:widowControl/>
        <w:spacing w:after="15"/>
        <w:ind w:firstLine="420"/>
      </w:pPr>
      <w:r>
        <w:rPr>
          <w:rFonts w:hint="eastAsia"/>
        </w:rPr>
        <w:t>家庭网关的媒体检测功能应符合《中国电信IMS网络SIP协议总体技术要求》，能对网络侧是否发送RTP媒体流进行判断，根据情况进行回铃音的播放，并符合如下补充要求：</w:t>
      </w:r>
    </w:p>
    <w:p>
      <w:pPr>
        <w:pStyle w:val="345"/>
        <w:widowControl/>
        <w:numPr>
          <w:ilvl w:val="0"/>
          <w:numId w:val="48"/>
        </w:numPr>
        <w:spacing w:after="12"/>
        <w:ind w:firstLineChars="0"/>
        <w:rPr>
          <w:rFonts w:ascii="Times New Roman" w:hAnsi="Times New Roman"/>
        </w:rPr>
      </w:pPr>
      <w:r>
        <w:rPr>
          <w:rFonts w:hint="eastAsia"/>
        </w:rPr>
        <w:t>对于没有早媒体（Early Media）的呼叫场景，即网关收到的180 ringing响应消息没有携带P-Early-Media和SDP参数，网关应播放本地回铃音。</w:t>
      </w:r>
    </w:p>
    <w:p>
      <w:pPr>
        <w:pStyle w:val="345"/>
        <w:widowControl/>
        <w:numPr>
          <w:ilvl w:val="0"/>
          <w:numId w:val="48"/>
        </w:numPr>
        <w:spacing w:after="12"/>
        <w:ind w:firstLineChars="0"/>
        <w:rPr>
          <w:rFonts w:ascii="Times New Roman" w:hAnsi="Times New Roman"/>
        </w:rPr>
      </w:pPr>
      <w:r>
        <w:rPr>
          <w:rFonts w:hint="eastAsia"/>
        </w:rPr>
        <w:t>对于有早媒体（Early Media）的呼叫场景，即网关收到的18*响应消息中有携带P-Early-Media或SDP参数，若在3秒内收到被叫侧的RTP流，网关应透传被叫侧放音; 若在3秒内没有收到被叫侧的RTP媒体流，网关应播放本地回铃音。</w:t>
      </w:r>
    </w:p>
    <w:p>
      <w:pPr>
        <w:pStyle w:val="345"/>
        <w:widowControl/>
        <w:numPr>
          <w:ilvl w:val="0"/>
          <w:numId w:val="48"/>
        </w:numPr>
        <w:spacing w:after="12"/>
        <w:ind w:firstLineChars="0"/>
        <w:rPr>
          <w:rFonts w:ascii="Times New Roman" w:hAnsi="Times New Roman"/>
        </w:rPr>
      </w:pPr>
      <w:r>
        <w:rPr>
          <w:rFonts w:hint="eastAsia"/>
        </w:rPr>
        <w:t>对于183响应消息没有带SDP和P-Early-Media的情况，网关需一直等待后续的18*响应消息，定时器为60秒(可以复用无应答定时器，也可另行定义)。在60秒内, 网关收到后续18*时采用以上两种场景的处理机制进行处理; 在60秒内，如果网关没有收到以上两种场景的18*响应消息，即使有收到网络侧的</w:t>
      </w:r>
      <w:r>
        <w:t>RTP</w:t>
      </w:r>
      <w:r>
        <w:rPr>
          <w:rFonts w:hint="eastAsia"/>
        </w:rPr>
        <w:t>媒体流，网关都不做处理，并且不播放本地回铃音。</w:t>
      </w:r>
    </w:p>
    <w:p>
      <w:pPr>
        <w:pStyle w:val="102"/>
        <w:numPr>
          <w:ilvl w:val="2"/>
          <w:numId w:val="6"/>
        </w:numPr>
        <w:spacing w:before="156" w:after="156"/>
      </w:pPr>
      <w:r>
        <w:rPr>
          <w:rFonts w:hint="eastAsia"/>
        </w:rPr>
        <w:t>H.248</w:t>
      </w:r>
      <w:r>
        <w:t>协议要求</w:t>
      </w:r>
    </w:p>
    <w:p>
      <w:pPr>
        <w:spacing w:after="15"/>
        <w:ind w:left="420"/>
        <w:rPr>
          <w:rFonts w:ascii="宋体" w:hAnsi="宋体"/>
        </w:rPr>
      </w:pPr>
      <w:r>
        <w:rPr>
          <w:rFonts w:hint="eastAsia" w:ascii="宋体" w:hAnsi="宋体"/>
        </w:rPr>
        <w:t>参见《中国电信家庭网关总体技术要求》6.5.5。</w:t>
      </w:r>
    </w:p>
    <w:p>
      <w:pPr>
        <w:pStyle w:val="102"/>
        <w:numPr>
          <w:ilvl w:val="2"/>
          <w:numId w:val="6"/>
        </w:numPr>
        <w:spacing w:before="156" w:after="156"/>
      </w:pPr>
      <w:r>
        <w:t>性能要求</w:t>
      </w:r>
      <w:bookmarkEnd w:id="218"/>
    </w:p>
    <w:p>
      <w:pPr>
        <w:spacing w:after="15"/>
        <w:ind w:left="420"/>
        <w:rPr>
          <w:rFonts w:ascii="宋体" w:hAnsi="宋体"/>
        </w:rPr>
      </w:pPr>
      <w:r>
        <w:rPr>
          <w:rFonts w:hint="eastAsia" w:ascii="宋体" w:hAnsi="宋体"/>
        </w:rPr>
        <w:t>参见《中国电信家庭网关总体技术要求》6.5.6。</w:t>
      </w:r>
    </w:p>
    <w:p>
      <w:pPr>
        <w:pStyle w:val="102"/>
        <w:numPr>
          <w:ilvl w:val="2"/>
          <w:numId w:val="6"/>
        </w:numPr>
        <w:spacing w:before="156" w:after="156"/>
      </w:pPr>
      <w:r>
        <w:rPr>
          <w:rFonts w:hint="eastAsia"/>
        </w:rPr>
        <w:t>诊断</w:t>
      </w:r>
      <w:r>
        <w:t>要求</w:t>
      </w:r>
    </w:p>
    <w:p>
      <w:pPr>
        <w:autoSpaceDE w:val="0"/>
        <w:autoSpaceDN w:val="0"/>
        <w:adjustRightInd w:val="0"/>
        <w:spacing w:after="15"/>
        <w:ind w:firstLine="420"/>
        <w:jc w:val="left"/>
        <w:rPr>
          <w:rFonts w:ascii="宋体" w:hAnsi="宋体"/>
          <w:kern w:val="0"/>
        </w:rPr>
      </w:pPr>
      <w:r>
        <w:rPr>
          <w:rFonts w:hint="eastAsia" w:ascii="宋体" w:hAnsi="宋体"/>
          <w:kern w:val="0"/>
        </w:rPr>
        <w:t>智能家庭网关应支持回铃音检测、摘机检测、拨号检测、拨号音停止等信令事件的检测，应支持外线电压、振铃阻抗的测量，相关结果应能在UI上显示。</w:t>
      </w:r>
    </w:p>
    <w:p>
      <w:pPr>
        <w:autoSpaceDE w:val="0"/>
        <w:autoSpaceDN w:val="0"/>
        <w:adjustRightInd w:val="0"/>
        <w:spacing w:after="15"/>
        <w:ind w:firstLine="420"/>
        <w:jc w:val="left"/>
        <w:rPr>
          <w:rFonts w:ascii="宋体" w:hAnsi="宋体"/>
          <w:kern w:val="0"/>
        </w:rPr>
      </w:pPr>
    </w:p>
    <w:p>
      <w:pPr>
        <w:pStyle w:val="100"/>
        <w:numPr>
          <w:ilvl w:val="0"/>
          <w:numId w:val="6"/>
        </w:numPr>
        <w:spacing w:before="312" w:after="312"/>
      </w:pPr>
      <w:bookmarkStart w:id="219" w:name="_Toc507794050"/>
      <w:bookmarkEnd w:id="219"/>
      <w:bookmarkStart w:id="220" w:name="_Toc507794051"/>
      <w:bookmarkEnd w:id="220"/>
      <w:bookmarkStart w:id="221" w:name="_Toc507794052"/>
      <w:bookmarkEnd w:id="221"/>
      <w:bookmarkStart w:id="222" w:name="_Toc507794049"/>
      <w:bookmarkEnd w:id="222"/>
      <w:bookmarkStart w:id="223" w:name="_Toc505775238"/>
      <w:bookmarkEnd w:id="223"/>
      <w:bookmarkStart w:id="224" w:name="_Toc505775239"/>
      <w:bookmarkEnd w:id="224"/>
      <w:bookmarkStart w:id="225" w:name="_Toc505775241"/>
      <w:bookmarkEnd w:id="225"/>
      <w:bookmarkStart w:id="226" w:name="_Toc505775240"/>
      <w:bookmarkEnd w:id="226"/>
      <w:bookmarkStart w:id="227" w:name="_Toc532477774"/>
      <w:bookmarkStart w:id="228" w:name="_Toc447897176"/>
      <w:r>
        <w:t>安全要求</w:t>
      </w:r>
      <w:bookmarkEnd w:id="227"/>
      <w:bookmarkEnd w:id="228"/>
    </w:p>
    <w:p>
      <w:pPr>
        <w:pStyle w:val="96"/>
        <w:numPr>
          <w:ilvl w:val="1"/>
          <w:numId w:val="6"/>
        </w:numPr>
        <w:spacing w:before="156" w:after="156"/>
      </w:pPr>
      <w:bookmarkStart w:id="229" w:name="_Toc224441705"/>
      <w:bookmarkStart w:id="230" w:name="_Toc532477775"/>
      <w:bookmarkStart w:id="231" w:name="_Toc384992990"/>
      <w:bookmarkStart w:id="232" w:name="_Toc224441706"/>
      <w:r>
        <w:t>网络访问的安全性</w:t>
      </w:r>
      <w:bookmarkEnd w:id="229"/>
      <w:bookmarkEnd w:id="230"/>
      <w:bookmarkEnd w:id="231"/>
    </w:p>
    <w:p>
      <w:pPr>
        <w:spacing w:after="15"/>
        <w:ind w:firstLine="472" w:firstLineChars="225"/>
      </w:pPr>
      <w:r>
        <w:t>家庭网关应提供</w:t>
      </w:r>
      <w:r>
        <w:rPr>
          <w:rFonts w:hint="eastAsia"/>
        </w:rPr>
        <w:t>基于IPv4/v6的</w:t>
      </w:r>
      <w:r>
        <w:t>接入控制能力、报文过滤能力、防D</w:t>
      </w:r>
      <w:r>
        <w:rPr>
          <w:rFonts w:hint="eastAsia"/>
        </w:rPr>
        <w:t>o</w:t>
      </w:r>
      <w:r>
        <w:t>S攻击能力、防端口扫描能力、防止非法报文攻击能力，并提供本地网络日志。具体要求如下：</w:t>
      </w:r>
    </w:p>
    <w:p>
      <w:pPr>
        <w:numPr>
          <w:ilvl w:val="0"/>
          <w:numId w:val="49"/>
        </w:numPr>
        <w:spacing w:before="0" w:afterLines="0"/>
      </w:pPr>
      <w:r>
        <w:t>应支持DMZ。</w:t>
      </w:r>
    </w:p>
    <w:p>
      <w:pPr>
        <w:numPr>
          <w:ilvl w:val="0"/>
          <w:numId w:val="49"/>
        </w:numPr>
        <w:spacing w:before="0" w:afterLines="0"/>
      </w:pPr>
      <w:r>
        <w:t>应支持SSL。</w:t>
      </w:r>
    </w:p>
    <w:p>
      <w:pPr>
        <w:numPr>
          <w:ilvl w:val="0"/>
          <w:numId w:val="49"/>
        </w:numPr>
        <w:spacing w:before="0" w:afterLines="0"/>
      </w:pPr>
      <w:r>
        <w:t>应支持基于MAC地址的接入控制（包括LAN和WLAN）</w:t>
      </w:r>
      <w:r>
        <w:rPr>
          <w:rFonts w:hint="eastAsia"/>
        </w:rPr>
        <w:t>，可支持到100条记录</w:t>
      </w:r>
      <w:r>
        <w:t>。</w:t>
      </w:r>
    </w:p>
    <w:p>
      <w:pPr>
        <w:numPr>
          <w:ilvl w:val="0"/>
          <w:numId w:val="49"/>
        </w:numPr>
        <w:spacing w:before="0" w:afterLines="0"/>
      </w:pPr>
      <w:r>
        <w:t>应支持基于URL的控制</w:t>
      </w:r>
      <w:r>
        <w:rPr>
          <w:rFonts w:hint="eastAsia"/>
        </w:rPr>
        <w:t>（包括HTTP和HTTPS）</w:t>
      </w:r>
      <w:r>
        <w:t>，接入控制以黑白名单形式提供，黑名单和白名单不能同时启用，可支持到100条纪录。</w:t>
      </w:r>
    </w:p>
    <w:p>
      <w:pPr>
        <w:numPr>
          <w:ilvl w:val="0"/>
          <w:numId w:val="49"/>
        </w:numPr>
        <w:spacing w:before="0" w:afterLines="0"/>
      </w:pPr>
      <w:r>
        <w:t>应支持IP层协议报文过滤功能，宜支持应用层报文过滤，宜支持SPI（Stateful Packet Inspection）。</w:t>
      </w:r>
    </w:p>
    <w:p>
      <w:pPr>
        <w:numPr>
          <w:ilvl w:val="0"/>
          <w:numId w:val="49"/>
        </w:numPr>
        <w:spacing w:before="0" w:afterLines="0"/>
      </w:pPr>
      <w:r>
        <w:t>应能够提供防DoS攻击能力，能够防止LAND、Ping of Death、SYN Flooding、ICMP Redirection、Smurf、Winnuke等类型的攻击。</w:t>
      </w:r>
    </w:p>
    <w:p>
      <w:pPr>
        <w:numPr>
          <w:ilvl w:val="0"/>
          <w:numId w:val="49"/>
        </w:numPr>
        <w:spacing w:before="0" w:afterLines="0"/>
      </w:pPr>
      <w:r>
        <w:t>应能够提供防端口扫描功能。</w:t>
      </w:r>
    </w:p>
    <w:p>
      <w:pPr>
        <w:numPr>
          <w:ilvl w:val="0"/>
          <w:numId w:val="49"/>
        </w:numPr>
        <w:spacing w:before="0" w:afterLines="0"/>
      </w:pPr>
      <w:r>
        <w:t>应能够提供防非法报文攻击能力。</w:t>
      </w:r>
    </w:p>
    <w:p>
      <w:pPr>
        <w:numPr>
          <w:ilvl w:val="0"/>
          <w:numId w:val="49"/>
        </w:numPr>
        <w:spacing w:before="0" w:afterLines="0"/>
      </w:pPr>
      <w:bookmarkStart w:id="233" w:name="_Toc143451248"/>
      <w:bookmarkEnd w:id="233"/>
      <w:bookmarkStart w:id="234" w:name="_Toc143501969"/>
      <w:bookmarkEnd w:id="234"/>
      <w:bookmarkStart w:id="235" w:name="_Toc143450283"/>
      <w:bookmarkEnd w:id="235"/>
      <w:bookmarkStart w:id="236" w:name="_Toc143450854"/>
      <w:bookmarkEnd w:id="236"/>
      <w:bookmarkStart w:id="237" w:name="_Toc143450569"/>
      <w:bookmarkEnd w:id="237"/>
      <w:bookmarkStart w:id="238" w:name="_Toc143457975"/>
      <w:bookmarkEnd w:id="238"/>
      <w:r>
        <w:t>应支持日志功能，本地提供至少存储500条日志的能力。</w:t>
      </w:r>
    </w:p>
    <w:p>
      <w:pPr>
        <w:numPr>
          <w:ilvl w:val="0"/>
          <w:numId w:val="49"/>
        </w:numPr>
        <w:spacing w:before="0" w:afterLines="0"/>
      </w:pPr>
      <w:r>
        <w:rPr>
          <w:rFonts w:hint="eastAsia"/>
        </w:rPr>
        <w:t>应支持防火墙功能，支持对防火墙等级的设置，支持对防火墙规则的配置，并支持基于以下规则对报文进行过滤：</w:t>
      </w:r>
    </w:p>
    <w:p>
      <w:pPr>
        <w:numPr>
          <w:ilvl w:val="0"/>
          <w:numId w:val="17"/>
        </w:numPr>
        <w:tabs>
          <w:tab w:val="left" w:pos="1365"/>
          <w:tab w:val="clear" w:pos="1680"/>
        </w:tabs>
        <w:spacing w:before="0" w:afterLines="0"/>
        <w:ind w:left="1365"/>
      </w:pPr>
      <w:r>
        <w:rPr>
          <w:rFonts w:hint="eastAsia"/>
        </w:rPr>
        <w:t>支持根据源</w:t>
      </w:r>
      <w:r>
        <w:t>MAC</w:t>
      </w:r>
      <w:r>
        <w:rPr>
          <w:rFonts w:hint="eastAsia"/>
        </w:rPr>
        <w:t>地址、目的</w:t>
      </w:r>
      <w:r>
        <w:t>MAC</w:t>
      </w:r>
      <w:r>
        <w:rPr>
          <w:rFonts w:hint="eastAsia"/>
        </w:rPr>
        <w:t>地址进行报文过滤；</w:t>
      </w:r>
    </w:p>
    <w:p>
      <w:pPr>
        <w:numPr>
          <w:ilvl w:val="0"/>
          <w:numId w:val="17"/>
        </w:numPr>
        <w:tabs>
          <w:tab w:val="left" w:pos="1365"/>
          <w:tab w:val="clear" w:pos="1680"/>
        </w:tabs>
        <w:spacing w:before="0" w:afterLines="0"/>
        <w:ind w:left="1365"/>
      </w:pPr>
      <w:r>
        <w:rPr>
          <w:rFonts w:hint="eastAsia"/>
        </w:rPr>
        <w:t>支持根据源</w:t>
      </w:r>
      <w:r>
        <w:t>IP</w:t>
      </w:r>
      <w:r>
        <w:rPr>
          <w:rFonts w:hint="eastAsia"/>
        </w:rPr>
        <w:t>地址及范围段、目的</w:t>
      </w:r>
      <w:r>
        <w:t>IP</w:t>
      </w:r>
      <w:r>
        <w:rPr>
          <w:rFonts w:hint="eastAsia"/>
        </w:rPr>
        <w:t>地址及范围段进行报文过滤；</w:t>
      </w:r>
    </w:p>
    <w:p>
      <w:pPr>
        <w:numPr>
          <w:ilvl w:val="0"/>
          <w:numId w:val="17"/>
        </w:numPr>
        <w:tabs>
          <w:tab w:val="left" w:pos="1365"/>
          <w:tab w:val="clear" w:pos="1680"/>
        </w:tabs>
        <w:spacing w:before="0" w:afterLines="0"/>
        <w:ind w:left="1365"/>
      </w:pPr>
      <w:r>
        <w:rPr>
          <w:rFonts w:hint="eastAsia"/>
        </w:rPr>
        <w:t>支持根据</w:t>
      </w:r>
      <w:r>
        <w:t>IP</w:t>
      </w:r>
      <w:r>
        <w:rPr>
          <w:rFonts w:hint="eastAsia"/>
        </w:rPr>
        <w:t>源端口及范围段、目的端口及范围段进行报文过滤；</w:t>
      </w:r>
    </w:p>
    <w:p>
      <w:pPr>
        <w:numPr>
          <w:ilvl w:val="0"/>
          <w:numId w:val="17"/>
        </w:numPr>
        <w:tabs>
          <w:tab w:val="left" w:pos="1365"/>
          <w:tab w:val="clear" w:pos="1680"/>
        </w:tabs>
        <w:spacing w:before="0" w:afterLines="0"/>
        <w:ind w:left="1365"/>
      </w:pPr>
      <w:r>
        <w:rPr>
          <w:rFonts w:hint="eastAsia"/>
        </w:rPr>
        <w:t>支持根据</w:t>
      </w:r>
      <w:r>
        <w:t>IP</w:t>
      </w:r>
      <w:r>
        <w:rPr>
          <w:rFonts w:hint="eastAsia"/>
        </w:rPr>
        <w:t>包的传输层协议类型进行报文过滤，要求有</w:t>
      </w:r>
      <w:r>
        <w:t>TCP/UDP/ICMP/TCP+UDP/ANY</w:t>
      </w:r>
      <w:r>
        <w:rPr>
          <w:rFonts w:hint="eastAsia"/>
        </w:rPr>
        <w:t>的选项；</w:t>
      </w:r>
    </w:p>
    <w:p>
      <w:pPr>
        <w:numPr>
          <w:ilvl w:val="0"/>
          <w:numId w:val="17"/>
        </w:numPr>
        <w:tabs>
          <w:tab w:val="left" w:pos="1365"/>
          <w:tab w:val="clear" w:pos="1680"/>
        </w:tabs>
        <w:spacing w:before="0" w:afterLines="0"/>
        <w:ind w:left="1365"/>
      </w:pPr>
      <w:r>
        <w:rPr>
          <w:rFonts w:hint="eastAsia"/>
        </w:rPr>
        <w:t>支持对匹配规则的报文进行处理模式的选择，对匹配规则的报文的处理模式，有允许和禁止</w:t>
      </w:r>
      <w:r>
        <w:t>2</w:t>
      </w:r>
      <w:r>
        <w:rPr>
          <w:rFonts w:hint="eastAsia"/>
        </w:rPr>
        <w:t>种，默认为禁止模式。</w:t>
      </w:r>
    </w:p>
    <w:p>
      <w:pPr>
        <w:numPr>
          <w:ilvl w:val="0"/>
          <w:numId w:val="49"/>
        </w:numPr>
        <w:spacing w:before="0" w:afterLines="0"/>
      </w:pPr>
      <w:r>
        <w:rPr>
          <w:rFonts w:hint="eastAsia" w:ascii="宋体" w:hAnsi="宋体" w:cs="宋体"/>
        </w:rPr>
        <w:t>应</w:t>
      </w:r>
      <w:r>
        <w:rPr>
          <w:rFonts w:hint="eastAsia"/>
        </w:rPr>
        <w:t>支持防止用户做源的组播，禁止用户端口发出的</w:t>
      </w:r>
      <w:r>
        <w:t>IGMP Query</w:t>
      </w:r>
      <w:r>
        <w:rPr>
          <w:rFonts w:hint="eastAsia"/>
        </w:rPr>
        <w:t>和组播数据报文。</w:t>
      </w:r>
    </w:p>
    <w:p>
      <w:pPr>
        <w:numPr>
          <w:ilvl w:val="0"/>
          <w:numId w:val="49"/>
        </w:numPr>
        <w:spacing w:before="0" w:afterLines="0"/>
      </w:pPr>
      <w:r>
        <w:rPr>
          <w:rFonts w:hint="eastAsia" w:ascii="宋体" w:hAnsi="宋体" w:cs="宋体"/>
        </w:rPr>
        <w:t>应</w:t>
      </w:r>
      <w:r>
        <w:rPr>
          <w:rFonts w:hint="eastAsia"/>
        </w:rPr>
        <w:t>能够对特定协议的广播</w:t>
      </w:r>
      <w:r>
        <w:t>/</w:t>
      </w:r>
      <w:r>
        <w:rPr>
          <w:rFonts w:hint="eastAsia"/>
        </w:rPr>
        <w:t>多播包（例如</w:t>
      </w:r>
      <w:r>
        <w:t>DHCP</w:t>
      </w:r>
      <w:r>
        <w:rPr>
          <w:rFonts w:hint="eastAsia"/>
        </w:rPr>
        <w:t>，</w:t>
      </w:r>
      <w:r>
        <w:t>ARP</w:t>
      </w:r>
      <w:r>
        <w:rPr>
          <w:rFonts w:hint="eastAsia"/>
        </w:rPr>
        <w:t>，</w:t>
      </w:r>
      <w:r>
        <w:t>IGMP</w:t>
      </w:r>
      <w:r>
        <w:rPr>
          <w:rFonts w:hint="eastAsia"/>
        </w:rPr>
        <w:t>等）进行抑制，并能对其它二层广播报文进行速率限制。</w:t>
      </w:r>
    </w:p>
    <w:p>
      <w:pPr>
        <w:pStyle w:val="96"/>
        <w:numPr>
          <w:ilvl w:val="1"/>
          <w:numId w:val="6"/>
        </w:numPr>
        <w:spacing w:before="156" w:after="156"/>
      </w:pPr>
      <w:bookmarkStart w:id="239" w:name="_Toc532477776"/>
      <w:bookmarkStart w:id="240" w:name="_Toc384992991"/>
      <w:r>
        <w:t>用户侧WLAN接口安全性</w:t>
      </w:r>
      <w:bookmarkEnd w:id="239"/>
      <w:bookmarkEnd w:id="240"/>
    </w:p>
    <w:p>
      <w:pPr>
        <w:spacing w:after="15"/>
        <w:ind w:firstLine="420" w:firstLineChars="200"/>
        <w:rPr>
          <w:lang w:val="en-GB"/>
        </w:rPr>
      </w:pPr>
      <w:r>
        <w:rPr>
          <w:lang w:val="en-GB"/>
        </w:rPr>
        <w:t>对于</w:t>
      </w:r>
      <w:r>
        <w:rPr>
          <w:rFonts w:hint="eastAsia"/>
        </w:rPr>
        <w:t>带有WLAN用户接口的</w:t>
      </w:r>
      <w:r>
        <w:rPr>
          <w:lang w:val="en-GB"/>
        </w:rPr>
        <w:t>家庭网关</w:t>
      </w:r>
      <w:r>
        <w:rPr>
          <w:rFonts w:hint="eastAsia"/>
          <w:lang w:val="en-GB"/>
        </w:rPr>
        <w:t>，</w:t>
      </w:r>
      <w:r>
        <w:rPr>
          <w:lang w:val="en-GB"/>
        </w:rPr>
        <w:t>应支持以下无线安全协议或功能：</w:t>
      </w:r>
    </w:p>
    <w:p>
      <w:pPr>
        <w:widowControl/>
        <w:numPr>
          <w:ilvl w:val="0"/>
          <w:numId w:val="50"/>
        </w:numPr>
        <w:spacing w:before="0" w:afterLines="0"/>
        <w:jc w:val="left"/>
        <w:rPr>
          <w:lang w:val="en-GB"/>
        </w:rPr>
      </w:pPr>
      <w:r>
        <w:rPr>
          <w:rFonts w:hint="eastAsia"/>
        </w:rPr>
        <w:t>2.4G</w:t>
      </w:r>
      <w:r>
        <w:t>-1、</w:t>
      </w:r>
      <w:r>
        <w:rPr>
          <w:rFonts w:hint="eastAsia"/>
        </w:rPr>
        <w:t>5G-1默认</w:t>
      </w:r>
      <w:r>
        <w:t>应使用中国电信提供的SSID标识（字符范围为0-9、a-z、A-Z，且排除“0 /o/ O、B/8、1/ l/ I”等易混淆字符）及密钥，并在家庭网关外壳上加以标注。</w:t>
      </w:r>
      <w:r>
        <w:rPr>
          <w:lang w:val="en-GB"/>
        </w:rPr>
        <w:t>默认</w:t>
      </w:r>
      <w:r>
        <w:rPr>
          <w:rFonts w:hint="eastAsia"/>
          <w:lang w:val="en-GB"/>
        </w:rPr>
        <w:t>2.4G</w:t>
      </w:r>
      <w:r>
        <w:rPr>
          <w:lang w:val="en-GB"/>
        </w:rPr>
        <w:t>-1名称</w:t>
      </w:r>
      <w:r>
        <w:rPr>
          <w:rFonts w:hint="eastAsia"/>
          <w:lang w:val="en-GB"/>
        </w:rPr>
        <w:t>为</w:t>
      </w:r>
      <w:r>
        <w:rPr>
          <w:lang w:val="en-GB"/>
        </w:rPr>
        <w:t>ChinaNet-XXXX（XXXX为4位随机ASCII字符）</w:t>
      </w:r>
      <w:r>
        <w:rPr>
          <w:rFonts w:hint="eastAsia"/>
          <w:lang w:val="en-GB"/>
        </w:rPr>
        <w:t>，用户可修改为</w:t>
      </w:r>
      <w:r>
        <w:t>长度</w:t>
      </w:r>
      <w:r>
        <w:rPr>
          <w:rFonts w:hint="eastAsia"/>
          <w:lang w:val="en-GB"/>
        </w:rPr>
        <w:t>1~32</w:t>
      </w:r>
      <w:r>
        <w:t>字节的</w:t>
      </w:r>
      <w:r>
        <w:rPr>
          <w:rFonts w:hint="eastAsia"/>
          <w:lang w:val="en-GB"/>
        </w:rPr>
        <w:t>任意</w:t>
      </w:r>
      <w:r>
        <w:t>字符串</w:t>
      </w:r>
    </w:p>
    <w:p>
      <w:pPr>
        <w:widowControl/>
        <w:numPr>
          <w:ilvl w:val="0"/>
          <w:numId w:val="50"/>
        </w:numPr>
        <w:spacing w:before="0" w:afterLines="0"/>
        <w:jc w:val="left"/>
      </w:pPr>
      <w:r>
        <w:t>应支持Open System和Shared Key两种链路层认证方式，且应自动适应STA的认证方式。</w:t>
      </w:r>
    </w:p>
    <w:p>
      <w:pPr>
        <w:widowControl/>
        <w:numPr>
          <w:ilvl w:val="0"/>
          <w:numId w:val="50"/>
        </w:numPr>
        <w:spacing w:before="0" w:afterLines="0"/>
        <w:jc w:val="left"/>
      </w:pPr>
      <w:r>
        <w:t>应支持WPA-PSK、WPA2-PSK</w:t>
      </w:r>
      <w:r>
        <w:rPr>
          <w:rFonts w:hint="eastAsia"/>
        </w:rPr>
        <w:t>、WPA</w:t>
      </w:r>
      <w:r>
        <w:t>-PSK/WPA2-PSK</w:t>
      </w:r>
      <w:r>
        <w:rPr>
          <w:rFonts w:hint="eastAsia"/>
        </w:rPr>
        <w:t>混和模式</w:t>
      </w:r>
      <w:r>
        <w:t>，应支持AES</w:t>
      </w:r>
      <w:r>
        <w:rPr>
          <w:rFonts w:hint="eastAsia"/>
        </w:rPr>
        <w:t>加密，建议不再使用WEP、</w:t>
      </w:r>
      <w:r>
        <w:t>TKIP加密，</w:t>
      </w:r>
      <w:r>
        <w:rPr>
          <w:rFonts w:hint="eastAsia"/>
        </w:rPr>
        <w:t>2.4GHz频段</w:t>
      </w:r>
      <w:r>
        <w:t>默认启用WPA-PSK/WPA2-PSK</w:t>
      </w:r>
      <w:r>
        <w:rPr>
          <w:rFonts w:hint="eastAsia"/>
        </w:rPr>
        <w:t>混和模式，5GHz频段默认启用WPA2</w:t>
      </w:r>
      <w:r>
        <w:t>-PSK</w:t>
      </w:r>
      <w:r>
        <w:rPr>
          <w:rFonts w:hint="eastAsia"/>
        </w:rPr>
        <w:t>模式</w:t>
      </w:r>
      <w:r>
        <w:t>。</w:t>
      </w:r>
    </w:p>
    <w:p>
      <w:pPr>
        <w:pStyle w:val="345"/>
        <w:widowControl/>
        <w:numPr>
          <w:ilvl w:val="0"/>
          <w:numId w:val="50"/>
        </w:numPr>
        <w:spacing w:after="12"/>
        <w:ind w:firstLineChars="0"/>
        <w:jc w:val="left"/>
      </w:pPr>
      <w:r>
        <w:rPr>
          <w:rFonts w:hint="eastAsia" w:ascii="Times New Roman" w:hAnsi="Times New Roman"/>
          <w:szCs w:val="24"/>
        </w:rPr>
        <w:t>对于支持Wi-Fi 6的设备，应支持WPA3-SAE、WPA3-SAE Transition模式，2.4GHz&amp;5GHz频段默认启用WPA3-SAE Transision模式。</w:t>
      </w:r>
    </w:p>
    <w:p>
      <w:pPr>
        <w:widowControl/>
        <w:numPr>
          <w:ilvl w:val="0"/>
          <w:numId w:val="50"/>
        </w:numPr>
        <w:spacing w:before="0" w:afterLines="0"/>
        <w:jc w:val="left"/>
      </w:pPr>
      <w:r>
        <w:t>应支持国家无线局域网安全标准。</w:t>
      </w:r>
    </w:p>
    <w:p>
      <w:pPr>
        <w:pStyle w:val="96"/>
        <w:numPr>
          <w:ilvl w:val="1"/>
          <w:numId w:val="6"/>
        </w:numPr>
        <w:spacing w:before="156" w:after="156"/>
      </w:pPr>
      <w:bookmarkStart w:id="241" w:name="_Toc143451251"/>
      <w:bookmarkEnd w:id="241"/>
      <w:bookmarkStart w:id="242" w:name="_Toc118303521"/>
      <w:bookmarkEnd w:id="242"/>
      <w:bookmarkStart w:id="243" w:name="_Toc119643102"/>
      <w:bookmarkEnd w:id="243"/>
      <w:bookmarkStart w:id="244" w:name="_Toc143450290"/>
      <w:bookmarkEnd w:id="244"/>
      <w:bookmarkStart w:id="245" w:name="_Toc143457979"/>
      <w:bookmarkEnd w:id="245"/>
      <w:bookmarkStart w:id="246" w:name="_Toc143457978"/>
      <w:bookmarkEnd w:id="246"/>
      <w:bookmarkStart w:id="247" w:name="_Toc143457981"/>
      <w:bookmarkEnd w:id="247"/>
      <w:bookmarkStart w:id="248" w:name="_Toc143451253"/>
      <w:bookmarkEnd w:id="248"/>
      <w:bookmarkStart w:id="249" w:name="_Toc143457982"/>
      <w:bookmarkEnd w:id="249"/>
      <w:bookmarkStart w:id="250" w:name="_Toc143451255"/>
      <w:bookmarkEnd w:id="250"/>
      <w:bookmarkStart w:id="251" w:name="_Toc143450572"/>
      <w:bookmarkEnd w:id="251"/>
      <w:bookmarkStart w:id="252" w:name="_Toc118302542"/>
      <w:bookmarkEnd w:id="252"/>
      <w:bookmarkStart w:id="253" w:name="_Toc143450574"/>
      <w:bookmarkEnd w:id="253"/>
      <w:bookmarkStart w:id="254" w:name="_Toc143450286"/>
      <w:bookmarkEnd w:id="254"/>
      <w:bookmarkStart w:id="255" w:name="_Toc143451254"/>
      <w:bookmarkEnd w:id="255"/>
      <w:bookmarkStart w:id="256" w:name="_Toc143450858"/>
      <w:bookmarkEnd w:id="256"/>
      <w:bookmarkStart w:id="257" w:name="_Toc143451252"/>
      <w:bookmarkEnd w:id="257"/>
      <w:bookmarkStart w:id="258" w:name="_Toc143450575"/>
      <w:bookmarkEnd w:id="258"/>
      <w:bookmarkStart w:id="259" w:name="_Toc119642227"/>
      <w:bookmarkEnd w:id="259"/>
      <w:bookmarkStart w:id="260" w:name="_Toc143501974"/>
      <w:bookmarkEnd w:id="260"/>
      <w:bookmarkStart w:id="261" w:name="_Toc143457980"/>
      <w:bookmarkEnd w:id="261"/>
      <w:bookmarkStart w:id="262" w:name="_Toc118303109"/>
      <w:bookmarkEnd w:id="262"/>
      <w:bookmarkStart w:id="263" w:name="_Toc143450857"/>
      <w:bookmarkEnd w:id="263"/>
      <w:bookmarkStart w:id="264" w:name="_Toc143501976"/>
      <w:bookmarkEnd w:id="264"/>
      <w:bookmarkStart w:id="265" w:name="_Toc118302808"/>
      <w:bookmarkEnd w:id="265"/>
      <w:bookmarkStart w:id="266" w:name="_Toc143450289"/>
      <w:bookmarkEnd w:id="266"/>
      <w:bookmarkStart w:id="267" w:name="_Toc143501975"/>
      <w:bookmarkEnd w:id="267"/>
      <w:bookmarkStart w:id="268" w:name="_Toc143450573"/>
      <w:bookmarkEnd w:id="268"/>
      <w:bookmarkStart w:id="269" w:name="_Toc143450859"/>
      <w:bookmarkEnd w:id="269"/>
      <w:bookmarkStart w:id="270" w:name="_Toc143450860"/>
      <w:bookmarkEnd w:id="270"/>
      <w:bookmarkStart w:id="271" w:name="_Toc119572117"/>
      <w:bookmarkEnd w:id="271"/>
      <w:bookmarkStart w:id="272" w:name="_Toc119645516"/>
      <w:bookmarkEnd w:id="272"/>
      <w:bookmarkStart w:id="273" w:name="_Toc196286604"/>
      <w:bookmarkEnd w:id="273"/>
      <w:bookmarkStart w:id="274" w:name="_Toc143450288"/>
      <w:bookmarkEnd w:id="274"/>
      <w:bookmarkStart w:id="275" w:name="_Toc143501972"/>
      <w:bookmarkEnd w:id="275"/>
      <w:bookmarkStart w:id="276" w:name="_Toc143501973"/>
      <w:bookmarkEnd w:id="276"/>
      <w:bookmarkStart w:id="277" w:name="_Toc143450287"/>
      <w:bookmarkEnd w:id="277"/>
      <w:bookmarkStart w:id="278" w:name="_Toc143450861"/>
      <w:bookmarkEnd w:id="278"/>
      <w:bookmarkStart w:id="279" w:name="_Toc118302958"/>
      <w:bookmarkEnd w:id="279"/>
      <w:bookmarkStart w:id="280" w:name="_Toc143450576"/>
      <w:bookmarkEnd w:id="280"/>
      <w:bookmarkStart w:id="281" w:name="_Toc384992992"/>
      <w:bookmarkStart w:id="282" w:name="_Toc224441708"/>
      <w:bookmarkStart w:id="283" w:name="_Toc532477777"/>
      <w:r>
        <w:t>登录安全性</w:t>
      </w:r>
      <w:bookmarkEnd w:id="281"/>
      <w:bookmarkEnd w:id="282"/>
      <w:bookmarkEnd w:id="283"/>
    </w:p>
    <w:p>
      <w:pPr>
        <w:pStyle w:val="102"/>
        <w:numPr>
          <w:ilvl w:val="2"/>
          <w:numId w:val="6"/>
        </w:numPr>
        <w:spacing w:before="0" w:beforeLines="0" w:after="0" w:afterLines="0"/>
        <w:jc w:val="both"/>
      </w:pPr>
      <w:r>
        <w:t>登录安全基本要求</w:t>
      </w:r>
    </w:p>
    <w:p>
      <w:pPr>
        <w:spacing w:after="15"/>
        <w:ind w:firstLine="420" w:firstLineChars="200"/>
      </w:pPr>
      <w:r>
        <w:rPr>
          <w:rFonts w:hint="eastAsia"/>
        </w:rPr>
        <w:t>智能</w:t>
      </w:r>
      <w:r>
        <w:t>家庭网关有两</w:t>
      </w:r>
      <w:r>
        <w:rPr>
          <w:rFonts w:hint="eastAsia"/>
        </w:rPr>
        <w:t>个</w:t>
      </w:r>
      <w:r>
        <w:t>不同的权限的帐号：电信维护帐号、</w:t>
      </w:r>
      <w:r>
        <w:rPr>
          <w:rFonts w:hint="eastAsia"/>
        </w:rPr>
        <w:t>智能</w:t>
      </w:r>
      <w:r>
        <w:t>家庭网关用户帐号。用户需使用密码登录</w:t>
      </w:r>
      <w:r>
        <w:rPr>
          <w:rFonts w:hint="eastAsia"/>
        </w:rPr>
        <w:t>（智能家庭网关不进行用户名验证，只根据密码直接匹配账号）</w:t>
      </w:r>
      <w:r>
        <w:t>，才能对</w:t>
      </w:r>
      <w:r>
        <w:rPr>
          <w:rFonts w:hint="eastAsia"/>
        </w:rPr>
        <w:t>智能</w:t>
      </w:r>
      <w:r>
        <w:t>家庭网关设备进行配置或管理。</w:t>
      </w:r>
    </w:p>
    <w:p>
      <w:pPr>
        <w:numPr>
          <w:ilvl w:val="0"/>
          <w:numId w:val="51"/>
        </w:numPr>
        <w:spacing w:before="0" w:after="15" w:afterLines="0"/>
      </w:pPr>
      <w:r>
        <w:t>每个帐号同时只允许一个用户登录；应拒绝第二个用户登录</w:t>
      </w:r>
      <w:r>
        <w:rPr>
          <w:rFonts w:hint="eastAsia"/>
        </w:rPr>
        <w:t>。</w:t>
      </w:r>
    </w:p>
    <w:p>
      <w:pPr>
        <w:numPr>
          <w:ilvl w:val="0"/>
          <w:numId w:val="51"/>
        </w:numPr>
        <w:spacing w:before="0" w:after="15" w:afterLines="0"/>
      </w:pPr>
      <w:r>
        <w:t>用户登录后连续5分钟无操作，</w:t>
      </w:r>
      <w:r>
        <w:rPr>
          <w:rFonts w:hint="eastAsia"/>
        </w:rPr>
        <w:t>智能</w:t>
      </w:r>
      <w:r>
        <w:t>家庭网关自动退出登录状态</w:t>
      </w:r>
      <w:r>
        <w:rPr>
          <w:rFonts w:hint="eastAsia"/>
        </w:rPr>
        <w:t>。</w:t>
      </w:r>
    </w:p>
    <w:p>
      <w:pPr>
        <w:numPr>
          <w:ilvl w:val="0"/>
          <w:numId w:val="51"/>
        </w:numPr>
        <w:spacing w:before="0" w:after="15" w:afterLines="0"/>
      </w:pPr>
      <w:r>
        <w:t>密码输入连续错误3次，则再次密码验证应在1分钟以后</w:t>
      </w:r>
      <w:r>
        <w:rPr>
          <w:rFonts w:hint="eastAsia"/>
        </w:rPr>
        <w:t>。</w:t>
      </w:r>
    </w:p>
    <w:p>
      <w:pPr>
        <w:numPr>
          <w:ilvl w:val="0"/>
          <w:numId w:val="51"/>
        </w:numPr>
        <w:spacing w:before="0" w:after="15" w:afterLines="0"/>
      </w:pPr>
      <w:r>
        <w:t>每种权限仅有一</w:t>
      </w:r>
      <w:r>
        <w:rPr>
          <w:rFonts w:hint="eastAsia"/>
        </w:rPr>
        <w:t>个</w:t>
      </w:r>
      <w:r>
        <w:t>帐号生效，帐号权限不能因为密码的修改</w:t>
      </w:r>
      <w:r>
        <w:rPr>
          <w:rFonts w:hint="eastAsia"/>
        </w:rPr>
        <w:t>或操作过程</w:t>
      </w:r>
      <w:r>
        <w:t>而改变。</w:t>
      </w:r>
    </w:p>
    <w:p>
      <w:pPr>
        <w:pStyle w:val="102"/>
        <w:numPr>
          <w:ilvl w:val="2"/>
          <w:numId w:val="6"/>
        </w:numPr>
        <w:spacing w:before="0" w:beforeLines="0" w:after="0" w:afterLines="0"/>
        <w:jc w:val="both"/>
      </w:pPr>
      <w:r>
        <w:t>电信维护帐号</w:t>
      </w:r>
    </w:p>
    <w:p>
      <w:pPr>
        <w:spacing w:after="15"/>
        <w:ind w:firstLine="420" w:firstLineChars="200"/>
      </w:pPr>
      <w:r>
        <w:rPr>
          <w:rFonts w:hint="eastAsia"/>
        </w:rPr>
        <w:t>智能</w:t>
      </w:r>
      <w:r>
        <w:t>家庭网关只有一个电信维护帐号，由电信维护人员使用，只允许在私网登录，初始用户名为“telecomadmin” 。</w:t>
      </w:r>
    </w:p>
    <w:p>
      <w:pPr>
        <w:spacing w:after="15"/>
        <w:ind w:firstLine="420" w:firstLineChars="200"/>
      </w:pPr>
      <w:r>
        <w:t>电信维护帐号可进行全部的参数设置，并可强行修改</w:t>
      </w:r>
      <w:r>
        <w:rPr>
          <w:rFonts w:hint="eastAsia"/>
        </w:rPr>
        <w:t>智能</w:t>
      </w:r>
      <w:r>
        <w:t>家庭网关用户帐号的密码。</w:t>
      </w:r>
    </w:p>
    <w:p>
      <w:pPr>
        <w:spacing w:after="15"/>
        <w:ind w:firstLine="420" w:firstLineChars="200"/>
      </w:pPr>
      <w:r>
        <w:t>在以下场景，应通过ITMS+修改电信维护帐号的密码：</w:t>
      </w:r>
    </w:p>
    <w:p>
      <w:pPr>
        <w:numPr>
          <w:ilvl w:val="0"/>
          <w:numId w:val="52"/>
        </w:numPr>
        <w:spacing w:before="0" w:after="15" w:afterLines="0"/>
      </w:pPr>
      <w:r>
        <w:t>当</w:t>
      </w:r>
      <w:r>
        <w:rPr>
          <w:rFonts w:hint="eastAsia"/>
        </w:rPr>
        <w:t>智能</w:t>
      </w:r>
      <w:r>
        <w:t>家庭网关第一次连接ITMS+时</w:t>
      </w:r>
      <w:r>
        <w:rPr>
          <w:rFonts w:hint="eastAsia"/>
        </w:rPr>
        <w:t>。</w:t>
      </w:r>
    </w:p>
    <w:p>
      <w:pPr>
        <w:numPr>
          <w:ilvl w:val="0"/>
          <w:numId w:val="52"/>
        </w:numPr>
        <w:spacing w:before="0" w:after="15" w:afterLines="0"/>
      </w:pPr>
      <w:r>
        <w:t>当电信维护人员在在维护完成后通过WEB页面的“维护结束”按键后，</w:t>
      </w:r>
      <w:r>
        <w:rPr>
          <w:rFonts w:hint="eastAsia"/>
        </w:rPr>
        <w:t>智能</w:t>
      </w:r>
      <w:r>
        <w:t>家庭网关需确保成功通知ITMS+修改密码，即：如果由于网络原因设备未能连接到ITMS+，</w:t>
      </w:r>
      <w:r>
        <w:rPr>
          <w:rFonts w:hint="eastAsia"/>
        </w:rPr>
        <w:t>智能</w:t>
      </w:r>
      <w:r>
        <w:t>家庭网关需记录“维护结束”事件，</w:t>
      </w:r>
      <w:r>
        <w:rPr>
          <w:rFonts w:hint="eastAsia"/>
        </w:rPr>
        <w:t>智能</w:t>
      </w:r>
      <w:r>
        <w:t>家庭网关在能够连接平台时应通知ITMS+修改密码。</w:t>
      </w:r>
    </w:p>
    <w:p>
      <w:pPr>
        <w:pStyle w:val="102"/>
        <w:numPr>
          <w:ilvl w:val="2"/>
          <w:numId w:val="6"/>
        </w:numPr>
        <w:spacing w:before="0" w:beforeLines="0" w:after="0" w:afterLines="0"/>
        <w:jc w:val="both"/>
      </w:pPr>
      <w:r>
        <w:rPr>
          <w:rFonts w:hint="eastAsia"/>
        </w:rPr>
        <w:t>智能</w:t>
      </w:r>
      <w:r>
        <w:t>家庭网关用户帐号</w:t>
      </w:r>
    </w:p>
    <w:p>
      <w:pPr>
        <w:spacing w:after="15"/>
        <w:ind w:firstLine="420" w:firstLineChars="200"/>
      </w:pPr>
      <w:r>
        <w:rPr>
          <w:rFonts w:hint="eastAsia"/>
        </w:rPr>
        <w:t>智能</w:t>
      </w:r>
      <w:r>
        <w:t>家庭网关只有一个</w:t>
      </w:r>
      <w:r>
        <w:rPr>
          <w:rFonts w:hint="eastAsia"/>
        </w:rPr>
        <w:t>智能</w:t>
      </w:r>
      <w:r>
        <w:t>家庭网关用户帐号，由</w:t>
      </w:r>
      <w:r>
        <w:rPr>
          <w:rFonts w:hint="eastAsia"/>
        </w:rPr>
        <w:t>智能</w:t>
      </w:r>
      <w:r>
        <w:t>家庭网关设备的用户使用，只允许在私网登录，默认用户名为“useradmin” ，初始密码应使用中国电信提供的</w:t>
      </w:r>
      <w:r>
        <w:rPr>
          <w:rFonts w:hint="eastAsia"/>
        </w:rPr>
        <w:t>密码</w:t>
      </w:r>
      <w:r>
        <w:t>，标记在产品标识上。</w:t>
      </w:r>
    </w:p>
    <w:p>
      <w:pPr>
        <w:spacing w:after="15"/>
        <w:ind w:firstLine="420" w:firstLineChars="200"/>
      </w:pPr>
      <w:r>
        <w:t>登录本地WEB界面可使用的功能与应用：</w:t>
      </w:r>
    </w:p>
    <w:p>
      <w:pPr>
        <w:numPr>
          <w:ilvl w:val="0"/>
          <w:numId w:val="53"/>
        </w:numPr>
        <w:tabs>
          <w:tab w:val="left" w:pos="851"/>
          <w:tab w:val="clear" w:pos="1260"/>
        </w:tabs>
        <w:spacing w:before="0" w:after="15" w:afterLines="0"/>
        <w:ind w:left="851"/>
      </w:pPr>
      <w:r>
        <w:t>可进行部分的参数设置；</w:t>
      </w:r>
    </w:p>
    <w:p>
      <w:pPr>
        <w:numPr>
          <w:ilvl w:val="0"/>
          <w:numId w:val="53"/>
        </w:numPr>
        <w:tabs>
          <w:tab w:val="left" w:pos="851"/>
          <w:tab w:val="clear" w:pos="1260"/>
        </w:tabs>
        <w:spacing w:before="0" w:after="15" w:afterLines="0"/>
        <w:ind w:left="851"/>
      </w:pPr>
      <w:r>
        <w:t>可修改</w:t>
      </w:r>
      <w:r>
        <w:rPr>
          <w:rFonts w:hint="eastAsia"/>
        </w:rPr>
        <w:t>智能</w:t>
      </w:r>
      <w:r>
        <w:t>家庭网关用户帐号密码。</w:t>
      </w:r>
    </w:p>
    <w:p>
      <w:pPr>
        <w:spacing w:after="15"/>
        <w:ind w:firstLine="420" w:firstLineChars="200"/>
      </w:pPr>
      <w:r>
        <w:rPr>
          <w:rFonts w:hint="eastAsia"/>
        </w:rPr>
        <w:t>智能</w:t>
      </w:r>
      <w:r>
        <w:t>家庭网关用户帐号的用户名不能修改，密码的修改方式如下：</w:t>
      </w:r>
    </w:p>
    <w:p>
      <w:pPr>
        <w:numPr>
          <w:ilvl w:val="0"/>
          <w:numId w:val="54"/>
        </w:numPr>
        <w:tabs>
          <w:tab w:val="left" w:pos="851"/>
          <w:tab w:val="clear" w:pos="1260"/>
        </w:tabs>
        <w:spacing w:before="0" w:after="15" w:afterLines="0"/>
        <w:ind w:left="851"/>
      </w:pPr>
      <w:r>
        <w:t>通过电信维护帐号登录本地WEB界面强行修改；</w:t>
      </w:r>
    </w:p>
    <w:p>
      <w:pPr>
        <w:numPr>
          <w:ilvl w:val="0"/>
          <w:numId w:val="54"/>
        </w:numPr>
        <w:tabs>
          <w:tab w:val="left" w:pos="851"/>
          <w:tab w:val="clear" w:pos="1260"/>
        </w:tabs>
        <w:spacing w:before="0" w:after="15" w:afterLines="0"/>
        <w:ind w:left="851"/>
      </w:pPr>
      <w:r>
        <w:t>通过</w:t>
      </w:r>
      <w:r>
        <w:rPr>
          <w:rFonts w:hint="eastAsia"/>
        </w:rPr>
        <w:t>智能</w:t>
      </w:r>
      <w:r>
        <w:t>家庭网关用户帐号登录本地WEB界面，校验原密码后再进行修改。</w:t>
      </w:r>
    </w:p>
    <w:p>
      <w:pPr>
        <w:pStyle w:val="96"/>
        <w:numPr>
          <w:ilvl w:val="1"/>
          <w:numId w:val="6"/>
        </w:numPr>
        <w:spacing w:before="156" w:after="156"/>
        <w:jc w:val="both"/>
        <w:rPr>
          <w:rFonts w:ascii="Times New Roman"/>
        </w:rPr>
      </w:pPr>
      <w:bookmarkStart w:id="284" w:name="_Toc384992993"/>
      <w:bookmarkStart w:id="285" w:name="_Toc532477778"/>
      <w:bookmarkStart w:id="286" w:name="_Toc224441710"/>
      <w:r>
        <w:rPr>
          <w:rFonts w:ascii="Times New Roman"/>
        </w:rPr>
        <w:t>设备及系统安全性</w:t>
      </w:r>
      <w:bookmarkEnd w:id="284"/>
      <w:bookmarkEnd w:id="285"/>
      <w:bookmarkEnd w:id="286"/>
    </w:p>
    <w:p>
      <w:pPr>
        <w:pStyle w:val="204"/>
        <w:spacing w:after="15" w:line="240" w:lineRule="auto"/>
        <w:ind w:firstLine="420"/>
        <w:rPr>
          <w:rFonts w:ascii="Times New Roman" w:cs="Times New Roman"/>
          <w:szCs w:val="21"/>
        </w:rPr>
      </w:pPr>
      <w:r>
        <w:rPr>
          <w:rFonts w:ascii="Times New Roman" w:cs="Times New Roman"/>
          <w:szCs w:val="21"/>
        </w:rPr>
        <w:t>应符合符合YD/T 965-1998 《电信终端设备的安全要求和试验方法》中的相关规定。</w:t>
      </w:r>
    </w:p>
    <w:p>
      <w:pPr>
        <w:spacing w:after="15"/>
        <w:ind w:left="420"/>
        <w:rPr>
          <w:rFonts w:ascii="宋体" w:hAnsi="宋体"/>
        </w:rPr>
      </w:pPr>
      <w:r>
        <w:rPr>
          <w:rFonts w:hint="eastAsia" w:ascii="宋体" w:hAnsi="宋体"/>
        </w:rPr>
        <w:t>应符合附录B的要求。</w:t>
      </w:r>
    </w:p>
    <w:p>
      <w:pPr>
        <w:spacing w:after="15"/>
        <w:ind w:left="420"/>
        <w:rPr>
          <w:rFonts w:ascii="宋体" w:hAnsi="宋体"/>
        </w:rPr>
      </w:pPr>
    </w:p>
    <w:bookmarkEnd w:id="232"/>
    <w:p>
      <w:pPr>
        <w:pStyle w:val="100"/>
        <w:numPr>
          <w:ilvl w:val="0"/>
          <w:numId w:val="6"/>
        </w:numPr>
        <w:spacing w:before="312" w:after="312"/>
      </w:pPr>
      <w:bookmarkStart w:id="287" w:name="_Toc447897177"/>
      <w:bookmarkStart w:id="288" w:name="_Toc224441711"/>
      <w:bookmarkStart w:id="289" w:name="_Toc112059241"/>
      <w:bookmarkStart w:id="290" w:name="_Toc532477779"/>
      <w:r>
        <w:t>管理和维护要求</w:t>
      </w:r>
      <w:bookmarkEnd w:id="287"/>
      <w:bookmarkEnd w:id="288"/>
      <w:bookmarkEnd w:id="289"/>
      <w:bookmarkEnd w:id="290"/>
    </w:p>
    <w:p>
      <w:pPr>
        <w:pStyle w:val="96"/>
        <w:numPr>
          <w:ilvl w:val="1"/>
          <w:numId w:val="6"/>
        </w:numPr>
        <w:spacing w:before="156" w:after="156"/>
      </w:pPr>
      <w:bookmarkStart w:id="291" w:name="_Toc447897178"/>
      <w:bookmarkStart w:id="292" w:name="_Toc112059242"/>
      <w:bookmarkStart w:id="293" w:name="_Toc532477780"/>
      <w:bookmarkStart w:id="294" w:name="_Toc224441712"/>
      <w:r>
        <w:t>基本要求</w:t>
      </w:r>
      <w:bookmarkEnd w:id="291"/>
      <w:bookmarkEnd w:id="292"/>
      <w:bookmarkEnd w:id="293"/>
      <w:bookmarkEnd w:id="294"/>
    </w:p>
    <w:p>
      <w:pPr>
        <w:pStyle w:val="102"/>
        <w:numPr>
          <w:ilvl w:val="2"/>
          <w:numId w:val="6"/>
        </w:numPr>
        <w:spacing w:before="156" w:after="156"/>
      </w:pPr>
      <w:bookmarkStart w:id="295" w:name="_Toc112059243"/>
      <w:bookmarkStart w:id="296" w:name="_Toc224441713"/>
      <w:r>
        <w:t>功能</w:t>
      </w:r>
      <w:bookmarkEnd w:id="295"/>
      <w:r>
        <w:t>要求</w:t>
      </w:r>
      <w:bookmarkEnd w:id="296"/>
    </w:p>
    <w:p>
      <w:pPr>
        <w:spacing w:after="15"/>
        <w:ind w:firstLine="426"/>
        <w:rPr>
          <w:rFonts w:ascii="宋体" w:hAnsi="宋体"/>
        </w:rPr>
      </w:pPr>
      <w:r>
        <w:rPr>
          <w:rFonts w:ascii="宋体" w:hAnsi="宋体"/>
        </w:rPr>
        <w:t>智能家庭网关提供</w:t>
      </w:r>
      <w:r>
        <w:rPr>
          <w:rFonts w:hint="eastAsia" w:ascii="宋体" w:hAnsi="宋体"/>
        </w:rPr>
        <w:t>如下三种</w:t>
      </w:r>
      <w:r>
        <w:rPr>
          <w:rFonts w:ascii="宋体" w:hAnsi="宋体"/>
        </w:rPr>
        <w:t>管理</w:t>
      </w:r>
      <w:r>
        <w:rPr>
          <w:rFonts w:hint="eastAsia" w:ascii="宋体" w:hAnsi="宋体"/>
        </w:rPr>
        <w:t>模</w:t>
      </w:r>
      <w:r>
        <w:rPr>
          <w:rFonts w:ascii="宋体" w:hAnsi="宋体"/>
        </w:rPr>
        <w:t>式：</w:t>
      </w:r>
    </w:p>
    <w:p>
      <w:pPr>
        <w:numPr>
          <w:ilvl w:val="0"/>
          <w:numId w:val="55"/>
        </w:numPr>
        <w:spacing w:before="0" w:afterLines="0"/>
        <w:rPr>
          <w:rFonts w:ascii="宋体" w:hAnsi="宋体"/>
        </w:rPr>
      </w:pPr>
      <w:r>
        <w:rPr>
          <w:rFonts w:ascii="宋体" w:hAnsi="宋体"/>
        </w:rPr>
        <w:t>本地</w:t>
      </w:r>
      <w:r>
        <w:rPr>
          <w:rFonts w:hint="eastAsia" w:ascii="宋体" w:hAnsi="宋体"/>
        </w:rPr>
        <w:t>UI</w:t>
      </w:r>
      <w:r>
        <w:rPr>
          <w:rFonts w:ascii="宋体" w:hAnsi="宋体"/>
        </w:rPr>
        <w:t>管理：由电信维护人员或智能家庭网关用户对智能家庭网关设备进行的</w:t>
      </w:r>
      <w:r>
        <w:rPr>
          <w:rFonts w:hint="eastAsia" w:ascii="宋体" w:hAnsi="宋体"/>
        </w:rPr>
        <w:t>常规</w:t>
      </w:r>
      <w:r>
        <w:rPr>
          <w:rFonts w:ascii="宋体" w:hAnsi="宋体"/>
        </w:rPr>
        <w:t>管理和维护</w:t>
      </w:r>
      <w:r>
        <w:rPr>
          <w:rFonts w:hint="eastAsia" w:ascii="宋体" w:hAnsi="宋体"/>
        </w:rPr>
        <w:t>。</w:t>
      </w:r>
    </w:p>
    <w:p>
      <w:pPr>
        <w:numPr>
          <w:ilvl w:val="0"/>
          <w:numId w:val="55"/>
        </w:numPr>
        <w:spacing w:before="0" w:afterLines="0"/>
        <w:rPr>
          <w:rFonts w:ascii="宋体" w:hAnsi="宋体"/>
        </w:rPr>
      </w:pPr>
      <w:r>
        <w:rPr>
          <w:rFonts w:ascii="宋体" w:hAnsi="宋体"/>
        </w:rPr>
        <w:t>远程</w:t>
      </w:r>
      <w:r>
        <w:rPr>
          <w:rFonts w:hint="eastAsia" w:ascii="宋体" w:hAnsi="宋体"/>
        </w:rPr>
        <w:t>TR069/EMS</w:t>
      </w:r>
      <w:r>
        <w:rPr>
          <w:rFonts w:ascii="宋体" w:hAnsi="宋体"/>
        </w:rPr>
        <w:t>管理</w:t>
      </w:r>
      <w:r>
        <w:rPr>
          <w:rFonts w:hint="eastAsia" w:ascii="宋体" w:hAnsi="宋体"/>
        </w:rPr>
        <w:t>（PON上行的家庭网关同时支持ITMS+和EMS的远程管理，ITMS+用于进行业务层的管理及配置，E</w:t>
      </w:r>
      <w:r>
        <w:rPr>
          <w:rFonts w:ascii="宋体" w:hAnsi="宋体"/>
        </w:rPr>
        <w:t>MS</w:t>
      </w:r>
      <w:r>
        <w:rPr>
          <w:rFonts w:hint="eastAsia" w:ascii="宋体" w:hAnsi="宋体"/>
        </w:rPr>
        <w:t>用于进行和PON接口相关的物理层及链路层的管理及配置）</w:t>
      </w:r>
      <w:r>
        <w:rPr>
          <w:rFonts w:ascii="宋体" w:hAnsi="宋体"/>
        </w:rPr>
        <w:t>：</w:t>
      </w:r>
    </w:p>
    <w:p>
      <w:pPr>
        <w:numPr>
          <w:ilvl w:val="0"/>
          <w:numId w:val="56"/>
        </w:numPr>
        <w:spacing w:before="0" w:afterLines="0"/>
        <w:rPr>
          <w:rFonts w:ascii="宋体" w:hAnsi="宋体"/>
        </w:rPr>
      </w:pPr>
      <w:r>
        <w:rPr>
          <w:rFonts w:hint="eastAsia" w:ascii="宋体" w:hAnsi="宋体"/>
        </w:rPr>
        <w:t>支持由ITMS+通过TR069方式对智能家庭网关</w:t>
      </w:r>
      <w:bookmarkStart w:id="297" w:name="OLE_LINK11"/>
      <w:bookmarkStart w:id="298" w:name="OLE_LINK10"/>
      <w:r>
        <w:rPr>
          <w:rFonts w:hint="eastAsia" w:ascii="宋体" w:hAnsi="宋体"/>
        </w:rPr>
        <w:t>设备</w:t>
      </w:r>
      <w:bookmarkEnd w:id="297"/>
      <w:bookmarkEnd w:id="298"/>
      <w:r>
        <w:rPr>
          <w:rFonts w:hint="eastAsia" w:ascii="宋体" w:hAnsi="宋体"/>
        </w:rPr>
        <w:t>进行全面管理和维护；</w:t>
      </w:r>
    </w:p>
    <w:p>
      <w:pPr>
        <w:numPr>
          <w:ilvl w:val="0"/>
          <w:numId w:val="56"/>
        </w:numPr>
        <w:spacing w:before="0" w:afterLines="0"/>
        <w:rPr>
          <w:rFonts w:ascii="宋体" w:hAnsi="宋体"/>
        </w:rPr>
      </w:pPr>
      <w:r>
        <w:rPr>
          <w:rFonts w:hint="eastAsia" w:ascii="宋体" w:hAnsi="宋体"/>
        </w:rPr>
        <w:t>支持EMS</w:t>
      </w:r>
      <w:r>
        <w:rPr>
          <w:rFonts w:ascii="宋体" w:hAnsi="宋体"/>
        </w:rPr>
        <w:t>通过OAM方式对</w:t>
      </w:r>
      <w:r>
        <w:rPr>
          <w:rFonts w:hint="eastAsia" w:ascii="宋体" w:hAnsi="宋体"/>
        </w:rPr>
        <w:t>智能家庭网关设备进行PON接口</w:t>
      </w:r>
      <w:r>
        <w:rPr>
          <w:rFonts w:ascii="宋体" w:hAnsi="宋体"/>
        </w:rPr>
        <w:t>远程管理</w:t>
      </w:r>
      <w:r>
        <w:rPr>
          <w:rFonts w:hint="eastAsia" w:ascii="宋体" w:hAnsi="宋体"/>
        </w:rPr>
        <w:t>（仅针对EPON上行的家庭网关）；</w:t>
      </w:r>
    </w:p>
    <w:p>
      <w:pPr>
        <w:numPr>
          <w:ilvl w:val="0"/>
          <w:numId w:val="56"/>
        </w:numPr>
        <w:spacing w:before="0" w:afterLines="0"/>
        <w:rPr>
          <w:rFonts w:ascii="宋体" w:hAnsi="宋体"/>
        </w:rPr>
      </w:pPr>
      <w:r>
        <w:rPr>
          <w:rFonts w:hint="eastAsia" w:ascii="宋体" w:hAnsi="宋体"/>
        </w:rPr>
        <w:t>支持EMS</w:t>
      </w:r>
      <w:r>
        <w:rPr>
          <w:rFonts w:ascii="宋体" w:hAnsi="宋体"/>
        </w:rPr>
        <w:t>通过O</w:t>
      </w:r>
      <w:r>
        <w:rPr>
          <w:rFonts w:hint="eastAsia" w:ascii="宋体" w:hAnsi="宋体"/>
        </w:rPr>
        <w:t>MCI</w:t>
      </w:r>
      <w:r>
        <w:rPr>
          <w:rFonts w:ascii="宋体" w:hAnsi="宋体"/>
        </w:rPr>
        <w:t>方式对</w:t>
      </w:r>
      <w:r>
        <w:rPr>
          <w:rFonts w:hint="eastAsia" w:ascii="宋体" w:hAnsi="宋体"/>
        </w:rPr>
        <w:t>智能家庭网关设备进行PON接口</w:t>
      </w:r>
      <w:r>
        <w:rPr>
          <w:rFonts w:ascii="宋体" w:hAnsi="宋体"/>
        </w:rPr>
        <w:t>远程管理</w:t>
      </w:r>
      <w:r>
        <w:rPr>
          <w:rFonts w:hint="eastAsia" w:ascii="宋体" w:hAnsi="宋体"/>
        </w:rPr>
        <w:t>（仅针对GPON/</w:t>
      </w:r>
      <w:r>
        <w:rPr>
          <w:rFonts w:ascii="宋体" w:hAnsi="宋体"/>
        </w:rPr>
        <w:t>XG-PON</w:t>
      </w:r>
      <w:r>
        <w:rPr>
          <w:rFonts w:hint="eastAsia" w:ascii="宋体" w:hAnsi="宋体"/>
        </w:rPr>
        <w:t>上行的家庭网关）。</w:t>
      </w:r>
    </w:p>
    <w:p>
      <w:pPr>
        <w:numPr>
          <w:ilvl w:val="0"/>
          <w:numId w:val="55"/>
        </w:numPr>
        <w:spacing w:before="0" w:afterLines="0"/>
        <w:rPr>
          <w:rFonts w:ascii="宋体" w:hAnsi="宋体"/>
        </w:rPr>
      </w:pPr>
      <w:r>
        <w:rPr>
          <w:rFonts w:hint="eastAsia" w:ascii="宋体" w:hAnsi="宋体"/>
        </w:rPr>
        <w:t>手机APP管理：由电信维护人员或智能家庭网关用户通过手机APP、</w:t>
      </w:r>
      <w:r>
        <w:rPr>
          <w:rFonts w:hint="eastAsia" w:ascii="宋体" w:hAnsi="宋体" w:cs="宋体"/>
        </w:rPr>
        <w:t>智家平台</w:t>
      </w:r>
      <w:r>
        <w:rPr>
          <w:rFonts w:hint="eastAsia" w:ascii="宋体" w:hAnsi="宋体"/>
        </w:rPr>
        <w:t>对智能家庭网关设备进行本地及远程的智能应用管理和维护。</w:t>
      </w:r>
    </w:p>
    <w:p>
      <w:pPr>
        <w:pStyle w:val="102"/>
        <w:numPr>
          <w:ilvl w:val="2"/>
          <w:numId w:val="6"/>
        </w:numPr>
        <w:spacing w:before="156" w:after="156"/>
      </w:pPr>
      <w:bookmarkStart w:id="299" w:name="_Toc146569973"/>
      <w:bookmarkEnd w:id="299"/>
      <w:bookmarkStart w:id="300" w:name="_Toc145486884"/>
      <w:bookmarkEnd w:id="300"/>
      <w:bookmarkStart w:id="301" w:name="_Toc146101483"/>
      <w:bookmarkEnd w:id="301"/>
      <w:bookmarkStart w:id="302" w:name="_Toc146101732"/>
      <w:bookmarkEnd w:id="302"/>
      <w:bookmarkStart w:id="303" w:name="_Toc147311370"/>
      <w:bookmarkEnd w:id="303"/>
      <w:bookmarkStart w:id="304" w:name="_Toc145488346"/>
      <w:bookmarkEnd w:id="304"/>
      <w:bookmarkStart w:id="305" w:name="_Toc145488582"/>
      <w:bookmarkEnd w:id="305"/>
      <w:bookmarkStart w:id="306" w:name="_Toc147311371"/>
      <w:bookmarkEnd w:id="306"/>
      <w:bookmarkStart w:id="307" w:name="_Toc146084661"/>
      <w:bookmarkEnd w:id="307"/>
      <w:bookmarkStart w:id="308" w:name="_Toc146571284"/>
      <w:bookmarkEnd w:id="308"/>
      <w:bookmarkStart w:id="309" w:name="_Toc147311368"/>
      <w:bookmarkEnd w:id="309"/>
      <w:bookmarkStart w:id="310" w:name="_Toc145504642"/>
      <w:bookmarkEnd w:id="310"/>
      <w:bookmarkStart w:id="311" w:name="_Toc146075717"/>
      <w:bookmarkEnd w:id="311"/>
      <w:bookmarkStart w:id="312" w:name="_Toc147311367"/>
      <w:bookmarkEnd w:id="312"/>
      <w:bookmarkStart w:id="313" w:name="_Toc147311369"/>
      <w:bookmarkEnd w:id="313"/>
      <w:bookmarkStart w:id="314" w:name="_Toc146086062"/>
      <w:bookmarkEnd w:id="314"/>
      <w:bookmarkStart w:id="315" w:name="_Toc146453954"/>
      <w:bookmarkEnd w:id="315"/>
      <w:bookmarkStart w:id="316" w:name="_Toc145488036"/>
      <w:bookmarkEnd w:id="316"/>
      <w:bookmarkStart w:id="317" w:name="_Toc128907721"/>
      <w:bookmarkStart w:id="318" w:name="_Toc224441714"/>
      <w:bookmarkStart w:id="319" w:name="_Toc112059245"/>
      <w:bookmarkStart w:id="320" w:name="_Toc105670414"/>
      <w:bookmarkStart w:id="321" w:name="_Toc142375203"/>
      <w:r>
        <w:t>协议要求</w:t>
      </w:r>
      <w:bookmarkEnd w:id="317"/>
      <w:bookmarkEnd w:id="318"/>
    </w:p>
    <w:p>
      <w:pPr>
        <w:spacing w:after="15"/>
        <w:ind w:firstLine="420" w:firstLineChars="200"/>
        <w:rPr>
          <w:rFonts w:ascii="宋体" w:hAnsi="宋体"/>
        </w:rPr>
      </w:pPr>
      <w:r>
        <w:rPr>
          <w:rFonts w:ascii="宋体" w:hAnsi="宋体"/>
        </w:rPr>
        <w:t>对于智能家庭网关的管理</w:t>
      </w:r>
      <w:r>
        <w:rPr>
          <w:rFonts w:hint="eastAsia" w:ascii="宋体" w:hAnsi="宋体"/>
        </w:rPr>
        <w:t>应</w:t>
      </w:r>
      <w:r>
        <w:rPr>
          <w:rFonts w:ascii="宋体" w:hAnsi="宋体"/>
        </w:rPr>
        <w:t>遵循以下协议：</w:t>
      </w:r>
    </w:p>
    <w:p>
      <w:pPr>
        <w:numPr>
          <w:ilvl w:val="0"/>
          <w:numId w:val="57"/>
        </w:numPr>
        <w:spacing w:before="0" w:afterLines="0"/>
        <w:rPr>
          <w:rFonts w:ascii="宋体" w:hAnsi="宋体"/>
        </w:rPr>
      </w:pPr>
      <w:bookmarkStart w:id="322" w:name="_Toc171920065"/>
      <w:r>
        <w:rPr>
          <w:rFonts w:ascii="宋体" w:hAnsi="宋体"/>
        </w:rPr>
        <w:t>远程</w:t>
      </w:r>
      <w:r>
        <w:rPr>
          <w:rFonts w:hint="eastAsia" w:ascii="宋体" w:hAnsi="宋体"/>
        </w:rPr>
        <w:t>TR069/EMS</w:t>
      </w:r>
      <w:r>
        <w:rPr>
          <w:rFonts w:ascii="宋体" w:hAnsi="宋体"/>
        </w:rPr>
        <w:t>管理：</w:t>
      </w:r>
    </w:p>
    <w:p>
      <w:pPr>
        <w:numPr>
          <w:ilvl w:val="0"/>
          <w:numId w:val="58"/>
        </w:numPr>
        <w:spacing w:before="0" w:afterLines="0"/>
        <w:rPr>
          <w:rFonts w:ascii="宋体" w:hAnsi="宋体"/>
        </w:rPr>
      </w:pPr>
      <w:r>
        <w:rPr>
          <w:rFonts w:hint="eastAsia" w:ascii="宋体" w:hAnsi="宋体"/>
        </w:rPr>
        <w:t>应支持</w:t>
      </w:r>
      <w:r>
        <w:rPr>
          <w:rFonts w:ascii="宋体" w:hAnsi="宋体"/>
        </w:rPr>
        <w:t>TR-069</w:t>
      </w:r>
      <w:r>
        <w:rPr>
          <w:rFonts w:hint="eastAsia" w:ascii="宋体" w:hAnsi="宋体"/>
        </w:rPr>
        <w:t>协议进行远程配置和管理，应支持</w:t>
      </w:r>
      <w:r>
        <w:rPr>
          <w:rFonts w:ascii="宋体" w:hAnsi="宋体"/>
        </w:rPr>
        <w:t>HTTP/XML/SOAP</w:t>
      </w:r>
      <w:r>
        <w:rPr>
          <w:rFonts w:hint="eastAsia" w:ascii="宋体" w:hAnsi="宋体"/>
        </w:rPr>
        <w:t>协议，宜支持</w:t>
      </w:r>
      <w:r>
        <w:rPr>
          <w:rFonts w:ascii="宋体" w:hAnsi="宋体"/>
        </w:rPr>
        <w:t>FTP/TFTP client</w:t>
      </w:r>
      <w:r>
        <w:rPr>
          <w:rFonts w:hint="eastAsia" w:ascii="宋体" w:hAnsi="宋体"/>
        </w:rPr>
        <w:t>。</w:t>
      </w:r>
    </w:p>
    <w:p>
      <w:pPr>
        <w:numPr>
          <w:ilvl w:val="0"/>
          <w:numId w:val="58"/>
        </w:numPr>
        <w:spacing w:before="0" w:afterLines="0"/>
        <w:rPr>
          <w:rFonts w:ascii="宋体" w:hAnsi="宋体"/>
        </w:rPr>
      </w:pPr>
      <w:r>
        <w:rPr>
          <w:rFonts w:hint="eastAsia" w:ascii="宋体" w:hAnsi="宋体"/>
        </w:rPr>
        <w:t>对EPON上行的智能家庭网关，应支持通过OAM</w:t>
      </w:r>
      <w:r>
        <w:rPr>
          <w:rFonts w:ascii="宋体" w:hAnsi="宋体"/>
        </w:rPr>
        <w:t>实现对</w:t>
      </w:r>
      <w:r>
        <w:rPr>
          <w:rFonts w:hint="eastAsia" w:ascii="宋体" w:hAnsi="宋体"/>
        </w:rPr>
        <w:t>设备</w:t>
      </w:r>
      <w:r>
        <w:rPr>
          <w:rFonts w:ascii="宋体" w:hAnsi="宋体"/>
        </w:rPr>
        <w:t>的远程管理</w:t>
      </w:r>
      <w:r>
        <w:rPr>
          <w:rFonts w:hint="eastAsia" w:ascii="宋体" w:hAnsi="宋体"/>
        </w:rPr>
        <w:t>。</w:t>
      </w:r>
    </w:p>
    <w:bookmarkEnd w:id="322"/>
    <w:p>
      <w:pPr>
        <w:numPr>
          <w:ilvl w:val="0"/>
          <w:numId w:val="58"/>
        </w:numPr>
        <w:spacing w:before="0" w:afterLines="0"/>
        <w:rPr>
          <w:rFonts w:ascii="宋体" w:hAnsi="宋体"/>
        </w:rPr>
      </w:pPr>
      <w:r>
        <w:rPr>
          <w:rFonts w:hint="eastAsia" w:ascii="宋体" w:hAnsi="宋体"/>
        </w:rPr>
        <w:t>对GPON/</w:t>
      </w:r>
      <w:r>
        <w:rPr>
          <w:rFonts w:ascii="宋体" w:hAnsi="宋体"/>
        </w:rPr>
        <w:t>XG-PON</w:t>
      </w:r>
      <w:r>
        <w:rPr>
          <w:rFonts w:hint="eastAsia" w:ascii="宋体" w:hAnsi="宋体"/>
        </w:rPr>
        <w:t>上行的智能家庭网关，应支持通过OMCI</w:t>
      </w:r>
      <w:r>
        <w:rPr>
          <w:rFonts w:ascii="宋体" w:hAnsi="宋体"/>
        </w:rPr>
        <w:t>实现对</w:t>
      </w:r>
      <w:r>
        <w:rPr>
          <w:rFonts w:hint="eastAsia" w:ascii="宋体" w:hAnsi="宋体"/>
        </w:rPr>
        <w:t>设备</w:t>
      </w:r>
      <w:r>
        <w:rPr>
          <w:rFonts w:ascii="宋体" w:hAnsi="宋体"/>
        </w:rPr>
        <w:t>的远程管理</w:t>
      </w:r>
      <w:r>
        <w:rPr>
          <w:rFonts w:hint="eastAsia" w:ascii="宋体" w:hAnsi="宋体"/>
        </w:rPr>
        <w:t>。</w:t>
      </w:r>
    </w:p>
    <w:p>
      <w:pPr>
        <w:numPr>
          <w:ilvl w:val="0"/>
          <w:numId w:val="57"/>
        </w:numPr>
        <w:spacing w:before="0" w:afterLines="0"/>
        <w:rPr>
          <w:rFonts w:ascii="宋体" w:hAnsi="宋体"/>
        </w:rPr>
      </w:pPr>
      <w:r>
        <w:rPr>
          <w:rFonts w:ascii="宋体" w:hAnsi="宋体"/>
        </w:rPr>
        <w:t>本地</w:t>
      </w:r>
      <w:r>
        <w:rPr>
          <w:rFonts w:hint="eastAsia" w:ascii="宋体" w:hAnsi="宋体"/>
        </w:rPr>
        <w:t>UI</w:t>
      </w:r>
      <w:r>
        <w:rPr>
          <w:rFonts w:ascii="宋体" w:hAnsi="宋体"/>
        </w:rPr>
        <w:t>管理：应支持Web配置管理方式，</w:t>
      </w:r>
      <w:r>
        <w:rPr>
          <w:rFonts w:hint="eastAsia" w:ascii="宋体" w:hAnsi="宋体"/>
        </w:rPr>
        <w:t>可</w:t>
      </w:r>
      <w:r>
        <w:rPr>
          <w:rFonts w:ascii="宋体" w:hAnsi="宋体"/>
        </w:rPr>
        <w:t>支持telnet 配置管理。</w:t>
      </w:r>
    </w:p>
    <w:p>
      <w:pPr>
        <w:numPr>
          <w:ilvl w:val="0"/>
          <w:numId w:val="57"/>
        </w:numPr>
        <w:spacing w:before="0" w:afterLines="0"/>
        <w:rPr>
          <w:rFonts w:ascii="宋体" w:hAnsi="宋体"/>
        </w:rPr>
      </w:pPr>
      <w:r>
        <w:rPr>
          <w:rFonts w:hint="eastAsia" w:ascii="宋体" w:hAnsi="宋体"/>
        </w:rPr>
        <w:t>手机APP管理：应支持《中国电信智能家庭网关与智能网关及应用管理平台接口技术要求》定义的协议及接口要求，实现手机APP、智家平台对设备的本地及远程配置管理。</w:t>
      </w:r>
    </w:p>
    <w:bookmarkEnd w:id="319"/>
    <w:bookmarkEnd w:id="320"/>
    <w:bookmarkEnd w:id="321"/>
    <w:p>
      <w:pPr>
        <w:pStyle w:val="102"/>
        <w:numPr>
          <w:ilvl w:val="2"/>
          <w:numId w:val="6"/>
        </w:numPr>
        <w:spacing w:before="156" w:after="156"/>
      </w:pPr>
      <w:bookmarkStart w:id="323" w:name="_Toc107224564"/>
      <w:bookmarkEnd w:id="323"/>
      <w:bookmarkStart w:id="324" w:name="_Toc107224566"/>
      <w:bookmarkEnd w:id="324"/>
      <w:bookmarkStart w:id="325" w:name="_Toc107224563"/>
      <w:bookmarkEnd w:id="325"/>
      <w:bookmarkStart w:id="326" w:name="_Toc107224565"/>
      <w:bookmarkEnd w:id="326"/>
      <w:bookmarkStart w:id="327" w:name="_Toc224441715"/>
      <w:r>
        <w:t>日志要求</w:t>
      </w:r>
      <w:bookmarkEnd w:id="327"/>
    </w:p>
    <w:p>
      <w:pPr>
        <w:numPr>
          <w:ilvl w:val="0"/>
          <w:numId w:val="59"/>
        </w:numPr>
        <w:spacing w:before="0" w:afterLines="0"/>
        <w:rPr>
          <w:rFonts w:ascii="宋体" w:hAnsi="宋体"/>
        </w:rPr>
      </w:pPr>
      <w:bookmarkStart w:id="328" w:name="_Toc224441716"/>
      <w:bookmarkStart w:id="329" w:name="_Toc142375200"/>
      <w:r>
        <w:rPr>
          <w:rFonts w:ascii="宋体" w:hAnsi="宋体"/>
        </w:rPr>
        <w:t>家庭网关应支持日志记录，内容包括帐号登录记录、管理配置操作记录、外部攻击记录、告警信息记录等，</w:t>
      </w:r>
      <w:r>
        <w:t>其中告警信息应符合附录D规定</w:t>
      </w:r>
      <w:r>
        <w:rPr>
          <w:rFonts w:ascii="宋体" w:hAnsi="宋体"/>
        </w:rPr>
        <w:t>。</w:t>
      </w:r>
    </w:p>
    <w:p>
      <w:pPr>
        <w:numPr>
          <w:ilvl w:val="0"/>
          <w:numId w:val="59"/>
        </w:numPr>
        <w:spacing w:before="0" w:afterLines="0"/>
        <w:rPr>
          <w:rFonts w:ascii="宋体" w:hAnsi="宋体"/>
        </w:rPr>
      </w:pPr>
      <w:r>
        <w:rPr>
          <w:rFonts w:ascii="宋体" w:hAnsi="宋体"/>
        </w:rPr>
        <w:t>日志文件应应支持如下要求：</w:t>
      </w:r>
    </w:p>
    <w:p>
      <w:pPr>
        <w:numPr>
          <w:ilvl w:val="0"/>
          <w:numId w:val="60"/>
        </w:numPr>
        <w:spacing w:before="0" w:afterLines="0"/>
        <w:rPr>
          <w:rFonts w:ascii="宋体" w:hAnsi="宋体"/>
        </w:rPr>
      </w:pPr>
      <w:r>
        <w:rPr>
          <w:rFonts w:ascii="宋体" w:hAnsi="宋体"/>
        </w:rPr>
        <w:t>日志文件要求是txt文本文件；</w:t>
      </w:r>
    </w:p>
    <w:p>
      <w:pPr>
        <w:numPr>
          <w:ilvl w:val="0"/>
          <w:numId w:val="60"/>
        </w:numPr>
        <w:spacing w:before="0" w:afterLines="0"/>
        <w:rPr>
          <w:rFonts w:ascii="宋体" w:hAnsi="宋体"/>
        </w:rPr>
      </w:pPr>
      <w:r>
        <w:rPr>
          <w:rFonts w:ascii="宋体" w:hAnsi="宋体"/>
        </w:rPr>
        <w:t>本地日志文件提供至少存储500条日志的能力；</w:t>
      </w:r>
    </w:p>
    <w:p>
      <w:pPr>
        <w:numPr>
          <w:ilvl w:val="0"/>
          <w:numId w:val="60"/>
        </w:numPr>
        <w:spacing w:before="0" w:afterLines="0"/>
        <w:rPr>
          <w:rFonts w:ascii="宋体" w:hAnsi="宋体"/>
        </w:rPr>
      </w:pPr>
      <w:r>
        <w:rPr>
          <w:rFonts w:ascii="宋体" w:hAnsi="宋体"/>
        </w:rPr>
        <w:t>所有日志文件要求保存在本地，保证断电不丢失；</w:t>
      </w:r>
    </w:p>
    <w:p>
      <w:pPr>
        <w:numPr>
          <w:ilvl w:val="0"/>
          <w:numId w:val="60"/>
        </w:numPr>
        <w:spacing w:before="0" w:afterLines="0"/>
        <w:rPr>
          <w:rFonts w:ascii="宋体" w:hAnsi="宋体"/>
        </w:rPr>
      </w:pPr>
      <w:r>
        <w:rPr>
          <w:rFonts w:ascii="宋体" w:hAnsi="宋体"/>
        </w:rPr>
        <w:t>日志文件可以应ITMS+要求上传至ITMS+服务器，上传使用HTTP Post或HTTP Put方式，上传后可以删除/清空；</w:t>
      </w:r>
    </w:p>
    <w:p>
      <w:pPr>
        <w:numPr>
          <w:ilvl w:val="0"/>
          <w:numId w:val="60"/>
        </w:numPr>
        <w:spacing w:before="0" w:afterLines="0"/>
        <w:rPr>
          <w:rFonts w:ascii="宋体" w:hAnsi="宋体"/>
        </w:rPr>
      </w:pPr>
      <w:r>
        <w:rPr>
          <w:rFonts w:ascii="宋体" w:hAnsi="宋体"/>
        </w:rPr>
        <w:t>日志文件格式应符合附录E规定。</w:t>
      </w:r>
    </w:p>
    <w:p>
      <w:pPr>
        <w:pStyle w:val="102"/>
        <w:numPr>
          <w:ilvl w:val="2"/>
          <w:numId w:val="6"/>
        </w:numPr>
        <w:spacing w:before="156" w:after="156"/>
      </w:pPr>
      <w:r>
        <w:t>设备标识要求</w:t>
      </w:r>
      <w:bookmarkEnd w:id="328"/>
      <w:bookmarkEnd w:id="329"/>
    </w:p>
    <w:p>
      <w:pPr>
        <w:spacing w:after="15"/>
        <w:ind w:left="420"/>
        <w:rPr>
          <w:szCs w:val="21"/>
        </w:rPr>
      </w:pPr>
      <w:r>
        <w:rPr>
          <w:rFonts w:hint="eastAsia"/>
          <w:szCs w:val="21"/>
        </w:rPr>
        <w:t>智能</w:t>
      </w:r>
      <w:r>
        <w:rPr>
          <w:szCs w:val="21"/>
        </w:rPr>
        <w:t>家庭网关设备标识是唯一标识设备的参数，主要用途如下：</w:t>
      </w:r>
    </w:p>
    <w:p>
      <w:pPr>
        <w:numPr>
          <w:ilvl w:val="0"/>
          <w:numId w:val="61"/>
        </w:numPr>
        <w:spacing w:before="0" w:after="15" w:afterLines="0"/>
        <w:rPr>
          <w:szCs w:val="21"/>
        </w:rPr>
      </w:pPr>
      <w:r>
        <w:rPr>
          <w:szCs w:val="21"/>
        </w:rPr>
        <w:t>终端综合管理系统唯一标识设备；</w:t>
      </w:r>
    </w:p>
    <w:p>
      <w:pPr>
        <w:numPr>
          <w:ilvl w:val="0"/>
          <w:numId w:val="61"/>
        </w:numPr>
        <w:spacing w:before="0" w:after="15" w:afterLines="0"/>
        <w:rPr>
          <w:szCs w:val="21"/>
        </w:rPr>
      </w:pPr>
      <w:r>
        <w:rPr>
          <w:rFonts w:hint="eastAsia"/>
          <w:szCs w:val="21"/>
        </w:rPr>
        <w:t>智能</w:t>
      </w:r>
      <w:r>
        <w:rPr>
          <w:szCs w:val="21"/>
        </w:rPr>
        <w:t>家庭网关设备外壳标签标识。</w:t>
      </w:r>
    </w:p>
    <w:p>
      <w:pPr>
        <w:spacing w:after="15"/>
        <w:ind w:left="420"/>
        <w:rPr>
          <w:szCs w:val="21"/>
        </w:rPr>
      </w:pPr>
      <w:r>
        <w:rPr>
          <w:rFonts w:hint="eastAsia"/>
          <w:szCs w:val="21"/>
        </w:rPr>
        <w:t>智能</w:t>
      </w:r>
      <w:r>
        <w:rPr>
          <w:szCs w:val="21"/>
        </w:rPr>
        <w:t>家庭网关设备标识定义</w:t>
      </w:r>
      <w:r>
        <w:rPr>
          <w:rFonts w:hint="eastAsia"/>
          <w:szCs w:val="21"/>
        </w:rPr>
        <w:t>见表3</w:t>
      </w:r>
      <w:r>
        <w:rPr>
          <w:szCs w:val="21"/>
        </w:rPr>
        <w:t>：</w:t>
      </w:r>
    </w:p>
    <w:p>
      <w:pPr>
        <w:pStyle w:val="188"/>
        <w:numPr>
          <w:ilvl w:val="0"/>
          <w:numId w:val="8"/>
        </w:numPr>
        <w:tabs>
          <w:tab w:val="left" w:pos="360"/>
        </w:tabs>
        <w:spacing w:before="156" w:after="156"/>
        <w:rPr>
          <w:rFonts w:ascii="宋体" w:hAnsi="宋体" w:eastAsia="宋体"/>
          <w:kern w:val="2"/>
          <w:szCs w:val="24"/>
        </w:rPr>
      </w:pPr>
      <w:r>
        <w:rPr>
          <w:rFonts w:hint="eastAsia" w:ascii="宋体" w:hAnsi="宋体" w:eastAsia="宋体"/>
          <w:kern w:val="2"/>
          <w:szCs w:val="24"/>
        </w:rPr>
        <w:t>家庭网关设备标识定义</w:t>
      </w:r>
    </w:p>
    <w:tbl>
      <w:tblPr>
        <w:tblStyle w:val="66"/>
        <w:tblW w:w="0" w:type="auto"/>
        <w:tblInd w:w="5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shd w:val="clear" w:color="auto" w:fill="E6E6E6"/>
          </w:tcPr>
          <w:p>
            <w:pPr>
              <w:spacing w:after="15"/>
              <w:jc w:val="center"/>
              <w:rPr>
                <w:b/>
                <w:bCs/>
                <w:sz w:val="18"/>
                <w:szCs w:val="18"/>
              </w:rPr>
            </w:pPr>
            <w:r>
              <w:rPr>
                <w:b/>
                <w:bCs/>
                <w:sz w:val="18"/>
                <w:szCs w:val="18"/>
              </w:rPr>
              <w:t>设备标识格式</w:t>
            </w:r>
          </w:p>
        </w:tc>
        <w:tc>
          <w:tcPr>
            <w:tcW w:w="2843" w:type="dxa"/>
            <w:shd w:val="clear" w:color="auto" w:fill="E6E6E6"/>
          </w:tcPr>
          <w:p>
            <w:pPr>
              <w:spacing w:after="15"/>
              <w:jc w:val="center"/>
              <w:rPr>
                <w:b/>
                <w:bCs/>
                <w:sz w:val="18"/>
                <w:szCs w:val="18"/>
              </w:rPr>
            </w:pPr>
            <w:r>
              <w:rPr>
                <w:b/>
                <w:bCs/>
                <w:sz w:val="18"/>
                <w:szCs w:val="18"/>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spacing w:after="15"/>
              <w:rPr>
                <w:sz w:val="18"/>
                <w:szCs w:val="18"/>
              </w:rPr>
            </w:pPr>
            <w:r>
              <w:rPr>
                <w:sz w:val="18"/>
                <w:szCs w:val="18"/>
              </w:rPr>
              <w:t>&lt;OUI&gt; "-" &lt;SerialNumber&gt;</w:t>
            </w:r>
          </w:p>
        </w:tc>
        <w:tc>
          <w:tcPr>
            <w:tcW w:w="2843" w:type="dxa"/>
          </w:tcPr>
          <w:p>
            <w:pPr>
              <w:spacing w:after="15"/>
              <w:rPr>
                <w:sz w:val="18"/>
                <w:szCs w:val="18"/>
              </w:rPr>
            </w:pPr>
            <w:r>
              <w:rPr>
                <w:sz w:val="18"/>
                <w:szCs w:val="18"/>
              </w:rPr>
              <w:t>00D09E-0123456789</w:t>
            </w:r>
            <w:r>
              <w:rPr>
                <w:rFonts w:hint="eastAsia"/>
                <w:sz w:val="18"/>
                <w:szCs w:val="18"/>
              </w:rPr>
              <w:t>0123456</w:t>
            </w:r>
          </w:p>
        </w:tc>
      </w:tr>
    </w:tbl>
    <w:p>
      <w:pPr>
        <w:spacing w:after="15"/>
        <w:ind w:firstLine="420" w:firstLineChars="200"/>
        <w:rPr>
          <w:szCs w:val="21"/>
        </w:rPr>
      </w:pPr>
      <w:r>
        <w:rPr>
          <w:szCs w:val="21"/>
        </w:rPr>
        <w:t>其中&lt;OUI&gt;和 &lt;SerialNumber&gt; 域应和Inform中的DeviceIdStruct结构中的参数匹配，参见TR-069规范附录A。</w:t>
      </w:r>
    </w:p>
    <w:p>
      <w:pPr>
        <w:pStyle w:val="234"/>
        <w:spacing w:after="15" w:line="240" w:lineRule="auto"/>
        <w:ind w:firstLine="420"/>
        <w:rPr>
          <w:rFonts w:cs="Times New Roman"/>
          <w:sz w:val="21"/>
          <w:szCs w:val="21"/>
        </w:rPr>
      </w:pPr>
      <w:r>
        <w:rPr>
          <w:rFonts w:cs="Times New Roman"/>
          <w:sz w:val="21"/>
          <w:szCs w:val="21"/>
        </w:rPr>
        <w:t>具体的</w:t>
      </w:r>
      <w:r>
        <w:rPr>
          <w:rFonts w:hint="eastAsia" w:cs="Times New Roman"/>
          <w:sz w:val="21"/>
          <w:szCs w:val="21"/>
        </w:rPr>
        <w:t>设备标识</w:t>
      </w:r>
      <w:r>
        <w:rPr>
          <w:rFonts w:cs="Times New Roman"/>
          <w:sz w:val="21"/>
          <w:szCs w:val="21"/>
        </w:rPr>
        <w:t>由中国电信生成并提供给厂商。</w:t>
      </w:r>
    </w:p>
    <w:p>
      <w:pPr>
        <w:pStyle w:val="102"/>
        <w:numPr>
          <w:ilvl w:val="2"/>
          <w:numId w:val="6"/>
        </w:numPr>
        <w:spacing w:before="156" w:after="156"/>
      </w:pPr>
      <w:bookmarkStart w:id="330" w:name="_Toc196286618"/>
      <w:bookmarkEnd w:id="330"/>
      <w:bookmarkStart w:id="331" w:name="_Toc196286616"/>
      <w:bookmarkEnd w:id="331"/>
      <w:bookmarkStart w:id="332" w:name="_Toc196286619"/>
      <w:bookmarkEnd w:id="332"/>
      <w:bookmarkStart w:id="333" w:name="_Toc196286617"/>
      <w:bookmarkEnd w:id="333"/>
      <w:bookmarkStart w:id="334" w:name="_Toc196286622"/>
      <w:bookmarkEnd w:id="334"/>
      <w:bookmarkStart w:id="335" w:name="_Toc196286621"/>
      <w:bookmarkEnd w:id="335"/>
      <w:bookmarkStart w:id="336" w:name="_Toc196286620"/>
      <w:bookmarkEnd w:id="336"/>
      <w:bookmarkStart w:id="337" w:name="_Toc224441717"/>
      <w:r>
        <w:t>配置文件备份要求</w:t>
      </w:r>
      <w:bookmarkEnd w:id="337"/>
    </w:p>
    <w:p>
      <w:pPr>
        <w:spacing w:after="15"/>
        <w:ind w:firstLine="420" w:firstLineChars="200"/>
        <w:rPr>
          <w:szCs w:val="21"/>
        </w:rPr>
      </w:pPr>
      <w:bookmarkStart w:id="338" w:name="_Toc189811409"/>
      <w:bookmarkStart w:id="339" w:name="_Toc196016290"/>
      <w:bookmarkStart w:id="340" w:name="_Toc227560170"/>
      <w:r>
        <w:rPr>
          <w:szCs w:val="21"/>
        </w:rPr>
        <w:t>配置文件应</w:t>
      </w:r>
      <w:r>
        <w:rPr>
          <w:rFonts w:hint="eastAsia"/>
          <w:szCs w:val="21"/>
        </w:rPr>
        <w:t>支持</w:t>
      </w:r>
      <w:r>
        <w:rPr>
          <w:szCs w:val="21"/>
        </w:rPr>
        <w:t>双备份，每个配置文件应具备CRC校验码进行合法性校验，配置文件应位于flash的两个不同块中，配置文件更新时应同时更新两个配置文件，读取配置时应使用CRC校验合法的那个配</w:t>
      </w:r>
      <w:r>
        <w:rPr>
          <w:rFonts w:hint="eastAsia"/>
          <w:szCs w:val="21"/>
        </w:rPr>
        <w:t>置</w:t>
      </w:r>
      <w:r>
        <w:rPr>
          <w:szCs w:val="21"/>
        </w:rPr>
        <w:t>文件。</w:t>
      </w:r>
      <w:r>
        <w:rPr>
          <w:rFonts w:hint="eastAsia"/>
          <w:szCs w:val="21"/>
        </w:rPr>
        <w:t>配置文件内容在设备内应加密保存。</w:t>
      </w:r>
    </w:p>
    <w:p>
      <w:pPr>
        <w:pStyle w:val="102"/>
        <w:numPr>
          <w:ilvl w:val="2"/>
          <w:numId w:val="6"/>
        </w:numPr>
        <w:spacing w:before="156" w:after="156"/>
      </w:pPr>
      <w:r>
        <w:rPr>
          <w:rFonts w:hint="eastAsia"/>
        </w:rPr>
        <w:t>设备注册认证功能</w:t>
      </w:r>
      <w:bookmarkEnd w:id="338"/>
      <w:bookmarkEnd w:id="339"/>
      <w:bookmarkEnd w:id="340"/>
    </w:p>
    <w:p>
      <w:pPr>
        <w:pStyle w:val="234"/>
        <w:spacing w:line="240" w:lineRule="auto"/>
        <w:ind w:firstLine="420"/>
        <w:rPr>
          <w:rFonts w:ascii="宋体" w:hAnsi="宋体"/>
          <w:sz w:val="21"/>
          <w:szCs w:val="21"/>
        </w:rPr>
      </w:pPr>
      <w:r>
        <w:rPr>
          <w:rFonts w:hint="eastAsia" w:ascii="宋体" w:hAnsi="宋体" w:cs="Times New Roman"/>
          <w:sz w:val="21"/>
          <w:szCs w:val="21"/>
        </w:rPr>
        <w:t>对于PON上行的家庭网关，当</w:t>
      </w:r>
      <w:r>
        <w:rPr>
          <w:rFonts w:ascii="宋体" w:hAnsi="宋体" w:cs="Times New Roman"/>
          <w:sz w:val="21"/>
          <w:szCs w:val="21"/>
        </w:rPr>
        <w:t>业务下发状态为初始值</w:t>
      </w:r>
      <w:r>
        <w:rPr>
          <w:rFonts w:hint="eastAsia" w:ascii="宋体" w:hAnsi="宋体" w:cs="Times New Roman"/>
          <w:sz w:val="21"/>
          <w:szCs w:val="21"/>
        </w:rPr>
        <w:t>或</w:t>
      </w:r>
      <w:r>
        <w:rPr>
          <w:rFonts w:ascii="宋体" w:hAnsi="宋体" w:cs="Times New Roman"/>
          <w:sz w:val="21"/>
          <w:szCs w:val="21"/>
        </w:rPr>
        <w:t>下发失败</w:t>
      </w:r>
      <w:r>
        <w:rPr>
          <w:rFonts w:hint="eastAsia" w:ascii="宋体" w:hAnsi="宋体" w:cs="Times New Roman"/>
          <w:sz w:val="21"/>
          <w:szCs w:val="21"/>
        </w:rPr>
        <w:t>（即</w:t>
      </w:r>
      <w:r>
        <w:rPr>
          <w:rFonts w:hint="eastAsia" w:ascii="宋体" w:hAnsi="宋体"/>
          <w:sz w:val="21"/>
          <w:szCs w:val="21"/>
        </w:rPr>
        <w:t>Internet</w:t>
      </w:r>
      <w:r>
        <w:rPr>
          <w:rFonts w:ascii="宋体" w:hAnsi="宋体"/>
          <w:sz w:val="21"/>
          <w:szCs w:val="21"/>
        </w:rPr>
        <w:softHyphen/>
      </w:r>
      <w:r>
        <w:rPr>
          <w:rFonts w:hint="eastAsia" w:ascii="宋体" w:hAnsi="宋体"/>
          <w:sz w:val="21"/>
          <w:szCs w:val="21"/>
        </w:rPr>
        <w:t>Gateway</w:t>
      </w:r>
      <w:r>
        <w:rPr>
          <w:rFonts w:ascii="宋体" w:hAnsi="宋体"/>
          <w:sz w:val="21"/>
          <w:szCs w:val="21"/>
        </w:rPr>
        <w:softHyphen/>
      </w:r>
      <w:r>
        <w:rPr>
          <w:rFonts w:hint="eastAsia" w:ascii="宋体" w:hAnsi="宋体"/>
          <w:sz w:val="21"/>
          <w:szCs w:val="21"/>
        </w:rPr>
        <w:t>Device.X_CT-COM_UserInfo.Result值为</w:t>
      </w:r>
      <w:r>
        <w:rPr>
          <w:rFonts w:ascii="宋体" w:hAnsi="宋体" w:cs="Times New Roman"/>
          <w:sz w:val="21"/>
          <w:szCs w:val="21"/>
        </w:rPr>
        <w:t>99</w:t>
      </w:r>
      <w:r>
        <w:rPr>
          <w:rFonts w:hint="eastAsia" w:ascii="宋体" w:hAnsi="宋体" w:cs="Times New Roman"/>
          <w:sz w:val="21"/>
          <w:szCs w:val="21"/>
        </w:rPr>
        <w:t>或</w:t>
      </w:r>
      <w:r>
        <w:rPr>
          <w:rFonts w:ascii="宋体" w:hAnsi="宋体" w:cs="Times New Roman"/>
          <w:sz w:val="21"/>
          <w:szCs w:val="21"/>
        </w:rPr>
        <w:t>2</w:t>
      </w:r>
      <w:r>
        <w:rPr>
          <w:rFonts w:hint="eastAsia" w:ascii="宋体" w:hAnsi="宋体" w:cs="Times New Roman"/>
          <w:sz w:val="21"/>
          <w:szCs w:val="21"/>
        </w:rPr>
        <w:t>），并且</w:t>
      </w:r>
      <w:r>
        <w:rPr>
          <w:rFonts w:ascii="宋体" w:hAnsi="宋体" w:cs="Times New Roman"/>
          <w:sz w:val="21"/>
          <w:szCs w:val="21"/>
        </w:rPr>
        <w:t>用户在</w:t>
      </w:r>
      <w:r>
        <w:rPr>
          <w:rFonts w:hint="eastAsia" w:ascii="宋体" w:hAnsi="宋体" w:cs="Times New Roman"/>
          <w:sz w:val="21"/>
          <w:szCs w:val="21"/>
        </w:rPr>
        <w:t>PC</w:t>
      </w:r>
      <w:r>
        <w:rPr>
          <w:rFonts w:ascii="宋体" w:hAnsi="宋体" w:cs="Times New Roman"/>
          <w:sz w:val="21"/>
          <w:szCs w:val="21"/>
        </w:rPr>
        <w:t>上启动网页浏览器</w:t>
      </w:r>
      <w:r>
        <w:rPr>
          <w:rFonts w:hint="eastAsia" w:ascii="宋体" w:hAnsi="宋体" w:cs="Times New Roman"/>
          <w:sz w:val="21"/>
          <w:szCs w:val="21"/>
        </w:rPr>
        <w:t>访问网站时</w:t>
      </w:r>
      <w:r>
        <w:rPr>
          <w:rFonts w:ascii="宋体" w:hAnsi="宋体" w:cs="Times New Roman"/>
          <w:sz w:val="21"/>
          <w:szCs w:val="21"/>
        </w:rPr>
        <w:t>，</w:t>
      </w:r>
      <w:r>
        <w:rPr>
          <w:rFonts w:hint="eastAsia" w:ascii="宋体" w:hAnsi="宋体" w:cs="Times New Roman"/>
          <w:sz w:val="21"/>
          <w:szCs w:val="21"/>
        </w:rPr>
        <w:t>家庭网关自动启动</w:t>
      </w:r>
      <w:r>
        <w:rPr>
          <w:rFonts w:hint="eastAsia" w:ascii="宋体" w:hAnsi="宋体"/>
          <w:sz w:val="21"/>
          <w:szCs w:val="21"/>
        </w:rPr>
        <w:t>基于宽带识别码的设备首次认证</w:t>
      </w:r>
      <w:r>
        <w:rPr>
          <w:rFonts w:ascii="宋体" w:hAnsi="宋体"/>
          <w:sz w:val="21"/>
          <w:szCs w:val="21"/>
        </w:rPr>
        <w:t>功能</w:t>
      </w:r>
      <w:r>
        <w:rPr>
          <w:rFonts w:hint="eastAsia" w:ascii="宋体" w:hAnsi="宋体"/>
          <w:sz w:val="21"/>
          <w:szCs w:val="21"/>
        </w:rPr>
        <w:t>：</w:t>
      </w:r>
    </w:p>
    <w:p>
      <w:pPr>
        <w:numPr>
          <w:ilvl w:val="0"/>
          <w:numId w:val="62"/>
        </w:numPr>
        <w:spacing w:before="0" w:afterLines="0"/>
        <w:rPr>
          <w:rFonts w:ascii="宋体" w:hAnsi="宋体"/>
        </w:rPr>
      </w:pPr>
      <w:r>
        <w:rPr>
          <w:rFonts w:ascii="宋体" w:hAnsi="宋体"/>
        </w:rPr>
        <w:t>向用户</w:t>
      </w:r>
      <w:r>
        <w:rPr>
          <w:rFonts w:hint="eastAsia" w:ascii="宋体" w:hAnsi="宋体"/>
        </w:rPr>
        <w:t>PC</w:t>
      </w:r>
      <w:r>
        <w:rPr>
          <w:rFonts w:ascii="宋体" w:hAnsi="宋体"/>
        </w:rPr>
        <w:t>强制推送</w:t>
      </w:r>
      <w:r>
        <w:rPr>
          <w:rFonts w:hint="eastAsia" w:ascii="宋体" w:hAnsi="宋体"/>
        </w:rPr>
        <w:t>宽带识别码设备首次认证</w:t>
      </w:r>
      <w:r>
        <w:rPr>
          <w:rFonts w:ascii="宋体" w:hAnsi="宋体"/>
        </w:rPr>
        <w:t>页面</w:t>
      </w:r>
      <w:r>
        <w:rPr>
          <w:rFonts w:hint="eastAsia" w:ascii="宋体" w:hAnsi="宋体"/>
        </w:rPr>
        <w:t>。</w:t>
      </w:r>
    </w:p>
    <w:p>
      <w:pPr>
        <w:numPr>
          <w:ilvl w:val="0"/>
          <w:numId w:val="62"/>
        </w:numPr>
        <w:spacing w:before="0" w:afterLines="0"/>
        <w:rPr>
          <w:rFonts w:ascii="宋体" w:hAnsi="宋体"/>
        </w:rPr>
      </w:pPr>
      <w:r>
        <w:rPr>
          <w:rFonts w:ascii="宋体" w:hAnsi="宋体"/>
        </w:rPr>
        <w:t>检查</w:t>
      </w:r>
      <w:r>
        <w:rPr>
          <w:rFonts w:hint="eastAsia" w:ascii="宋体" w:hAnsi="宋体"/>
        </w:rPr>
        <w:t>认证重试</w:t>
      </w:r>
      <w:r>
        <w:rPr>
          <w:rFonts w:ascii="宋体" w:hAnsi="宋体"/>
        </w:rPr>
        <w:t>次数（Internet</w:t>
      </w:r>
      <w:r>
        <w:rPr>
          <w:rFonts w:ascii="宋体" w:hAnsi="宋体"/>
        </w:rPr>
        <w:softHyphen/>
      </w:r>
      <w:r>
        <w:rPr>
          <w:rFonts w:ascii="宋体" w:hAnsi="宋体"/>
        </w:rPr>
        <w:t>Gateway</w:t>
      </w:r>
      <w:r>
        <w:rPr>
          <w:rFonts w:ascii="宋体" w:hAnsi="宋体"/>
        </w:rPr>
        <w:softHyphen/>
      </w:r>
      <w:r>
        <w:rPr>
          <w:rFonts w:ascii="宋体" w:hAnsi="宋体"/>
        </w:rPr>
        <w:t>Device.X_CT-COM_UserInfo.Times）是否超出限制（Internet</w:t>
      </w:r>
      <w:r>
        <w:rPr>
          <w:rFonts w:ascii="宋体" w:hAnsi="宋体"/>
        </w:rPr>
        <w:softHyphen/>
      </w:r>
      <w:r>
        <w:rPr>
          <w:rFonts w:ascii="宋体" w:hAnsi="宋体"/>
        </w:rPr>
        <w:t>Gateway</w:t>
      </w:r>
      <w:r>
        <w:rPr>
          <w:rFonts w:ascii="宋体" w:hAnsi="宋体"/>
        </w:rPr>
        <w:softHyphen/>
      </w:r>
      <w:r>
        <w:rPr>
          <w:rFonts w:ascii="宋体" w:hAnsi="宋体"/>
        </w:rPr>
        <w:t>Device. X_CT-COM_ UserInfo.Limit）</w:t>
      </w:r>
      <w:r>
        <w:rPr>
          <w:rFonts w:hint="eastAsia" w:ascii="宋体" w:hAnsi="宋体"/>
        </w:rPr>
        <w:t>：</w:t>
      </w:r>
    </w:p>
    <w:p>
      <w:pPr>
        <w:pStyle w:val="47"/>
        <w:widowControl w:val="0"/>
        <w:numPr>
          <w:ilvl w:val="0"/>
          <w:numId w:val="63"/>
        </w:numPr>
        <w:tabs>
          <w:tab w:val="left" w:pos="1080"/>
          <w:tab w:val="clear" w:pos="4201"/>
          <w:tab w:val="clear" w:pos="9298"/>
        </w:tabs>
        <w:adjustRightInd w:val="0"/>
        <w:spacing w:before="0" w:afterLines="0"/>
        <w:ind w:firstLineChars="0"/>
        <w:rPr>
          <w:rFonts w:hAnsi="宋体"/>
          <w:szCs w:val="21"/>
        </w:rPr>
      </w:pPr>
      <w:r>
        <w:rPr>
          <w:rFonts w:hAnsi="宋体"/>
          <w:szCs w:val="21"/>
        </w:rPr>
        <w:t>如果未超出限制，</w:t>
      </w:r>
      <w:r>
        <w:rPr>
          <w:rFonts w:hint="eastAsia" w:hAnsi="宋体"/>
          <w:szCs w:val="21"/>
        </w:rPr>
        <w:t>则按以下流程进行认证：</w:t>
      </w:r>
    </w:p>
    <w:p>
      <w:pPr>
        <w:numPr>
          <w:ilvl w:val="0"/>
          <w:numId w:val="17"/>
        </w:numPr>
        <w:tabs>
          <w:tab w:val="left" w:pos="1365"/>
          <w:tab w:val="clear" w:pos="1680"/>
        </w:tabs>
        <w:spacing w:before="0" w:afterLines="0"/>
        <w:ind w:left="1365"/>
        <w:rPr>
          <w:rFonts w:ascii="宋体" w:hAnsi="宋体"/>
        </w:rPr>
      </w:pPr>
      <w:r>
        <w:rPr>
          <w:rFonts w:ascii="宋体" w:hAnsi="宋体"/>
        </w:rPr>
        <w:t>引导用户输入</w:t>
      </w:r>
      <w:r>
        <w:rPr>
          <w:rFonts w:hint="eastAsia" w:ascii="宋体" w:hAnsi="宋体"/>
        </w:rPr>
        <w:t>宽带识别码。</w:t>
      </w:r>
    </w:p>
    <w:p>
      <w:pPr>
        <w:numPr>
          <w:ilvl w:val="0"/>
          <w:numId w:val="17"/>
        </w:numPr>
        <w:tabs>
          <w:tab w:val="left" w:pos="1365"/>
          <w:tab w:val="clear" w:pos="1680"/>
        </w:tabs>
        <w:spacing w:before="0" w:afterLines="0"/>
        <w:ind w:left="1365"/>
        <w:rPr>
          <w:rFonts w:ascii="宋体" w:hAnsi="宋体"/>
        </w:rPr>
      </w:pPr>
      <w:r>
        <w:rPr>
          <w:rFonts w:hint="eastAsia" w:ascii="宋体" w:hAnsi="宋体"/>
        </w:rPr>
        <w:t>利用该宽带识别码根据OLT的要求进行注册/</w:t>
      </w:r>
      <w:r>
        <w:rPr>
          <w:rFonts w:ascii="宋体" w:hAnsi="宋体"/>
        </w:rPr>
        <w:t>激活</w:t>
      </w:r>
      <w:r>
        <w:rPr>
          <w:rFonts w:hint="eastAsia" w:ascii="宋体" w:hAnsi="宋体"/>
        </w:rPr>
        <w:t>。对于EPON上行的家庭网关，具体流程应符合《中国电信EPON设备技术要求1G-EPON/10G-EPON》；对于GPON上行的家庭网关，具体流程应符合《中国电信GPON设备技术要求》；</w:t>
      </w:r>
      <w:r>
        <w:rPr>
          <w:rFonts w:ascii="宋体" w:hAnsi="宋体"/>
        </w:rPr>
        <w:t>对于</w:t>
      </w:r>
      <w:r>
        <w:rPr>
          <w:rFonts w:hint="eastAsia" w:ascii="宋体" w:hAnsi="宋体"/>
        </w:rPr>
        <w:t>X</w:t>
      </w:r>
      <w:r>
        <w:rPr>
          <w:rFonts w:ascii="宋体" w:hAnsi="宋体"/>
        </w:rPr>
        <w:t>G-</w:t>
      </w:r>
      <w:r>
        <w:rPr>
          <w:rFonts w:hint="eastAsia" w:ascii="宋体" w:hAnsi="宋体"/>
        </w:rPr>
        <w:t>PON上行</w:t>
      </w:r>
      <w:r>
        <w:rPr>
          <w:rFonts w:ascii="宋体" w:hAnsi="宋体"/>
        </w:rPr>
        <w:t>的家庭网关</w:t>
      </w:r>
      <w:r>
        <w:rPr>
          <w:rFonts w:hint="eastAsia" w:ascii="宋体" w:hAnsi="宋体"/>
        </w:rPr>
        <w:t>，</w:t>
      </w:r>
      <w:r>
        <w:rPr>
          <w:rFonts w:ascii="宋体" w:hAnsi="宋体"/>
        </w:rPr>
        <w:t>具体流程应符合《</w:t>
      </w:r>
      <w:r>
        <w:rPr>
          <w:rFonts w:hint="eastAsia" w:ascii="宋体" w:hAnsi="宋体"/>
        </w:rPr>
        <w:t>中国电信XG</w:t>
      </w:r>
      <w:r>
        <w:rPr>
          <w:rFonts w:ascii="宋体" w:hAnsi="宋体"/>
        </w:rPr>
        <w:t>-</w:t>
      </w:r>
      <w:r>
        <w:rPr>
          <w:rFonts w:hint="eastAsia" w:ascii="宋体" w:hAnsi="宋体"/>
        </w:rPr>
        <w:t>PON设备技术要求</w:t>
      </w:r>
      <w:r>
        <w:rPr>
          <w:rFonts w:ascii="宋体" w:hAnsi="宋体"/>
        </w:rPr>
        <w:t>》</w:t>
      </w:r>
      <w:r>
        <w:rPr>
          <w:rFonts w:hint="eastAsia" w:ascii="宋体" w:hAnsi="宋体"/>
        </w:rPr>
        <w:t>。</w:t>
      </w:r>
    </w:p>
    <w:p>
      <w:pPr>
        <w:numPr>
          <w:ilvl w:val="0"/>
          <w:numId w:val="17"/>
        </w:numPr>
        <w:tabs>
          <w:tab w:val="left" w:pos="1365"/>
          <w:tab w:val="clear" w:pos="1680"/>
        </w:tabs>
        <w:spacing w:before="0" w:afterLines="0"/>
        <w:ind w:left="1365"/>
        <w:rPr>
          <w:rFonts w:ascii="宋体" w:hAnsi="宋体"/>
        </w:rPr>
      </w:pPr>
      <w:r>
        <w:rPr>
          <w:rFonts w:hint="eastAsia" w:ascii="宋体" w:hAnsi="宋体"/>
        </w:rPr>
        <w:t>在向OLT注册/</w:t>
      </w:r>
      <w:r>
        <w:rPr>
          <w:rFonts w:ascii="宋体" w:hAnsi="宋体"/>
        </w:rPr>
        <w:t>激活</w:t>
      </w:r>
      <w:r>
        <w:rPr>
          <w:rFonts w:hint="eastAsia" w:ascii="宋体" w:hAnsi="宋体"/>
        </w:rPr>
        <w:t>成功并连接到ITMS+后，自动</w:t>
      </w:r>
      <w:r>
        <w:rPr>
          <w:rFonts w:ascii="宋体" w:hAnsi="宋体"/>
        </w:rPr>
        <w:t>向ITMS+发起</w:t>
      </w:r>
      <w:r>
        <w:rPr>
          <w:rFonts w:hint="eastAsia" w:ascii="宋体" w:hAnsi="宋体"/>
        </w:rPr>
        <w:t>基于宽带识别码的设备首次认证流程（</w:t>
      </w:r>
      <w:r>
        <w:rPr>
          <w:rFonts w:ascii="宋体" w:hAnsi="宋体"/>
        </w:rPr>
        <w:t>Internet</w:t>
      </w:r>
      <w:r>
        <w:rPr>
          <w:rFonts w:ascii="宋体" w:hAnsi="宋体"/>
        </w:rPr>
        <w:softHyphen/>
      </w:r>
      <w:r>
        <w:rPr>
          <w:rFonts w:ascii="宋体" w:hAnsi="宋体"/>
        </w:rPr>
        <w:t>Gateway</w:t>
      </w:r>
      <w:r>
        <w:rPr>
          <w:rFonts w:ascii="宋体" w:hAnsi="宋体"/>
        </w:rPr>
        <w:softHyphen/>
      </w:r>
      <w:r>
        <w:rPr>
          <w:rFonts w:ascii="宋体" w:hAnsi="宋体"/>
        </w:rPr>
        <w:t>Device.</w:t>
      </w:r>
      <w:r>
        <w:rPr>
          <w:rFonts w:hint="eastAsia" w:ascii="宋体" w:hAnsi="宋体"/>
        </w:rPr>
        <w:t>X_CT-COM_UserInfo.UserName的赋值等同LOID，将</w:t>
      </w:r>
      <w:r>
        <w:rPr>
          <w:rFonts w:ascii="宋体" w:hAnsi="宋体"/>
        </w:rPr>
        <w:t>Internet</w:t>
      </w:r>
      <w:r>
        <w:rPr>
          <w:rFonts w:ascii="宋体" w:hAnsi="宋体"/>
        </w:rPr>
        <w:softHyphen/>
      </w:r>
      <w:r>
        <w:rPr>
          <w:rFonts w:ascii="宋体" w:hAnsi="宋体"/>
        </w:rPr>
        <w:t>Gateway</w:t>
      </w:r>
      <w:r>
        <w:rPr>
          <w:rFonts w:ascii="宋体" w:hAnsi="宋体"/>
        </w:rPr>
        <w:softHyphen/>
      </w:r>
      <w:r>
        <w:rPr>
          <w:rFonts w:ascii="宋体" w:hAnsi="宋体"/>
        </w:rPr>
        <w:t>Device.</w:t>
      </w:r>
      <w:r>
        <w:rPr>
          <w:rFonts w:hint="eastAsia" w:ascii="宋体" w:hAnsi="宋体"/>
        </w:rPr>
        <w:t>X_CT-COM_UserInfo.UserId的赋值等同Password）。</w:t>
      </w:r>
    </w:p>
    <w:p>
      <w:pPr>
        <w:pStyle w:val="47"/>
        <w:widowControl w:val="0"/>
        <w:numPr>
          <w:ilvl w:val="0"/>
          <w:numId w:val="63"/>
        </w:numPr>
        <w:tabs>
          <w:tab w:val="left" w:pos="1080"/>
          <w:tab w:val="clear" w:pos="4201"/>
          <w:tab w:val="clear" w:pos="9298"/>
        </w:tabs>
        <w:adjustRightInd w:val="0"/>
        <w:spacing w:before="0" w:afterLines="0"/>
        <w:ind w:firstLineChars="0"/>
        <w:rPr>
          <w:rFonts w:hAnsi="宋体"/>
          <w:szCs w:val="21"/>
        </w:rPr>
      </w:pPr>
      <w:r>
        <w:rPr>
          <w:rFonts w:hAnsi="宋体"/>
          <w:szCs w:val="21"/>
        </w:rPr>
        <w:t>如果已超出限制次数，则显示本功能不可用的原因，不</w:t>
      </w:r>
      <w:r>
        <w:rPr>
          <w:rFonts w:hint="eastAsia" w:hAnsi="宋体"/>
          <w:szCs w:val="21"/>
        </w:rPr>
        <w:t>允许进行宽带识别码输入</w:t>
      </w:r>
      <w:r>
        <w:rPr>
          <w:rFonts w:hAnsi="宋体"/>
          <w:szCs w:val="21"/>
        </w:rPr>
        <w:t>，并建议用户联系10000号</w:t>
      </w:r>
      <w:r>
        <w:rPr>
          <w:rFonts w:hint="eastAsia" w:hAnsi="宋体"/>
          <w:szCs w:val="21"/>
        </w:rPr>
        <w:t>。</w:t>
      </w:r>
    </w:p>
    <w:p>
      <w:pPr>
        <w:pStyle w:val="234"/>
        <w:spacing w:line="240" w:lineRule="auto"/>
        <w:ind w:firstLine="420"/>
        <w:rPr>
          <w:rFonts w:ascii="宋体" w:hAnsi="宋体" w:cs="Times New Roman"/>
          <w:sz w:val="21"/>
        </w:rPr>
      </w:pPr>
      <w:r>
        <w:rPr>
          <w:rFonts w:hint="eastAsia" w:ascii="宋体" w:hAnsi="宋体"/>
          <w:sz w:val="21"/>
          <w:szCs w:val="21"/>
        </w:rPr>
        <w:t>基于宽带识别码的设备首次认证功能的用户提示信息要求参见附录F，认证流程的具体要求</w:t>
      </w:r>
      <w:r>
        <w:rPr>
          <w:rFonts w:ascii="宋体" w:hAnsi="宋体"/>
          <w:sz w:val="21"/>
          <w:szCs w:val="21"/>
        </w:rPr>
        <w:t>参见《中国电信家庭</w:t>
      </w:r>
      <w:r>
        <w:rPr>
          <w:rFonts w:hint="eastAsia" w:ascii="宋体" w:hAnsi="宋体"/>
          <w:sz w:val="21"/>
          <w:szCs w:val="21"/>
        </w:rPr>
        <w:t>网关与增强型终端</w:t>
      </w:r>
      <w:r>
        <w:rPr>
          <w:rFonts w:ascii="宋体" w:hAnsi="宋体"/>
          <w:sz w:val="21"/>
          <w:szCs w:val="21"/>
        </w:rPr>
        <w:t>综合管理系统接口技术要求》附录F.</w:t>
      </w:r>
      <w:r>
        <w:rPr>
          <w:rFonts w:hint="eastAsia" w:ascii="宋体" w:hAnsi="宋体"/>
          <w:sz w:val="21"/>
          <w:szCs w:val="21"/>
        </w:rPr>
        <w:t>22。认证过程中认证重试</w:t>
      </w:r>
      <w:r>
        <w:rPr>
          <w:rFonts w:ascii="宋体" w:hAnsi="宋体"/>
          <w:sz w:val="21"/>
          <w:szCs w:val="21"/>
        </w:rPr>
        <w:t>次数超出限制</w:t>
      </w:r>
      <w:r>
        <w:rPr>
          <w:rFonts w:hint="eastAsia" w:ascii="宋体" w:hAnsi="宋体"/>
          <w:sz w:val="21"/>
          <w:szCs w:val="21"/>
        </w:rPr>
        <w:t>3分钟后自动清零，以允许用户重新进行认证</w:t>
      </w:r>
      <w:r>
        <w:rPr>
          <w:rFonts w:hint="eastAsia" w:ascii="宋体" w:hAnsi="宋体" w:cs="Times New Roman"/>
          <w:sz w:val="21"/>
          <w:szCs w:val="21"/>
        </w:rPr>
        <w:t>。</w:t>
      </w:r>
    </w:p>
    <w:p>
      <w:pPr>
        <w:pStyle w:val="234"/>
        <w:spacing w:line="240" w:lineRule="auto"/>
        <w:ind w:firstLine="420"/>
        <w:rPr>
          <w:rFonts w:ascii="宋体" w:hAnsi="宋体"/>
          <w:sz w:val="21"/>
          <w:szCs w:val="21"/>
        </w:rPr>
      </w:pPr>
      <w:bookmarkStart w:id="341" w:name="_Toc155251610"/>
      <w:bookmarkEnd w:id="341"/>
      <w:bookmarkStart w:id="342" w:name="_Toc160609989"/>
      <w:bookmarkEnd w:id="342"/>
      <w:bookmarkStart w:id="343" w:name="_Toc159301751"/>
      <w:bookmarkEnd w:id="343"/>
      <w:bookmarkStart w:id="344" w:name="_Toc196286625"/>
      <w:bookmarkEnd w:id="344"/>
      <w:bookmarkStart w:id="345" w:name="_Toc160329969"/>
      <w:bookmarkEnd w:id="345"/>
      <w:bookmarkStart w:id="346" w:name="_Toc160498015"/>
      <w:bookmarkEnd w:id="346"/>
      <w:bookmarkStart w:id="347" w:name="_Toc160498014"/>
      <w:bookmarkEnd w:id="347"/>
      <w:bookmarkStart w:id="348" w:name="_Toc160329968"/>
      <w:bookmarkEnd w:id="348"/>
      <w:bookmarkStart w:id="349" w:name="_Toc155153489"/>
      <w:bookmarkEnd w:id="349"/>
      <w:bookmarkStart w:id="350" w:name="_Toc160435767"/>
      <w:bookmarkEnd w:id="350"/>
      <w:bookmarkStart w:id="351" w:name="_Toc155253492"/>
      <w:bookmarkEnd w:id="351"/>
      <w:bookmarkStart w:id="352" w:name="_Toc155251449"/>
      <w:bookmarkEnd w:id="352"/>
      <w:bookmarkStart w:id="353" w:name="_Toc196286624"/>
      <w:bookmarkEnd w:id="353"/>
      <w:bookmarkStart w:id="354" w:name="_Toc155000891"/>
      <w:bookmarkEnd w:id="354"/>
      <w:bookmarkStart w:id="355" w:name="_Toc160435766"/>
      <w:bookmarkEnd w:id="355"/>
      <w:bookmarkStart w:id="356" w:name="_Toc159301752"/>
      <w:bookmarkEnd w:id="356"/>
      <w:bookmarkStart w:id="357" w:name="_Toc160609988"/>
      <w:bookmarkEnd w:id="357"/>
      <w:bookmarkStart w:id="358" w:name="_Toc155154543"/>
      <w:bookmarkEnd w:id="358"/>
      <w:bookmarkStart w:id="359" w:name="_Toc155153219"/>
      <w:bookmarkEnd w:id="359"/>
      <w:bookmarkStart w:id="360" w:name="_Toc156485767"/>
      <w:bookmarkEnd w:id="360"/>
      <w:bookmarkStart w:id="361" w:name="_Toc156486323"/>
      <w:bookmarkEnd w:id="361"/>
      <w:r>
        <w:rPr>
          <w:rFonts w:hint="eastAsia" w:ascii="宋体" w:hAnsi="宋体" w:cs="Times New Roman"/>
          <w:sz w:val="21"/>
          <w:szCs w:val="21"/>
        </w:rPr>
        <w:t>在输入宽带识别码后，只要未注册成功，终端应在每次上电后</w:t>
      </w:r>
      <w:r>
        <w:rPr>
          <w:rFonts w:ascii="宋体" w:hAnsi="宋体"/>
          <w:sz w:val="21"/>
          <w:szCs w:val="21"/>
        </w:rPr>
        <w:t>向ITMS+发起</w:t>
      </w:r>
      <w:r>
        <w:rPr>
          <w:rFonts w:hint="eastAsia" w:ascii="宋体" w:hAnsi="宋体"/>
          <w:sz w:val="21"/>
          <w:szCs w:val="21"/>
        </w:rPr>
        <w:t>基于宽带识别码的设备首次认证流程。</w:t>
      </w:r>
    </w:p>
    <w:p>
      <w:pPr>
        <w:pStyle w:val="234"/>
        <w:spacing w:line="240" w:lineRule="auto"/>
        <w:ind w:firstLine="420"/>
        <w:rPr>
          <w:rFonts w:ascii="宋体" w:hAnsi="宋体" w:cs="Times New Roman"/>
          <w:sz w:val="21"/>
          <w:szCs w:val="21"/>
        </w:rPr>
      </w:pPr>
      <w:r>
        <w:rPr>
          <w:rFonts w:hint="eastAsia" w:ascii="宋体" w:hAnsi="宋体" w:cs="Times New Roman"/>
          <w:sz w:val="21"/>
          <w:szCs w:val="21"/>
        </w:rPr>
        <w:t>PON上行家庭网关在用户每次修改宽带识别码后，应自动重新向OLT发起注册（可采取重启家庭网关设备或只重启PON部分等方式），具体应符合《中国电信EPON设备技术要求1G-EPON/10G-EPON》、《中国电信GPON设备技术要求》和《中国电信XG</w:t>
      </w:r>
      <w:r>
        <w:rPr>
          <w:rFonts w:ascii="宋体" w:hAnsi="宋体" w:cs="Times New Roman"/>
          <w:sz w:val="21"/>
          <w:szCs w:val="21"/>
        </w:rPr>
        <w:t>-</w:t>
      </w:r>
      <w:r>
        <w:rPr>
          <w:rFonts w:hint="eastAsia" w:ascii="宋体" w:hAnsi="宋体" w:cs="Times New Roman"/>
          <w:sz w:val="21"/>
          <w:szCs w:val="21"/>
        </w:rPr>
        <w:t>PON设备技术要求》。</w:t>
      </w:r>
    </w:p>
    <w:p>
      <w:pPr>
        <w:pStyle w:val="234"/>
        <w:spacing w:line="240" w:lineRule="auto"/>
        <w:ind w:firstLine="420"/>
        <w:rPr>
          <w:rFonts w:ascii="宋体" w:hAnsi="宋体" w:cs="Times New Roman"/>
          <w:sz w:val="21"/>
          <w:szCs w:val="21"/>
        </w:rPr>
      </w:pPr>
      <w:r>
        <w:rPr>
          <w:rFonts w:hint="eastAsia" w:ascii="宋体" w:hAnsi="宋体" w:cs="Times New Roman"/>
          <w:sz w:val="21"/>
          <w:szCs w:val="21"/>
        </w:rPr>
        <w:t>宽带识别码（包括LOID和Password）初始值为空，宽带识别码的修改在且仅在以下情况下被长期保存（其它情况下的修改仅在当次上电期间有效）：</w:t>
      </w:r>
    </w:p>
    <w:p>
      <w:pPr>
        <w:numPr>
          <w:ilvl w:val="0"/>
          <w:numId w:val="64"/>
        </w:numPr>
        <w:spacing w:before="0" w:afterLines="0"/>
        <w:rPr>
          <w:rFonts w:ascii="宋体" w:hAnsi="宋体"/>
        </w:rPr>
      </w:pPr>
      <w:r>
        <w:rPr>
          <w:rFonts w:hint="eastAsia" w:ascii="宋体" w:hAnsi="宋体"/>
        </w:rPr>
        <w:t>在</w:t>
      </w:r>
      <w:r>
        <w:rPr>
          <w:rFonts w:ascii="宋体" w:hAnsi="宋体"/>
        </w:rPr>
        <w:t>OLT</w:t>
      </w:r>
      <w:r>
        <w:rPr>
          <w:rFonts w:hint="eastAsia" w:ascii="宋体" w:hAnsi="宋体"/>
        </w:rPr>
        <w:t>或</w:t>
      </w:r>
      <w:r>
        <w:rPr>
          <w:rFonts w:ascii="宋体" w:hAnsi="宋体"/>
        </w:rPr>
        <w:t>ITMS</w:t>
      </w:r>
      <w:r>
        <w:rPr>
          <w:rFonts w:hint="eastAsia" w:ascii="宋体" w:hAnsi="宋体"/>
        </w:rPr>
        <w:t>+首次注册成功前进行的任何修改</w:t>
      </w:r>
    </w:p>
    <w:p>
      <w:pPr>
        <w:numPr>
          <w:ilvl w:val="0"/>
          <w:numId w:val="64"/>
        </w:numPr>
        <w:spacing w:before="0" w:afterLines="0"/>
        <w:rPr>
          <w:rFonts w:ascii="宋体" w:hAnsi="宋体"/>
        </w:rPr>
      </w:pPr>
      <w:r>
        <w:rPr>
          <w:rFonts w:hint="eastAsia" w:ascii="宋体" w:hAnsi="宋体"/>
        </w:rPr>
        <w:t>首次注册成功后，通过本地界面等方式修改宽带识别码且新的宽带识别码在</w:t>
      </w:r>
      <w:r>
        <w:rPr>
          <w:rFonts w:ascii="宋体" w:hAnsi="宋体"/>
        </w:rPr>
        <w:t>OLT</w:t>
      </w:r>
      <w:r>
        <w:rPr>
          <w:rFonts w:hint="eastAsia" w:ascii="宋体" w:hAnsi="宋体"/>
        </w:rPr>
        <w:t>或</w:t>
      </w:r>
      <w:r>
        <w:rPr>
          <w:rFonts w:ascii="宋体" w:hAnsi="宋体"/>
        </w:rPr>
        <w:t>ITMS</w:t>
      </w:r>
      <w:r>
        <w:rPr>
          <w:rFonts w:hint="eastAsia" w:ascii="宋体" w:hAnsi="宋体"/>
        </w:rPr>
        <w:t>+上注册成功（对于融合版设备，此时应清空机顶盒模块的接入账号和业务账号）</w:t>
      </w:r>
    </w:p>
    <w:p>
      <w:pPr>
        <w:numPr>
          <w:ilvl w:val="0"/>
          <w:numId w:val="64"/>
        </w:numPr>
        <w:spacing w:before="0" w:afterLines="0"/>
        <w:rPr>
          <w:rFonts w:ascii="宋体" w:hAnsi="宋体"/>
        </w:rPr>
      </w:pPr>
      <w:r>
        <w:rPr>
          <w:rFonts w:hint="eastAsia" w:ascii="宋体" w:hAnsi="宋体"/>
        </w:rPr>
        <w:t>由ITMS+进行的远程修改</w:t>
      </w:r>
    </w:p>
    <w:p>
      <w:pPr>
        <w:pStyle w:val="96"/>
        <w:numPr>
          <w:ilvl w:val="1"/>
          <w:numId w:val="6"/>
        </w:numPr>
        <w:spacing w:before="156" w:after="156"/>
      </w:pPr>
      <w:bookmarkStart w:id="362" w:name="_Toc532477781"/>
      <w:bookmarkStart w:id="363" w:name="_Toc447897179"/>
      <w:r>
        <w:t>本地</w:t>
      </w:r>
      <w:r>
        <w:rPr>
          <w:rFonts w:hint="eastAsia"/>
        </w:rPr>
        <w:t>UI</w:t>
      </w:r>
      <w:r>
        <w:t>管理和配置要求</w:t>
      </w:r>
      <w:bookmarkEnd w:id="362"/>
      <w:bookmarkEnd w:id="363"/>
    </w:p>
    <w:p>
      <w:pPr>
        <w:pStyle w:val="102"/>
        <w:numPr>
          <w:ilvl w:val="2"/>
          <w:numId w:val="6"/>
        </w:numPr>
        <w:spacing w:before="156" w:after="156"/>
      </w:pPr>
      <w:bookmarkStart w:id="364" w:name="_Toc224441719"/>
      <w:r>
        <w:t>本地</w:t>
      </w:r>
      <w:r>
        <w:rPr>
          <w:rFonts w:hint="eastAsia"/>
        </w:rPr>
        <w:t>UI</w:t>
      </w:r>
      <w:r>
        <w:t>管理基本要求</w:t>
      </w:r>
      <w:bookmarkEnd w:id="364"/>
    </w:p>
    <w:p>
      <w:pPr>
        <w:numPr>
          <w:ilvl w:val="0"/>
          <w:numId w:val="65"/>
        </w:numPr>
        <w:spacing w:before="0" w:afterLines="0"/>
        <w:rPr>
          <w:rFonts w:ascii="宋体" w:hAnsi="宋体"/>
        </w:rPr>
      </w:pPr>
      <w:r>
        <w:rPr>
          <w:rFonts w:ascii="宋体" w:hAnsi="宋体"/>
        </w:rPr>
        <w:t>支持通过PC实现用户级配置管理，应提供良好的用户UI，应至少支持</w:t>
      </w:r>
      <w:r>
        <w:rPr>
          <w:rFonts w:hint="eastAsia" w:ascii="宋体" w:hAnsi="宋体"/>
        </w:rPr>
        <w:t>IE、360、Firefox、chrome、qq、windows edge、safari等浏览器主流版本</w:t>
      </w:r>
      <w:r>
        <w:rPr>
          <w:rFonts w:ascii="宋体" w:hAnsi="宋体"/>
        </w:rPr>
        <w:t>；</w:t>
      </w:r>
    </w:p>
    <w:p>
      <w:pPr>
        <w:numPr>
          <w:ilvl w:val="0"/>
          <w:numId w:val="65"/>
        </w:numPr>
        <w:spacing w:before="0" w:afterLines="0"/>
        <w:rPr>
          <w:rFonts w:ascii="宋体" w:hAnsi="宋体"/>
        </w:rPr>
      </w:pPr>
      <w:r>
        <w:rPr>
          <w:rFonts w:ascii="宋体" w:hAnsi="宋体"/>
        </w:rPr>
        <w:t>应支持Web管理方式，并且提供安装配置的向导服务；</w:t>
      </w:r>
    </w:p>
    <w:p>
      <w:pPr>
        <w:numPr>
          <w:ilvl w:val="0"/>
          <w:numId w:val="65"/>
        </w:numPr>
        <w:spacing w:before="0" w:afterLines="0"/>
        <w:rPr>
          <w:rFonts w:ascii="宋体" w:hAnsi="宋体"/>
        </w:rPr>
      </w:pPr>
      <w:r>
        <w:rPr>
          <w:rFonts w:ascii="宋体" w:hAnsi="宋体"/>
        </w:rPr>
        <w:t>应提供良好的中文界面，应提供良好的中文帮助信息；</w:t>
      </w:r>
    </w:p>
    <w:p>
      <w:pPr>
        <w:numPr>
          <w:ilvl w:val="0"/>
          <w:numId w:val="65"/>
        </w:numPr>
        <w:spacing w:before="0" w:afterLines="0"/>
        <w:rPr>
          <w:rFonts w:ascii="宋体" w:hAnsi="宋体"/>
        </w:rPr>
      </w:pPr>
      <w:r>
        <w:rPr>
          <w:rFonts w:ascii="宋体" w:hAnsi="宋体"/>
        </w:rPr>
        <w:t>应支持用户分级管理，具体要求参见</w:t>
      </w:r>
      <w:r>
        <w:rPr>
          <w:rFonts w:hint="eastAsia" w:ascii="宋体" w:hAnsi="宋体"/>
        </w:rPr>
        <w:t>本规范</w:t>
      </w:r>
      <w:r>
        <w:rPr>
          <w:rFonts w:ascii="宋体" w:hAnsi="宋体"/>
        </w:rPr>
        <w:t>7.3</w:t>
      </w:r>
      <w:r>
        <w:rPr>
          <w:rFonts w:hint="eastAsia" w:ascii="宋体" w:hAnsi="宋体"/>
        </w:rPr>
        <w:t>；</w:t>
      </w:r>
    </w:p>
    <w:p>
      <w:pPr>
        <w:numPr>
          <w:ilvl w:val="0"/>
          <w:numId w:val="65"/>
        </w:numPr>
        <w:spacing w:before="0" w:afterLines="0"/>
      </w:pPr>
      <w:r>
        <w:rPr>
          <w:rFonts w:hint="eastAsia"/>
        </w:rPr>
        <w:t>对于融合版，同时应支持通过遥控器及电视屏幕进行设备状态的查看及配置管理。</w:t>
      </w:r>
      <w:r>
        <w:rPr>
          <w:rFonts w:hint="eastAsia" w:ascii="宋体" w:hAnsi="宋体"/>
          <w:sz w:val="22"/>
          <w:szCs w:val="22"/>
        </w:rPr>
        <w:t>终端支持通过电视界面显示网关信息，包括：网络连接状态、业务状态、平台连接状态、软件版本等，终端支持通过电视界面进行逻辑ID注册，终端支持通过电视界面进行网关WiFi的配置。</w:t>
      </w:r>
    </w:p>
    <w:p>
      <w:pPr>
        <w:pStyle w:val="102"/>
        <w:numPr>
          <w:ilvl w:val="2"/>
          <w:numId w:val="6"/>
        </w:numPr>
        <w:spacing w:before="156" w:after="156"/>
      </w:pPr>
      <w:bookmarkStart w:id="365" w:name="_Toc145488589"/>
      <w:bookmarkEnd w:id="365"/>
      <w:bookmarkStart w:id="366" w:name="_Toc146084674"/>
      <w:bookmarkEnd w:id="366"/>
      <w:bookmarkStart w:id="367" w:name="_Toc145488593"/>
      <w:bookmarkEnd w:id="367"/>
      <w:bookmarkStart w:id="368" w:name="_Toc146086073"/>
      <w:bookmarkEnd w:id="368"/>
      <w:bookmarkStart w:id="369" w:name="_Toc145488049"/>
      <w:bookmarkEnd w:id="369"/>
      <w:bookmarkStart w:id="370" w:name="_Toc145488046"/>
      <w:bookmarkEnd w:id="370"/>
      <w:bookmarkStart w:id="371" w:name="_Toc146075725"/>
      <w:bookmarkEnd w:id="371"/>
      <w:bookmarkStart w:id="372" w:name="_Toc145488595"/>
      <w:bookmarkEnd w:id="372"/>
      <w:bookmarkStart w:id="373" w:name="_Toc146569989"/>
      <w:bookmarkEnd w:id="373"/>
      <w:bookmarkStart w:id="374" w:name="_Toc145504651"/>
      <w:bookmarkEnd w:id="374"/>
      <w:bookmarkStart w:id="375" w:name="_Toc146084669"/>
      <w:bookmarkEnd w:id="375"/>
      <w:bookmarkStart w:id="376" w:name="_Toc143450878"/>
      <w:bookmarkEnd w:id="376"/>
      <w:bookmarkStart w:id="377" w:name="_Toc146075726"/>
      <w:bookmarkEnd w:id="377"/>
      <w:bookmarkStart w:id="378" w:name="_Toc146101490"/>
      <w:bookmarkEnd w:id="378"/>
      <w:bookmarkStart w:id="379" w:name="_Toc146571294"/>
      <w:bookmarkEnd w:id="379"/>
      <w:bookmarkStart w:id="380" w:name="_Toc145486897"/>
      <w:bookmarkEnd w:id="380"/>
      <w:bookmarkStart w:id="381" w:name="_Toc146571298"/>
      <w:bookmarkEnd w:id="381"/>
      <w:bookmarkStart w:id="382" w:name="_Toc146084671"/>
      <w:bookmarkEnd w:id="382"/>
      <w:bookmarkStart w:id="383" w:name="_Toc146101492"/>
      <w:bookmarkEnd w:id="383"/>
      <w:bookmarkStart w:id="384" w:name="_Toc146453962"/>
      <w:bookmarkEnd w:id="384"/>
      <w:bookmarkStart w:id="385" w:name="_Toc145486894"/>
      <w:bookmarkEnd w:id="385"/>
      <w:bookmarkStart w:id="386" w:name="_Toc146569982"/>
      <w:bookmarkEnd w:id="386"/>
      <w:bookmarkStart w:id="387" w:name="_Toc145488044"/>
      <w:bookmarkEnd w:id="387"/>
      <w:bookmarkStart w:id="388" w:name="_Toc146569984"/>
      <w:bookmarkEnd w:id="388"/>
      <w:bookmarkStart w:id="389" w:name="_Toc146101496"/>
      <w:bookmarkEnd w:id="389"/>
      <w:bookmarkStart w:id="390" w:name="_Toc146075731"/>
      <w:bookmarkEnd w:id="390"/>
      <w:bookmarkStart w:id="391" w:name="_Toc146101742"/>
      <w:bookmarkEnd w:id="391"/>
      <w:bookmarkStart w:id="392" w:name="_Toc145488356"/>
      <w:bookmarkEnd w:id="392"/>
      <w:bookmarkStart w:id="393" w:name="_Toc146101739"/>
      <w:bookmarkEnd w:id="393"/>
      <w:bookmarkStart w:id="394" w:name="_Toc146086070"/>
      <w:bookmarkEnd w:id="394"/>
      <w:bookmarkStart w:id="395" w:name="_Toc146101493"/>
      <w:bookmarkEnd w:id="395"/>
      <w:bookmarkStart w:id="396" w:name="_Toc145488359"/>
      <w:bookmarkEnd w:id="396"/>
      <w:bookmarkStart w:id="397" w:name="_Toc146101494"/>
      <w:bookmarkEnd w:id="397"/>
      <w:bookmarkStart w:id="398" w:name="_Toc145488590"/>
      <w:bookmarkEnd w:id="398"/>
      <w:bookmarkStart w:id="399" w:name="_Toc146075730"/>
      <w:bookmarkEnd w:id="399"/>
      <w:bookmarkStart w:id="400" w:name="_Toc145488353"/>
      <w:bookmarkEnd w:id="400"/>
      <w:bookmarkStart w:id="401" w:name="_Toc146101491"/>
      <w:bookmarkEnd w:id="401"/>
      <w:bookmarkStart w:id="402" w:name="_Toc145488051"/>
      <w:bookmarkEnd w:id="402"/>
      <w:bookmarkStart w:id="403" w:name="_Toc146569985"/>
      <w:bookmarkEnd w:id="403"/>
      <w:bookmarkStart w:id="404" w:name="_Toc145504653"/>
      <w:bookmarkEnd w:id="404"/>
      <w:bookmarkStart w:id="405" w:name="_Toc143451272"/>
      <w:bookmarkEnd w:id="405"/>
      <w:bookmarkStart w:id="406" w:name="_Toc145488597"/>
      <w:bookmarkEnd w:id="406"/>
      <w:bookmarkStart w:id="407" w:name="_Toc146453961"/>
      <w:bookmarkEnd w:id="407"/>
      <w:bookmarkStart w:id="408" w:name="_Toc143501993"/>
      <w:bookmarkEnd w:id="408"/>
      <w:bookmarkStart w:id="409" w:name="_Toc146075727"/>
      <w:bookmarkEnd w:id="409"/>
      <w:bookmarkStart w:id="410" w:name="_Toc146571296"/>
      <w:bookmarkEnd w:id="410"/>
      <w:bookmarkStart w:id="411" w:name="_Toc143501992"/>
      <w:bookmarkEnd w:id="411"/>
      <w:bookmarkStart w:id="412" w:name="_Toc145504652"/>
      <w:bookmarkEnd w:id="412"/>
      <w:bookmarkStart w:id="413" w:name="_Toc146086069"/>
      <w:bookmarkEnd w:id="413"/>
      <w:bookmarkStart w:id="414" w:name="_Toc143450877"/>
      <w:bookmarkEnd w:id="414"/>
      <w:bookmarkStart w:id="415" w:name="_Toc146453964"/>
      <w:bookmarkEnd w:id="415"/>
      <w:bookmarkStart w:id="416" w:name="_Toc145486893"/>
      <w:bookmarkEnd w:id="416"/>
      <w:bookmarkStart w:id="417" w:name="_Toc145504649"/>
      <w:bookmarkEnd w:id="417"/>
      <w:bookmarkStart w:id="418" w:name="_Toc145488591"/>
      <w:bookmarkEnd w:id="418"/>
      <w:bookmarkStart w:id="419" w:name="_Toc145486899"/>
      <w:bookmarkEnd w:id="419"/>
      <w:bookmarkStart w:id="420" w:name="_Toc146101498"/>
      <w:bookmarkEnd w:id="420"/>
      <w:bookmarkStart w:id="421" w:name="_Toc145504650"/>
      <w:bookmarkEnd w:id="421"/>
      <w:bookmarkStart w:id="422" w:name="_Toc145486892"/>
      <w:bookmarkEnd w:id="422"/>
      <w:bookmarkStart w:id="423" w:name="_Toc145504656"/>
      <w:bookmarkEnd w:id="423"/>
      <w:bookmarkStart w:id="424" w:name="_Toc143457998"/>
      <w:bookmarkEnd w:id="424"/>
      <w:bookmarkStart w:id="425" w:name="_Toc145488361"/>
      <w:bookmarkEnd w:id="425"/>
      <w:bookmarkStart w:id="426" w:name="_Toc145488357"/>
      <w:bookmarkEnd w:id="426"/>
      <w:bookmarkStart w:id="427" w:name="_Toc145488050"/>
      <w:bookmarkEnd w:id="427"/>
      <w:bookmarkStart w:id="428" w:name="_Toc146571299"/>
      <w:bookmarkEnd w:id="428"/>
      <w:bookmarkStart w:id="429" w:name="_Toc145488043"/>
      <w:bookmarkEnd w:id="429"/>
      <w:bookmarkStart w:id="430" w:name="_Toc145488360"/>
      <w:bookmarkEnd w:id="430"/>
      <w:bookmarkStart w:id="431" w:name="_Toc146569983"/>
      <w:bookmarkEnd w:id="431"/>
      <w:bookmarkStart w:id="432" w:name="_Toc146571293"/>
      <w:bookmarkEnd w:id="432"/>
      <w:bookmarkStart w:id="433" w:name="_Toc146086075"/>
      <w:bookmarkEnd w:id="433"/>
      <w:bookmarkStart w:id="434" w:name="_Toc146101745"/>
      <w:bookmarkEnd w:id="434"/>
      <w:bookmarkStart w:id="435" w:name="_Toc145488355"/>
      <w:bookmarkEnd w:id="435"/>
      <w:bookmarkStart w:id="436" w:name="_Toc146084668"/>
      <w:bookmarkEnd w:id="436"/>
      <w:bookmarkStart w:id="437" w:name="_Toc146571295"/>
      <w:bookmarkEnd w:id="437"/>
      <w:bookmarkStart w:id="438" w:name="_Toc145486898"/>
      <w:bookmarkEnd w:id="438"/>
      <w:bookmarkStart w:id="439" w:name="_Toc145486895"/>
      <w:bookmarkEnd w:id="439"/>
      <w:bookmarkStart w:id="440" w:name="_Toc146101747"/>
      <w:bookmarkEnd w:id="440"/>
      <w:bookmarkStart w:id="441" w:name="_Toc146453963"/>
      <w:bookmarkEnd w:id="441"/>
      <w:bookmarkStart w:id="442" w:name="_Toc146569980"/>
      <w:bookmarkEnd w:id="442"/>
      <w:bookmarkStart w:id="443" w:name="_Toc146075732"/>
      <w:bookmarkEnd w:id="443"/>
      <w:bookmarkStart w:id="444" w:name="_Toc145504655"/>
      <w:bookmarkEnd w:id="444"/>
      <w:bookmarkStart w:id="445" w:name="_Toc146453968"/>
      <w:bookmarkEnd w:id="445"/>
      <w:bookmarkStart w:id="446" w:name="_Toc145504657"/>
      <w:bookmarkEnd w:id="446"/>
      <w:bookmarkStart w:id="447" w:name="_Toc145488592"/>
      <w:bookmarkEnd w:id="447"/>
      <w:bookmarkStart w:id="448" w:name="_Toc146086072"/>
      <w:bookmarkEnd w:id="448"/>
      <w:bookmarkStart w:id="449" w:name="_Toc146075728"/>
      <w:bookmarkEnd w:id="449"/>
      <w:bookmarkStart w:id="450" w:name="_Toc146101497"/>
      <w:bookmarkEnd w:id="450"/>
      <w:bookmarkStart w:id="451" w:name="_Toc146084675"/>
      <w:bookmarkEnd w:id="451"/>
      <w:bookmarkStart w:id="452" w:name="_Toc145488354"/>
      <w:bookmarkEnd w:id="452"/>
      <w:bookmarkStart w:id="453" w:name="_Toc146453969"/>
      <w:bookmarkEnd w:id="453"/>
      <w:bookmarkStart w:id="454" w:name="_Toc146571300"/>
      <w:bookmarkEnd w:id="454"/>
      <w:bookmarkStart w:id="455" w:name="_Toc146571291"/>
      <w:bookmarkEnd w:id="455"/>
      <w:bookmarkStart w:id="456" w:name="_Toc146569987"/>
      <w:bookmarkEnd w:id="456"/>
      <w:bookmarkStart w:id="457" w:name="_Toc146101740"/>
      <w:bookmarkEnd w:id="457"/>
      <w:bookmarkStart w:id="458" w:name="_Toc143450594"/>
      <w:bookmarkEnd w:id="458"/>
      <w:bookmarkStart w:id="459" w:name="_Toc145486891"/>
      <w:bookmarkEnd w:id="459"/>
      <w:bookmarkStart w:id="460" w:name="_Toc143457999"/>
      <w:bookmarkEnd w:id="460"/>
      <w:bookmarkStart w:id="461" w:name="_Toc143450593"/>
      <w:bookmarkEnd w:id="461"/>
      <w:bookmarkStart w:id="462" w:name="_Toc146086076"/>
      <w:bookmarkEnd w:id="462"/>
      <w:bookmarkStart w:id="463" w:name="_Toc146453967"/>
      <w:bookmarkEnd w:id="463"/>
      <w:bookmarkStart w:id="464" w:name="_Toc146569981"/>
      <w:bookmarkEnd w:id="464"/>
      <w:bookmarkStart w:id="465" w:name="_Toc143450307"/>
      <w:bookmarkEnd w:id="465"/>
      <w:bookmarkStart w:id="466" w:name="_Toc146101741"/>
      <w:bookmarkEnd w:id="466"/>
      <w:bookmarkStart w:id="467" w:name="_Toc146101743"/>
      <w:bookmarkEnd w:id="467"/>
      <w:bookmarkStart w:id="468" w:name="_Toc146086071"/>
      <w:bookmarkEnd w:id="468"/>
      <w:bookmarkStart w:id="469" w:name="_Toc146084676"/>
      <w:bookmarkEnd w:id="469"/>
      <w:bookmarkStart w:id="470" w:name="_Toc146569988"/>
      <w:bookmarkEnd w:id="470"/>
      <w:bookmarkStart w:id="471" w:name="_Toc146084672"/>
      <w:bookmarkEnd w:id="471"/>
      <w:bookmarkStart w:id="472" w:name="_Toc146084670"/>
      <w:bookmarkEnd w:id="472"/>
      <w:bookmarkStart w:id="473" w:name="_Toc143451271"/>
      <w:bookmarkEnd w:id="473"/>
      <w:bookmarkStart w:id="474" w:name="_Toc145488596"/>
      <w:bookmarkEnd w:id="474"/>
      <w:bookmarkStart w:id="475" w:name="_Toc146086077"/>
      <w:bookmarkEnd w:id="475"/>
      <w:bookmarkStart w:id="476" w:name="_Toc143450308"/>
      <w:bookmarkEnd w:id="476"/>
      <w:bookmarkStart w:id="477" w:name="_Toc146571292"/>
      <w:bookmarkEnd w:id="477"/>
      <w:bookmarkStart w:id="478" w:name="_Toc145488047"/>
      <w:bookmarkEnd w:id="478"/>
      <w:bookmarkStart w:id="479" w:name="_Toc146075724"/>
      <w:bookmarkEnd w:id="479"/>
      <w:bookmarkStart w:id="480" w:name="_Toc146101746"/>
      <w:bookmarkEnd w:id="480"/>
      <w:bookmarkStart w:id="481" w:name="_Toc145488045"/>
      <w:bookmarkEnd w:id="481"/>
      <w:bookmarkStart w:id="482" w:name="_Toc146453965"/>
      <w:bookmarkEnd w:id="482"/>
      <w:bookmarkStart w:id="483" w:name="_Toc112059247"/>
      <w:bookmarkStart w:id="484" w:name="_Toc224441720"/>
      <w:r>
        <w:t>系统信息</w:t>
      </w:r>
      <w:bookmarkEnd w:id="483"/>
      <w:r>
        <w:t>管理</w:t>
      </w:r>
      <w:bookmarkEnd w:id="484"/>
    </w:p>
    <w:p>
      <w:pPr>
        <w:spacing w:after="15"/>
        <w:ind w:firstLine="420" w:firstLineChars="200"/>
        <w:rPr>
          <w:rFonts w:ascii="宋体" w:hAnsi="宋体"/>
        </w:rPr>
      </w:pPr>
      <w:r>
        <w:rPr>
          <w:rFonts w:ascii="宋体" w:hAnsi="宋体"/>
        </w:rPr>
        <w:t>系统信息管理主要包括对智能家庭网关的设备状态和设备日志的管理。</w:t>
      </w:r>
    </w:p>
    <w:p>
      <w:pPr>
        <w:spacing w:after="15"/>
        <w:ind w:firstLine="420" w:firstLineChars="200"/>
        <w:rPr>
          <w:rFonts w:ascii="宋体" w:hAnsi="宋体"/>
        </w:rPr>
      </w:pPr>
      <w:r>
        <w:rPr>
          <w:rFonts w:ascii="宋体" w:hAnsi="宋体"/>
        </w:rPr>
        <w:t>根据用户分级管理的要求，电信维护人员和智能家庭网关用户都具有以下管理项目的操作权限（特别标注者除外）。</w:t>
      </w:r>
    </w:p>
    <w:p>
      <w:pPr>
        <w:pStyle w:val="345"/>
        <w:numPr>
          <w:ilvl w:val="0"/>
          <w:numId w:val="66"/>
        </w:numPr>
        <w:spacing w:after="12"/>
        <w:ind w:firstLineChars="0"/>
        <w:rPr>
          <w:rFonts w:ascii="宋体" w:hAnsi="宋体"/>
        </w:rPr>
      </w:pPr>
      <w:r>
        <w:rPr>
          <w:rFonts w:hint="eastAsia" w:ascii="宋体" w:hAnsi="宋体"/>
        </w:rPr>
        <w:t>网关侧信息管理</w:t>
      </w:r>
    </w:p>
    <w:p>
      <w:pPr>
        <w:numPr>
          <w:ilvl w:val="0"/>
          <w:numId w:val="67"/>
        </w:numPr>
        <w:spacing w:before="0" w:afterLines="0"/>
        <w:ind w:left="840" w:leftChars="400"/>
        <w:rPr>
          <w:rFonts w:ascii="宋体" w:hAnsi="宋体"/>
        </w:rPr>
      </w:pPr>
      <w:r>
        <w:rPr>
          <w:rFonts w:ascii="宋体" w:hAnsi="宋体"/>
        </w:rPr>
        <w:t>设备状态</w:t>
      </w:r>
    </w:p>
    <w:p>
      <w:pPr>
        <w:pStyle w:val="47"/>
        <w:spacing w:after="15"/>
        <w:ind w:left="788" w:leftChars="375"/>
        <w:rPr>
          <w:rFonts w:hAnsi="宋体"/>
          <w:szCs w:val="21"/>
        </w:rPr>
      </w:pPr>
      <w:r>
        <w:rPr>
          <w:rFonts w:hAnsi="宋体"/>
          <w:szCs w:val="21"/>
        </w:rPr>
        <w:t>设备状态显示智能家庭网关的总体设备信息和工作状态：</w:t>
      </w:r>
    </w:p>
    <w:p>
      <w:pPr>
        <w:pStyle w:val="47"/>
        <w:widowControl w:val="0"/>
        <w:numPr>
          <w:ilvl w:val="0"/>
          <w:numId w:val="68"/>
        </w:numPr>
        <w:tabs>
          <w:tab w:val="left" w:pos="1080"/>
          <w:tab w:val="clear" w:pos="4201"/>
          <w:tab w:val="clear" w:pos="9298"/>
        </w:tabs>
        <w:adjustRightInd w:val="0"/>
        <w:spacing w:before="0" w:afterLines="0"/>
        <w:ind w:left="1208" w:leftChars="575" w:firstLineChars="0"/>
        <w:rPr>
          <w:rFonts w:hAnsi="宋体"/>
          <w:szCs w:val="21"/>
        </w:rPr>
      </w:pPr>
      <w:bookmarkStart w:id="485" w:name="OLE_LINK9"/>
      <w:r>
        <w:rPr>
          <w:rFonts w:hAnsi="宋体"/>
          <w:szCs w:val="21"/>
        </w:rPr>
        <w:t>设备信息：应包含设备型号、设备标识号、硬件版本、软件版本。</w:t>
      </w:r>
    </w:p>
    <w:bookmarkEnd w:id="485"/>
    <w:p>
      <w:pPr>
        <w:pStyle w:val="47"/>
        <w:widowControl w:val="0"/>
        <w:numPr>
          <w:ilvl w:val="0"/>
          <w:numId w:val="68"/>
        </w:numPr>
        <w:tabs>
          <w:tab w:val="left" w:pos="1080"/>
          <w:tab w:val="clear" w:pos="4201"/>
          <w:tab w:val="clear" w:pos="9298"/>
        </w:tabs>
        <w:adjustRightInd w:val="0"/>
        <w:spacing w:before="0" w:afterLines="0"/>
        <w:ind w:left="1208" w:leftChars="575" w:firstLineChars="0"/>
        <w:rPr>
          <w:rFonts w:hAnsi="宋体"/>
          <w:szCs w:val="21"/>
        </w:rPr>
      </w:pPr>
      <w:r>
        <w:rPr>
          <w:rFonts w:hAnsi="宋体"/>
          <w:szCs w:val="21"/>
        </w:rPr>
        <w:t>网络侧连接信息：</w:t>
      </w:r>
    </w:p>
    <w:p>
      <w:pPr>
        <w:numPr>
          <w:ilvl w:val="0"/>
          <w:numId w:val="69"/>
        </w:numPr>
        <w:tabs>
          <w:tab w:val="left" w:pos="1365"/>
        </w:tabs>
        <w:spacing w:before="0" w:afterLines="0"/>
        <w:ind w:left="1680" w:leftChars="800"/>
        <w:rPr>
          <w:rFonts w:ascii="宋体" w:hAnsi="宋体"/>
        </w:rPr>
      </w:pPr>
      <w:r>
        <w:rPr>
          <w:rFonts w:ascii="宋体" w:hAnsi="宋体"/>
        </w:rPr>
        <w:t>智能家庭网关公共信息：显示网络侧连接状态、IP地址、子网掩码、默认网关、DNS服务器等</w:t>
      </w:r>
      <w:r>
        <w:rPr>
          <w:rFonts w:hint="eastAsia" w:ascii="宋体" w:hAnsi="宋体"/>
        </w:rPr>
        <w:t>信息。</w:t>
      </w:r>
    </w:p>
    <w:p>
      <w:pPr>
        <w:numPr>
          <w:ilvl w:val="0"/>
          <w:numId w:val="69"/>
        </w:numPr>
        <w:tabs>
          <w:tab w:val="left" w:pos="1365"/>
        </w:tabs>
        <w:spacing w:before="0" w:afterLines="0"/>
        <w:ind w:left="1680" w:leftChars="800"/>
        <w:rPr>
          <w:rFonts w:ascii="宋体" w:hAnsi="宋体"/>
        </w:rPr>
      </w:pPr>
      <w:r>
        <w:rPr>
          <w:rFonts w:hint="eastAsia" w:ascii="宋体" w:hAnsi="宋体"/>
        </w:rPr>
        <w:t>PON信息（仅针对有PON上行接口的设备）：</w:t>
      </w:r>
    </w:p>
    <w:p>
      <w:pPr>
        <w:spacing w:after="15"/>
        <w:ind w:left="1785" w:leftChars="850"/>
        <w:rPr>
          <w:rFonts w:ascii="宋体" w:hAnsi="宋体"/>
        </w:rPr>
      </w:pPr>
      <w:r>
        <w:rPr>
          <w:rFonts w:hint="eastAsia" w:ascii="宋体" w:hAnsi="宋体"/>
        </w:rPr>
        <w:t>基本信息：显示智能家庭网关的EPON链路连接状态（注册、认证的阶段及是否成功）</w:t>
      </w:r>
    </w:p>
    <w:p>
      <w:pPr>
        <w:numPr>
          <w:ilvl w:val="0"/>
          <w:numId w:val="69"/>
        </w:numPr>
        <w:tabs>
          <w:tab w:val="left" w:pos="1365"/>
        </w:tabs>
        <w:spacing w:before="0" w:afterLines="0"/>
        <w:ind w:left="1680" w:leftChars="800"/>
        <w:rPr>
          <w:rFonts w:ascii="宋体" w:hAnsi="宋体"/>
        </w:rPr>
      </w:pPr>
      <w:r>
        <w:rPr>
          <w:rFonts w:hint="eastAsia" w:ascii="宋体" w:hAnsi="宋体"/>
        </w:rPr>
        <w:t>高级信息（仅提供给电信维护人员）：显示FEC使能/禁止状态、加密模式（三重搅动开启与关闭）、链路的性能统计、告警信息，光模块信息（如来自OLT的下行光功率，智能家庭网关的发送光功率）</w:t>
      </w:r>
    </w:p>
    <w:p>
      <w:pPr>
        <w:pStyle w:val="47"/>
        <w:widowControl w:val="0"/>
        <w:numPr>
          <w:ilvl w:val="0"/>
          <w:numId w:val="70"/>
        </w:numPr>
        <w:tabs>
          <w:tab w:val="left" w:pos="1260"/>
          <w:tab w:val="clear" w:pos="4201"/>
          <w:tab w:val="clear" w:pos="9298"/>
        </w:tabs>
        <w:adjustRightInd w:val="0"/>
        <w:spacing w:before="0" w:afterLines="0"/>
        <w:ind w:left="1208" w:leftChars="575" w:firstLineChars="0"/>
        <w:rPr>
          <w:rFonts w:hAnsi="宋体"/>
          <w:szCs w:val="21"/>
        </w:rPr>
      </w:pPr>
      <w:r>
        <w:rPr>
          <w:rFonts w:hAnsi="宋体"/>
          <w:szCs w:val="21"/>
        </w:rPr>
        <w:t>用户侧信息</w:t>
      </w:r>
      <w:r>
        <w:rPr>
          <w:rFonts w:hint="eastAsia" w:hAnsi="宋体"/>
          <w:szCs w:val="21"/>
        </w:rPr>
        <w:t>：</w:t>
      </w:r>
    </w:p>
    <w:p>
      <w:pPr>
        <w:numPr>
          <w:ilvl w:val="0"/>
          <w:numId w:val="69"/>
        </w:numPr>
        <w:tabs>
          <w:tab w:val="left" w:pos="1365"/>
        </w:tabs>
        <w:spacing w:before="0" w:afterLines="0"/>
        <w:ind w:left="1680" w:leftChars="800"/>
        <w:rPr>
          <w:rFonts w:ascii="宋体" w:hAnsi="宋体"/>
        </w:rPr>
      </w:pPr>
      <w:r>
        <w:rPr>
          <w:rFonts w:ascii="宋体" w:hAnsi="宋体"/>
        </w:rPr>
        <w:t>WLAN接口信息：仅显示2.4G-1、5G-1的WLAN的连接状态</w:t>
      </w:r>
      <w:r>
        <w:rPr>
          <w:rFonts w:hint="eastAsia" w:ascii="宋体" w:hAnsi="宋体"/>
        </w:rPr>
        <w:t>（接入设备的</w:t>
      </w:r>
      <w:r>
        <w:rPr>
          <w:rFonts w:ascii="宋体" w:hAnsi="宋体"/>
        </w:rPr>
        <w:t>IP地址</w:t>
      </w:r>
      <w:r>
        <w:rPr>
          <w:rFonts w:hint="eastAsia" w:ascii="宋体" w:hAnsi="宋体"/>
        </w:rPr>
        <w:t>和</w:t>
      </w:r>
      <w:r>
        <w:rPr>
          <w:rFonts w:ascii="宋体" w:hAnsi="宋体"/>
        </w:rPr>
        <w:t>MAC地址、收发包数</w:t>
      </w:r>
      <w:r>
        <w:rPr>
          <w:rFonts w:hint="eastAsia" w:ascii="宋体" w:hAnsi="宋体"/>
        </w:rPr>
        <w:t>等）</w:t>
      </w:r>
      <w:r>
        <w:rPr>
          <w:rFonts w:ascii="宋体" w:hAnsi="宋体"/>
        </w:rPr>
        <w:t>、SSID名称、信道、加密状态信息</w:t>
      </w:r>
      <w:r>
        <w:rPr>
          <w:rFonts w:hint="eastAsia" w:ascii="宋体" w:hAnsi="宋体"/>
        </w:rPr>
        <w:t>。</w:t>
      </w:r>
    </w:p>
    <w:p>
      <w:pPr>
        <w:numPr>
          <w:ilvl w:val="0"/>
          <w:numId w:val="69"/>
        </w:numPr>
        <w:tabs>
          <w:tab w:val="left" w:pos="1365"/>
        </w:tabs>
        <w:spacing w:before="0" w:afterLines="0"/>
        <w:ind w:left="1680" w:leftChars="800"/>
        <w:rPr>
          <w:rFonts w:ascii="宋体" w:hAnsi="宋体"/>
        </w:rPr>
      </w:pPr>
      <w:r>
        <w:rPr>
          <w:rFonts w:ascii="宋体" w:hAnsi="宋体"/>
        </w:rPr>
        <w:t>用户侧以太网接口</w:t>
      </w:r>
      <w:r>
        <w:rPr>
          <w:rFonts w:hint="eastAsia" w:ascii="宋体" w:hAnsi="宋体"/>
        </w:rPr>
        <w:t>连接状态</w:t>
      </w:r>
      <w:r>
        <w:rPr>
          <w:rFonts w:ascii="宋体" w:hAnsi="宋体"/>
        </w:rPr>
        <w:t>：显示</w:t>
      </w:r>
      <w:r>
        <w:rPr>
          <w:rFonts w:hint="eastAsia" w:ascii="宋体" w:hAnsi="宋体"/>
        </w:rPr>
        <w:t>接入设备的设备名称、</w:t>
      </w:r>
      <w:r>
        <w:rPr>
          <w:rFonts w:hint="eastAsia" w:ascii="宋体" w:hAnsi="宋体"/>
          <w:szCs w:val="21"/>
        </w:rPr>
        <w:t>设备类型（如手机/平板/电脑/机顶盒等）、品牌名、操作系统、</w:t>
      </w:r>
      <w:r>
        <w:rPr>
          <w:rFonts w:ascii="宋体" w:hAnsi="宋体"/>
        </w:rPr>
        <w:t>MAC地址</w:t>
      </w:r>
      <w:r>
        <w:rPr>
          <w:rFonts w:hint="eastAsia" w:ascii="宋体" w:hAnsi="宋体"/>
        </w:rPr>
        <w:t>、</w:t>
      </w:r>
      <w:r>
        <w:rPr>
          <w:rFonts w:ascii="宋体" w:hAnsi="宋体"/>
        </w:rPr>
        <w:t>IP地址、收发包数</w:t>
      </w:r>
      <w:r>
        <w:rPr>
          <w:rFonts w:hint="eastAsia" w:ascii="宋体" w:hAnsi="宋体"/>
        </w:rPr>
        <w:t>等。</w:t>
      </w:r>
      <w:r>
        <w:rPr>
          <w:rFonts w:hint="eastAsia" w:ascii="宋体" w:hAnsi="宋体"/>
          <w:szCs w:val="21"/>
        </w:rPr>
        <w:t>家庭网关应支持基于数据检测功能或第三方插件提高对下挂设备的识别能力；在基于数据检测的识别结果和其它识别方式（如DHCP的Option60）有差异时，以基于数据检测的的识别结果为准。</w:t>
      </w:r>
    </w:p>
    <w:p>
      <w:pPr>
        <w:numPr>
          <w:ilvl w:val="0"/>
          <w:numId w:val="69"/>
        </w:numPr>
        <w:tabs>
          <w:tab w:val="left" w:pos="1365"/>
        </w:tabs>
        <w:spacing w:before="0" w:afterLines="0"/>
        <w:ind w:left="1680" w:leftChars="800"/>
        <w:rPr>
          <w:rFonts w:ascii="宋体" w:hAnsi="宋体"/>
        </w:rPr>
      </w:pPr>
      <w:r>
        <w:rPr>
          <w:rFonts w:hint="eastAsia" w:ascii="宋体" w:hAnsi="宋体"/>
        </w:rPr>
        <w:t>网关的DHCP server地址池中已分配的地址情况，包括客户端设备的设备名称、MAC地址、IP地址、剩余租借期等。</w:t>
      </w:r>
    </w:p>
    <w:p>
      <w:pPr>
        <w:pStyle w:val="47"/>
        <w:widowControl w:val="0"/>
        <w:numPr>
          <w:ilvl w:val="0"/>
          <w:numId w:val="70"/>
        </w:numPr>
        <w:tabs>
          <w:tab w:val="left" w:pos="1260"/>
          <w:tab w:val="clear" w:pos="4201"/>
          <w:tab w:val="clear" w:pos="9298"/>
        </w:tabs>
        <w:adjustRightInd w:val="0"/>
        <w:spacing w:before="0" w:afterLines="0"/>
        <w:ind w:left="1208" w:leftChars="575" w:firstLineChars="0"/>
        <w:rPr>
          <w:rFonts w:hAnsi="宋体"/>
          <w:szCs w:val="21"/>
        </w:rPr>
      </w:pPr>
      <w:r>
        <w:rPr>
          <w:rFonts w:hAnsi="宋体"/>
          <w:szCs w:val="21"/>
        </w:rPr>
        <w:t>语音信息：显示连接状态、注册信息、用户号码等。</w:t>
      </w:r>
    </w:p>
    <w:p>
      <w:pPr>
        <w:pStyle w:val="47"/>
        <w:widowControl w:val="0"/>
        <w:numPr>
          <w:ilvl w:val="0"/>
          <w:numId w:val="70"/>
        </w:numPr>
        <w:tabs>
          <w:tab w:val="left" w:pos="1260"/>
          <w:tab w:val="clear" w:pos="4201"/>
          <w:tab w:val="clear" w:pos="9298"/>
        </w:tabs>
        <w:adjustRightInd w:val="0"/>
        <w:spacing w:before="0" w:afterLines="0"/>
        <w:ind w:left="1208" w:leftChars="575" w:firstLineChars="0"/>
        <w:rPr>
          <w:rFonts w:hAnsi="宋体"/>
          <w:szCs w:val="21"/>
        </w:rPr>
      </w:pPr>
      <w:r>
        <w:rPr>
          <w:rFonts w:hint="eastAsia" w:hAnsi="宋体"/>
          <w:szCs w:val="21"/>
        </w:rPr>
        <w:t>插件信息：通过加载智家平台提供的应用中心页面显示当前安装的所有插件名称及运行状态（已卸载插件无需显示）。</w:t>
      </w:r>
    </w:p>
    <w:p>
      <w:pPr>
        <w:numPr>
          <w:ilvl w:val="0"/>
          <w:numId w:val="67"/>
        </w:numPr>
        <w:spacing w:before="0" w:afterLines="0"/>
        <w:ind w:left="840" w:leftChars="400"/>
        <w:rPr>
          <w:rFonts w:ascii="宋体" w:hAnsi="宋体"/>
        </w:rPr>
      </w:pPr>
      <w:r>
        <w:rPr>
          <w:rFonts w:hint="eastAsia" w:ascii="宋体" w:hAnsi="宋体"/>
        </w:rPr>
        <w:t>ITMS平台远程管理状态（仅提供给电信维护人员）</w:t>
      </w:r>
    </w:p>
    <w:p>
      <w:pPr>
        <w:pStyle w:val="47"/>
        <w:spacing w:after="15"/>
        <w:ind w:left="788" w:leftChars="375"/>
        <w:rPr>
          <w:rFonts w:hAnsi="宋体"/>
          <w:szCs w:val="21"/>
        </w:rPr>
      </w:pPr>
      <w:r>
        <w:rPr>
          <w:rFonts w:hint="eastAsia" w:hAnsi="宋体"/>
          <w:szCs w:val="21"/>
        </w:rPr>
        <w:t>ITMS平台远程管理状态显示智能家庭网关与ITMS平台之间的远程连接建立状态和业务下发状态：</w:t>
      </w:r>
    </w:p>
    <w:p>
      <w:pPr>
        <w:pStyle w:val="47"/>
        <w:widowControl w:val="0"/>
        <w:numPr>
          <w:ilvl w:val="0"/>
          <w:numId w:val="71"/>
        </w:numPr>
        <w:tabs>
          <w:tab w:val="left" w:pos="1260"/>
          <w:tab w:val="clear" w:pos="4201"/>
          <w:tab w:val="clear" w:pos="9298"/>
        </w:tabs>
        <w:adjustRightInd w:val="0"/>
        <w:spacing w:before="0" w:afterLines="0"/>
        <w:ind w:left="1208" w:leftChars="575" w:firstLineChars="0"/>
        <w:rPr>
          <w:rFonts w:hAnsi="宋体"/>
          <w:szCs w:val="21"/>
        </w:rPr>
      </w:pPr>
      <w:r>
        <w:rPr>
          <w:rFonts w:hint="eastAsia" w:hAnsi="宋体"/>
          <w:szCs w:val="21"/>
        </w:rPr>
        <w:t>远程连接建立状态：</w:t>
      </w:r>
    </w:p>
    <w:p>
      <w:pPr>
        <w:numPr>
          <w:ilvl w:val="0"/>
          <w:numId w:val="69"/>
        </w:numPr>
        <w:tabs>
          <w:tab w:val="left" w:pos="1365"/>
        </w:tabs>
        <w:spacing w:before="0" w:afterLines="0"/>
        <w:ind w:left="1680" w:leftChars="800"/>
        <w:rPr>
          <w:rFonts w:ascii="宋体" w:hAnsi="宋体"/>
        </w:rPr>
      </w:pPr>
      <w:r>
        <w:rPr>
          <w:rFonts w:hint="eastAsia" w:ascii="宋体" w:hAnsi="宋体"/>
        </w:rPr>
        <w:t>主动上报Inform状态：显示智能家庭网关主动向ITMS+发Inform的情况，具体要求如下：</w:t>
      </w:r>
    </w:p>
    <w:p>
      <w:pPr>
        <w:pStyle w:val="105"/>
        <w:numPr>
          <w:ilvl w:val="0"/>
          <w:numId w:val="72"/>
        </w:numPr>
        <w:spacing w:before="0" w:afterLines="0"/>
        <w:ind w:left="2508" w:leftChars="1000"/>
        <w:rPr>
          <w:rFonts w:hAnsi="宋体"/>
          <w:szCs w:val="18"/>
        </w:rPr>
      </w:pPr>
      <w:r>
        <w:rPr>
          <w:rFonts w:hAnsi="宋体"/>
          <w:szCs w:val="18"/>
        </w:rPr>
        <w:t>未上报（####）：指家庭网关未发起向ITMS+的TCP连接请求，其中“####”代表未未发起向ITMS+的TCP连接请求的原因（如家庭网关正在启动、无远程管理WAN连接、远程管理WAN连接未生效、无管理通道DNS信息、无ACS配置参数、ACS域名解析失败等），示例如下：家庭网关上电后的最初状态显示为“未上报（家庭网关正在启动）</w:t>
      </w:r>
    </w:p>
    <w:p>
      <w:pPr>
        <w:pStyle w:val="105"/>
        <w:numPr>
          <w:ilvl w:val="0"/>
          <w:numId w:val="72"/>
        </w:numPr>
        <w:spacing w:before="0" w:afterLines="0"/>
        <w:ind w:left="2508" w:leftChars="1000"/>
        <w:rPr>
          <w:rFonts w:hAnsi="宋体"/>
          <w:szCs w:val="18"/>
        </w:rPr>
      </w:pPr>
      <w:r>
        <w:rPr>
          <w:rFonts w:hAnsi="宋体"/>
          <w:szCs w:val="18"/>
        </w:rPr>
        <w:t>上报无回应：家庭网关发起了向ITMS+的TCP连接请求，但连接建立失败</w:t>
      </w:r>
    </w:p>
    <w:p>
      <w:pPr>
        <w:pStyle w:val="105"/>
        <w:numPr>
          <w:ilvl w:val="0"/>
          <w:numId w:val="72"/>
        </w:numPr>
        <w:spacing w:before="0" w:afterLines="0"/>
        <w:ind w:left="2508" w:leftChars="1000"/>
        <w:rPr>
          <w:rFonts w:hAnsi="宋体"/>
          <w:szCs w:val="18"/>
        </w:rPr>
      </w:pPr>
      <w:r>
        <w:rPr>
          <w:rFonts w:hAnsi="宋体"/>
          <w:szCs w:val="18"/>
        </w:rPr>
        <w:t>上报过程中断：家庭网关向ITMS+的TCP连接建立成功，但上报Inform过程未完成</w:t>
      </w:r>
    </w:p>
    <w:p>
      <w:pPr>
        <w:pStyle w:val="105"/>
        <w:numPr>
          <w:ilvl w:val="0"/>
          <w:numId w:val="72"/>
        </w:numPr>
        <w:spacing w:before="0" w:afterLines="0"/>
        <w:ind w:left="2508" w:leftChars="1000"/>
        <w:rPr>
          <w:rFonts w:hAnsi="宋体"/>
          <w:szCs w:val="18"/>
        </w:rPr>
      </w:pPr>
      <w:r>
        <w:rPr>
          <w:rFonts w:hAnsi="宋体"/>
          <w:szCs w:val="18"/>
        </w:rPr>
        <w:t>上报成功：上报Inform过程成功完成</w:t>
      </w:r>
    </w:p>
    <w:p>
      <w:pPr>
        <w:numPr>
          <w:ilvl w:val="0"/>
          <w:numId w:val="69"/>
        </w:numPr>
        <w:tabs>
          <w:tab w:val="left" w:pos="1365"/>
        </w:tabs>
        <w:spacing w:before="0" w:afterLines="0"/>
        <w:ind w:left="1680" w:leftChars="800"/>
        <w:rPr>
          <w:rFonts w:ascii="宋体" w:hAnsi="宋体"/>
        </w:rPr>
      </w:pPr>
      <w:r>
        <w:rPr>
          <w:rFonts w:hint="eastAsia" w:ascii="宋体" w:hAnsi="宋体"/>
        </w:rPr>
        <w:t>接受ITMS+连接请求情况，包括未收到远程连接请求、ITMS+发起的远程连接过程中断、ITMS+发起的远程连接过程成功等</w:t>
      </w:r>
    </w:p>
    <w:p>
      <w:pPr>
        <w:pStyle w:val="47"/>
        <w:widowControl w:val="0"/>
        <w:numPr>
          <w:ilvl w:val="0"/>
          <w:numId w:val="71"/>
        </w:numPr>
        <w:tabs>
          <w:tab w:val="left" w:pos="1260"/>
          <w:tab w:val="clear" w:pos="4201"/>
          <w:tab w:val="clear" w:pos="9298"/>
        </w:tabs>
        <w:adjustRightInd w:val="0"/>
        <w:spacing w:before="0" w:afterLines="0"/>
        <w:ind w:left="1208" w:leftChars="575" w:firstLineChars="0"/>
        <w:jc w:val="left"/>
        <w:rPr>
          <w:rFonts w:hAnsi="宋体"/>
          <w:szCs w:val="21"/>
        </w:rPr>
      </w:pPr>
      <w:r>
        <w:rPr>
          <w:rFonts w:hint="eastAsia" w:hAnsi="宋体"/>
          <w:szCs w:val="21"/>
        </w:rPr>
        <w:t>业务配置下发状态，根据ITMS+对参数InternetGatewayDevice.X_CT-COM_UserInfo.Result的赋值，具体显示为“ITMS未下发远程业务配置状态”、“正在接受ITMS的远程业务配置”、“业务配置成功”、“业务配置失败”，当家庭网关未接收到ITMS+设置的下发结果信息时，应不影响正常的业务配置流程</w:t>
      </w:r>
    </w:p>
    <w:p>
      <w:pPr>
        <w:numPr>
          <w:ilvl w:val="0"/>
          <w:numId w:val="67"/>
        </w:numPr>
        <w:spacing w:before="0" w:afterLines="0"/>
        <w:ind w:left="840" w:leftChars="400"/>
        <w:rPr>
          <w:rFonts w:ascii="宋体" w:hAnsi="宋体"/>
        </w:rPr>
      </w:pPr>
      <w:r>
        <w:rPr>
          <w:rFonts w:hint="eastAsia" w:ascii="宋体" w:hAnsi="宋体"/>
        </w:rPr>
        <w:t>智能网关及应用平台远程管理状态（仅提供给电信维护人员）</w:t>
      </w:r>
    </w:p>
    <w:p>
      <w:pPr>
        <w:pStyle w:val="47"/>
        <w:spacing w:after="15"/>
        <w:ind w:left="788" w:leftChars="375"/>
        <w:rPr>
          <w:rFonts w:hAnsi="宋体"/>
          <w:szCs w:val="21"/>
        </w:rPr>
      </w:pPr>
      <w:r>
        <w:rPr>
          <w:rFonts w:hint="eastAsia" w:hAnsi="宋体"/>
        </w:rPr>
        <w:t>智能网关及应用平台</w:t>
      </w:r>
      <w:r>
        <w:rPr>
          <w:rFonts w:hint="eastAsia" w:hAnsi="宋体"/>
          <w:szCs w:val="21"/>
        </w:rPr>
        <w:t>远程管理状态显示智能家庭网关与</w:t>
      </w:r>
      <w:r>
        <w:rPr>
          <w:rFonts w:hint="eastAsia" w:hAnsi="宋体" w:cs="宋体"/>
        </w:rPr>
        <w:t>智家平台</w:t>
      </w:r>
      <w:r>
        <w:rPr>
          <w:rFonts w:hint="eastAsia" w:hAnsi="宋体"/>
          <w:szCs w:val="21"/>
        </w:rPr>
        <w:t>之间的远程连接建立状态和业务下发状态：</w:t>
      </w:r>
    </w:p>
    <w:p>
      <w:pPr>
        <w:pStyle w:val="47"/>
        <w:widowControl w:val="0"/>
        <w:numPr>
          <w:ilvl w:val="0"/>
          <w:numId w:val="73"/>
        </w:numPr>
        <w:tabs>
          <w:tab w:val="left" w:pos="1260"/>
          <w:tab w:val="clear" w:pos="4201"/>
          <w:tab w:val="clear" w:pos="9298"/>
        </w:tabs>
        <w:adjustRightInd w:val="0"/>
        <w:spacing w:before="0" w:afterLines="0"/>
        <w:ind w:left="1208" w:leftChars="575" w:firstLineChars="0"/>
        <w:rPr>
          <w:rFonts w:hAnsi="宋体"/>
          <w:szCs w:val="21"/>
        </w:rPr>
      </w:pPr>
      <w:r>
        <w:rPr>
          <w:rFonts w:hint="eastAsia" w:hAnsi="宋体"/>
        </w:rPr>
        <w:t>智家平台的连接状态，示例如下</w:t>
      </w:r>
      <w:r>
        <w:rPr>
          <w:rFonts w:hint="eastAsia" w:hAnsi="宋体"/>
          <w:szCs w:val="21"/>
        </w:rPr>
        <w:t>：</w:t>
      </w:r>
    </w:p>
    <w:p>
      <w:pPr>
        <w:numPr>
          <w:ilvl w:val="0"/>
          <w:numId w:val="69"/>
        </w:numPr>
        <w:tabs>
          <w:tab w:val="left" w:pos="1365"/>
        </w:tabs>
        <w:spacing w:before="0" w:afterLines="0"/>
        <w:ind w:left="2122" w:leftChars="866" w:hanging="303"/>
        <w:rPr>
          <w:rFonts w:hAnsi="宋体"/>
          <w:szCs w:val="18"/>
        </w:rPr>
      </w:pPr>
      <w:r>
        <w:rPr>
          <w:rFonts w:hint="eastAsia" w:asciiTheme="minorEastAsia" w:hAnsiTheme="minorEastAsia" w:eastAsiaTheme="minorEastAsia"/>
          <w:szCs w:val="18"/>
        </w:rPr>
        <w:t>BSS</w:t>
      </w:r>
      <w:r>
        <w:rPr>
          <w:rFonts w:hint="eastAsia" w:ascii="宋体" w:hAnsi="宋体"/>
          <w:szCs w:val="18"/>
        </w:rPr>
        <w:t>平台连接情况</w:t>
      </w:r>
      <w:r>
        <w:rPr>
          <w:rFonts w:hint="eastAsia" w:ascii="宋体" w:hAnsi="宋体"/>
        </w:rPr>
        <w:t>：显示智能家庭网关连接BSS平台的情况（只针对本次上电过程），具体要求如下：</w:t>
      </w:r>
    </w:p>
    <w:p>
      <w:pPr>
        <w:pStyle w:val="105"/>
        <w:numPr>
          <w:ilvl w:val="0"/>
          <w:numId w:val="72"/>
        </w:numPr>
        <w:spacing w:before="0" w:afterLines="0"/>
        <w:ind w:left="2508" w:leftChars="1000"/>
        <w:rPr>
          <w:rFonts w:hAnsi="宋体"/>
          <w:szCs w:val="18"/>
        </w:rPr>
      </w:pPr>
      <w:r>
        <w:rPr>
          <w:rFonts w:hint="eastAsia" w:hAnsi="宋体"/>
          <w:szCs w:val="18"/>
        </w:rPr>
        <w:t>未连接</w:t>
      </w:r>
      <w:r>
        <w:rPr>
          <w:rFonts w:hAnsi="宋体"/>
          <w:szCs w:val="18"/>
        </w:rPr>
        <w:t>：指家庭网关</w:t>
      </w:r>
      <w:r>
        <w:rPr>
          <w:rFonts w:hint="eastAsia" w:hAnsi="宋体"/>
          <w:szCs w:val="18"/>
        </w:rPr>
        <w:t>本次上电后未曾连接BSS平台</w:t>
      </w:r>
    </w:p>
    <w:p>
      <w:pPr>
        <w:pStyle w:val="105"/>
        <w:numPr>
          <w:ilvl w:val="0"/>
          <w:numId w:val="72"/>
        </w:numPr>
        <w:spacing w:before="0" w:afterLines="0"/>
        <w:ind w:left="2508" w:leftChars="1000"/>
        <w:rPr>
          <w:rFonts w:hAnsi="宋体"/>
          <w:szCs w:val="18"/>
        </w:rPr>
      </w:pPr>
      <w:r>
        <w:rPr>
          <w:rFonts w:hAnsi="宋体"/>
          <w:szCs w:val="18"/>
        </w:rPr>
        <w:t>连接结束：指家庭网关</w:t>
      </w:r>
      <w:r>
        <w:rPr>
          <w:rFonts w:hint="eastAsia" w:hAnsi="宋体"/>
          <w:szCs w:val="18"/>
        </w:rPr>
        <w:t>已成功建立和BSS平台的连接，且连接已经正常结束</w:t>
      </w:r>
    </w:p>
    <w:p>
      <w:pPr>
        <w:pStyle w:val="105"/>
        <w:numPr>
          <w:ilvl w:val="0"/>
          <w:numId w:val="72"/>
        </w:numPr>
        <w:spacing w:before="0" w:afterLines="0"/>
        <w:ind w:left="2508" w:leftChars="1000"/>
        <w:rPr>
          <w:rFonts w:hAnsi="宋体"/>
          <w:szCs w:val="18"/>
        </w:rPr>
      </w:pPr>
      <w:r>
        <w:rPr>
          <w:rFonts w:hint="eastAsia" w:hAnsi="宋体"/>
          <w:szCs w:val="18"/>
        </w:rPr>
        <w:t>####</w:t>
      </w:r>
      <w:r>
        <w:rPr>
          <w:rFonts w:hAnsi="宋体"/>
          <w:szCs w:val="18"/>
        </w:rPr>
        <w:t>，</w:t>
      </w:r>
      <w:r>
        <w:rPr>
          <w:rFonts w:hint="eastAsia" w:hAnsi="宋体"/>
          <w:szCs w:val="18"/>
        </w:rPr>
        <w:t>等待**秒后连接：</w:t>
      </w:r>
      <w:r>
        <w:rPr>
          <w:rFonts w:hAnsi="宋体"/>
          <w:szCs w:val="18"/>
        </w:rPr>
        <w:t>指家庭网关向</w:t>
      </w:r>
      <w:r>
        <w:rPr>
          <w:rFonts w:hint="eastAsia" w:hAnsi="宋体"/>
          <w:szCs w:val="18"/>
        </w:rPr>
        <w:t>BSS平台连接失败，并且会在**秒之后重新尝试连接BSS平台。其中####表示详细的失败原因，包括以下原因</w:t>
      </w:r>
      <w:r>
        <w:rPr>
          <w:rFonts w:hAnsi="宋体"/>
          <w:szCs w:val="18"/>
        </w:rPr>
        <w:t>:</w:t>
      </w:r>
    </w:p>
    <w:p>
      <w:pPr>
        <w:pStyle w:val="105"/>
        <w:spacing w:before="0" w:afterLines="0"/>
        <w:ind w:left="2730" w:leftChars="1300" w:firstLine="0"/>
        <w:rPr>
          <w:rFonts w:hAnsi="宋体"/>
          <w:szCs w:val="18"/>
        </w:rPr>
      </w:pPr>
      <w:r>
        <w:rPr>
          <w:rFonts w:hint="eastAsia" w:hAnsi="宋体"/>
          <w:szCs w:val="18"/>
        </w:rPr>
        <w:t>未收到平台响应报文</w:t>
      </w:r>
    </w:p>
    <w:p>
      <w:pPr>
        <w:pStyle w:val="105"/>
        <w:spacing w:before="0" w:afterLines="0"/>
        <w:ind w:left="2730" w:leftChars="1300" w:firstLine="0"/>
        <w:rPr>
          <w:rFonts w:hAnsi="宋体"/>
          <w:szCs w:val="18"/>
        </w:rPr>
      </w:pPr>
      <w:r>
        <w:rPr>
          <w:rFonts w:hint="eastAsia" w:hAnsi="宋体"/>
          <w:szCs w:val="18"/>
        </w:rPr>
        <w:t>TCP连接断开</w:t>
      </w:r>
    </w:p>
    <w:p>
      <w:pPr>
        <w:pStyle w:val="105"/>
        <w:spacing w:before="0" w:afterLines="0"/>
        <w:ind w:left="2730" w:leftChars="1300" w:firstLine="0"/>
        <w:rPr>
          <w:rFonts w:hAnsi="宋体"/>
          <w:szCs w:val="18"/>
        </w:rPr>
      </w:pPr>
      <w:r>
        <w:rPr>
          <w:rFonts w:hint="eastAsia" w:hAnsi="宋体"/>
          <w:szCs w:val="18"/>
        </w:rPr>
        <w:t>平台域名解析失败</w:t>
      </w:r>
    </w:p>
    <w:p>
      <w:pPr>
        <w:pStyle w:val="105"/>
        <w:spacing w:before="0" w:afterLines="0"/>
        <w:ind w:left="2730" w:leftChars="1300" w:firstLine="0"/>
        <w:rPr>
          <w:rFonts w:hAnsi="宋体"/>
          <w:szCs w:val="18"/>
        </w:rPr>
      </w:pPr>
      <w:r>
        <w:rPr>
          <w:rFonts w:hint="eastAsia" w:hAnsi="宋体"/>
          <w:szCs w:val="18"/>
        </w:rPr>
        <w:t>创建套接字失败</w:t>
      </w:r>
    </w:p>
    <w:p>
      <w:pPr>
        <w:pStyle w:val="105"/>
        <w:numPr>
          <w:ilvl w:val="0"/>
          <w:numId w:val="72"/>
        </w:numPr>
        <w:spacing w:before="0" w:afterLines="0"/>
        <w:ind w:left="2508" w:leftChars="1000"/>
        <w:rPr>
          <w:rFonts w:hAnsi="宋体"/>
          <w:szCs w:val="18"/>
        </w:rPr>
      </w:pPr>
      <w:r>
        <w:rPr>
          <w:rFonts w:hint="eastAsia" w:hAnsi="宋体"/>
          <w:szCs w:val="18"/>
        </w:rPr>
        <w:t>等待WAN连接建立，**秒后尝试连接：</w:t>
      </w:r>
      <w:r>
        <w:rPr>
          <w:rFonts w:hAnsi="宋体"/>
          <w:szCs w:val="18"/>
        </w:rPr>
        <w:t>指家庭网关</w:t>
      </w:r>
      <w:r>
        <w:rPr>
          <w:rFonts w:hint="eastAsia" w:hAnsi="宋体"/>
          <w:szCs w:val="18"/>
        </w:rPr>
        <w:t>WAN没有没有连上，家庭网关会等待WAN连接信号连接平台，如果一直没有信号的话多长时间后尝试连接平台</w:t>
      </w:r>
    </w:p>
    <w:p>
      <w:pPr>
        <w:numPr>
          <w:ilvl w:val="0"/>
          <w:numId w:val="69"/>
        </w:numPr>
        <w:tabs>
          <w:tab w:val="left" w:pos="1365"/>
        </w:tabs>
        <w:spacing w:before="0" w:afterLines="0"/>
        <w:ind w:left="1680" w:leftChars="800"/>
        <w:rPr>
          <w:rFonts w:ascii="宋体" w:hAnsi="宋体"/>
        </w:rPr>
      </w:pPr>
      <w:r>
        <w:rPr>
          <w:rFonts w:hint="eastAsia" w:ascii="宋体" w:hAnsi="宋体"/>
          <w:szCs w:val="18"/>
        </w:rPr>
        <w:t>能力平台连接情况</w:t>
      </w:r>
      <w:r>
        <w:rPr>
          <w:rFonts w:hint="eastAsia" w:ascii="宋体" w:hAnsi="宋体"/>
        </w:rPr>
        <w:t>：显示智能家庭网关连接能力平台情况（只针对本次上电过程），具体要求如下：</w:t>
      </w:r>
    </w:p>
    <w:p>
      <w:pPr>
        <w:pStyle w:val="105"/>
        <w:numPr>
          <w:ilvl w:val="0"/>
          <w:numId w:val="72"/>
        </w:numPr>
        <w:spacing w:before="0" w:afterLines="0"/>
        <w:ind w:left="2508" w:leftChars="1000"/>
        <w:rPr>
          <w:rFonts w:hAnsi="宋体"/>
          <w:szCs w:val="18"/>
        </w:rPr>
      </w:pPr>
      <w:r>
        <w:rPr>
          <w:rFonts w:hint="eastAsia" w:hAnsi="宋体"/>
          <w:szCs w:val="18"/>
        </w:rPr>
        <w:t>未连接</w:t>
      </w:r>
      <w:r>
        <w:rPr>
          <w:rFonts w:hAnsi="宋体"/>
          <w:szCs w:val="18"/>
        </w:rPr>
        <w:t>：</w:t>
      </w:r>
      <w:r>
        <w:rPr>
          <w:rFonts w:hint="eastAsia" w:hAnsi="宋体"/>
          <w:szCs w:val="18"/>
        </w:rPr>
        <w:t>指</w:t>
      </w:r>
      <w:r>
        <w:rPr>
          <w:rFonts w:hAnsi="宋体"/>
          <w:szCs w:val="18"/>
        </w:rPr>
        <w:t>家庭网关</w:t>
      </w:r>
      <w:r>
        <w:rPr>
          <w:rFonts w:hint="eastAsia" w:hAnsi="宋体"/>
          <w:szCs w:val="18"/>
        </w:rPr>
        <w:t>本次上电后未曾连接能力平台</w:t>
      </w:r>
    </w:p>
    <w:p>
      <w:pPr>
        <w:pStyle w:val="105"/>
        <w:numPr>
          <w:ilvl w:val="0"/>
          <w:numId w:val="72"/>
        </w:numPr>
        <w:spacing w:before="0" w:afterLines="0"/>
        <w:ind w:left="2508" w:leftChars="1000"/>
        <w:rPr>
          <w:rFonts w:hAnsi="宋体"/>
          <w:szCs w:val="18"/>
        </w:rPr>
      </w:pPr>
      <w:r>
        <w:rPr>
          <w:rFonts w:hint="eastAsia" w:hAnsi="宋体"/>
          <w:szCs w:val="18"/>
        </w:rPr>
        <w:t>等待WAN连接建立，**秒后尝试连接：</w:t>
      </w:r>
      <w:r>
        <w:rPr>
          <w:rFonts w:hAnsi="宋体"/>
          <w:szCs w:val="18"/>
        </w:rPr>
        <w:t>指家庭网关</w:t>
      </w:r>
      <w:r>
        <w:rPr>
          <w:rFonts w:hint="eastAsia" w:hAnsi="宋体"/>
          <w:szCs w:val="18"/>
        </w:rPr>
        <w:t>WAN没有连上，家庭网关会等待WAN连接信号连接平台，如果一直没有信号的话多长时间后尝试连接平台</w:t>
      </w:r>
    </w:p>
    <w:p>
      <w:pPr>
        <w:pStyle w:val="105"/>
        <w:numPr>
          <w:ilvl w:val="0"/>
          <w:numId w:val="72"/>
        </w:numPr>
        <w:spacing w:before="0" w:afterLines="0"/>
        <w:ind w:left="2508" w:leftChars="1000"/>
        <w:rPr>
          <w:rFonts w:hAnsi="宋体"/>
          <w:szCs w:val="18"/>
        </w:rPr>
      </w:pPr>
      <w:r>
        <w:rPr>
          <w:rFonts w:hAnsi="宋体"/>
          <w:szCs w:val="18"/>
        </w:rPr>
        <w:t>激活中：</w:t>
      </w:r>
      <w:r>
        <w:rPr>
          <w:rFonts w:hint="eastAsia" w:hAnsi="宋体"/>
          <w:szCs w:val="18"/>
        </w:rPr>
        <w:t>指家庭网关获取挑战码成功（还没激活），正尝试激活设备</w:t>
      </w:r>
    </w:p>
    <w:p>
      <w:pPr>
        <w:pStyle w:val="105"/>
        <w:numPr>
          <w:ilvl w:val="0"/>
          <w:numId w:val="72"/>
        </w:numPr>
        <w:spacing w:before="0" w:afterLines="0"/>
        <w:ind w:left="2508" w:leftChars="1000"/>
        <w:rPr>
          <w:rFonts w:hAnsi="宋体"/>
          <w:szCs w:val="18"/>
        </w:rPr>
      </w:pPr>
      <w:r>
        <w:rPr>
          <w:rFonts w:hAnsi="宋体"/>
          <w:szCs w:val="18"/>
        </w:rPr>
        <w:t>连接中：</w:t>
      </w:r>
      <w:r>
        <w:rPr>
          <w:rFonts w:hint="eastAsia" w:hAnsi="宋体"/>
          <w:szCs w:val="18"/>
        </w:rPr>
        <w:t>指家庭网关获取挑战码成功（已经激活），正尝试连接能力平台</w:t>
      </w:r>
    </w:p>
    <w:p>
      <w:pPr>
        <w:pStyle w:val="105"/>
        <w:numPr>
          <w:ilvl w:val="0"/>
          <w:numId w:val="72"/>
        </w:numPr>
        <w:spacing w:before="0" w:afterLines="0"/>
        <w:ind w:left="2508" w:leftChars="1000"/>
        <w:rPr>
          <w:rFonts w:hAnsi="宋体"/>
          <w:szCs w:val="18"/>
        </w:rPr>
      </w:pPr>
      <w:r>
        <w:rPr>
          <w:rFonts w:hAnsi="宋体"/>
          <w:szCs w:val="18"/>
        </w:rPr>
        <w:t>心跳保活中：</w:t>
      </w:r>
      <w:r>
        <w:rPr>
          <w:rFonts w:hint="eastAsia" w:hAnsi="宋体"/>
          <w:szCs w:val="18"/>
        </w:rPr>
        <w:t>指</w:t>
      </w:r>
      <w:r>
        <w:rPr>
          <w:rFonts w:hAnsi="宋体"/>
          <w:szCs w:val="18"/>
        </w:rPr>
        <w:t>家庭网关成功连接上能力平台</w:t>
      </w:r>
    </w:p>
    <w:p>
      <w:pPr>
        <w:pStyle w:val="105"/>
        <w:numPr>
          <w:ilvl w:val="0"/>
          <w:numId w:val="72"/>
        </w:numPr>
        <w:spacing w:before="0" w:afterLines="0"/>
        <w:ind w:left="2508" w:leftChars="1000"/>
        <w:rPr>
          <w:rFonts w:hAnsi="宋体"/>
          <w:szCs w:val="18"/>
        </w:rPr>
      </w:pPr>
      <w:r>
        <w:rPr>
          <w:rFonts w:hint="eastAsia" w:hAnsi="宋体"/>
          <w:szCs w:val="18"/>
        </w:rPr>
        <w:t>####</w:t>
      </w:r>
      <w:r>
        <w:rPr>
          <w:rFonts w:hAnsi="宋体"/>
          <w:szCs w:val="18"/>
        </w:rPr>
        <w:t>，等待**秒后连接：</w:t>
      </w:r>
      <w:r>
        <w:rPr>
          <w:rFonts w:hint="eastAsia" w:hAnsi="宋体"/>
          <w:szCs w:val="18"/>
        </w:rPr>
        <w:t>家庭网关已发起向能力平台的连接，但目前连接失败,并且家庭网关会在</w:t>
      </w:r>
      <w:r>
        <w:rPr>
          <w:rFonts w:hAnsi="宋体"/>
          <w:szCs w:val="18"/>
        </w:rPr>
        <w:t>**秒之后重新尝试连接</w:t>
      </w:r>
      <w:r>
        <w:rPr>
          <w:rFonts w:hint="eastAsia" w:hAnsi="宋体"/>
          <w:szCs w:val="18"/>
        </w:rPr>
        <w:t>能力平台</w:t>
      </w:r>
      <w:r>
        <w:rPr>
          <w:rFonts w:hAnsi="宋体"/>
          <w:szCs w:val="18"/>
        </w:rPr>
        <w:t>。</w:t>
      </w:r>
      <w:r>
        <w:rPr>
          <w:rFonts w:hint="eastAsia" w:hAnsi="宋体"/>
          <w:szCs w:val="18"/>
        </w:rPr>
        <w:t>其中####表示详细的失败原因，包括以下原因</w:t>
      </w:r>
      <w:r>
        <w:rPr>
          <w:rFonts w:hAnsi="宋体"/>
          <w:szCs w:val="18"/>
        </w:rPr>
        <w:t>：</w:t>
      </w:r>
    </w:p>
    <w:p>
      <w:pPr>
        <w:pStyle w:val="105"/>
        <w:spacing w:before="0" w:afterLines="0"/>
        <w:ind w:left="2730" w:leftChars="1300" w:firstLine="0"/>
        <w:rPr>
          <w:rFonts w:hAnsi="宋体"/>
          <w:szCs w:val="18"/>
        </w:rPr>
      </w:pPr>
      <w:r>
        <w:rPr>
          <w:rFonts w:hint="eastAsia" w:hAnsi="宋体"/>
          <w:szCs w:val="18"/>
        </w:rPr>
        <w:t>未收到平台响应报文</w:t>
      </w:r>
    </w:p>
    <w:p>
      <w:pPr>
        <w:pStyle w:val="105"/>
        <w:spacing w:before="0" w:afterLines="0"/>
        <w:ind w:left="2730" w:leftChars="1300" w:firstLine="0"/>
        <w:rPr>
          <w:rFonts w:hAnsi="宋体"/>
          <w:szCs w:val="18"/>
        </w:rPr>
      </w:pPr>
      <w:r>
        <w:rPr>
          <w:rFonts w:hAnsi="宋体"/>
          <w:szCs w:val="18"/>
        </w:rPr>
        <w:t>TCP连接断开</w:t>
      </w:r>
    </w:p>
    <w:p>
      <w:pPr>
        <w:pStyle w:val="105"/>
        <w:spacing w:before="0" w:afterLines="0"/>
        <w:ind w:left="2730" w:leftChars="1300" w:firstLine="0"/>
        <w:rPr>
          <w:rFonts w:hAnsi="宋体"/>
          <w:szCs w:val="18"/>
        </w:rPr>
      </w:pPr>
      <w:r>
        <w:rPr>
          <w:rFonts w:hint="eastAsia" w:hAnsi="宋体"/>
          <w:szCs w:val="18"/>
        </w:rPr>
        <w:t>平台域名解析失败</w:t>
      </w:r>
    </w:p>
    <w:p>
      <w:pPr>
        <w:pStyle w:val="105"/>
        <w:spacing w:before="0" w:afterLines="0"/>
        <w:ind w:left="2730" w:leftChars="1300" w:firstLine="0"/>
        <w:rPr>
          <w:rFonts w:hAnsi="宋体"/>
          <w:szCs w:val="18"/>
        </w:rPr>
      </w:pPr>
      <w:r>
        <w:rPr>
          <w:rFonts w:hint="eastAsia" w:hAnsi="宋体"/>
          <w:szCs w:val="18"/>
        </w:rPr>
        <w:t>创建套接字失败</w:t>
      </w:r>
    </w:p>
    <w:p>
      <w:pPr>
        <w:pStyle w:val="105"/>
        <w:spacing w:before="0" w:afterLines="0"/>
        <w:ind w:left="1701" w:hanging="303"/>
        <w:rPr>
          <w:rFonts w:hAnsi="宋体"/>
          <w:szCs w:val="18"/>
        </w:rPr>
      </w:pPr>
      <w:r>
        <w:rPr>
          <w:rFonts w:hint="eastAsia" w:hAnsi="宋体" w:cs="Calibri"/>
          <w:bCs/>
          <w:szCs w:val="18"/>
        </w:rPr>
        <w:t>备注：具体根据通信协议提示信息进行调整。</w:t>
      </w:r>
    </w:p>
    <w:p>
      <w:pPr>
        <w:pStyle w:val="47"/>
        <w:widowControl w:val="0"/>
        <w:numPr>
          <w:ilvl w:val="0"/>
          <w:numId w:val="73"/>
        </w:numPr>
        <w:tabs>
          <w:tab w:val="left" w:pos="1260"/>
          <w:tab w:val="clear" w:pos="4201"/>
          <w:tab w:val="clear" w:pos="9298"/>
        </w:tabs>
        <w:adjustRightInd w:val="0"/>
        <w:spacing w:before="0" w:afterLines="0"/>
        <w:ind w:left="1208" w:leftChars="575" w:firstLineChars="0"/>
        <w:rPr>
          <w:rFonts w:hAnsi="宋体"/>
          <w:szCs w:val="21"/>
        </w:rPr>
      </w:pPr>
      <w:r>
        <w:rPr>
          <w:rFonts w:hint="eastAsia" w:hAnsi="宋体"/>
          <w:szCs w:val="21"/>
        </w:rPr>
        <w:t>插件配置下发状态</w:t>
      </w:r>
    </w:p>
    <w:p>
      <w:pPr>
        <w:pStyle w:val="47"/>
        <w:spacing w:after="15"/>
        <w:ind w:left="788" w:leftChars="375"/>
        <w:rPr>
          <w:rFonts w:hAnsi="宋体"/>
          <w:szCs w:val="21"/>
        </w:rPr>
      </w:pPr>
      <w:r>
        <w:rPr>
          <w:rFonts w:hint="eastAsia" w:hAnsi="宋体"/>
        </w:rPr>
        <w:t>显示本次上电后，运营平台所下发或配置的插件：如“下发*****、*****插件”、“启动*****插件”、“卸载****插件”等。</w:t>
      </w:r>
    </w:p>
    <w:p>
      <w:pPr>
        <w:numPr>
          <w:ilvl w:val="0"/>
          <w:numId w:val="67"/>
        </w:numPr>
        <w:spacing w:before="0" w:afterLines="0"/>
        <w:ind w:left="840" w:leftChars="400"/>
        <w:rPr>
          <w:rFonts w:ascii="宋体" w:hAnsi="宋体"/>
        </w:rPr>
      </w:pPr>
      <w:r>
        <w:rPr>
          <w:rFonts w:ascii="宋体" w:hAnsi="宋体"/>
        </w:rPr>
        <w:t>设备日志</w:t>
      </w:r>
    </w:p>
    <w:p>
      <w:pPr>
        <w:pStyle w:val="47"/>
        <w:spacing w:after="15"/>
        <w:ind w:left="788" w:leftChars="375" w:firstLine="315" w:firstLineChars="150"/>
        <w:rPr>
          <w:rFonts w:hAnsi="宋体"/>
          <w:szCs w:val="21"/>
        </w:rPr>
      </w:pPr>
      <w:bookmarkStart w:id="486" w:name="_Toc112059248"/>
      <w:r>
        <w:rPr>
          <w:rFonts w:hAnsi="宋体"/>
          <w:szCs w:val="21"/>
        </w:rPr>
        <w:t>显示智能家庭网关的登录记录、管理配置操作记录、外部攻击记录、告警信息记录等。</w:t>
      </w:r>
    </w:p>
    <w:p>
      <w:pPr>
        <w:pStyle w:val="345"/>
        <w:numPr>
          <w:ilvl w:val="0"/>
          <w:numId w:val="66"/>
        </w:numPr>
        <w:spacing w:after="12"/>
        <w:ind w:firstLineChars="0"/>
        <w:rPr>
          <w:rFonts w:hAnsi="宋体"/>
          <w:szCs w:val="21"/>
        </w:rPr>
      </w:pPr>
      <w:r>
        <w:rPr>
          <w:rFonts w:hint="eastAsia" w:hAnsi="宋体"/>
          <w:szCs w:val="21"/>
        </w:rPr>
        <w:t>机顶盒模块信息（仅针对融合版）</w:t>
      </w:r>
    </w:p>
    <w:p>
      <w:pPr>
        <w:pStyle w:val="47"/>
        <w:numPr>
          <w:ilvl w:val="0"/>
          <w:numId w:val="74"/>
        </w:numPr>
        <w:spacing w:after="15"/>
        <w:ind w:firstLineChars="0"/>
      </w:pPr>
      <w:r>
        <w:rPr>
          <w:rFonts w:hint="eastAsia"/>
        </w:rPr>
        <w:t>针对融合版显示机顶盒模块信息（</w:t>
      </w:r>
      <w:r>
        <w:rPr>
          <w:rFonts w:hint="eastAsia" w:hAnsi="宋体"/>
        </w:rPr>
        <w:t>仅提供给电信维护人员，在网关本地管理界面“状态”菜单下增加“机顶盒模块信息”子菜单）</w:t>
      </w:r>
    </w:p>
    <w:p>
      <w:pPr>
        <w:pStyle w:val="47"/>
        <w:widowControl w:val="0"/>
        <w:numPr>
          <w:ilvl w:val="0"/>
          <w:numId w:val="75"/>
        </w:numPr>
        <w:tabs>
          <w:tab w:val="left" w:pos="1260"/>
          <w:tab w:val="clear" w:pos="4201"/>
          <w:tab w:val="clear" w:pos="9298"/>
        </w:tabs>
        <w:adjustRightInd w:val="0"/>
        <w:spacing w:before="0" w:afterLines="0"/>
        <w:ind w:firstLineChars="0"/>
        <w:rPr>
          <w:rFonts w:hAnsi="宋体"/>
          <w:szCs w:val="21"/>
        </w:rPr>
      </w:pPr>
      <w:r>
        <w:rPr>
          <w:rFonts w:hint="eastAsia" w:hAnsi="宋体"/>
          <w:szCs w:val="21"/>
        </w:rPr>
        <w:t>机顶盒模块</w:t>
      </w:r>
      <w:r>
        <w:rPr>
          <w:rFonts w:hAnsi="宋体"/>
          <w:szCs w:val="21"/>
        </w:rPr>
        <w:t xml:space="preserve">版本信息：操作系统版本、系统软件版本、各应用软件版本等； </w:t>
      </w:r>
    </w:p>
    <w:p>
      <w:pPr>
        <w:pStyle w:val="47"/>
        <w:widowControl w:val="0"/>
        <w:numPr>
          <w:ilvl w:val="0"/>
          <w:numId w:val="75"/>
        </w:numPr>
        <w:tabs>
          <w:tab w:val="left" w:pos="1260"/>
          <w:tab w:val="clear" w:pos="4201"/>
          <w:tab w:val="clear" w:pos="9298"/>
        </w:tabs>
        <w:adjustRightInd w:val="0"/>
        <w:spacing w:before="0" w:afterLines="0"/>
        <w:ind w:firstLineChars="0"/>
        <w:rPr>
          <w:rFonts w:hAnsi="宋体"/>
          <w:szCs w:val="21"/>
        </w:rPr>
      </w:pPr>
      <w:r>
        <w:rPr>
          <w:rFonts w:hAnsi="宋体"/>
          <w:szCs w:val="21"/>
        </w:rPr>
        <w:t>网络信息：机顶盒模块的MAC、IP、子网掩码、默认网关、DNS 服务器</w:t>
      </w:r>
      <w:r>
        <w:rPr>
          <w:rFonts w:hint="eastAsia" w:hAnsi="宋体"/>
          <w:szCs w:val="21"/>
        </w:rPr>
        <w:t>等</w:t>
      </w:r>
      <w:r>
        <w:rPr>
          <w:rFonts w:hAnsi="宋体"/>
          <w:szCs w:val="21"/>
        </w:rPr>
        <w:t xml:space="preserve">； </w:t>
      </w:r>
    </w:p>
    <w:p>
      <w:pPr>
        <w:pStyle w:val="47"/>
        <w:widowControl w:val="0"/>
        <w:numPr>
          <w:ilvl w:val="0"/>
          <w:numId w:val="75"/>
        </w:numPr>
        <w:tabs>
          <w:tab w:val="left" w:pos="1260"/>
          <w:tab w:val="clear" w:pos="4201"/>
          <w:tab w:val="clear" w:pos="9298"/>
        </w:tabs>
        <w:adjustRightInd w:val="0"/>
        <w:spacing w:before="0" w:afterLines="0"/>
        <w:ind w:firstLineChars="0"/>
        <w:rPr>
          <w:rFonts w:hAnsi="宋体"/>
          <w:szCs w:val="21"/>
        </w:rPr>
      </w:pPr>
      <w:r>
        <w:rPr>
          <w:rFonts w:hint="eastAsia" w:hAnsi="宋体"/>
          <w:szCs w:val="21"/>
        </w:rPr>
        <w:t>服</w:t>
      </w:r>
      <w:r>
        <w:rPr>
          <w:rFonts w:hAnsi="宋体"/>
          <w:szCs w:val="21"/>
        </w:rPr>
        <w:t>务器信息：机顶盒终端管理平台地址、NTP 地址等</w:t>
      </w:r>
      <w:r>
        <w:rPr>
          <w:rFonts w:hint="eastAsia" w:hAnsi="宋体"/>
          <w:szCs w:val="21"/>
        </w:rPr>
        <w:t>。</w:t>
      </w:r>
    </w:p>
    <w:p>
      <w:pPr>
        <w:pStyle w:val="47"/>
        <w:numPr>
          <w:ilvl w:val="0"/>
          <w:numId w:val="74"/>
        </w:numPr>
        <w:spacing w:after="15"/>
        <w:ind w:firstLineChars="0"/>
        <w:rPr>
          <w:rFonts w:hAnsi="宋体"/>
          <w:szCs w:val="21"/>
        </w:rPr>
      </w:pPr>
      <w:r>
        <w:rPr>
          <w:rFonts w:hint="eastAsia" w:hAnsi="宋体"/>
          <w:szCs w:val="21"/>
        </w:rPr>
        <w:t>基于电视屏幕呈现的系统状态信息</w:t>
      </w:r>
      <w:r>
        <w:rPr>
          <w:rFonts w:hint="eastAsia"/>
        </w:rPr>
        <w:t>（</w:t>
      </w:r>
      <w:r>
        <w:rPr>
          <w:rFonts w:hint="eastAsia" w:hAnsi="宋体"/>
        </w:rPr>
        <w:t>仅提供给电信维护人员，在机顶盒模块本地管理界面“系统信息”菜单下增加“网关信息”子菜单）</w:t>
      </w:r>
    </w:p>
    <w:p>
      <w:pPr>
        <w:pStyle w:val="47"/>
        <w:widowControl w:val="0"/>
        <w:numPr>
          <w:ilvl w:val="0"/>
          <w:numId w:val="75"/>
        </w:numPr>
        <w:tabs>
          <w:tab w:val="left" w:pos="1260"/>
          <w:tab w:val="clear" w:pos="4201"/>
          <w:tab w:val="clear" w:pos="9298"/>
        </w:tabs>
        <w:adjustRightInd w:val="0"/>
        <w:spacing w:before="0" w:afterLines="0"/>
        <w:ind w:firstLineChars="0"/>
        <w:rPr>
          <w:rFonts w:hAnsi="宋体"/>
          <w:szCs w:val="21"/>
        </w:rPr>
      </w:pPr>
      <w:r>
        <w:rPr>
          <w:rFonts w:hint="eastAsia" w:hAnsi="宋体"/>
          <w:szCs w:val="21"/>
        </w:rPr>
        <w:t>网络连接状态：光纤（如：连通、断开、光信号低等）、OLT认证状态、IPTV WAN连接状态（如：未配置、断开、正常等）</w:t>
      </w:r>
    </w:p>
    <w:p>
      <w:pPr>
        <w:pStyle w:val="47"/>
        <w:widowControl w:val="0"/>
        <w:numPr>
          <w:ilvl w:val="0"/>
          <w:numId w:val="75"/>
        </w:numPr>
        <w:tabs>
          <w:tab w:val="left" w:pos="1260"/>
          <w:tab w:val="clear" w:pos="4201"/>
          <w:tab w:val="clear" w:pos="9298"/>
        </w:tabs>
        <w:adjustRightInd w:val="0"/>
        <w:spacing w:before="0" w:afterLines="0"/>
        <w:ind w:firstLineChars="0"/>
        <w:rPr>
          <w:rFonts w:hAnsi="宋体"/>
          <w:szCs w:val="21"/>
        </w:rPr>
      </w:pPr>
      <w:r>
        <w:rPr>
          <w:rFonts w:hint="eastAsia" w:hAnsi="宋体"/>
          <w:szCs w:val="21"/>
        </w:rPr>
        <w:t>业务状态：</w:t>
      </w:r>
      <w:r>
        <w:rPr>
          <w:rFonts w:hAnsi="宋体"/>
          <w:szCs w:val="21"/>
        </w:rPr>
        <w:t>上网业务状态</w:t>
      </w:r>
      <w:r>
        <w:rPr>
          <w:rFonts w:hint="eastAsia" w:hAnsi="宋体"/>
          <w:szCs w:val="21"/>
        </w:rPr>
        <w:t>（如：未配置、断开、正常等）、语音业务状态（如：未配置、注册失败、正常等）</w:t>
      </w:r>
    </w:p>
    <w:p>
      <w:pPr>
        <w:pStyle w:val="47"/>
        <w:widowControl w:val="0"/>
        <w:numPr>
          <w:ilvl w:val="0"/>
          <w:numId w:val="75"/>
        </w:numPr>
        <w:tabs>
          <w:tab w:val="left" w:pos="1260"/>
          <w:tab w:val="clear" w:pos="4201"/>
          <w:tab w:val="clear" w:pos="9298"/>
        </w:tabs>
        <w:adjustRightInd w:val="0"/>
        <w:spacing w:before="0" w:afterLines="0"/>
        <w:ind w:firstLineChars="0"/>
        <w:rPr>
          <w:rFonts w:hAnsi="宋体"/>
          <w:szCs w:val="21"/>
        </w:rPr>
      </w:pPr>
      <w:r>
        <w:rPr>
          <w:rFonts w:hint="eastAsia" w:hAnsi="宋体"/>
          <w:szCs w:val="21"/>
        </w:rPr>
        <w:t>平台连接状态：包括ITMS连接状态、智家平台连接状态等</w:t>
      </w:r>
    </w:p>
    <w:p>
      <w:pPr>
        <w:pStyle w:val="47"/>
        <w:widowControl w:val="0"/>
        <w:numPr>
          <w:ilvl w:val="0"/>
          <w:numId w:val="75"/>
        </w:numPr>
        <w:tabs>
          <w:tab w:val="left" w:pos="1260"/>
          <w:tab w:val="clear" w:pos="4201"/>
          <w:tab w:val="clear" w:pos="9298"/>
        </w:tabs>
        <w:adjustRightInd w:val="0"/>
        <w:spacing w:before="0" w:afterLines="0"/>
        <w:ind w:firstLineChars="0"/>
        <w:rPr>
          <w:rFonts w:hAnsi="宋体"/>
          <w:szCs w:val="21"/>
        </w:rPr>
      </w:pPr>
      <w:r>
        <w:rPr>
          <w:rFonts w:hint="eastAsia" w:hAnsi="宋体"/>
          <w:szCs w:val="21"/>
        </w:rPr>
        <w:t>告警状态：包括</w:t>
      </w:r>
      <w:r>
        <w:rPr>
          <w:rFonts w:hAnsi="宋体"/>
          <w:szCs w:val="21"/>
        </w:rPr>
        <w:t>CPU</w:t>
      </w:r>
      <w:r>
        <w:rPr>
          <w:rFonts w:hint="eastAsia" w:hAnsi="宋体"/>
          <w:szCs w:val="21"/>
        </w:rPr>
        <w:t>负载告警、CPU温度告警等</w:t>
      </w:r>
    </w:p>
    <w:p>
      <w:pPr>
        <w:pStyle w:val="102"/>
        <w:numPr>
          <w:ilvl w:val="2"/>
          <w:numId w:val="6"/>
        </w:numPr>
        <w:spacing w:before="156" w:after="156"/>
      </w:pPr>
      <w:bookmarkStart w:id="487" w:name="_Toc146571303"/>
      <w:bookmarkEnd w:id="487"/>
      <w:bookmarkStart w:id="488" w:name="_Toc146571302"/>
      <w:bookmarkEnd w:id="488"/>
      <w:bookmarkStart w:id="489" w:name="_Toc146571304"/>
      <w:bookmarkEnd w:id="489"/>
      <w:bookmarkStart w:id="490" w:name="_Toc146569991"/>
      <w:bookmarkEnd w:id="490"/>
      <w:bookmarkStart w:id="491" w:name="_Toc146571305"/>
      <w:bookmarkEnd w:id="491"/>
      <w:bookmarkStart w:id="492" w:name="_Toc146569994"/>
      <w:bookmarkEnd w:id="492"/>
      <w:bookmarkStart w:id="493" w:name="_Toc146569993"/>
      <w:bookmarkEnd w:id="493"/>
      <w:bookmarkStart w:id="494" w:name="_Toc146569992"/>
      <w:bookmarkEnd w:id="494"/>
      <w:bookmarkStart w:id="495" w:name="_Toc224441721"/>
      <w:r>
        <w:t>基本配置</w:t>
      </w:r>
      <w:bookmarkEnd w:id="486"/>
      <w:bookmarkEnd w:id="495"/>
    </w:p>
    <w:p>
      <w:pPr>
        <w:spacing w:after="15"/>
        <w:ind w:firstLine="420" w:firstLineChars="200"/>
        <w:rPr>
          <w:rFonts w:ascii="宋体" w:hAnsi="宋体"/>
          <w:szCs w:val="21"/>
        </w:rPr>
      </w:pPr>
      <w:bookmarkStart w:id="496" w:name="_Toc143450882"/>
      <w:bookmarkEnd w:id="496"/>
      <w:bookmarkStart w:id="497" w:name="_Toc143450312"/>
      <w:bookmarkEnd w:id="497"/>
      <w:bookmarkStart w:id="498" w:name="_Toc143450598"/>
      <w:bookmarkEnd w:id="498"/>
      <w:bookmarkStart w:id="499" w:name="_Toc143450311"/>
      <w:bookmarkEnd w:id="499"/>
      <w:bookmarkStart w:id="500" w:name="_Toc143451275"/>
      <w:bookmarkEnd w:id="500"/>
      <w:bookmarkStart w:id="501" w:name="_Toc143501996"/>
      <w:bookmarkEnd w:id="501"/>
      <w:bookmarkStart w:id="502" w:name="_Toc143458002"/>
      <w:bookmarkEnd w:id="502"/>
      <w:bookmarkStart w:id="503" w:name="_Toc143458003"/>
      <w:bookmarkEnd w:id="503"/>
      <w:bookmarkStart w:id="504" w:name="_Toc143501997"/>
      <w:bookmarkEnd w:id="504"/>
      <w:bookmarkStart w:id="505" w:name="_Toc143450597"/>
      <w:bookmarkEnd w:id="505"/>
      <w:bookmarkStart w:id="506" w:name="_Toc143450881"/>
      <w:bookmarkEnd w:id="506"/>
      <w:bookmarkStart w:id="507" w:name="_Toc143451276"/>
      <w:bookmarkEnd w:id="507"/>
      <w:bookmarkStart w:id="508" w:name="_Toc112059249"/>
      <w:bookmarkStart w:id="509" w:name="_Toc224441722"/>
      <w:r>
        <w:rPr>
          <w:rFonts w:hint="eastAsia" w:ascii="宋体" w:hAnsi="宋体"/>
          <w:szCs w:val="21"/>
        </w:rPr>
        <w:t>智能</w:t>
      </w:r>
      <w:r>
        <w:rPr>
          <w:rFonts w:ascii="宋体" w:hAnsi="宋体"/>
          <w:szCs w:val="21"/>
        </w:rPr>
        <w:t>家庭网关的基本配置包含网络侧和用户侧的参数配置。</w:t>
      </w:r>
    </w:p>
    <w:p>
      <w:pPr>
        <w:spacing w:after="15"/>
        <w:ind w:firstLine="420" w:firstLineChars="200"/>
        <w:rPr>
          <w:rFonts w:ascii="宋体" w:hAnsi="宋体"/>
          <w:szCs w:val="21"/>
        </w:rPr>
      </w:pPr>
      <w:r>
        <w:rPr>
          <w:rFonts w:ascii="宋体" w:hAnsi="宋体"/>
          <w:szCs w:val="21"/>
        </w:rPr>
        <w:t>根据用户分级管理的要求，电信维护人员和家庭网关用户都具有以下配置项目的操作权限（特别标注者除外）。</w:t>
      </w:r>
    </w:p>
    <w:p>
      <w:pPr>
        <w:numPr>
          <w:ilvl w:val="0"/>
          <w:numId w:val="76"/>
        </w:numPr>
        <w:spacing w:before="0" w:afterLines="0"/>
        <w:rPr>
          <w:rFonts w:ascii="宋体" w:hAnsi="宋体"/>
          <w:szCs w:val="21"/>
        </w:rPr>
      </w:pPr>
      <w:r>
        <w:rPr>
          <w:rFonts w:ascii="宋体" w:hAnsi="宋体"/>
          <w:szCs w:val="21"/>
        </w:rPr>
        <w:t>网络侧配置</w:t>
      </w:r>
      <w:r>
        <w:rPr>
          <w:rFonts w:hint="eastAsia" w:ascii="宋体" w:hAnsi="宋体"/>
        </w:rPr>
        <w:t>（缺省仅提供给电信维护人员）</w:t>
      </w:r>
    </w:p>
    <w:p>
      <w:pPr>
        <w:spacing w:after="15"/>
        <w:ind w:left="420" w:firstLine="420"/>
        <w:rPr>
          <w:rFonts w:ascii="宋体" w:hAnsi="宋体"/>
          <w:szCs w:val="21"/>
        </w:rPr>
      </w:pPr>
      <w:r>
        <w:rPr>
          <w:rFonts w:ascii="宋体" w:hAnsi="宋体"/>
          <w:szCs w:val="21"/>
        </w:rPr>
        <w:t>家庭网关应支持</w:t>
      </w:r>
      <w:r>
        <w:rPr>
          <w:rFonts w:hint="eastAsia" w:ascii="宋体" w:hAnsi="宋体"/>
          <w:szCs w:val="21"/>
        </w:rPr>
        <w:t>以下</w:t>
      </w:r>
      <w:r>
        <w:rPr>
          <w:rFonts w:ascii="宋体" w:hAnsi="宋体"/>
          <w:szCs w:val="21"/>
        </w:rPr>
        <w:t>参数配置：</w:t>
      </w:r>
    </w:p>
    <w:p>
      <w:pPr>
        <w:numPr>
          <w:ilvl w:val="0"/>
          <w:numId w:val="17"/>
        </w:numPr>
        <w:tabs>
          <w:tab w:val="left" w:pos="1365"/>
          <w:tab w:val="clear" w:pos="1680"/>
        </w:tabs>
        <w:spacing w:before="0" w:afterLines="0"/>
        <w:ind w:left="1365"/>
        <w:rPr>
          <w:rFonts w:ascii="宋体" w:hAnsi="宋体"/>
        </w:rPr>
      </w:pPr>
      <w:r>
        <w:rPr>
          <w:rFonts w:ascii="宋体" w:hAnsi="宋体"/>
        </w:rPr>
        <w:t>V</w:t>
      </w:r>
      <w:r>
        <w:rPr>
          <w:rFonts w:hint="eastAsia" w:ascii="宋体" w:hAnsi="宋体"/>
        </w:rPr>
        <w:t>LAN的设置（包括公共组播VLAN的设置）；</w:t>
      </w:r>
    </w:p>
    <w:p>
      <w:pPr>
        <w:numPr>
          <w:ilvl w:val="0"/>
          <w:numId w:val="17"/>
        </w:numPr>
        <w:tabs>
          <w:tab w:val="left" w:pos="1365"/>
          <w:tab w:val="clear" w:pos="1680"/>
        </w:tabs>
        <w:spacing w:before="0" w:afterLines="0"/>
        <w:ind w:left="1365"/>
        <w:rPr>
          <w:rFonts w:ascii="宋体" w:hAnsi="宋体"/>
        </w:rPr>
      </w:pPr>
      <w:r>
        <w:rPr>
          <w:rFonts w:hint="eastAsia" w:ascii="宋体" w:hAnsi="宋体"/>
        </w:rPr>
        <w:t>应支持路由桥接模式的选择，支持路由模式下PPPoE、DHCP、静态IP的选择及配置；</w:t>
      </w:r>
      <w:r>
        <w:rPr>
          <w:rFonts w:ascii="宋体" w:hAnsi="宋体"/>
        </w:rPr>
        <w:t>在PPPoE模式下应支持用户名、密码的设置</w:t>
      </w:r>
      <w:r>
        <w:rPr>
          <w:rFonts w:hint="eastAsia" w:ascii="宋体" w:hAnsi="宋体"/>
        </w:rPr>
        <w:t>。</w:t>
      </w:r>
    </w:p>
    <w:p>
      <w:pPr>
        <w:numPr>
          <w:ilvl w:val="0"/>
          <w:numId w:val="76"/>
        </w:numPr>
        <w:spacing w:before="0" w:afterLines="0"/>
        <w:rPr>
          <w:rFonts w:ascii="宋体" w:hAnsi="宋体"/>
          <w:szCs w:val="21"/>
        </w:rPr>
      </w:pPr>
      <w:r>
        <w:rPr>
          <w:rFonts w:ascii="宋体" w:hAnsi="宋体"/>
          <w:szCs w:val="21"/>
        </w:rPr>
        <w:t>用户侧配置</w:t>
      </w:r>
    </w:p>
    <w:p>
      <w:pPr>
        <w:spacing w:after="15"/>
        <w:ind w:left="420" w:firstLine="420"/>
        <w:rPr>
          <w:rFonts w:ascii="宋体" w:hAnsi="宋体"/>
          <w:szCs w:val="21"/>
        </w:rPr>
      </w:pPr>
      <w:r>
        <w:rPr>
          <w:rFonts w:ascii="宋体" w:hAnsi="宋体"/>
          <w:szCs w:val="21"/>
        </w:rPr>
        <w:t>用户侧配置包括用户侧网络参数配置和接口参数配置：</w:t>
      </w:r>
    </w:p>
    <w:p>
      <w:pPr>
        <w:pStyle w:val="47"/>
        <w:widowControl w:val="0"/>
        <w:numPr>
          <w:ilvl w:val="0"/>
          <w:numId w:val="77"/>
        </w:numPr>
        <w:tabs>
          <w:tab w:val="left" w:pos="1080"/>
          <w:tab w:val="clear" w:pos="4201"/>
          <w:tab w:val="clear" w:pos="9298"/>
        </w:tabs>
        <w:adjustRightInd w:val="0"/>
        <w:spacing w:before="0" w:afterLines="0"/>
        <w:ind w:firstLineChars="0"/>
        <w:rPr>
          <w:rFonts w:hAnsi="宋体"/>
          <w:szCs w:val="21"/>
        </w:rPr>
      </w:pPr>
      <w:r>
        <w:rPr>
          <w:rFonts w:hAnsi="宋体"/>
          <w:szCs w:val="21"/>
        </w:rPr>
        <w:t>用户侧网络参数配置</w:t>
      </w:r>
    </w:p>
    <w:p>
      <w:pPr>
        <w:numPr>
          <w:ilvl w:val="0"/>
          <w:numId w:val="17"/>
        </w:numPr>
        <w:tabs>
          <w:tab w:val="left" w:pos="1365"/>
          <w:tab w:val="clear" w:pos="1680"/>
        </w:tabs>
        <w:spacing w:before="0" w:afterLines="0"/>
        <w:ind w:left="1365"/>
        <w:rPr>
          <w:rFonts w:ascii="宋体" w:hAnsi="宋体"/>
        </w:rPr>
      </w:pPr>
      <w:r>
        <w:rPr>
          <w:rFonts w:ascii="宋体" w:hAnsi="宋体"/>
        </w:rPr>
        <w:t>应支持家庭网关设备本身（用户侧）IP地址的配置；</w:t>
      </w:r>
    </w:p>
    <w:p>
      <w:pPr>
        <w:numPr>
          <w:ilvl w:val="0"/>
          <w:numId w:val="17"/>
        </w:numPr>
        <w:tabs>
          <w:tab w:val="left" w:pos="1365"/>
          <w:tab w:val="clear" w:pos="1680"/>
        </w:tabs>
        <w:spacing w:before="0" w:afterLines="0"/>
        <w:ind w:left="1365"/>
        <w:rPr>
          <w:rFonts w:ascii="宋体" w:hAnsi="宋体"/>
        </w:rPr>
      </w:pPr>
      <w:r>
        <w:rPr>
          <w:rFonts w:ascii="宋体" w:hAnsi="宋体"/>
        </w:rPr>
        <w:t>应支持用户侧DHCP的打开和关闭。</w:t>
      </w:r>
    </w:p>
    <w:p>
      <w:pPr>
        <w:pStyle w:val="47"/>
        <w:widowControl w:val="0"/>
        <w:numPr>
          <w:ilvl w:val="0"/>
          <w:numId w:val="77"/>
        </w:numPr>
        <w:tabs>
          <w:tab w:val="left" w:pos="1080"/>
          <w:tab w:val="clear" w:pos="4201"/>
          <w:tab w:val="clear" w:pos="9298"/>
        </w:tabs>
        <w:adjustRightInd w:val="0"/>
        <w:spacing w:before="0" w:afterLines="0"/>
        <w:ind w:firstLineChars="0"/>
        <w:rPr>
          <w:rFonts w:hAnsi="宋体"/>
          <w:szCs w:val="21"/>
        </w:rPr>
      </w:pPr>
      <w:r>
        <w:rPr>
          <w:rFonts w:hAnsi="宋体"/>
          <w:szCs w:val="21"/>
        </w:rPr>
        <w:t>用户侧</w:t>
      </w:r>
      <w:r>
        <w:rPr>
          <w:rFonts w:hint="eastAsia" w:hAnsi="宋体"/>
          <w:szCs w:val="21"/>
        </w:rPr>
        <w:t>WLAN</w:t>
      </w:r>
      <w:r>
        <w:rPr>
          <w:rFonts w:hAnsi="宋体"/>
          <w:szCs w:val="21"/>
        </w:rPr>
        <w:t>接口参数配置</w:t>
      </w:r>
      <w:r>
        <w:rPr>
          <w:rFonts w:hint="eastAsia" w:hAnsi="宋体"/>
          <w:szCs w:val="21"/>
        </w:rPr>
        <w:t>（</w:t>
      </w:r>
      <w:r>
        <w:rPr>
          <w:rFonts w:hint="eastAsia" w:hAnsi="宋体"/>
          <w:szCs w:val="21"/>
          <w:highlight w:val="yellow"/>
        </w:rPr>
        <w:t>仅针对具有</w:t>
      </w:r>
      <w:r>
        <w:rPr>
          <w:rFonts w:hAnsi="宋体"/>
          <w:szCs w:val="21"/>
          <w:highlight w:val="yellow"/>
        </w:rPr>
        <w:t>WLAN用户接口的设备</w:t>
      </w:r>
      <w:r>
        <w:rPr>
          <w:rFonts w:hint="eastAsia" w:hAnsi="宋体"/>
          <w:szCs w:val="21"/>
        </w:rPr>
        <w:t>）</w:t>
      </w:r>
    </w:p>
    <w:p>
      <w:pPr>
        <w:numPr>
          <w:ilvl w:val="0"/>
          <w:numId w:val="17"/>
        </w:numPr>
        <w:tabs>
          <w:tab w:val="left" w:pos="1365"/>
          <w:tab w:val="clear" w:pos="1680"/>
        </w:tabs>
        <w:spacing w:before="0" w:afterLines="0"/>
        <w:ind w:left="1365"/>
        <w:rPr>
          <w:rFonts w:ascii="宋体" w:hAnsi="宋体"/>
        </w:rPr>
      </w:pPr>
      <w:r>
        <w:rPr>
          <w:rFonts w:ascii="宋体" w:hAnsi="宋体"/>
        </w:rPr>
        <w:t>WLAN功能的打开和关闭、信道选择、</w:t>
      </w:r>
      <w:r>
        <w:rPr>
          <w:rFonts w:hint="eastAsia" w:ascii="宋体" w:hAnsi="宋体"/>
        </w:rPr>
        <w:t>频宽模式选择、发射功率调节、5GHz频段保护间隔</w:t>
      </w:r>
      <w:r>
        <w:rPr>
          <w:rFonts w:ascii="宋体" w:hAnsi="宋体"/>
        </w:rPr>
        <w:t>（家庭网关用户仅可设置</w:t>
      </w:r>
      <w:r>
        <w:rPr>
          <w:rFonts w:hint="eastAsia" w:ascii="宋体" w:hAnsi="宋体"/>
        </w:rPr>
        <w:t>发射功率</w:t>
      </w:r>
      <w:r>
        <w:rPr>
          <w:rFonts w:ascii="宋体" w:hAnsi="宋体"/>
        </w:rPr>
        <w:t>）</w:t>
      </w:r>
      <w:r>
        <w:rPr>
          <w:rFonts w:hint="eastAsia" w:ascii="宋体" w:hAnsi="宋体"/>
        </w:rPr>
        <w:t>；</w:t>
      </w:r>
    </w:p>
    <w:p>
      <w:pPr>
        <w:numPr>
          <w:ilvl w:val="0"/>
          <w:numId w:val="17"/>
        </w:numPr>
        <w:tabs>
          <w:tab w:val="left" w:pos="1365"/>
          <w:tab w:val="clear" w:pos="1680"/>
        </w:tabs>
        <w:spacing w:before="0" w:afterLines="0"/>
        <w:ind w:left="1365"/>
        <w:rPr>
          <w:rFonts w:ascii="宋体" w:hAnsi="宋体"/>
        </w:rPr>
      </w:pPr>
      <w:r>
        <w:rPr>
          <w:rFonts w:hint="eastAsia" w:ascii="宋体" w:hAnsi="宋体"/>
        </w:rPr>
        <w:t>2.4G-1</w:t>
      </w:r>
      <w:r>
        <w:rPr>
          <w:rFonts w:ascii="宋体" w:hAnsi="宋体"/>
        </w:rPr>
        <w:t>设置</w:t>
      </w:r>
      <w:r>
        <w:rPr>
          <w:rFonts w:hint="eastAsia" w:ascii="宋体" w:hAnsi="宋体"/>
        </w:rPr>
        <w:t>：名称</w:t>
      </w:r>
      <w:r>
        <w:rPr>
          <w:rFonts w:ascii="宋体" w:hAnsi="宋体"/>
        </w:rPr>
        <w:t>、加密</w:t>
      </w:r>
      <w:r>
        <w:rPr>
          <w:rFonts w:hint="eastAsia" w:ascii="宋体" w:hAnsi="宋体"/>
        </w:rPr>
        <w:t>/认证</w:t>
      </w:r>
      <w:r>
        <w:rPr>
          <w:rFonts w:ascii="宋体" w:hAnsi="宋体"/>
        </w:rPr>
        <w:t>配置</w:t>
      </w:r>
      <w:r>
        <w:rPr>
          <w:rFonts w:hint="eastAsia" w:ascii="宋体" w:hAnsi="宋体"/>
        </w:rPr>
        <w:t>、</w:t>
      </w:r>
      <w:r>
        <w:rPr>
          <w:rFonts w:ascii="宋体" w:hAnsi="宋体"/>
        </w:rPr>
        <w:t>广播取消；</w:t>
      </w:r>
    </w:p>
    <w:p>
      <w:pPr>
        <w:numPr>
          <w:ilvl w:val="0"/>
          <w:numId w:val="17"/>
        </w:numPr>
        <w:tabs>
          <w:tab w:val="left" w:pos="1365"/>
          <w:tab w:val="clear" w:pos="1680"/>
        </w:tabs>
        <w:spacing w:before="0" w:afterLines="0"/>
        <w:ind w:left="1365"/>
        <w:rPr>
          <w:rFonts w:ascii="宋体" w:hAnsi="宋体"/>
        </w:rPr>
      </w:pPr>
      <w:r>
        <w:rPr>
          <w:rFonts w:hint="eastAsia" w:ascii="宋体" w:hAnsi="宋体"/>
        </w:rPr>
        <w:t>5G-1</w:t>
      </w:r>
      <w:r>
        <w:rPr>
          <w:rFonts w:ascii="宋体" w:hAnsi="宋体"/>
        </w:rPr>
        <w:t>设置（仅针对支持双频段无线的设备）</w:t>
      </w:r>
      <w:r>
        <w:rPr>
          <w:rFonts w:hint="eastAsia" w:ascii="宋体" w:hAnsi="宋体"/>
        </w:rPr>
        <w:t>：名称</w:t>
      </w:r>
      <w:r>
        <w:rPr>
          <w:rFonts w:ascii="宋体" w:hAnsi="宋体"/>
        </w:rPr>
        <w:t>、加密</w:t>
      </w:r>
      <w:r>
        <w:rPr>
          <w:rFonts w:hint="eastAsia" w:ascii="宋体" w:hAnsi="宋体"/>
        </w:rPr>
        <w:t>/认证</w:t>
      </w:r>
      <w:r>
        <w:rPr>
          <w:rFonts w:ascii="宋体" w:hAnsi="宋体"/>
        </w:rPr>
        <w:t>配置</w:t>
      </w:r>
      <w:r>
        <w:rPr>
          <w:rFonts w:hint="eastAsia" w:ascii="宋体" w:hAnsi="宋体"/>
        </w:rPr>
        <w:t>、</w:t>
      </w:r>
      <w:r>
        <w:rPr>
          <w:rFonts w:ascii="宋体" w:hAnsi="宋体"/>
        </w:rPr>
        <w:t>广播取消</w:t>
      </w:r>
      <w:r>
        <w:rPr>
          <w:rFonts w:hint="eastAsia" w:ascii="宋体" w:hAnsi="宋体"/>
        </w:rPr>
        <w:t>。</w:t>
      </w:r>
    </w:p>
    <w:p>
      <w:pPr>
        <w:numPr>
          <w:ilvl w:val="0"/>
          <w:numId w:val="76"/>
        </w:numPr>
        <w:spacing w:before="0" w:afterLines="0"/>
        <w:rPr>
          <w:rFonts w:ascii="宋体" w:hAnsi="宋体"/>
        </w:rPr>
      </w:pPr>
      <w:r>
        <w:rPr>
          <w:rFonts w:hint="eastAsia" w:ascii="宋体" w:hAnsi="宋体"/>
        </w:rPr>
        <w:t>融合版专用配置（</w:t>
      </w:r>
      <w:r>
        <w:rPr>
          <w:rFonts w:hint="eastAsia"/>
        </w:rPr>
        <w:t>仅提供给电信维护人员</w:t>
      </w:r>
      <w:r>
        <w:rPr>
          <w:rFonts w:hint="eastAsia" w:ascii="宋体" w:hAnsi="宋体"/>
        </w:rPr>
        <w:t>）</w:t>
      </w:r>
    </w:p>
    <w:p>
      <w:pPr>
        <w:pStyle w:val="47"/>
        <w:widowControl w:val="0"/>
        <w:numPr>
          <w:ilvl w:val="0"/>
          <w:numId w:val="78"/>
        </w:numPr>
        <w:tabs>
          <w:tab w:val="left" w:pos="1080"/>
          <w:tab w:val="clear" w:pos="4201"/>
          <w:tab w:val="clear" w:pos="9298"/>
        </w:tabs>
        <w:adjustRightInd w:val="0"/>
        <w:spacing w:before="0" w:afterLines="0"/>
        <w:ind w:firstLineChars="0"/>
        <w:rPr>
          <w:rFonts w:hAnsi="宋体"/>
          <w:szCs w:val="21"/>
        </w:rPr>
      </w:pPr>
      <w:r>
        <w:rPr>
          <w:rFonts w:hint="eastAsia" w:hAnsi="宋体"/>
          <w:szCs w:val="21"/>
        </w:rPr>
        <w:t>机顶盒模块应</w:t>
      </w:r>
      <w:r>
        <w:rPr>
          <w:rFonts w:hAnsi="宋体"/>
          <w:szCs w:val="21"/>
        </w:rPr>
        <w:t>支持</w:t>
      </w:r>
      <w:r>
        <w:rPr>
          <w:rFonts w:hint="eastAsia" w:hAnsi="宋体"/>
          <w:szCs w:val="21"/>
        </w:rPr>
        <w:t>以下</w:t>
      </w:r>
      <w:r>
        <w:rPr>
          <w:rFonts w:hAnsi="宋体"/>
          <w:szCs w:val="21"/>
        </w:rPr>
        <w:t xml:space="preserve"> 3 种IPv4/v</w:t>
      </w:r>
      <w:r>
        <w:rPr>
          <w:rFonts w:hint="eastAsia" w:hAnsi="宋体"/>
          <w:szCs w:val="21"/>
        </w:rPr>
        <w:t>6</w:t>
      </w:r>
      <w:r>
        <w:rPr>
          <w:rFonts w:hAnsi="宋体"/>
          <w:szCs w:val="21"/>
        </w:rPr>
        <w:t xml:space="preserve"> 双栈</w:t>
      </w:r>
      <w:r>
        <w:rPr>
          <w:rFonts w:hint="eastAsia" w:hAnsi="宋体"/>
          <w:szCs w:val="21"/>
        </w:rPr>
        <w:t>的网</w:t>
      </w:r>
      <w:r>
        <w:rPr>
          <w:rFonts w:hAnsi="宋体"/>
          <w:szCs w:val="21"/>
        </w:rPr>
        <w:t>络连接方式</w:t>
      </w:r>
      <w:r>
        <w:rPr>
          <w:rFonts w:hint="eastAsia" w:hAnsi="宋体"/>
          <w:szCs w:val="21"/>
        </w:rPr>
        <w:t>的配置</w:t>
      </w:r>
      <w:r>
        <w:rPr>
          <w:rFonts w:hAnsi="宋体"/>
          <w:szCs w:val="21"/>
        </w:rPr>
        <w:t xml:space="preserve">：  </w:t>
      </w:r>
    </w:p>
    <w:p>
      <w:pPr>
        <w:numPr>
          <w:ilvl w:val="0"/>
          <w:numId w:val="17"/>
        </w:numPr>
        <w:tabs>
          <w:tab w:val="left" w:pos="1365"/>
          <w:tab w:val="clear" w:pos="1680"/>
        </w:tabs>
        <w:spacing w:before="0" w:afterLines="0"/>
        <w:ind w:left="1365"/>
        <w:rPr>
          <w:rFonts w:ascii="宋体" w:hAnsi="宋体"/>
        </w:rPr>
      </w:pPr>
      <w:r>
        <w:rPr>
          <w:rFonts w:ascii="宋体" w:hAnsi="宋体"/>
        </w:rPr>
        <w:t>PPPoE：当选择此种方式时，要求支持</w:t>
      </w:r>
      <w:r>
        <w:rPr>
          <w:rFonts w:hint="eastAsia" w:ascii="宋体" w:hAnsi="宋体"/>
        </w:rPr>
        <w:t>设置</w:t>
      </w:r>
      <w:r>
        <w:rPr>
          <w:rFonts w:ascii="宋体" w:hAnsi="宋体"/>
        </w:rPr>
        <w:t>PPPoE 用户名及密码</w:t>
      </w:r>
    </w:p>
    <w:p>
      <w:pPr>
        <w:numPr>
          <w:ilvl w:val="0"/>
          <w:numId w:val="17"/>
        </w:numPr>
        <w:tabs>
          <w:tab w:val="left" w:pos="1365"/>
          <w:tab w:val="clear" w:pos="1680"/>
        </w:tabs>
        <w:spacing w:before="0" w:afterLines="0"/>
        <w:ind w:left="1365"/>
        <w:rPr>
          <w:rFonts w:ascii="宋体" w:hAnsi="宋体"/>
        </w:rPr>
      </w:pPr>
      <w:r>
        <w:rPr>
          <w:rFonts w:ascii="宋体" w:hAnsi="宋体"/>
        </w:rPr>
        <w:t>DHCP(及扩展)：当选择此种方式时，支持选择是否启用 OPTION60 及扩展，在启用扩展的情况下应允许</w:t>
      </w:r>
      <w:r>
        <w:rPr>
          <w:rFonts w:hint="eastAsia" w:ascii="宋体" w:hAnsi="宋体"/>
        </w:rPr>
        <w:t>设置</w:t>
      </w:r>
      <w:r>
        <w:rPr>
          <w:rFonts w:ascii="宋体" w:hAnsi="宋体"/>
        </w:rPr>
        <w:t xml:space="preserve"> DHCP 用户名及密码，其中用户名长度不应超过 36 位； 支持 OPTION125 </w:t>
      </w:r>
    </w:p>
    <w:p>
      <w:pPr>
        <w:numPr>
          <w:ilvl w:val="0"/>
          <w:numId w:val="17"/>
        </w:numPr>
        <w:tabs>
          <w:tab w:val="left" w:pos="1365"/>
          <w:tab w:val="clear" w:pos="1680"/>
        </w:tabs>
        <w:spacing w:before="0" w:afterLines="0"/>
        <w:ind w:left="1365"/>
        <w:rPr>
          <w:rFonts w:ascii="宋体" w:hAnsi="宋体"/>
        </w:rPr>
      </w:pPr>
      <w:r>
        <w:rPr>
          <w:rFonts w:ascii="宋体" w:hAnsi="宋体"/>
        </w:rPr>
        <w:t>静态 IP：当选择此种方式时，支持</w:t>
      </w:r>
      <w:r>
        <w:rPr>
          <w:rFonts w:hint="eastAsia" w:ascii="宋体" w:hAnsi="宋体"/>
        </w:rPr>
        <w:t>设置</w:t>
      </w:r>
      <w:r>
        <w:rPr>
          <w:rFonts w:ascii="宋体" w:hAnsi="宋体"/>
        </w:rPr>
        <w:t>静态 IP、子网掩码、默认网关及 DNS 服务器(主备)；</w:t>
      </w:r>
    </w:p>
    <w:p>
      <w:pPr>
        <w:pStyle w:val="47"/>
        <w:widowControl w:val="0"/>
        <w:numPr>
          <w:ilvl w:val="0"/>
          <w:numId w:val="78"/>
        </w:numPr>
        <w:tabs>
          <w:tab w:val="left" w:pos="1080"/>
          <w:tab w:val="clear" w:pos="4201"/>
          <w:tab w:val="clear" w:pos="9298"/>
        </w:tabs>
        <w:adjustRightInd w:val="0"/>
        <w:spacing w:before="0" w:afterLines="0"/>
        <w:ind w:firstLineChars="0"/>
        <w:rPr>
          <w:szCs w:val="24"/>
        </w:rPr>
      </w:pPr>
      <w:r>
        <w:rPr>
          <w:rFonts w:hint="eastAsia" w:hAnsi="宋体"/>
          <w:szCs w:val="21"/>
        </w:rPr>
        <w:t>应支持基于电视屏幕进行配置：</w:t>
      </w:r>
    </w:p>
    <w:p>
      <w:pPr>
        <w:numPr>
          <w:ilvl w:val="0"/>
          <w:numId w:val="17"/>
        </w:numPr>
        <w:tabs>
          <w:tab w:val="left" w:pos="1365"/>
          <w:tab w:val="clear" w:pos="1680"/>
        </w:tabs>
        <w:spacing w:before="0" w:afterLines="0"/>
        <w:ind w:left="1365"/>
        <w:rPr>
          <w:rFonts w:ascii="宋体" w:hAnsi="宋体"/>
        </w:rPr>
      </w:pPr>
      <w:r>
        <w:rPr>
          <w:rFonts w:hint="eastAsia" w:ascii="宋体" w:hAnsi="宋体"/>
        </w:rPr>
        <w:t>逻辑ID配置：配置逻辑ID后应可选择启动</w:t>
      </w:r>
      <w:r>
        <w:rPr>
          <w:rFonts w:hint="eastAsia"/>
        </w:rPr>
        <w:t>设备注册认证过程（参见8.1.6）并显示</w:t>
      </w:r>
      <w:r>
        <w:rPr>
          <w:rFonts w:hint="eastAsia" w:ascii="宋体" w:hAnsi="宋体"/>
        </w:rPr>
        <w:t>业务开通过程（政企场景下，注册过程中不显示无线的修改界面）。界面入口在机顶盒模块本地管理界面中“基本设置”菜单下添加的“逻辑ID注册”子菜单。</w:t>
      </w:r>
    </w:p>
    <w:p>
      <w:pPr>
        <w:numPr>
          <w:ilvl w:val="0"/>
          <w:numId w:val="17"/>
        </w:numPr>
        <w:tabs>
          <w:tab w:val="left" w:pos="1365"/>
          <w:tab w:val="clear" w:pos="1680"/>
        </w:tabs>
        <w:spacing w:before="0" w:afterLines="0"/>
        <w:ind w:left="1365"/>
        <w:rPr>
          <w:rFonts w:ascii="宋体" w:hAnsi="宋体"/>
        </w:rPr>
      </w:pPr>
      <w:r>
        <w:rPr>
          <w:rFonts w:hint="eastAsia" w:ascii="宋体" w:hAnsi="宋体"/>
        </w:rPr>
        <w:t>无线</w:t>
      </w:r>
      <w:r>
        <w:rPr>
          <w:rFonts w:ascii="宋体" w:hAnsi="宋体"/>
        </w:rPr>
        <w:t>2.4G-1</w:t>
      </w:r>
      <w:r>
        <w:rPr>
          <w:rFonts w:hint="eastAsia" w:ascii="宋体" w:hAnsi="宋体"/>
        </w:rPr>
        <w:t>基本信息配置（仅针对公客场景）：开关、名称、密码、加密模式等。界面入口在机顶盒模块本地管理界面中“基本设置”菜单下添加的“无线配置”子菜单。</w:t>
      </w:r>
    </w:p>
    <w:p>
      <w:pPr>
        <w:numPr>
          <w:ilvl w:val="0"/>
          <w:numId w:val="17"/>
        </w:numPr>
        <w:tabs>
          <w:tab w:val="left" w:pos="1365"/>
          <w:tab w:val="clear" w:pos="1680"/>
        </w:tabs>
        <w:spacing w:before="0" w:afterLines="0"/>
        <w:ind w:left="1365"/>
        <w:rPr>
          <w:rFonts w:ascii="宋体" w:hAnsi="宋体"/>
          <w:szCs w:val="21"/>
        </w:rPr>
      </w:pPr>
      <w:r>
        <w:rPr>
          <w:rFonts w:hint="eastAsia" w:ascii="宋体" w:hAnsi="宋体"/>
          <w:szCs w:val="21"/>
        </w:rPr>
        <w:t>机顶盒模块专用配置：应符合</w:t>
      </w:r>
      <w:r>
        <w:rPr>
          <w:rFonts w:hint="eastAsia" w:hAnsi="宋体"/>
          <w:szCs w:val="21"/>
        </w:rPr>
        <w:t>《</w:t>
      </w:r>
      <w:r>
        <w:rPr>
          <w:rFonts w:hint="eastAsia" w:hAnsi="宋体"/>
        </w:rPr>
        <w:t>中国电信智能机顶盒技术要求》</w:t>
      </w:r>
      <w:r>
        <w:rPr>
          <w:rFonts w:hint="eastAsia" w:ascii="宋体" w:hAnsi="宋体"/>
          <w:szCs w:val="21"/>
        </w:rPr>
        <w:t>6.10.1和6.10.2要求（在“基本设置”菜单下，取消“连接方式”子菜单）</w:t>
      </w:r>
    </w:p>
    <w:p>
      <w:pPr>
        <w:pStyle w:val="102"/>
        <w:numPr>
          <w:ilvl w:val="2"/>
          <w:numId w:val="6"/>
        </w:numPr>
        <w:spacing w:before="156" w:after="156"/>
      </w:pPr>
      <w:r>
        <w:t>高级配置</w:t>
      </w:r>
      <w:bookmarkEnd w:id="508"/>
      <w:bookmarkEnd w:id="509"/>
    </w:p>
    <w:p>
      <w:pPr>
        <w:spacing w:after="15"/>
        <w:ind w:firstLine="420" w:firstLineChars="200"/>
        <w:rPr>
          <w:rFonts w:ascii="宋体" w:hAnsi="宋体"/>
        </w:rPr>
      </w:pPr>
      <w:bookmarkStart w:id="510" w:name="_Toc105141783"/>
      <w:bookmarkEnd w:id="510"/>
      <w:bookmarkStart w:id="511" w:name="_Toc105087975"/>
      <w:bookmarkEnd w:id="511"/>
      <w:bookmarkStart w:id="512" w:name="_Toc196286631"/>
      <w:bookmarkEnd w:id="512"/>
      <w:bookmarkStart w:id="513" w:name="_Toc196286632"/>
      <w:bookmarkEnd w:id="513"/>
      <w:bookmarkStart w:id="514" w:name="_Toc224441723"/>
      <w:bookmarkStart w:id="515" w:name="_Toc112059250"/>
      <w:r>
        <w:rPr>
          <w:rFonts w:ascii="宋体" w:hAnsi="宋体"/>
        </w:rPr>
        <w:t>高级配置实现对家庭网关的一些特殊功能进行配置管理，仅对电信维护人员开放</w:t>
      </w:r>
      <w:r>
        <w:rPr>
          <w:rFonts w:hint="eastAsia" w:ascii="宋体" w:hAnsi="宋体"/>
        </w:rPr>
        <w:t>（特别标注者除外）</w:t>
      </w:r>
      <w:r>
        <w:rPr>
          <w:rFonts w:ascii="宋体" w:hAnsi="宋体"/>
        </w:rPr>
        <w:t>。</w:t>
      </w:r>
    </w:p>
    <w:p>
      <w:pPr>
        <w:numPr>
          <w:ilvl w:val="0"/>
          <w:numId w:val="79"/>
        </w:numPr>
        <w:spacing w:before="0" w:afterLines="0"/>
        <w:rPr>
          <w:rFonts w:ascii="宋体" w:hAnsi="宋体"/>
        </w:rPr>
      </w:pPr>
      <w:r>
        <w:rPr>
          <w:rFonts w:ascii="宋体" w:hAnsi="宋体"/>
        </w:rPr>
        <w:t>DDNS配置</w:t>
      </w:r>
    </w:p>
    <w:p>
      <w:pPr>
        <w:spacing w:after="15"/>
        <w:ind w:left="420" w:firstLine="420"/>
        <w:rPr>
          <w:rFonts w:ascii="宋体" w:hAnsi="宋体"/>
        </w:rPr>
      </w:pPr>
      <w:r>
        <w:rPr>
          <w:rFonts w:ascii="宋体" w:hAnsi="宋体"/>
        </w:rPr>
        <w:t>应支持DDNS参数（服务商、域名、用户名、密码）的配置。</w:t>
      </w:r>
    </w:p>
    <w:p>
      <w:pPr>
        <w:numPr>
          <w:ilvl w:val="0"/>
          <w:numId w:val="79"/>
        </w:numPr>
        <w:spacing w:before="0" w:afterLines="0"/>
        <w:rPr>
          <w:rFonts w:ascii="宋体" w:hAnsi="宋体"/>
        </w:rPr>
      </w:pPr>
      <w:r>
        <w:rPr>
          <w:rFonts w:ascii="宋体" w:hAnsi="宋体"/>
        </w:rPr>
        <w:t>DMZ配置</w:t>
      </w:r>
    </w:p>
    <w:p>
      <w:pPr>
        <w:spacing w:after="15"/>
        <w:ind w:left="420" w:firstLine="420"/>
        <w:rPr>
          <w:rFonts w:ascii="宋体" w:hAnsi="宋体"/>
        </w:rPr>
      </w:pPr>
      <w:r>
        <w:rPr>
          <w:rFonts w:ascii="宋体" w:hAnsi="宋体"/>
        </w:rPr>
        <w:t>应支持需要打开DMZ功能的LAN侧IP地址的配置。</w:t>
      </w:r>
    </w:p>
    <w:p>
      <w:pPr>
        <w:numPr>
          <w:ilvl w:val="0"/>
          <w:numId w:val="79"/>
        </w:numPr>
        <w:spacing w:before="0" w:afterLines="0"/>
        <w:rPr>
          <w:rFonts w:ascii="宋体" w:hAnsi="宋体"/>
        </w:rPr>
      </w:pPr>
      <w:r>
        <w:rPr>
          <w:rFonts w:ascii="宋体" w:hAnsi="宋体"/>
        </w:rPr>
        <w:t>安全配置</w:t>
      </w:r>
    </w:p>
    <w:p>
      <w:pPr>
        <w:spacing w:after="15"/>
        <w:ind w:left="420" w:firstLine="420"/>
        <w:rPr>
          <w:rFonts w:ascii="宋体" w:hAnsi="宋体"/>
        </w:rPr>
      </w:pPr>
      <w:r>
        <w:rPr>
          <w:rFonts w:ascii="宋体" w:hAnsi="宋体"/>
        </w:rPr>
        <w:t>应支持过滤器、防火墙和攻击保护等配置：</w:t>
      </w:r>
    </w:p>
    <w:p>
      <w:pPr>
        <w:numPr>
          <w:ilvl w:val="0"/>
          <w:numId w:val="17"/>
        </w:numPr>
        <w:tabs>
          <w:tab w:val="left" w:pos="1365"/>
          <w:tab w:val="clear" w:pos="1680"/>
        </w:tabs>
        <w:spacing w:before="0" w:afterLines="0"/>
        <w:ind w:left="1365"/>
        <w:rPr>
          <w:rFonts w:ascii="宋体" w:hAnsi="宋体"/>
        </w:rPr>
      </w:pPr>
      <w:r>
        <w:rPr>
          <w:rFonts w:ascii="宋体" w:hAnsi="宋体"/>
        </w:rPr>
        <w:t>过滤器配置</w:t>
      </w:r>
    </w:p>
    <w:p>
      <w:pPr>
        <w:spacing w:after="15"/>
        <w:ind w:left="840" w:leftChars="400" w:firstLine="420"/>
        <w:rPr>
          <w:rFonts w:ascii="宋体" w:hAnsi="宋体"/>
        </w:rPr>
      </w:pPr>
      <w:r>
        <w:rPr>
          <w:rFonts w:ascii="宋体" w:hAnsi="宋体"/>
        </w:rPr>
        <w:t>应支持URL、MAC地址的过滤参数的配置，生成过滤器规则，并可删除过滤器规则。</w:t>
      </w:r>
    </w:p>
    <w:p>
      <w:pPr>
        <w:numPr>
          <w:ilvl w:val="0"/>
          <w:numId w:val="17"/>
        </w:numPr>
        <w:tabs>
          <w:tab w:val="left" w:pos="1365"/>
          <w:tab w:val="clear" w:pos="1680"/>
        </w:tabs>
        <w:spacing w:before="0" w:afterLines="0"/>
        <w:ind w:left="1365"/>
        <w:rPr>
          <w:rFonts w:ascii="宋体" w:hAnsi="宋体"/>
        </w:rPr>
      </w:pPr>
      <w:r>
        <w:rPr>
          <w:rFonts w:ascii="宋体" w:hAnsi="宋体"/>
        </w:rPr>
        <w:t>防火墙配置</w:t>
      </w:r>
    </w:p>
    <w:p>
      <w:pPr>
        <w:spacing w:after="15"/>
        <w:ind w:left="840" w:leftChars="400" w:firstLine="420"/>
        <w:rPr>
          <w:rFonts w:ascii="宋体" w:hAnsi="宋体"/>
        </w:rPr>
      </w:pPr>
      <w:r>
        <w:rPr>
          <w:rFonts w:ascii="宋体" w:hAnsi="宋体"/>
        </w:rPr>
        <w:t>应支持防火墙功能的开关配置。</w:t>
      </w:r>
    </w:p>
    <w:p>
      <w:pPr>
        <w:numPr>
          <w:ilvl w:val="0"/>
          <w:numId w:val="17"/>
        </w:numPr>
        <w:tabs>
          <w:tab w:val="left" w:pos="1365"/>
          <w:tab w:val="clear" w:pos="1680"/>
        </w:tabs>
        <w:spacing w:before="0" w:afterLines="0"/>
        <w:ind w:left="1365"/>
        <w:rPr>
          <w:rFonts w:ascii="宋体" w:hAnsi="宋体"/>
        </w:rPr>
      </w:pPr>
      <w:r>
        <w:rPr>
          <w:rFonts w:ascii="宋体" w:hAnsi="宋体"/>
        </w:rPr>
        <w:t>攻击保护配置</w:t>
      </w:r>
    </w:p>
    <w:p>
      <w:pPr>
        <w:spacing w:after="15"/>
        <w:ind w:left="840" w:leftChars="400" w:firstLine="420"/>
        <w:rPr>
          <w:rFonts w:ascii="宋体" w:hAnsi="宋体"/>
        </w:rPr>
      </w:pPr>
      <w:r>
        <w:rPr>
          <w:rFonts w:ascii="宋体" w:hAnsi="宋体"/>
        </w:rPr>
        <w:t>应支持防攻击保护功能的开关配置。</w:t>
      </w:r>
    </w:p>
    <w:p>
      <w:pPr>
        <w:numPr>
          <w:ilvl w:val="0"/>
          <w:numId w:val="79"/>
        </w:numPr>
        <w:spacing w:before="0" w:afterLines="0"/>
        <w:rPr>
          <w:rFonts w:ascii="宋体" w:hAnsi="宋体"/>
        </w:rPr>
      </w:pPr>
      <w:r>
        <w:rPr>
          <w:rFonts w:ascii="宋体" w:hAnsi="宋体"/>
        </w:rPr>
        <w:t>UPnP配置</w:t>
      </w:r>
    </w:p>
    <w:p>
      <w:pPr>
        <w:spacing w:after="15"/>
        <w:ind w:left="420" w:firstLine="420" w:firstLineChars="200"/>
        <w:rPr>
          <w:rFonts w:ascii="宋体" w:hAnsi="宋体"/>
        </w:rPr>
      </w:pPr>
      <w:r>
        <w:rPr>
          <w:rFonts w:hint="eastAsia" w:ascii="宋体" w:hAnsi="宋体"/>
        </w:rPr>
        <w:t>应</w:t>
      </w:r>
      <w:r>
        <w:rPr>
          <w:rFonts w:ascii="宋体" w:hAnsi="宋体"/>
        </w:rPr>
        <w:t>支持UPnP功能的开关配置。</w:t>
      </w:r>
    </w:p>
    <w:p>
      <w:pPr>
        <w:numPr>
          <w:ilvl w:val="0"/>
          <w:numId w:val="79"/>
        </w:numPr>
        <w:spacing w:before="0" w:afterLines="0"/>
        <w:rPr>
          <w:rFonts w:ascii="宋体" w:hAnsi="宋体"/>
        </w:rPr>
      </w:pPr>
      <w:r>
        <w:rPr>
          <w:rFonts w:ascii="宋体" w:hAnsi="宋体"/>
        </w:rPr>
        <w:t>虚拟主机配置</w:t>
      </w:r>
      <w:r>
        <w:rPr>
          <w:rFonts w:hint="eastAsia" w:ascii="宋体" w:hAnsi="宋体"/>
        </w:rPr>
        <w:t>（电信维护人员和家庭网关用户都具有该操作权限）</w:t>
      </w:r>
    </w:p>
    <w:p>
      <w:pPr>
        <w:spacing w:after="15"/>
        <w:ind w:left="420" w:firstLine="420" w:firstLineChars="200"/>
        <w:rPr>
          <w:rFonts w:ascii="宋体" w:hAnsi="宋体"/>
        </w:rPr>
      </w:pPr>
      <w:r>
        <w:rPr>
          <w:rFonts w:ascii="宋体" w:hAnsi="宋体"/>
        </w:rPr>
        <w:t>应支持外部端口的访问映射到家庭内部不同的IP地址或主机名的配置，并且映射的目的端口可配。</w:t>
      </w:r>
      <w:r>
        <w:rPr>
          <w:rFonts w:hint="eastAsia" w:ascii="宋体" w:hAnsi="宋体"/>
        </w:rPr>
        <w:t>用户可选择常见协议（如FTP、HTTP等）进行Virtual Server配置。</w:t>
      </w:r>
    </w:p>
    <w:p>
      <w:pPr>
        <w:numPr>
          <w:ilvl w:val="0"/>
          <w:numId w:val="79"/>
        </w:numPr>
        <w:spacing w:before="0" w:afterLines="0"/>
        <w:rPr>
          <w:rFonts w:ascii="宋体" w:hAnsi="宋体"/>
        </w:rPr>
      </w:pPr>
      <w:r>
        <w:rPr>
          <w:rFonts w:ascii="宋体" w:hAnsi="宋体"/>
        </w:rPr>
        <w:t>ALG配置</w:t>
      </w:r>
    </w:p>
    <w:p>
      <w:pPr>
        <w:spacing w:after="15"/>
        <w:ind w:left="360" w:firstLine="480"/>
        <w:rPr>
          <w:rFonts w:ascii="宋体" w:hAnsi="宋体"/>
        </w:rPr>
      </w:pPr>
      <w:r>
        <w:rPr>
          <w:rFonts w:hint="eastAsia" w:ascii="宋体" w:hAnsi="宋体"/>
        </w:rPr>
        <w:t>应</w:t>
      </w:r>
      <w:r>
        <w:rPr>
          <w:rFonts w:ascii="宋体" w:hAnsi="宋体"/>
        </w:rPr>
        <w:t>支持对ALG功能的开关设置。</w:t>
      </w:r>
    </w:p>
    <w:p>
      <w:pPr>
        <w:numPr>
          <w:ilvl w:val="0"/>
          <w:numId w:val="79"/>
        </w:numPr>
        <w:spacing w:before="0" w:afterLines="0"/>
        <w:rPr>
          <w:rFonts w:ascii="宋体" w:hAnsi="宋体"/>
        </w:rPr>
      </w:pPr>
      <w:r>
        <w:rPr>
          <w:rFonts w:ascii="宋体" w:hAnsi="宋体"/>
        </w:rPr>
        <w:t>语音设置</w:t>
      </w:r>
    </w:p>
    <w:p>
      <w:pPr>
        <w:spacing w:after="15"/>
        <w:ind w:left="360" w:firstLine="420"/>
        <w:rPr>
          <w:rFonts w:ascii="宋体" w:hAnsi="宋体"/>
        </w:rPr>
      </w:pPr>
      <w:r>
        <w:rPr>
          <w:rFonts w:hint="eastAsia" w:ascii="宋体" w:hAnsi="宋体"/>
        </w:rPr>
        <w:t>在支持SIP时，</w:t>
      </w:r>
      <w:r>
        <w:rPr>
          <w:rFonts w:ascii="宋体" w:hAnsi="宋体"/>
        </w:rPr>
        <w:t>维护员管理界面应支持</w:t>
      </w:r>
      <w:r>
        <w:rPr>
          <w:rFonts w:hint="eastAsia" w:ascii="宋体" w:hAnsi="宋体"/>
        </w:rPr>
        <w:t>软交换SIP、IMS SIP协议的选择</w:t>
      </w:r>
      <w:r>
        <w:rPr>
          <w:rFonts w:ascii="宋体" w:hAnsi="宋体"/>
        </w:rPr>
        <w:t>。</w:t>
      </w:r>
    </w:p>
    <w:p>
      <w:pPr>
        <w:spacing w:after="15"/>
        <w:ind w:left="360" w:firstLine="420"/>
        <w:rPr>
          <w:rFonts w:ascii="宋体" w:hAnsi="宋体"/>
        </w:rPr>
      </w:pPr>
      <w:r>
        <w:rPr>
          <w:rFonts w:ascii="宋体" w:hAnsi="宋体"/>
        </w:rPr>
        <w:t>维护员管理界面应支持主、备用</w:t>
      </w:r>
      <w:r>
        <w:rPr>
          <w:rFonts w:hint="eastAsia" w:ascii="宋体" w:hAnsi="宋体"/>
        </w:rPr>
        <w:t>Server/Proxy的</w:t>
      </w:r>
      <w:r>
        <w:rPr>
          <w:rFonts w:ascii="宋体" w:hAnsi="宋体"/>
        </w:rPr>
        <w:t>域名、IP地址、端口号，用户帐号、密码等相关参数的配置。</w:t>
      </w:r>
    </w:p>
    <w:p>
      <w:pPr>
        <w:numPr>
          <w:ilvl w:val="0"/>
          <w:numId w:val="79"/>
        </w:numPr>
        <w:spacing w:before="0" w:afterLines="0"/>
        <w:rPr>
          <w:rFonts w:ascii="宋体" w:hAnsi="宋体"/>
        </w:rPr>
      </w:pPr>
      <w:r>
        <w:rPr>
          <w:rFonts w:ascii="宋体" w:hAnsi="宋体"/>
        </w:rPr>
        <w:t>ITMS+服务器配置</w:t>
      </w:r>
    </w:p>
    <w:p>
      <w:pPr>
        <w:spacing w:after="15"/>
        <w:ind w:left="420" w:firstLine="420"/>
        <w:rPr>
          <w:rFonts w:ascii="宋体" w:hAnsi="宋体"/>
        </w:rPr>
      </w:pPr>
      <w:r>
        <w:rPr>
          <w:rFonts w:ascii="宋体" w:hAnsi="宋体"/>
        </w:rPr>
        <w:t>应支持ITMS+服务器参数（如域名/IP地址、端口等）的设置。</w:t>
      </w:r>
    </w:p>
    <w:p>
      <w:pPr>
        <w:numPr>
          <w:ilvl w:val="0"/>
          <w:numId w:val="79"/>
        </w:numPr>
        <w:spacing w:before="0" w:afterLines="0"/>
        <w:rPr>
          <w:rFonts w:ascii="宋体" w:hAnsi="宋体"/>
        </w:rPr>
      </w:pPr>
      <w:r>
        <w:rPr>
          <w:rFonts w:hint="eastAsia" w:ascii="宋体" w:hAnsi="宋体"/>
        </w:rPr>
        <w:t>逻辑ID的配置（电信维护人员和家庭网关用户都具有该操作权限）</w:t>
      </w:r>
    </w:p>
    <w:p>
      <w:pPr>
        <w:spacing w:after="15"/>
        <w:ind w:left="420" w:firstLine="420"/>
        <w:rPr>
          <w:rFonts w:ascii="宋体" w:hAnsi="宋体"/>
        </w:rPr>
      </w:pPr>
      <w:r>
        <w:rPr>
          <w:rFonts w:hint="eastAsia" w:ascii="宋体" w:hAnsi="宋体"/>
        </w:rPr>
        <w:t>支持逻辑ID的配置，应支持从本地管理页面上启动基于逻辑ID的设备注册认证功能（功能要求见8.1.6）</w:t>
      </w:r>
      <w:r>
        <w:rPr>
          <w:rFonts w:ascii="宋体" w:hAnsi="宋体"/>
        </w:rPr>
        <w:t>。</w:t>
      </w:r>
    </w:p>
    <w:p>
      <w:pPr>
        <w:numPr>
          <w:ilvl w:val="0"/>
          <w:numId w:val="79"/>
        </w:numPr>
        <w:spacing w:before="0" w:afterLines="0"/>
        <w:rPr>
          <w:rFonts w:ascii="宋体" w:hAnsi="宋体"/>
        </w:rPr>
      </w:pPr>
      <w:r>
        <w:rPr>
          <w:rFonts w:ascii="宋体" w:hAnsi="宋体"/>
        </w:rPr>
        <w:t>NTP</w:t>
      </w:r>
      <w:r>
        <w:rPr>
          <w:rFonts w:hint="eastAsia" w:ascii="宋体" w:hAnsi="宋体"/>
        </w:rPr>
        <w:t>配置</w:t>
      </w:r>
    </w:p>
    <w:p>
      <w:pPr>
        <w:spacing w:after="15"/>
        <w:ind w:left="420" w:firstLine="420"/>
      </w:pPr>
      <w:r>
        <w:rPr>
          <w:rFonts w:ascii="宋体" w:hAnsi="宋体"/>
        </w:rPr>
        <w:t>应支持NTP</w:t>
      </w:r>
      <w:r>
        <w:rPr>
          <w:rFonts w:hint="eastAsia" w:ascii="宋体" w:hAnsi="宋体"/>
        </w:rPr>
        <w:t>服务器的地址（域名或</w:t>
      </w:r>
      <w:r>
        <w:rPr>
          <w:rFonts w:ascii="宋体" w:hAnsi="宋体"/>
        </w:rPr>
        <w:t>IP</w:t>
      </w:r>
      <w:r>
        <w:rPr>
          <w:rFonts w:hint="eastAsia" w:ascii="宋体" w:hAnsi="宋体"/>
        </w:rPr>
        <w:t>地址）、绑定的</w:t>
      </w:r>
      <w:r>
        <w:rPr>
          <w:rFonts w:ascii="宋体" w:hAnsi="宋体"/>
        </w:rPr>
        <w:t>WAN</w:t>
      </w:r>
      <w:r>
        <w:rPr>
          <w:rFonts w:hint="eastAsia" w:ascii="宋体" w:hAnsi="宋体"/>
        </w:rPr>
        <w:t>连接、同步间隔</w:t>
      </w:r>
      <w:r>
        <w:rPr>
          <w:rFonts w:ascii="宋体" w:hAnsi="宋体"/>
        </w:rPr>
        <w:t>的设置</w:t>
      </w:r>
      <w:r>
        <w:t>。</w:t>
      </w:r>
    </w:p>
    <w:p>
      <w:pPr>
        <w:pStyle w:val="102"/>
        <w:numPr>
          <w:ilvl w:val="2"/>
          <w:numId w:val="6"/>
        </w:numPr>
        <w:spacing w:before="156" w:after="156"/>
      </w:pPr>
      <w:r>
        <w:t>设备管理</w:t>
      </w:r>
      <w:bookmarkEnd w:id="514"/>
      <w:bookmarkEnd w:id="515"/>
    </w:p>
    <w:p>
      <w:pPr>
        <w:spacing w:after="15"/>
        <w:ind w:firstLine="480"/>
        <w:rPr>
          <w:rFonts w:ascii="宋体" w:hAnsi="宋体"/>
        </w:rPr>
      </w:pPr>
      <w:r>
        <w:rPr>
          <w:rFonts w:ascii="宋体" w:hAnsi="宋体"/>
        </w:rPr>
        <w:t>设备管理实现智能家庭网关的用户管理、日志文件管理、软件升级、设备重启、恢复出厂设置功能。</w:t>
      </w:r>
    </w:p>
    <w:p>
      <w:pPr>
        <w:spacing w:after="15"/>
        <w:ind w:firstLine="420" w:firstLineChars="200"/>
        <w:rPr>
          <w:rFonts w:ascii="宋体" w:hAnsi="宋体"/>
        </w:rPr>
      </w:pPr>
      <w:r>
        <w:rPr>
          <w:rFonts w:ascii="宋体" w:hAnsi="宋体"/>
        </w:rPr>
        <w:t>根据用户分级管理的要求，电信维护人员和智能家庭网关用户都具有以下管理项目的操作权限（特别标注者除外）。</w:t>
      </w:r>
    </w:p>
    <w:p>
      <w:pPr>
        <w:numPr>
          <w:ilvl w:val="0"/>
          <w:numId w:val="80"/>
        </w:numPr>
        <w:spacing w:before="0" w:afterLines="0"/>
        <w:rPr>
          <w:rFonts w:ascii="宋体" w:hAnsi="宋体"/>
        </w:rPr>
      </w:pPr>
      <w:r>
        <w:rPr>
          <w:rFonts w:ascii="宋体" w:hAnsi="宋体"/>
        </w:rPr>
        <w:t>用户管理</w:t>
      </w:r>
    </w:p>
    <w:p>
      <w:pPr>
        <w:spacing w:after="15"/>
        <w:ind w:left="420" w:firstLine="420"/>
        <w:rPr>
          <w:rFonts w:ascii="宋体" w:hAnsi="宋体"/>
        </w:rPr>
      </w:pPr>
      <w:r>
        <w:rPr>
          <w:rFonts w:hint="eastAsia" w:ascii="宋体" w:hAnsi="宋体"/>
        </w:rPr>
        <w:t>应</w:t>
      </w:r>
      <w:r>
        <w:rPr>
          <w:rFonts w:ascii="宋体" w:hAnsi="宋体"/>
        </w:rPr>
        <w:t>支持智能家庭网关用户账号的密码的强制修改（仅提供给电信维护人员）；</w:t>
      </w:r>
    </w:p>
    <w:p>
      <w:pPr>
        <w:spacing w:after="15"/>
        <w:ind w:left="420" w:firstLine="420"/>
        <w:rPr>
          <w:rFonts w:ascii="宋体" w:hAnsi="宋体"/>
        </w:rPr>
      </w:pPr>
      <w:r>
        <w:rPr>
          <w:rFonts w:hint="eastAsia" w:ascii="宋体" w:hAnsi="宋体"/>
        </w:rPr>
        <w:t>应</w:t>
      </w:r>
      <w:r>
        <w:rPr>
          <w:rFonts w:ascii="宋体" w:hAnsi="宋体"/>
        </w:rPr>
        <w:t>支持智能家庭网关用户账号的密码验证后修改（先验证原密码，仅提供给智能家庭网关用户）</w:t>
      </w:r>
      <w:r>
        <w:rPr>
          <w:rFonts w:hint="eastAsia" w:ascii="宋体" w:hAnsi="宋体"/>
        </w:rPr>
        <w:t>。</w:t>
      </w:r>
    </w:p>
    <w:p>
      <w:pPr>
        <w:numPr>
          <w:ilvl w:val="0"/>
          <w:numId w:val="80"/>
        </w:numPr>
        <w:spacing w:before="0" w:afterLines="0"/>
        <w:rPr>
          <w:rFonts w:ascii="宋体" w:hAnsi="宋体"/>
        </w:rPr>
      </w:pPr>
      <w:r>
        <w:rPr>
          <w:rFonts w:ascii="宋体" w:hAnsi="宋体"/>
        </w:rPr>
        <w:t>日志文件管理</w:t>
      </w:r>
    </w:p>
    <w:p>
      <w:pPr>
        <w:spacing w:after="15"/>
        <w:ind w:left="420" w:firstLine="420"/>
        <w:rPr>
          <w:rFonts w:ascii="宋体" w:hAnsi="宋体"/>
        </w:rPr>
      </w:pPr>
      <w:r>
        <w:rPr>
          <w:rFonts w:ascii="宋体" w:hAnsi="宋体"/>
        </w:rPr>
        <w:t>应支持日志文件写入等级设置，只有日志等级高于此限制的信息才记入到日志文件（仅提供给电信维护人员）。</w:t>
      </w:r>
    </w:p>
    <w:p>
      <w:pPr>
        <w:numPr>
          <w:ilvl w:val="0"/>
          <w:numId w:val="80"/>
        </w:numPr>
        <w:spacing w:before="0" w:afterLines="0"/>
        <w:rPr>
          <w:rFonts w:ascii="宋体" w:hAnsi="宋体"/>
        </w:rPr>
      </w:pPr>
      <w:r>
        <w:rPr>
          <w:rFonts w:ascii="宋体" w:hAnsi="宋体"/>
        </w:rPr>
        <w:t>软件升级</w:t>
      </w:r>
    </w:p>
    <w:p>
      <w:pPr>
        <w:spacing w:after="15"/>
        <w:ind w:left="420" w:firstLine="420"/>
        <w:rPr>
          <w:rFonts w:ascii="宋体" w:hAnsi="宋体"/>
        </w:rPr>
      </w:pPr>
      <w:r>
        <w:rPr>
          <w:rFonts w:ascii="宋体" w:hAnsi="宋体"/>
        </w:rPr>
        <w:t>智能家庭网关软件不能提供Web等方式的本地升级，仅能通过</w:t>
      </w:r>
      <w:r>
        <w:rPr>
          <w:rFonts w:hint="eastAsia" w:ascii="宋体" w:hAnsi="宋体"/>
        </w:rPr>
        <w:t>ITMS或智家平台进行</w:t>
      </w:r>
      <w:r>
        <w:rPr>
          <w:rFonts w:ascii="宋体" w:hAnsi="宋体"/>
        </w:rPr>
        <w:t>远程升级。</w:t>
      </w:r>
    </w:p>
    <w:p>
      <w:pPr>
        <w:numPr>
          <w:ilvl w:val="0"/>
          <w:numId w:val="80"/>
        </w:numPr>
        <w:spacing w:before="0" w:afterLines="0"/>
        <w:rPr>
          <w:rFonts w:ascii="宋体" w:hAnsi="宋体"/>
        </w:rPr>
      </w:pPr>
      <w:r>
        <w:rPr>
          <w:rFonts w:ascii="宋体" w:hAnsi="宋体"/>
        </w:rPr>
        <w:t>设备重启</w:t>
      </w:r>
    </w:p>
    <w:p>
      <w:pPr>
        <w:spacing w:after="15"/>
        <w:ind w:left="420" w:firstLine="420"/>
        <w:rPr>
          <w:rFonts w:ascii="宋体" w:hAnsi="宋体"/>
        </w:rPr>
      </w:pPr>
      <w:r>
        <w:rPr>
          <w:rFonts w:ascii="宋体" w:hAnsi="宋体"/>
        </w:rPr>
        <w:t>应支持智能家庭网关的重新启动。</w:t>
      </w:r>
    </w:p>
    <w:p>
      <w:pPr>
        <w:numPr>
          <w:ilvl w:val="0"/>
          <w:numId w:val="80"/>
        </w:numPr>
        <w:spacing w:before="0" w:afterLines="0"/>
        <w:rPr>
          <w:rFonts w:ascii="宋体" w:hAnsi="宋体"/>
        </w:rPr>
      </w:pPr>
      <w:r>
        <w:rPr>
          <w:rFonts w:ascii="宋体" w:hAnsi="宋体"/>
        </w:rPr>
        <w:t>恢复出厂设置</w:t>
      </w:r>
    </w:p>
    <w:p>
      <w:pPr>
        <w:spacing w:after="15"/>
        <w:ind w:left="420" w:firstLine="420"/>
        <w:rPr>
          <w:rFonts w:ascii="宋体" w:hAnsi="宋体"/>
        </w:rPr>
      </w:pPr>
      <w:r>
        <w:rPr>
          <w:rFonts w:ascii="宋体" w:hAnsi="宋体"/>
        </w:rPr>
        <w:t>应支持通过手动按键恢复出厂配置</w:t>
      </w:r>
      <w:r>
        <w:rPr>
          <w:rFonts w:hint="eastAsia" w:ascii="宋体" w:hAnsi="宋体"/>
        </w:rPr>
        <w:t>，按键持续时间短于10秒执行短按</w:t>
      </w:r>
      <w:r>
        <w:rPr>
          <w:rFonts w:ascii="宋体" w:hAnsi="宋体"/>
        </w:rPr>
        <w:t>本地恢复出厂设置</w:t>
      </w:r>
      <w:r>
        <w:rPr>
          <w:rFonts w:hint="eastAsia" w:ascii="宋体" w:hAnsi="宋体"/>
        </w:rPr>
        <w:t>，按键持续时间达到10秒立即执行长按</w:t>
      </w:r>
      <w:r>
        <w:rPr>
          <w:rFonts w:ascii="宋体" w:hAnsi="宋体"/>
        </w:rPr>
        <w:t>本地恢复出厂设置</w:t>
      </w:r>
      <w:r>
        <w:rPr>
          <w:rFonts w:hint="eastAsia" w:ascii="宋体" w:hAnsi="宋体"/>
        </w:rPr>
        <w:t>。按键持续时间达到2秒时，所有指示灯（电源灯可除外）开始以2秒为周期闪烁。</w:t>
      </w:r>
    </w:p>
    <w:p>
      <w:pPr>
        <w:spacing w:after="15"/>
        <w:ind w:left="420" w:firstLine="420"/>
        <w:rPr>
          <w:rFonts w:ascii="宋体" w:hAnsi="宋体"/>
        </w:rPr>
      </w:pPr>
      <w:r>
        <w:rPr>
          <w:rFonts w:hint="eastAsia" w:ascii="宋体" w:hAnsi="宋体"/>
        </w:rPr>
        <w:t>短按</w:t>
      </w:r>
      <w:r>
        <w:rPr>
          <w:rFonts w:ascii="宋体" w:hAnsi="宋体"/>
        </w:rPr>
        <w:t>本地恢复出厂设置时，智能家庭网关应具备保留关键参数能力，各</w:t>
      </w:r>
      <w:r>
        <w:rPr>
          <w:rFonts w:hint="eastAsia" w:ascii="宋体" w:hAnsi="宋体"/>
        </w:rPr>
        <w:t>关键</w:t>
      </w:r>
      <w:r>
        <w:rPr>
          <w:rFonts w:ascii="宋体" w:hAnsi="宋体"/>
        </w:rPr>
        <w:t>参数值以最后保存配置的为准，</w:t>
      </w:r>
      <w:r>
        <w:rPr>
          <w:rFonts w:hint="eastAsia" w:ascii="宋体" w:hAnsi="宋体"/>
        </w:rPr>
        <w:t>短按</w:t>
      </w:r>
      <w:r>
        <w:rPr>
          <w:rFonts w:ascii="宋体" w:hAnsi="宋体"/>
        </w:rPr>
        <w:t>恢复出厂设置后第一次Inform上报不发”0 boot”。</w:t>
      </w:r>
      <w:r>
        <w:rPr>
          <w:rFonts w:hint="eastAsia" w:ascii="宋体" w:hAnsi="宋体"/>
        </w:rPr>
        <w:t>短按</w:t>
      </w:r>
      <w:r>
        <w:rPr>
          <w:rFonts w:ascii="宋体" w:hAnsi="宋体"/>
        </w:rPr>
        <w:t>本地恢复出厂设置</w:t>
      </w:r>
      <w:r>
        <w:rPr>
          <w:rFonts w:hint="eastAsia" w:ascii="宋体" w:hAnsi="宋体"/>
        </w:rPr>
        <w:t>的</w:t>
      </w:r>
      <w:r>
        <w:rPr>
          <w:rFonts w:ascii="宋体" w:hAnsi="宋体"/>
        </w:rPr>
        <w:t>关键参数包括</w:t>
      </w:r>
      <w:r>
        <w:rPr>
          <w:rFonts w:hint="eastAsia" w:ascii="宋体" w:hAnsi="宋体"/>
        </w:rPr>
        <w:t>（本地GUI恢复出厂设置要求与短按</w:t>
      </w:r>
      <w:r>
        <w:rPr>
          <w:rFonts w:ascii="宋体" w:hAnsi="宋体"/>
        </w:rPr>
        <w:t>本地恢复出厂设置</w:t>
      </w:r>
      <w:r>
        <w:rPr>
          <w:rFonts w:hint="eastAsia" w:ascii="宋体" w:hAnsi="宋体"/>
        </w:rPr>
        <w:t>相同）</w:t>
      </w:r>
      <w:r>
        <w:rPr>
          <w:rFonts w:ascii="宋体" w:hAnsi="宋体"/>
        </w:rPr>
        <w:t>：</w:t>
      </w:r>
    </w:p>
    <w:p>
      <w:pPr>
        <w:numPr>
          <w:ilvl w:val="0"/>
          <w:numId w:val="17"/>
        </w:numPr>
        <w:tabs>
          <w:tab w:val="left" w:pos="1365"/>
          <w:tab w:val="clear" w:pos="1680"/>
        </w:tabs>
        <w:spacing w:before="0" w:afterLines="0"/>
        <w:ind w:left="1365"/>
        <w:rPr>
          <w:rFonts w:ascii="宋体" w:hAnsi="宋体"/>
        </w:rPr>
      </w:pPr>
      <w:r>
        <w:rPr>
          <w:rFonts w:ascii="宋体" w:hAnsi="宋体"/>
        </w:rPr>
        <w:t>ITMS+ URL</w:t>
      </w:r>
    </w:p>
    <w:p>
      <w:pPr>
        <w:numPr>
          <w:ilvl w:val="0"/>
          <w:numId w:val="17"/>
        </w:numPr>
        <w:tabs>
          <w:tab w:val="left" w:pos="1365"/>
          <w:tab w:val="clear" w:pos="1680"/>
        </w:tabs>
        <w:spacing w:before="0" w:afterLines="0"/>
        <w:ind w:left="1365"/>
        <w:rPr>
          <w:rFonts w:ascii="宋体" w:hAnsi="宋体"/>
        </w:rPr>
      </w:pPr>
      <w:r>
        <w:rPr>
          <w:rFonts w:ascii="宋体" w:hAnsi="宋体"/>
        </w:rPr>
        <w:t>智能家庭网关和ITMS+间双向Digest认证用户名/密码信息</w:t>
      </w:r>
    </w:p>
    <w:p>
      <w:pPr>
        <w:numPr>
          <w:ilvl w:val="0"/>
          <w:numId w:val="17"/>
        </w:numPr>
        <w:tabs>
          <w:tab w:val="left" w:pos="1365"/>
          <w:tab w:val="clear" w:pos="1680"/>
        </w:tabs>
        <w:spacing w:before="0" w:afterLines="0"/>
        <w:ind w:left="1365"/>
        <w:rPr>
          <w:rFonts w:ascii="宋体" w:hAnsi="宋体"/>
        </w:rPr>
      </w:pPr>
      <w:r>
        <w:rPr>
          <w:rFonts w:ascii="宋体" w:hAnsi="宋体"/>
        </w:rPr>
        <w:t>电信维护帐号的用户名/密码</w:t>
      </w:r>
    </w:p>
    <w:p>
      <w:pPr>
        <w:numPr>
          <w:ilvl w:val="0"/>
          <w:numId w:val="17"/>
        </w:numPr>
        <w:tabs>
          <w:tab w:val="left" w:pos="1365"/>
          <w:tab w:val="clear" w:pos="1680"/>
        </w:tabs>
        <w:spacing w:before="0" w:afterLines="0"/>
        <w:ind w:left="1365"/>
        <w:rPr>
          <w:rFonts w:ascii="宋体" w:hAnsi="宋体"/>
        </w:rPr>
      </w:pPr>
      <w:r>
        <w:rPr>
          <w:rFonts w:ascii="宋体" w:hAnsi="宋体"/>
        </w:rPr>
        <w:t>TR069 使用的WAN连接及绑定关系（包含VLAN、绑定、路由等设置）</w:t>
      </w:r>
    </w:p>
    <w:p>
      <w:pPr>
        <w:numPr>
          <w:ilvl w:val="0"/>
          <w:numId w:val="17"/>
        </w:numPr>
        <w:tabs>
          <w:tab w:val="left" w:pos="1365"/>
          <w:tab w:val="clear" w:pos="1680"/>
        </w:tabs>
        <w:spacing w:before="0" w:afterLines="0"/>
        <w:ind w:left="1365"/>
        <w:rPr>
          <w:rFonts w:ascii="宋体" w:hAnsi="宋体"/>
        </w:rPr>
      </w:pPr>
      <w:r>
        <w:rPr>
          <w:rFonts w:ascii="宋体" w:hAnsi="宋体"/>
        </w:rPr>
        <w:t>其</w:t>
      </w:r>
      <w:r>
        <w:rPr>
          <w:rFonts w:hint="eastAsia" w:ascii="宋体" w:hAnsi="宋体"/>
        </w:rPr>
        <w:t>它</w:t>
      </w:r>
      <w:r>
        <w:rPr>
          <w:rFonts w:ascii="宋体" w:hAnsi="宋体"/>
        </w:rPr>
        <w:t>WAN连接相关配置（包含VLAN、LAN/WLAN绑定关系、VLAN绑定及全路由设置、桥接/路由等设置、PPPoE用户名/密码）</w:t>
      </w:r>
    </w:p>
    <w:p>
      <w:pPr>
        <w:numPr>
          <w:ilvl w:val="0"/>
          <w:numId w:val="17"/>
        </w:numPr>
        <w:tabs>
          <w:tab w:val="left" w:pos="1365"/>
          <w:tab w:val="clear" w:pos="1680"/>
        </w:tabs>
        <w:spacing w:before="0" w:afterLines="0"/>
        <w:ind w:left="1365"/>
        <w:rPr>
          <w:rFonts w:ascii="宋体" w:hAnsi="宋体"/>
        </w:rPr>
      </w:pPr>
      <w:r>
        <w:rPr>
          <w:rFonts w:ascii="宋体" w:hAnsi="宋体"/>
        </w:rPr>
        <w:t>接入用户数相关参数</w:t>
      </w:r>
    </w:p>
    <w:p>
      <w:pPr>
        <w:numPr>
          <w:ilvl w:val="0"/>
          <w:numId w:val="17"/>
        </w:numPr>
        <w:tabs>
          <w:tab w:val="left" w:pos="1365"/>
          <w:tab w:val="clear" w:pos="1680"/>
        </w:tabs>
        <w:spacing w:before="0" w:afterLines="0"/>
        <w:ind w:left="1365"/>
        <w:rPr>
          <w:rFonts w:ascii="宋体" w:hAnsi="宋体"/>
        </w:rPr>
      </w:pPr>
      <w:r>
        <w:rPr>
          <w:rFonts w:ascii="宋体" w:hAnsi="宋体"/>
        </w:rPr>
        <w:t>2.4G</w:t>
      </w:r>
      <w:r>
        <w:rPr>
          <w:rFonts w:hint="eastAsia" w:ascii="宋体" w:hAnsi="宋体"/>
        </w:rPr>
        <w:t>-</w:t>
      </w:r>
      <w:r>
        <w:rPr>
          <w:rFonts w:ascii="宋体" w:hAnsi="宋体"/>
        </w:rPr>
        <w:t>2～2.4G</w:t>
      </w:r>
      <w:r>
        <w:rPr>
          <w:rFonts w:hint="eastAsia" w:ascii="宋体" w:hAnsi="宋体"/>
        </w:rPr>
        <w:t>-</w:t>
      </w:r>
      <w:r>
        <w:rPr>
          <w:rFonts w:ascii="宋体" w:hAnsi="宋体"/>
        </w:rPr>
        <w:t>8相关参数</w:t>
      </w:r>
    </w:p>
    <w:p>
      <w:pPr>
        <w:numPr>
          <w:ilvl w:val="0"/>
          <w:numId w:val="17"/>
        </w:numPr>
        <w:tabs>
          <w:tab w:val="left" w:pos="1365"/>
          <w:tab w:val="clear" w:pos="1680"/>
        </w:tabs>
        <w:spacing w:before="0" w:afterLines="0"/>
        <w:ind w:left="1365"/>
        <w:rPr>
          <w:rFonts w:ascii="宋体" w:hAnsi="宋体"/>
        </w:rPr>
      </w:pPr>
      <w:r>
        <w:rPr>
          <w:rFonts w:ascii="宋体" w:hAnsi="宋体"/>
        </w:rPr>
        <w:t>5G-2～5G-8相关参数（仅针对支持双频段无线的设备）</w:t>
      </w:r>
    </w:p>
    <w:p>
      <w:pPr>
        <w:numPr>
          <w:ilvl w:val="0"/>
          <w:numId w:val="17"/>
        </w:numPr>
        <w:tabs>
          <w:tab w:val="left" w:pos="1365"/>
          <w:tab w:val="clear" w:pos="1680"/>
        </w:tabs>
        <w:spacing w:before="0" w:afterLines="0"/>
        <w:ind w:left="1365"/>
        <w:rPr>
          <w:rFonts w:ascii="宋体" w:hAnsi="宋体"/>
        </w:rPr>
      </w:pPr>
      <w:r>
        <w:rPr>
          <w:rFonts w:hint="eastAsia" w:ascii="宋体" w:hAnsi="宋体"/>
        </w:rPr>
        <w:t>语音Server/Proxy的</w:t>
      </w:r>
      <w:r>
        <w:rPr>
          <w:rFonts w:ascii="宋体" w:hAnsi="宋体"/>
        </w:rPr>
        <w:t>域名、IP地址、端口号、用户帐号、密码</w:t>
      </w:r>
    </w:p>
    <w:p>
      <w:pPr>
        <w:numPr>
          <w:ilvl w:val="0"/>
          <w:numId w:val="17"/>
        </w:numPr>
        <w:tabs>
          <w:tab w:val="left" w:pos="1365"/>
          <w:tab w:val="clear" w:pos="1680"/>
        </w:tabs>
        <w:spacing w:before="0" w:afterLines="0"/>
        <w:ind w:left="1365"/>
        <w:rPr>
          <w:rFonts w:ascii="宋体" w:hAnsi="宋体"/>
        </w:rPr>
      </w:pPr>
      <w:r>
        <w:rPr>
          <w:rFonts w:ascii="宋体" w:hAnsi="宋体"/>
        </w:rPr>
        <w:t>端口映射相关参数</w:t>
      </w:r>
    </w:p>
    <w:p>
      <w:pPr>
        <w:numPr>
          <w:ilvl w:val="0"/>
          <w:numId w:val="17"/>
        </w:numPr>
        <w:tabs>
          <w:tab w:val="left" w:pos="1365"/>
          <w:tab w:val="clear" w:pos="1680"/>
        </w:tabs>
        <w:spacing w:before="0" w:afterLines="0"/>
        <w:ind w:left="1365"/>
        <w:rPr>
          <w:rFonts w:ascii="宋体" w:hAnsi="宋体"/>
        </w:rPr>
      </w:pPr>
      <w:r>
        <w:rPr>
          <w:rFonts w:hint="eastAsia" w:ascii="宋体" w:hAnsi="宋体"/>
        </w:rPr>
        <w:t>设备认证</w:t>
      </w:r>
      <w:r>
        <w:rPr>
          <w:rFonts w:ascii="宋体" w:hAnsi="宋体"/>
        </w:rPr>
        <w:t>状态（Internet</w:t>
      </w:r>
      <w:r>
        <w:rPr>
          <w:rFonts w:ascii="宋体" w:hAnsi="宋体"/>
        </w:rPr>
        <w:softHyphen/>
      </w:r>
      <w:r>
        <w:rPr>
          <w:rFonts w:ascii="宋体" w:hAnsi="宋体"/>
        </w:rPr>
        <w:t>Gateway</w:t>
      </w:r>
      <w:r>
        <w:rPr>
          <w:rFonts w:ascii="宋体" w:hAnsi="宋体"/>
        </w:rPr>
        <w:softHyphen/>
      </w:r>
      <w:r>
        <w:rPr>
          <w:rFonts w:ascii="宋体" w:hAnsi="宋体"/>
        </w:rPr>
        <w:t>Device.X_CT-COM_UserInfo.Times、Internet</w:t>
      </w:r>
      <w:r>
        <w:rPr>
          <w:rFonts w:ascii="宋体" w:hAnsi="宋体"/>
        </w:rPr>
        <w:softHyphen/>
      </w:r>
      <w:r>
        <w:rPr>
          <w:rFonts w:ascii="宋体" w:hAnsi="宋体"/>
        </w:rPr>
        <w:t>Gateway</w:t>
      </w:r>
      <w:r>
        <w:rPr>
          <w:rFonts w:ascii="宋体" w:hAnsi="宋体"/>
        </w:rPr>
        <w:softHyphen/>
      </w:r>
      <w:r>
        <w:rPr>
          <w:rFonts w:ascii="宋体" w:hAnsi="宋体"/>
        </w:rPr>
        <w:t>Device.X_CT-COM_UserInfo.Limit、Internet</w:t>
      </w:r>
      <w:r>
        <w:rPr>
          <w:rFonts w:ascii="宋体" w:hAnsi="宋体"/>
        </w:rPr>
        <w:softHyphen/>
      </w:r>
      <w:r>
        <w:rPr>
          <w:rFonts w:ascii="宋体" w:hAnsi="宋体"/>
        </w:rPr>
        <w:t>Gateway</w:t>
      </w:r>
      <w:r>
        <w:rPr>
          <w:rFonts w:ascii="宋体" w:hAnsi="宋体"/>
        </w:rPr>
        <w:softHyphen/>
      </w:r>
      <w:r>
        <w:rPr>
          <w:rFonts w:ascii="宋体" w:hAnsi="宋体"/>
        </w:rPr>
        <w:t>Device.X_CT-COM_UserInfo.Status、Internet</w:t>
      </w:r>
      <w:r>
        <w:rPr>
          <w:rFonts w:ascii="宋体" w:hAnsi="宋体"/>
        </w:rPr>
        <w:softHyphen/>
      </w:r>
      <w:r>
        <w:rPr>
          <w:rFonts w:ascii="宋体" w:hAnsi="宋体"/>
        </w:rPr>
        <w:t>Gateway</w:t>
      </w:r>
      <w:r>
        <w:rPr>
          <w:rFonts w:ascii="宋体" w:hAnsi="宋体"/>
        </w:rPr>
        <w:softHyphen/>
      </w:r>
      <w:r>
        <w:rPr>
          <w:rFonts w:ascii="宋体" w:hAnsi="宋体"/>
        </w:rPr>
        <w:t>Device. X_CT-COM_UserInfo.</w:t>
      </w:r>
      <w:r>
        <w:rPr>
          <w:rFonts w:hint="eastAsia" w:ascii="宋体" w:hAnsi="宋体"/>
        </w:rPr>
        <w:t>Result</w:t>
      </w:r>
      <w:r>
        <w:rPr>
          <w:rFonts w:ascii="宋体" w:hAnsi="宋体"/>
        </w:rPr>
        <w:t>）</w:t>
      </w:r>
    </w:p>
    <w:p>
      <w:pPr>
        <w:numPr>
          <w:ilvl w:val="0"/>
          <w:numId w:val="17"/>
        </w:numPr>
        <w:tabs>
          <w:tab w:val="left" w:pos="1365"/>
          <w:tab w:val="clear" w:pos="1680"/>
        </w:tabs>
        <w:spacing w:before="0" w:afterLines="0"/>
        <w:ind w:left="1365"/>
        <w:rPr>
          <w:rFonts w:ascii="宋体" w:hAnsi="宋体"/>
        </w:rPr>
      </w:pPr>
      <w:r>
        <w:rPr>
          <w:rFonts w:hint="eastAsia" w:ascii="宋体" w:hAnsi="宋体"/>
        </w:rPr>
        <w:t>宽带识别码（包括LOID和Password）</w:t>
      </w:r>
    </w:p>
    <w:p>
      <w:pPr>
        <w:numPr>
          <w:ilvl w:val="0"/>
          <w:numId w:val="17"/>
        </w:numPr>
        <w:tabs>
          <w:tab w:val="left" w:pos="1365"/>
          <w:tab w:val="clear" w:pos="1680"/>
        </w:tabs>
        <w:spacing w:before="0" w:afterLines="0"/>
        <w:ind w:left="1365"/>
        <w:rPr>
          <w:rFonts w:ascii="宋体" w:hAnsi="宋体"/>
        </w:rPr>
      </w:pPr>
      <w:bookmarkStart w:id="516" w:name="_Toc224441724"/>
      <w:r>
        <w:rPr>
          <w:rFonts w:hint="eastAsia" w:ascii="宋体" w:hAnsi="宋体"/>
        </w:rPr>
        <w:t>远程链路维持相关参数</w:t>
      </w:r>
    </w:p>
    <w:p>
      <w:pPr>
        <w:numPr>
          <w:ilvl w:val="0"/>
          <w:numId w:val="17"/>
        </w:numPr>
        <w:tabs>
          <w:tab w:val="left" w:pos="1365"/>
          <w:tab w:val="clear" w:pos="1680"/>
        </w:tabs>
        <w:spacing w:before="0" w:afterLines="0"/>
        <w:ind w:left="1365"/>
        <w:rPr>
          <w:rFonts w:ascii="宋体" w:hAnsi="宋体"/>
        </w:rPr>
      </w:pPr>
      <w:r>
        <w:rPr>
          <w:rFonts w:hint="eastAsia" w:ascii="宋体" w:hAnsi="宋体"/>
        </w:rPr>
        <w:t>NTP相关参数：服务器的地址（域名或IP地址）、绑定的WAN连接、同步间隔的设置</w:t>
      </w:r>
    </w:p>
    <w:p>
      <w:pPr>
        <w:numPr>
          <w:ilvl w:val="0"/>
          <w:numId w:val="17"/>
        </w:numPr>
        <w:tabs>
          <w:tab w:val="left" w:pos="1365"/>
          <w:tab w:val="clear" w:pos="1680"/>
        </w:tabs>
        <w:spacing w:before="0" w:afterLines="0"/>
        <w:ind w:left="1365"/>
        <w:rPr>
          <w:rFonts w:ascii="宋体" w:hAnsi="宋体"/>
        </w:rPr>
      </w:pPr>
      <w:r>
        <w:rPr>
          <w:rFonts w:hint="eastAsia" w:ascii="宋体" w:hAnsi="宋体"/>
        </w:rPr>
        <w:t>《中国电信智能家庭网关与智能网关及应用管理平台接口技术要求》规定的其它应保留参数，包括接口开放权限、错误页面重定向配置、WAN侧L2TP VPN通道配置、插件访问权限、智能OS资源权限</w:t>
      </w:r>
    </w:p>
    <w:p>
      <w:pPr>
        <w:numPr>
          <w:ilvl w:val="0"/>
          <w:numId w:val="17"/>
        </w:numPr>
        <w:tabs>
          <w:tab w:val="left" w:pos="1365"/>
          <w:tab w:val="clear" w:pos="1680"/>
        </w:tabs>
        <w:spacing w:before="0" w:afterLines="0"/>
        <w:ind w:left="1365"/>
        <w:rPr>
          <w:rFonts w:ascii="宋体" w:hAnsi="宋体"/>
        </w:rPr>
      </w:pPr>
      <w:r>
        <w:rPr>
          <w:rFonts w:hint="eastAsia" w:ascii="宋体" w:hAnsi="宋体"/>
        </w:rPr>
        <w:t>插件（含出厂预装插件）相关配置（包含存储应用相关的FTP、SAMBA配置）</w:t>
      </w:r>
    </w:p>
    <w:p>
      <w:pPr>
        <w:numPr>
          <w:ilvl w:val="0"/>
          <w:numId w:val="17"/>
        </w:numPr>
        <w:tabs>
          <w:tab w:val="left" w:pos="1365"/>
          <w:tab w:val="clear" w:pos="1680"/>
        </w:tabs>
        <w:spacing w:before="0" w:afterLines="0"/>
        <w:ind w:left="1365"/>
        <w:rPr>
          <w:rFonts w:ascii="宋体" w:hAnsi="宋体"/>
        </w:rPr>
      </w:pPr>
      <w:r>
        <w:rPr>
          <w:rFonts w:hint="eastAsia" w:ascii="宋体" w:hAnsi="宋体"/>
        </w:rPr>
        <w:t>机顶盒模块相关配置（仅针对融合版设备）</w:t>
      </w:r>
    </w:p>
    <w:p>
      <w:pPr>
        <w:spacing w:after="15"/>
        <w:ind w:left="420" w:firstLine="420"/>
        <w:rPr>
          <w:rFonts w:ascii="宋体" w:hAnsi="宋体"/>
        </w:rPr>
      </w:pPr>
      <w:r>
        <w:rPr>
          <w:rFonts w:hint="eastAsia" w:ascii="宋体" w:hAnsi="宋体"/>
        </w:rPr>
        <w:t>长按</w:t>
      </w:r>
      <w:r>
        <w:rPr>
          <w:rFonts w:ascii="宋体" w:hAnsi="宋体"/>
        </w:rPr>
        <w:t>本地恢复出厂设置时，智能家庭网关应具备保留关键参数能力，各</w:t>
      </w:r>
      <w:r>
        <w:rPr>
          <w:rFonts w:hint="eastAsia" w:ascii="宋体" w:hAnsi="宋体"/>
        </w:rPr>
        <w:t>关键</w:t>
      </w:r>
      <w:r>
        <w:rPr>
          <w:rFonts w:ascii="宋体" w:hAnsi="宋体"/>
        </w:rPr>
        <w:t>参数值以最后保存配置的为准，</w:t>
      </w:r>
      <w:r>
        <w:rPr>
          <w:rFonts w:hint="eastAsia" w:ascii="宋体" w:hAnsi="宋体"/>
        </w:rPr>
        <w:t>长按</w:t>
      </w:r>
      <w:r>
        <w:rPr>
          <w:rFonts w:ascii="宋体" w:hAnsi="宋体"/>
        </w:rPr>
        <w:t>恢复出厂设置后第一次Inform</w:t>
      </w:r>
      <w:r>
        <w:rPr>
          <w:rFonts w:hint="eastAsia" w:ascii="宋体" w:hAnsi="宋体"/>
        </w:rPr>
        <w:t>消息中包含</w:t>
      </w:r>
      <w:r>
        <w:rPr>
          <w:rFonts w:ascii="宋体" w:hAnsi="宋体"/>
        </w:rPr>
        <w:t>X CT-COM LONGRESET</w:t>
      </w:r>
      <w:r>
        <w:rPr>
          <w:rFonts w:hint="eastAsia" w:ascii="宋体" w:hAnsi="宋体"/>
        </w:rPr>
        <w:t>事件号</w:t>
      </w:r>
      <w:r>
        <w:rPr>
          <w:rFonts w:ascii="宋体" w:hAnsi="宋体"/>
        </w:rPr>
        <w:t>。关键参数包括：</w:t>
      </w:r>
    </w:p>
    <w:p>
      <w:pPr>
        <w:numPr>
          <w:ilvl w:val="0"/>
          <w:numId w:val="17"/>
        </w:numPr>
        <w:tabs>
          <w:tab w:val="left" w:pos="1365"/>
          <w:tab w:val="clear" w:pos="1680"/>
        </w:tabs>
        <w:spacing w:before="0" w:afterLines="0"/>
        <w:ind w:left="1365"/>
        <w:rPr>
          <w:rFonts w:ascii="宋体" w:hAnsi="宋体"/>
        </w:rPr>
      </w:pPr>
      <w:r>
        <w:rPr>
          <w:rFonts w:ascii="宋体" w:hAnsi="宋体"/>
        </w:rPr>
        <w:t>ITMS+ URL</w:t>
      </w:r>
    </w:p>
    <w:p>
      <w:pPr>
        <w:numPr>
          <w:ilvl w:val="0"/>
          <w:numId w:val="17"/>
        </w:numPr>
        <w:tabs>
          <w:tab w:val="left" w:pos="1365"/>
          <w:tab w:val="clear" w:pos="1680"/>
        </w:tabs>
        <w:spacing w:before="0" w:afterLines="0"/>
        <w:ind w:left="1365"/>
        <w:rPr>
          <w:rFonts w:ascii="宋体" w:hAnsi="宋体"/>
        </w:rPr>
      </w:pPr>
      <w:r>
        <w:rPr>
          <w:rFonts w:ascii="宋体" w:hAnsi="宋体"/>
        </w:rPr>
        <w:t>智能家庭网关和ITMS+间双向Digest认证用户名/密码信息</w:t>
      </w:r>
    </w:p>
    <w:p>
      <w:pPr>
        <w:numPr>
          <w:ilvl w:val="0"/>
          <w:numId w:val="17"/>
        </w:numPr>
        <w:tabs>
          <w:tab w:val="left" w:pos="1365"/>
          <w:tab w:val="clear" w:pos="1680"/>
        </w:tabs>
        <w:spacing w:before="0" w:afterLines="0"/>
        <w:ind w:left="1365"/>
        <w:rPr>
          <w:rFonts w:ascii="宋体" w:hAnsi="宋体"/>
        </w:rPr>
      </w:pPr>
      <w:r>
        <w:rPr>
          <w:rFonts w:ascii="宋体" w:hAnsi="宋体"/>
        </w:rPr>
        <w:t>电信维护帐号的用户名/密码</w:t>
      </w:r>
    </w:p>
    <w:p>
      <w:pPr>
        <w:numPr>
          <w:ilvl w:val="0"/>
          <w:numId w:val="17"/>
        </w:numPr>
        <w:tabs>
          <w:tab w:val="left" w:pos="1365"/>
          <w:tab w:val="clear" w:pos="1680"/>
        </w:tabs>
        <w:spacing w:before="0" w:afterLines="0"/>
        <w:ind w:left="1365"/>
        <w:rPr>
          <w:rFonts w:ascii="宋体" w:hAnsi="宋体"/>
        </w:rPr>
      </w:pPr>
      <w:r>
        <w:rPr>
          <w:rFonts w:ascii="宋体" w:hAnsi="宋体"/>
        </w:rPr>
        <w:t>TR069 使用的WAN连接及绑定关系（包含VLAN、绑定、路由等设置）</w:t>
      </w:r>
    </w:p>
    <w:p>
      <w:pPr>
        <w:numPr>
          <w:ilvl w:val="0"/>
          <w:numId w:val="17"/>
        </w:numPr>
        <w:tabs>
          <w:tab w:val="left" w:pos="1365"/>
          <w:tab w:val="clear" w:pos="1680"/>
        </w:tabs>
        <w:spacing w:before="0" w:afterLines="0"/>
        <w:ind w:left="1365"/>
        <w:rPr>
          <w:rFonts w:ascii="宋体" w:hAnsi="宋体"/>
        </w:rPr>
      </w:pPr>
      <w:r>
        <w:rPr>
          <w:rFonts w:hint="eastAsia" w:ascii="宋体" w:hAnsi="宋体"/>
        </w:rPr>
        <w:t>宽带识别码（包括LOID和Password）</w:t>
      </w:r>
    </w:p>
    <w:p>
      <w:pPr>
        <w:numPr>
          <w:ilvl w:val="0"/>
          <w:numId w:val="17"/>
        </w:numPr>
        <w:tabs>
          <w:tab w:val="left" w:pos="1365"/>
          <w:tab w:val="clear" w:pos="1680"/>
        </w:tabs>
        <w:spacing w:before="0" w:afterLines="0"/>
        <w:ind w:left="1365"/>
        <w:rPr>
          <w:rFonts w:ascii="宋体" w:hAnsi="宋体"/>
        </w:rPr>
      </w:pPr>
      <w:r>
        <w:rPr>
          <w:rFonts w:hint="eastAsia" w:ascii="宋体" w:hAnsi="宋体"/>
        </w:rPr>
        <w:t>机顶盒模块相关配置（仅针对融合版设备）</w:t>
      </w:r>
    </w:p>
    <w:bookmarkEnd w:id="516"/>
    <w:p>
      <w:pPr>
        <w:pStyle w:val="102"/>
        <w:numPr>
          <w:ilvl w:val="2"/>
          <w:numId w:val="6"/>
        </w:numPr>
        <w:spacing w:before="156" w:after="156"/>
      </w:pPr>
      <w:bookmarkStart w:id="517" w:name="_Toc104287526"/>
      <w:bookmarkEnd w:id="517"/>
      <w:bookmarkStart w:id="518" w:name="_Toc145296047"/>
      <w:bookmarkEnd w:id="518"/>
      <w:bookmarkStart w:id="519" w:name="_Toc145295537"/>
      <w:bookmarkEnd w:id="519"/>
      <w:bookmarkStart w:id="520" w:name="_Toc196286635"/>
      <w:bookmarkEnd w:id="520"/>
      <w:bookmarkStart w:id="521" w:name="_Toc145295874"/>
      <w:bookmarkEnd w:id="521"/>
      <w:bookmarkStart w:id="522" w:name="_Toc227560178"/>
      <w:r>
        <w:rPr>
          <w:rFonts w:hint="eastAsia"/>
        </w:rPr>
        <w:t>网络及设备诊断</w:t>
      </w:r>
      <w:bookmarkEnd w:id="522"/>
    </w:p>
    <w:p>
      <w:pPr>
        <w:spacing w:after="15"/>
        <w:ind w:firstLine="480"/>
      </w:pPr>
      <w:r>
        <w:rPr>
          <w:rFonts w:hint="eastAsia"/>
        </w:rPr>
        <w:t>根据用户分级管理的要求，仅电信维护人员具有以下管理项目的操作权限。</w:t>
      </w:r>
    </w:p>
    <w:p>
      <w:pPr>
        <w:spacing w:after="15"/>
        <w:ind w:firstLine="480"/>
      </w:pPr>
      <w:r>
        <w:rPr>
          <w:rFonts w:hint="eastAsia"/>
        </w:rPr>
        <w:t>家庭网关应支持在选定的WAN连接下</w:t>
      </w:r>
      <w:r>
        <w:t>PING</w:t>
      </w:r>
      <w:r>
        <w:rPr>
          <w:rFonts w:hint="eastAsia"/>
        </w:rPr>
        <w:t>及</w:t>
      </w:r>
      <w:r>
        <w:t>T</w:t>
      </w:r>
      <w:r>
        <w:rPr>
          <w:rFonts w:hint="eastAsia"/>
        </w:rPr>
        <w:t>race route测试，测试的目的地址支持IP地址和域名两种方式，测试结果清晰易读。</w:t>
      </w:r>
    </w:p>
    <w:p>
      <w:pPr>
        <w:spacing w:after="15"/>
        <w:ind w:firstLine="480"/>
      </w:pPr>
      <w:r>
        <w:rPr>
          <w:rFonts w:hint="eastAsia" w:ascii="宋体" w:hAnsi="宋体"/>
          <w:color w:val="000000"/>
        </w:rPr>
        <w:t>家庭网关宜支持在选定</w:t>
      </w:r>
      <w:r>
        <w:rPr>
          <w:rFonts w:hAnsi="宋体"/>
          <w:color w:val="000000"/>
        </w:rPr>
        <w:t>的</w:t>
      </w:r>
      <w:r>
        <w:rPr>
          <w:color w:val="000000"/>
        </w:rPr>
        <w:t>WAN</w:t>
      </w:r>
      <w:r>
        <w:rPr>
          <w:rFonts w:hAnsi="宋体"/>
          <w:color w:val="000000"/>
        </w:rPr>
        <w:t>连</w:t>
      </w:r>
      <w:r>
        <w:rPr>
          <w:rFonts w:hint="eastAsia" w:ascii="宋体" w:hAnsi="宋体"/>
          <w:color w:val="000000"/>
        </w:rPr>
        <w:t>接</w:t>
      </w:r>
      <w:r>
        <w:rPr>
          <w:rFonts w:hAnsi="宋体"/>
          <w:color w:val="000000"/>
        </w:rPr>
        <w:t>下</w:t>
      </w:r>
      <w:r>
        <w:rPr>
          <w:color w:val="000000"/>
        </w:rPr>
        <w:t>DNS QUERY</w:t>
      </w:r>
      <w:r>
        <w:rPr>
          <w:rFonts w:hAnsi="宋体"/>
          <w:color w:val="000000"/>
        </w:rPr>
        <w:t>、</w:t>
      </w:r>
      <w:r>
        <w:rPr>
          <w:color w:val="000000"/>
        </w:rPr>
        <w:t>HTTP GET</w:t>
      </w:r>
      <w:r>
        <w:rPr>
          <w:rFonts w:hAnsi="宋体"/>
          <w:color w:val="000000"/>
        </w:rPr>
        <w:t>等故</w:t>
      </w:r>
      <w:r>
        <w:rPr>
          <w:rFonts w:hint="eastAsia" w:ascii="宋体" w:hAnsi="宋体"/>
          <w:color w:val="000000"/>
        </w:rPr>
        <w:t>障检测操作。</w:t>
      </w:r>
    </w:p>
    <w:p>
      <w:pPr>
        <w:spacing w:after="15"/>
        <w:ind w:firstLine="480"/>
      </w:pPr>
      <w:r>
        <w:rPr>
          <w:rFonts w:hint="eastAsia"/>
        </w:rPr>
        <w:t>家庭网关应支持手动的Inform上报，手动Inform上报的状态显示要求与主动Inform上报相同。</w:t>
      </w:r>
    </w:p>
    <w:p>
      <w:pPr>
        <w:spacing w:after="15"/>
        <w:ind w:firstLine="480"/>
      </w:pPr>
      <w:r>
        <w:rPr>
          <w:rFonts w:hint="eastAsia"/>
        </w:rPr>
        <w:t>家庭网关应支持手动重启及暂停Framework，暂停周期可选3分钟、10分钟、30分钟和120分钟，设备重启时当前暂停周期应保持，Framework重启时当前暂停周期应终止。</w:t>
      </w:r>
    </w:p>
    <w:p>
      <w:pPr>
        <w:spacing w:after="15"/>
        <w:ind w:firstLine="480"/>
      </w:pPr>
      <w:r>
        <w:rPr>
          <w:rFonts w:hint="eastAsia"/>
        </w:rPr>
        <w:t>融合版设备的机顶盒模块应支持《中国电信智能机顶盒技术要求》6.12所列的本地诊断功能。</w:t>
      </w:r>
    </w:p>
    <w:p>
      <w:pPr>
        <w:pStyle w:val="96"/>
        <w:numPr>
          <w:ilvl w:val="1"/>
          <w:numId w:val="6"/>
        </w:numPr>
        <w:spacing w:before="156" w:after="156"/>
      </w:pPr>
      <w:bookmarkStart w:id="523" w:name="_Toc516241061"/>
      <w:bookmarkEnd w:id="523"/>
      <w:bookmarkStart w:id="524" w:name="_Toc532477782"/>
      <w:bookmarkStart w:id="525" w:name="_Toc447897180"/>
      <w:r>
        <w:rPr>
          <w:rFonts w:hint="eastAsia"/>
        </w:rPr>
        <w:t>ITMS+</w:t>
      </w:r>
      <w:r>
        <w:t>远程管理和配置要求</w:t>
      </w:r>
      <w:bookmarkEnd w:id="524"/>
      <w:bookmarkEnd w:id="525"/>
    </w:p>
    <w:p>
      <w:pPr>
        <w:pStyle w:val="102"/>
        <w:numPr>
          <w:ilvl w:val="2"/>
          <w:numId w:val="6"/>
        </w:numPr>
        <w:spacing w:before="156" w:after="156"/>
      </w:pPr>
      <w:bookmarkStart w:id="526" w:name="_Toc224441726"/>
      <w:r>
        <w:t>远程管理基本要求</w:t>
      </w:r>
      <w:bookmarkEnd w:id="526"/>
    </w:p>
    <w:p>
      <w:pPr>
        <w:numPr>
          <w:ilvl w:val="0"/>
          <w:numId w:val="81"/>
        </w:numPr>
        <w:spacing w:before="0" w:afterLines="0"/>
        <w:rPr>
          <w:rFonts w:ascii="宋体" w:hAnsi="宋体"/>
        </w:rPr>
      </w:pPr>
      <w:bookmarkStart w:id="527" w:name="_Toc91497347"/>
      <w:bookmarkEnd w:id="527"/>
      <w:bookmarkStart w:id="528" w:name="_Toc160435776"/>
      <w:bookmarkEnd w:id="528"/>
      <w:bookmarkStart w:id="529" w:name="_Toc103756241"/>
      <w:bookmarkEnd w:id="529"/>
      <w:bookmarkStart w:id="530" w:name="_Toc146571311"/>
      <w:bookmarkEnd w:id="530"/>
      <w:bookmarkStart w:id="531" w:name="_Toc160609998"/>
      <w:bookmarkEnd w:id="531"/>
      <w:bookmarkStart w:id="532" w:name="_Toc159301761"/>
      <w:bookmarkEnd w:id="532"/>
      <w:bookmarkStart w:id="533" w:name="_Toc160329978"/>
      <w:bookmarkEnd w:id="533"/>
      <w:bookmarkStart w:id="534" w:name="_Toc160498024"/>
      <w:bookmarkEnd w:id="534"/>
      <w:bookmarkStart w:id="535" w:name="_Toc146570000"/>
      <w:bookmarkEnd w:id="535"/>
      <w:bookmarkStart w:id="536" w:name="OLE_LINK47"/>
      <w:bookmarkStart w:id="537" w:name="OLE_LINK48"/>
      <w:bookmarkStart w:id="538" w:name="_Toc224441727"/>
      <w:bookmarkStart w:id="539" w:name="_Toc112059253"/>
      <w:r>
        <w:rPr>
          <w:rFonts w:ascii="宋体" w:hAnsi="宋体"/>
        </w:rPr>
        <w:t>应支持远程管理和维护操作：参数配置、软件升级、故障诊断、家庭网关统计信息及状态查询等</w:t>
      </w:r>
      <w:r>
        <w:rPr>
          <w:rFonts w:hint="eastAsia" w:ascii="宋体" w:hAnsi="宋体"/>
        </w:rPr>
        <w:t>。</w:t>
      </w:r>
    </w:p>
    <w:bookmarkEnd w:id="536"/>
    <w:bookmarkEnd w:id="537"/>
    <w:p>
      <w:pPr>
        <w:numPr>
          <w:ilvl w:val="0"/>
          <w:numId w:val="81"/>
        </w:numPr>
        <w:spacing w:before="0" w:afterLines="0"/>
        <w:rPr>
          <w:rFonts w:ascii="宋体" w:hAnsi="宋体"/>
        </w:rPr>
      </w:pPr>
      <w:r>
        <w:rPr>
          <w:rFonts w:ascii="宋体" w:hAnsi="宋体"/>
        </w:rPr>
        <w:t>应支持TR-069 / TR-098 / TR-104参数模型，及中国电信扩展的业务相关的参数模型，扩展参数模型参见《中国电信家庭网关与增强型终端综合管理系统接口技术要求》</w:t>
      </w:r>
      <w:r>
        <w:rPr>
          <w:rFonts w:hint="eastAsia" w:ascii="宋体" w:hAnsi="宋体"/>
        </w:rPr>
        <w:t>。</w:t>
      </w:r>
    </w:p>
    <w:p>
      <w:pPr>
        <w:numPr>
          <w:ilvl w:val="0"/>
          <w:numId w:val="81"/>
        </w:numPr>
        <w:spacing w:before="0" w:afterLines="0"/>
        <w:rPr>
          <w:rFonts w:ascii="宋体" w:hAnsi="宋体"/>
        </w:rPr>
      </w:pPr>
      <w:r>
        <w:rPr>
          <w:rFonts w:ascii="宋体" w:hAnsi="宋体"/>
        </w:rPr>
        <w:t>应支持《中国电信家庭网关与增强型终端</w:t>
      </w:r>
      <w:r>
        <w:rPr>
          <w:rFonts w:hint="eastAsia" w:ascii="宋体" w:hAnsi="宋体"/>
        </w:rPr>
        <w:t>综合管理系统</w:t>
      </w:r>
      <w:r>
        <w:rPr>
          <w:rFonts w:ascii="宋体" w:hAnsi="宋体"/>
        </w:rPr>
        <w:t>接口技术要求》定义的接口和功能。</w:t>
      </w:r>
    </w:p>
    <w:p>
      <w:pPr>
        <w:numPr>
          <w:ilvl w:val="0"/>
          <w:numId w:val="81"/>
        </w:numPr>
        <w:spacing w:before="0" w:afterLines="0"/>
        <w:rPr>
          <w:rFonts w:ascii="宋体" w:hAnsi="宋体"/>
        </w:rPr>
      </w:pPr>
      <w:r>
        <w:rPr>
          <w:rFonts w:ascii="宋体" w:hAnsi="宋体"/>
        </w:rPr>
        <w:t>应支持Digest双向认证，家庭网关认证平台</w:t>
      </w:r>
      <w:r>
        <w:rPr>
          <w:rFonts w:hint="eastAsia" w:ascii="宋体" w:hAnsi="宋体"/>
        </w:rPr>
        <w:t>的初始</w:t>
      </w:r>
      <w:r>
        <w:rPr>
          <w:rFonts w:ascii="宋体" w:hAnsi="宋体"/>
        </w:rPr>
        <w:t>用户名/密码为：</w:t>
      </w:r>
      <w:r>
        <w:rPr>
          <w:rFonts w:hint="eastAsia" w:ascii="宋体" w:hAnsi="宋体"/>
        </w:rPr>
        <w:t>itms/itms</w:t>
      </w:r>
      <w:r>
        <w:rPr>
          <w:rFonts w:ascii="宋体" w:hAnsi="宋体"/>
        </w:rPr>
        <w:t>，平台认证家庭网关</w:t>
      </w:r>
      <w:r>
        <w:rPr>
          <w:rFonts w:hint="eastAsia" w:ascii="宋体" w:hAnsi="宋体"/>
        </w:rPr>
        <w:t>的初始</w:t>
      </w:r>
      <w:r>
        <w:rPr>
          <w:rFonts w:ascii="宋体" w:hAnsi="宋体"/>
        </w:rPr>
        <w:t>用户名/密码为：hgw/hgw；家庭网关应支持SSL。</w:t>
      </w:r>
    </w:p>
    <w:p>
      <w:pPr>
        <w:numPr>
          <w:ilvl w:val="0"/>
          <w:numId w:val="81"/>
        </w:numPr>
        <w:spacing w:before="0" w:afterLines="0"/>
        <w:rPr>
          <w:rFonts w:ascii="宋体" w:hAnsi="宋体"/>
        </w:rPr>
      </w:pPr>
      <w:r>
        <w:rPr>
          <w:rFonts w:hint="eastAsia" w:ascii="宋体" w:hAnsi="宋体"/>
        </w:rPr>
        <w:t>应提高远程管理过程中的响应速度，一个交互过程中每次ITMS+平台断开连接到终端主动发起连接的平均间隔时间应低于0.4秒。</w:t>
      </w:r>
    </w:p>
    <w:p>
      <w:pPr>
        <w:numPr>
          <w:ilvl w:val="0"/>
          <w:numId w:val="81"/>
        </w:numPr>
        <w:spacing w:before="0" w:afterLines="0"/>
        <w:rPr>
          <w:rFonts w:ascii="宋体" w:hAnsi="宋体"/>
        </w:rPr>
      </w:pPr>
      <w:r>
        <w:rPr>
          <w:rFonts w:hint="eastAsia" w:ascii="宋体" w:hAnsi="宋体"/>
        </w:rPr>
        <w:t>通过ITMS+配置参数后，如果设备需要重启生效，则需要上报ITMS+，由ITMS+命令设备重启后再重启，需要重启生效的参数范围应不超出WAN连接相关参数；家庭网关应优化启动（包括重启）流程，尽量缩短启动时间，并支持所有配置业务功能全部成功下发后一次性重启生效</w:t>
      </w:r>
      <w:r>
        <w:rPr>
          <w:rFonts w:ascii="宋体" w:hAnsi="宋体"/>
        </w:rPr>
        <w:t>。</w:t>
      </w:r>
    </w:p>
    <w:p>
      <w:pPr>
        <w:pStyle w:val="102"/>
        <w:numPr>
          <w:ilvl w:val="2"/>
          <w:numId w:val="6"/>
        </w:numPr>
        <w:spacing w:before="156" w:after="156"/>
      </w:pPr>
      <w:r>
        <w:t>远程参数配置和性能监测</w:t>
      </w:r>
      <w:bookmarkEnd w:id="538"/>
      <w:bookmarkEnd w:id="539"/>
    </w:p>
    <w:p>
      <w:pPr>
        <w:spacing w:after="15"/>
        <w:ind w:firstLine="420" w:firstLineChars="200"/>
        <w:rPr>
          <w:rFonts w:ascii="宋体" w:hAnsi="宋体"/>
        </w:rPr>
      </w:pPr>
      <w:bookmarkStart w:id="540" w:name="_Toc155153499"/>
      <w:bookmarkEnd w:id="540"/>
      <w:bookmarkStart w:id="541" w:name="_Toc156485777"/>
      <w:bookmarkEnd w:id="541"/>
      <w:bookmarkStart w:id="542" w:name="_Toc107224575"/>
      <w:bookmarkEnd w:id="542"/>
      <w:bookmarkStart w:id="543" w:name="_Toc155153229"/>
      <w:bookmarkEnd w:id="543"/>
      <w:bookmarkStart w:id="544" w:name="_Toc107224577"/>
      <w:bookmarkEnd w:id="544"/>
      <w:bookmarkStart w:id="545" w:name="_Toc107224576"/>
      <w:bookmarkEnd w:id="545"/>
      <w:bookmarkStart w:id="546" w:name="_Toc155253502"/>
      <w:bookmarkEnd w:id="546"/>
      <w:bookmarkStart w:id="547" w:name="_Toc155251459"/>
      <w:bookmarkEnd w:id="547"/>
      <w:bookmarkStart w:id="548" w:name="_Toc156486333"/>
      <w:bookmarkEnd w:id="548"/>
      <w:bookmarkStart w:id="549" w:name="_Toc155154553"/>
      <w:bookmarkEnd w:id="549"/>
      <w:bookmarkStart w:id="550" w:name="_Toc155251620"/>
      <w:bookmarkEnd w:id="550"/>
      <w:bookmarkStart w:id="551" w:name="_Toc224441728"/>
      <w:bookmarkStart w:id="552" w:name="_Toc112059254"/>
      <w:bookmarkStart w:id="553" w:name="_Toc83539706"/>
      <w:r>
        <w:rPr>
          <w:rFonts w:ascii="宋体" w:hAnsi="宋体"/>
        </w:rPr>
        <w:t>家庭网关能够接受ITMS+对其进行远程的配置以及设备信息、状态参数的远程读取。具体需要实现的功能如下：</w:t>
      </w:r>
    </w:p>
    <w:p>
      <w:pPr>
        <w:numPr>
          <w:ilvl w:val="0"/>
          <w:numId w:val="82"/>
        </w:numPr>
        <w:spacing w:before="0" w:afterLines="0"/>
        <w:rPr>
          <w:rFonts w:ascii="宋体" w:hAnsi="宋体"/>
        </w:rPr>
      </w:pPr>
      <w:r>
        <w:rPr>
          <w:rFonts w:ascii="宋体" w:hAnsi="宋体"/>
        </w:rPr>
        <w:t>家庭网关设备信息</w:t>
      </w:r>
    </w:p>
    <w:p>
      <w:pPr>
        <w:spacing w:after="15"/>
        <w:ind w:left="368" w:leftChars="175" w:firstLine="420" w:firstLineChars="200"/>
        <w:rPr>
          <w:rFonts w:ascii="宋体" w:hAnsi="宋体"/>
        </w:rPr>
      </w:pPr>
      <w:r>
        <w:rPr>
          <w:rFonts w:ascii="宋体" w:hAnsi="宋体"/>
        </w:rPr>
        <w:t>家庭网关应支持设备信息（设备型号、设备标识号、硬件版本、软件版本等）的查询。</w:t>
      </w:r>
    </w:p>
    <w:p>
      <w:pPr>
        <w:numPr>
          <w:ilvl w:val="0"/>
          <w:numId w:val="82"/>
        </w:numPr>
        <w:spacing w:before="0" w:afterLines="0"/>
        <w:rPr>
          <w:rFonts w:ascii="宋体" w:hAnsi="宋体"/>
        </w:rPr>
      </w:pPr>
      <w:r>
        <w:rPr>
          <w:rFonts w:ascii="宋体" w:hAnsi="宋体"/>
        </w:rPr>
        <w:t>网络侧参数配置和查询</w:t>
      </w:r>
    </w:p>
    <w:p>
      <w:pPr>
        <w:numPr>
          <w:ilvl w:val="0"/>
          <w:numId w:val="83"/>
        </w:numPr>
        <w:spacing w:before="0" w:afterLines="0"/>
        <w:rPr>
          <w:rFonts w:ascii="宋体" w:hAnsi="宋体"/>
        </w:rPr>
      </w:pPr>
      <w:r>
        <w:rPr>
          <w:rFonts w:ascii="宋体" w:hAnsi="宋体"/>
        </w:rPr>
        <w:t>网络侧连接方式的配置和查询</w:t>
      </w:r>
    </w:p>
    <w:p>
      <w:pPr>
        <w:numPr>
          <w:ilvl w:val="0"/>
          <w:numId w:val="17"/>
        </w:numPr>
        <w:tabs>
          <w:tab w:val="left" w:pos="1365"/>
          <w:tab w:val="clear" w:pos="1680"/>
        </w:tabs>
        <w:spacing w:before="0" w:afterLines="0"/>
        <w:ind w:left="1365"/>
        <w:rPr>
          <w:rFonts w:ascii="宋体" w:hAnsi="宋体"/>
        </w:rPr>
      </w:pPr>
      <w:r>
        <w:rPr>
          <w:rFonts w:ascii="宋体" w:hAnsi="宋体"/>
        </w:rPr>
        <w:t>PPP方式的参数设置和查询；</w:t>
      </w:r>
    </w:p>
    <w:p>
      <w:pPr>
        <w:numPr>
          <w:ilvl w:val="0"/>
          <w:numId w:val="17"/>
        </w:numPr>
        <w:tabs>
          <w:tab w:val="left" w:pos="1365"/>
          <w:tab w:val="clear" w:pos="1680"/>
        </w:tabs>
        <w:spacing w:before="0" w:afterLines="0"/>
        <w:ind w:left="1365"/>
        <w:rPr>
          <w:rFonts w:ascii="宋体" w:hAnsi="宋体"/>
        </w:rPr>
      </w:pPr>
      <w:r>
        <w:rPr>
          <w:rFonts w:ascii="宋体" w:hAnsi="宋体"/>
        </w:rPr>
        <w:t>IP方式的参数设置和查询。</w:t>
      </w:r>
    </w:p>
    <w:p>
      <w:pPr>
        <w:numPr>
          <w:ilvl w:val="0"/>
          <w:numId w:val="83"/>
        </w:numPr>
        <w:spacing w:before="0" w:afterLines="0"/>
        <w:rPr>
          <w:rFonts w:ascii="宋体" w:hAnsi="宋体"/>
        </w:rPr>
      </w:pPr>
      <w:r>
        <w:rPr>
          <w:rFonts w:hint="eastAsia" w:ascii="宋体" w:hAnsi="宋体"/>
        </w:rPr>
        <w:t xml:space="preserve"> PON上行参数配置和性能检测</w:t>
      </w:r>
    </w:p>
    <w:p>
      <w:pPr>
        <w:numPr>
          <w:ilvl w:val="0"/>
          <w:numId w:val="17"/>
        </w:numPr>
        <w:tabs>
          <w:tab w:val="left" w:pos="1365"/>
          <w:tab w:val="clear" w:pos="1680"/>
        </w:tabs>
        <w:spacing w:before="0" w:afterLines="0"/>
        <w:ind w:left="1365"/>
        <w:rPr>
          <w:rFonts w:ascii="宋体" w:hAnsi="宋体"/>
        </w:rPr>
      </w:pPr>
      <w:r>
        <w:rPr>
          <w:rFonts w:hint="eastAsia" w:ascii="宋体" w:hAnsi="宋体"/>
        </w:rPr>
        <w:t>PON线路物理层参数的查询（如来自OLT的下行光功率，智能家庭网关的发送光功率）。</w:t>
      </w:r>
    </w:p>
    <w:p>
      <w:pPr>
        <w:numPr>
          <w:ilvl w:val="0"/>
          <w:numId w:val="82"/>
        </w:numPr>
        <w:spacing w:before="0" w:afterLines="0"/>
        <w:rPr>
          <w:rFonts w:ascii="宋体" w:hAnsi="宋体"/>
        </w:rPr>
      </w:pPr>
      <w:r>
        <w:rPr>
          <w:rFonts w:ascii="宋体" w:hAnsi="宋体"/>
        </w:rPr>
        <w:t>用户侧参数配置和查询</w:t>
      </w:r>
    </w:p>
    <w:p>
      <w:pPr>
        <w:numPr>
          <w:ilvl w:val="0"/>
          <w:numId w:val="84"/>
        </w:numPr>
        <w:spacing w:before="0" w:afterLines="0"/>
        <w:rPr>
          <w:rFonts w:ascii="宋体" w:hAnsi="宋体"/>
        </w:rPr>
      </w:pPr>
      <w:r>
        <w:rPr>
          <w:rFonts w:ascii="宋体" w:hAnsi="宋体"/>
        </w:rPr>
        <w:t>用户侧网络参数配置和性能监测</w:t>
      </w:r>
    </w:p>
    <w:p>
      <w:pPr>
        <w:numPr>
          <w:ilvl w:val="0"/>
          <w:numId w:val="17"/>
        </w:numPr>
        <w:tabs>
          <w:tab w:val="left" w:pos="1365"/>
          <w:tab w:val="clear" w:pos="1680"/>
        </w:tabs>
        <w:spacing w:before="0" w:afterLines="0"/>
        <w:ind w:left="1365"/>
        <w:rPr>
          <w:rFonts w:ascii="宋体" w:hAnsi="宋体"/>
        </w:rPr>
      </w:pPr>
      <w:r>
        <w:rPr>
          <w:rFonts w:ascii="宋体" w:hAnsi="宋体"/>
        </w:rPr>
        <w:t>LAN设备地址分配参数的配置和查询；</w:t>
      </w:r>
    </w:p>
    <w:p>
      <w:pPr>
        <w:numPr>
          <w:ilvl w:val="0"/>
          <w:numId w:val="17"/>
        </w:numPr>
        <w:tabs>
          <w:tab w:val="left" w:pos="1365"/>
          <w:tab w:val="clear" w:pos="1680"/>
        </w:tabs>
        <w:spacing w:before="0" w:afterLines="0"/>
        <w:ind w:left="1365"/>
        <w:rPr>
          <w:rFonts w:ascii="宋体" w:hAnsi="宋体"/>
        </w:rPr>
      </w:pPr>
      <w:r>
        <w:rPr>
          <w:rFonts w:ascii="宋体" w:hAnsi="宋体"/>
        </w:rPr>
        <w:t>LAN地址信息的配置和查询。</w:t>
      </w:r>
    </w:p>
    <w:p>
      <w:pPr>
        <w:numPr>
          <w:ilvl w:val="0"/>
          <w:numId w:val="84"/>
        </w:numPr>
        <w:spacing w:before="0" w:afterLines="0"/>
        <w:rPr>
          <w:rFonts w:ascii="宋体" w:hAnsi="宋体"/>
        </w:rPr>
      </w:pPr>
      <w:r>
        <w:rPr>
          <w:rFonts w:ascii="宋体" w:hAnsi="宋体"/>
        </w:rPr>
        <w:t>以太网参数的配置和查询</w:t>
      </w:r>
    </w:p>
    <w:p>
      <w:pPr>
        <w:numPr>
          <w:ilvl w:val="0"/>
          <w:numId w:val="17"/>
        </w:numPr>
        <w:tabs>
          <w:tab w:val="left" w:pos="1365"/>
          <w:tab w:val="clear" w:pos="1680"/>
        </w:tabs>
        <w:spacing w:before="0" w:afterLines="0"/>
        <w:ind w:left="1365"/>
        <w:rPr>
          <w:rFonts w:ascii="宋体" w:hAnsi="宋体"/>
        </w:rPr>
      </w:pPr>
      <w:r>
        <w:rPr>
          <w:rFonts w:ascii="宋体" w:hAnsi="宋体"/>
        </w:rPr>
        <w:t>以太网物理端口的参数配置和查询；</w:t>
      </w:r>
    </w:p>
    <w:p>
      <w:pPr>
        <w:numPr>
          <w:ilvl w:val="0"/>
          <w:numId w:val="17"/>
        </w:numPr>
        <w:tabs>
          <w:tab w:val="left" w:pos="1365"/>
          <w:tab w:val="clear" w:pos="1680"/>
        </w:tabs>
        <w:spacing w:before="0" w:afterLines="0"/>
        <w:ind w:left="1365"/>
        <w:rPr>
          <w:rFonts w:ascii="宋体" w:hAnsi="宋体"/>
        </w:rPr>
      </w:pPr>
      <w:r>
        <w:rPr>
          <w:rFonts w:ascii="宋体" w:hAnsi="宋体"/>
        </w:rPr>
        <w:t>以太网端口的性能监测（收发字节等）。</w:t>
      </w:r>
    </w:p>
    <w:p>
      <w:pPr>
        <w:numPr>
          <w:ilvl w:val="0"/>
          <w:numId w:val="84"/>
        </w:numPr>
        <w:spacing w:before="0" w:afterLines="0"/>
        <w:rPr>
          <w:rFonts w:ascii="宋体" w:hAnsi="宋体"/>
        </w:rPr>
      </w:pPr>
      <w:r>
        <w:rPr>
          <w:rFonts w:ascii="宋体" w:hAnsi="宋体"/>
        </w:rPr>
        <w:t>WLAN参数的配置和查询</w:t>
      </w:r>
    </w:p>
    <w:p>
      <w:pPr>
        <w:numPr>
          <w:ilvl w:val="0"/>
          <w:numId w:val="17"/>
        </w:numPr>
        <w:tabs>
          <w:tab w:val="left" w:pos="1365"/>
          <w:tab w:val="clear" w:pos="1680"/>
        </w:tabs>
        <w:spacing w:before="0" w:afterLines="0"/>
        <w:ind w:left="1365"/>
        <w:rPr>
          <w:rFonts w:ascii="宋体" w:hAnsi="宋体"/>
        </w:rPr>
      </w:pPr>
      <w:r>
        <w:rPr>
          <w:rFonts w:ascii="宋体" w:hAnsi="宋体"/>
        </w:rPr>
        <w:t>家庭网关WLAN部分的基本参数和安全参数的配置和查询；</w:t>
      </w:r>
    </w:p>
    <w:p>
      <w:pPr>
        <w:numPr>
          <w:ilvl w:val="0"/>
          <w:numId w:val="17"/>
        </w:numPr>
        <w:tabs>
          <w:tab w:val="left" w:pos="1365"/>
          <w:tab w:val="clear" w:pos="1680"/>
        </w:tabs>
        <w:spacing w:before="0" w:afterLines="0"/>
        <w:ind w:left="1365"/>
        <w:rPr>
          <w:rFonts w:ascii="宋体" w:hAnsi="宋体"/>
        </w:rPr>
      </w:pPr>
      <w:r>
        <w:rPr>
          <w:rFonts w:ascii="宋体" w:hAnsi="宋体"/>
        </w:rPr>
        <w:t>WLAN所连接设备的状态查询。</w:t>
      </w:r>
    </w:p>
    <w:p>
      <w:pPr>
        <w:numPr>
          <w:ilvl w:val="0"/>
          <w:numId w:val="82"/>
        </w:numPr>
        <w:spacing w:before="0" w:afterLines="0"/>
        <w:rPr>
          <w:rFonts w:ascii="宋体" w:hAnsi="宋体"/>
        </w:rPr>
      </w:pPr>
      <w:r>
        <w:rPr>
          <w:rFonts w:ascii="宋体" w:hAnsi="宋体"/>
        </w:rPr>
        <w:t>语音应用的配置和查询</w:t>
      </w:r>
    </w:p>
    <w:p>
      <w:pPr>
        <w:numPr>
          <w:ilvl w:val="0"/>
          <w:numId w:val="85"/>
        </w:numPr>
        <w:spacing w:before="0" w:afterLines="0"/>
        <w:rPr>
          <w:rFonts w:ascii="宋体" w:hAnsi="宋体"/>
        </w:rPr>
      </w:pPr>
      <w:r>
        <w:rPr>
          <w:rFonts w:ascii="宋体" w:hAnsi="宋体"/>
        </w:rPr>
        <w:t>应支持语音业务的激活/去激活；</w:t>
      </w:r>
    </w:p>
    <w:p>
      <w:pPr>
        <w:numPr>
          <w:ilvl w:val="0"/>
          <w:numId w:val="85"/>
        </w:numPr>
        <w:spacing w:before="0" w:afterLines="0"/>
        <w:rPr>
          <w:rFonts w:ascii="宋体" w:hAnsi="宋体"/>
        </w:rPr>
      </w:pPr>
      <w:r>
        <w:rPr>
          <w:rFonts w:ascii="宋体" w:hAnsi="宋体"/>
        </w:rPr>
        <w:t>应支持SIP</w:t>
      </w:r>
      <w:r>
        <w:rPr>
          <w:rFonts w:hint="eastAsia" w:ascii="宋体" w:hAnsi="宋体"/>
        </w:rPr>
        <w:t>、H.248</w:t>
      </w:r>
      <w:r>
        <w:rPr>
          <w:rFonts w:ascii="宋体" w:hAnsi="宋体"/>
        </w:rPr>
        <w:t>各种参数的配置和查询（具体参见TR-104要求）</w:t>
      </w:r>
      <w:r>
        <w:rPr>
          <w:rFonts w:hint="eastAsia" w:ascii="宋体" w:hAnsi="宋体"/>
        </w:rPr>
        <w:t>；</w:t>
      </w:r>
    </w:p>
    <w:p>
      <w:pPr>
        <w:numPr>
          <w:ilvl w:val="0"/>
          <w:numId w:val="85"/>
        </w:numPr>
        <w:spacing w:before="0" w:afterLines="0"/>
        <w:rPr>
          <w:rFonts w:ascii="宋体" w:hAnsi="宋体"/>
        </w:rPr>
      </w:pPr>
      <w:r>
        <w:rPr>
          <w:rFonts w:hint="eastAsia" w:ascii="宋体" w:hAnsi="宋体"/>
        </w:rPr>
        <w:t>在支持SIP时，</w:t>
      </w:r>
      <w:r>
        <w:rPr>
          <w:rFonts w:ascii="宋体" w:hAnsi="宋体"/>
        </w:rPr>
        <w:t>支持</w:t>
      </w:r>
      <w:r>
        <w:rPr>
          <w:rFonts w:hint="eastAsia" w:ascii="宋体" w:hAnsi="宋体"/>
        </w:rPr>
        <w:t>软交换SIP、IMS SIP协议的选择</w:t>
      </w:r>
      <w:r>
        <w:rPr>
          <w:rFonts w:ascii="宋体" w:hAnsi="宋体"/>
        </w:rPr>
        <w:t>；</w:t>
      </w:r>
    </w:p>
    <w:p>
      <w:pPr>
        <w:numPr>
          <w:ilvl w:val="0"/>
          <w:numId w:val="85"/>
        </w:numPr>
        <w:spacing w:before="0" w:afterLines="0"/>
        <w:rPr>
          <w:rFonts w:ascii="宋体" w:hAnsi="宋体"/>
        </w:rPr>
      </w:pPr>
      <w:r>
        <w:rPr>
          <w:rFonts w:hint="eastAsia" w:ascii="宋体" w:hAnsi="宋体"/>
        </w:rPr>
        <w:t>配置SIP协议支持远程配置的Digital Map。</w:t>
      </w:r>
    </w:p>
    <w:p>
      <w:pPr>
        <w:numPr>
          <w:ilvl w:val="0"/>
          <w:numId w:val="82"/>
        </w:numPr>
        <w:spacing w:before="0" w:afterLines="0"/>
        <w:rPr>
          <w:rFonts w:ascii="宋体" w:hAnsi="宋体"/>
        </w:rPr>
      </w:pPr>
      <w:r>
        <w:rPr>
          <w:rFonts w:ascii="宋体" w:hAnsi="宋体"/>
        </w:rPr>
        <w:t>DDNS功能的参数配置：参见《中国电信家庭网关与增强型终端综合管理系统接口技术要求》。</w:t>
      </w:r>
    </w:p>
    <w:p>
      <w:pPr>
        <w:numPr>
          <w:ilvl w:val="0"/>
          <w:numId w:val="82"/>
        </w:numPr>
        <w:spacing w:before="0" w:afterLines="0"/>
        <w:rPr>
          <w:rFonts w:ascii="宋体" w:hAnsi="宋体"/>
        </w:rPr>
      </w:pPr>
      <w:r>
        <w:rPr>
          <w:rFonts w:ascii="宋体" w:hAnsi="宋体"/>
        </w:rPr>
        <w:t>UPnP功能的参数设置：参见《中国电信家庭网关与增强型终端</w:t>
      </w:r>
      <w:r>
        <w:rPr>
          <w:rFonts w:hint="eastAsia" w:ascii="宋体" w:hAnsi="宋体"/>
        </w:rPr>
        <w:t>综合管理系统</w:t>
      </w:r>
      <w:r>
        <w:rPr>
          <w:rFonts w:ascii="宋体" w:hAnsi="宋体"/>
        </w:rPr>
        <w:t>接口技术要求》。</w:t>
      </w:r>
    </w:p>
    <w:p>
      <w:pPr>
        <w:numPr>
          <w:ilvl w:val="0"/>
          <w:numId w:val="82"/>
        </w:numPr>
        <w:spacing w:before="0" w:afterLines="0"/>
        <w:rPr>
          <w:rFonts w:ascii="宋体" w:hAnsi="宋体"/>
        </w:rPr>
      </w:pPr>
      <w:r>
        <w:rPr>
          <w:rFonts w:ascii="宋体" w:hAnsi="宋体"/>
        </w:rPr>
        <w:t>防火墙参数的配置和查询：参见《中国电信</w:t>
      </w:r>
      <w:r>
        <w:rPr>
          <w:rFonts w:hint="eastAsia" w:ascii="宋体" w:hAnsi="宋体"/>
        </w:rPr>
        <w:t>家庭网关与增强型终端</w:t>
      </w:r>
      <w:r>
        <w:rPr>
          <w:rFonts w:ascii="宋体" w:hAnsi="宋体"/>
        </w:rPr>
        <w:t>综合管理系统接口技术要求》。</w:t>
      </w:r>
    </w:p>
    <w:p>
      <w:pPr>
        <w:numPr>
          <w:ilvl w:val="0"/>
          <w:numId w:val="86"/>
        </w:numPr>
        <w:spacing w:before="0" w:afterLines="0"/>
        <w:rPr>
          <w:rFonts w:ascii="宋体" w:hAnsi="宋体"/>
        </w:rPr>
      </w:pPr>
      <w:r>
        <w:rPr>
          <w:rFonts w:ascii="宋体" w:hAnsi="宋体"/>
        </w:rPr>
        <w:t>根据URL、IP地址、协议、端口数据包过滤的参数配置和查询；</w:t>
      </w:r>
    </w:p>
    <w:p>
      <w:pPr>
        <w:numPr>
          <w:ilvl w:val="0"/>
          <w:numId w:val="86"/>
        </w:numPr>
        <w:spacing w:before="0" w:afterLines="0"/>
        <w:rPr>
          <w:rFonts w:ascii="宋体" w:hAnsi="宋体"/>
        </w:rPr>
      </w:pPr>
      <w:r>
        <w:rPr>
          <w:rFonts w:ascii="宋体" w:hAnsi="宋体"/>
        </w:rPr>
        <w:t>攻击保护的参数配置和查询；</w:t>
      </w:r>
    </w:p>
    <w:p>
      <w:pPr>
        <w:numPr>
          <w:ilvl w:val="0"/>
          <w:numId w:val="86"/>
        </w:numPr>
        <w:spacing w:before="0" w:afterLines="0"/>
        <w:rPr>
          <w:rFonts w:ascii="宋体" w:hAnsi="宋体"/>
        </w:rPr>
      </w:pPr>
      <w:r>
        <w:rPr>
          <w:rFonts w:ascii="宋体" w:hAnsi="宋体"/>
        </w:rPr>
        <w:t>安全级的参数配置和查询。</w:t>
      </w:r>
    </w:p>
    <w:p>
      <w:pPr>
        <w:numPr>
          <w:ilvl w:val="0"/>
          <w:numId w:val="82"/>
        </w:numPr>
        <w:spacing w:before="0" w:afterLines="0"/>
        <w:rPr>
          <w:rFonts w:ascii="宋体" w:hAnsi="宋体"/>
        </w:rPr>
      </w:pPr>
      <w:r>
        <w:rPr>
          <w:rFonts w:ascii="宋体" w:hAnsi="宋体"/>
        </w:rPr>
        <w:t>QoS配置</w:t>
      </w:r>
    </w:p>
    <w:p>
      <w:pPr>
        <w:spacing w:after="15"/>
        <w:ind w:left="420" w:leftChars="200" w:firstLine="368"/>
        <w:rPr>
          <w:rFonts w:ascii="宋体" w:hAnsi="宋体"/>
        </w:rPr>
      </w:pPr>
      <w:r>
        <w:rPr>
          <w:rFonts w:ascii="宋体" w:hAnsi="宋体"/>
        </w:rPr>
        <w:t>家庭网关提供和业务相关的QoS配置模板，ITMS+能够根据业务的开通情况选择相适应的QoS配置模板。</w:t>
      </w:r>
    </w:p>
    <w:p>
      <w:pPr>
        <w:spacing w:after="15"/>
        <w:ind w:left="368" w:firstLine="420"/>
        <w:rPr>
          <w:rFonts w:ascii="宋体" w:hAnsi="宋体"/>
        </w:rPr>
      </w:pPr>
      <w:r>
        <w:rPr>
          <w:rFonts w:ascii="宋体" w:hAnsi="宋体"/>
        </w:rPr>
        <w:t>QoS配置模板中应包括以下功能的设置（具体参见TR-069 和TR-098要求）：</w:t>
      </w:r>
    </w:p>
    <w:p>
      <w:pPr>
        <w:numPr>
          <w:ilvl w:val="0"/>
          <w:numId w:val="87"/>
        </w:numPr>
        <w:spacing w:before="0" w:afterLines="0"/>
        <w:rPr>
          <w:rFonts w:ascii="宋体" w:hAnsi="宋体"/>
        </w:rPr>
      </w:pPr>
      <w:r>
        <w:rPr>
          <w:rFonts w:ascii="宋体" w:hAnsi="宋体"/>
        </w:rPr>
        <w:t>应支持数据流的分类参数源/目的MAC、源/目的IP、源/目的端口号、协议</w:t>
      </w:r>
      <w:r>
        <w:rPr>
          <w:rFonts w:hint="eastAsia" w:ascii="宋体" w:hAnsi="宋体"/>
        </w:rPr>
        <w:t>、</w:t>
      </w:r>
      <w:r>
        <w:rPr>
          <w:rFonts w:ascii="宋体" w:hAnsi="宋体"/>
        </w:rPr>
        <w:t>Flow Label等的配置</w:t>
      </w:r>
      <w:r>
        <w:rPr>
          <w:rFonts w:hint="eastAsia" w:ascii="宋体" w:hAnsi="宋体"/>
        </w:rPr>
        <w:t>（其中</w:t>
      </w:r>
      <w:r>
        <w:rPr>
          <w:rFonts w:ascii="宋体" w:hAnsi="宋体"/>
        </w:rPr>
        <w:t>Flow Label</w:t>
      </w:r>
      <w:r>
        <w:rPr>
          <w:rFonts w:hint="eastAsia" w:ascii="宋体" w:hAnsi="宋体"/>
        </w:rPr>
        <w:t>仅针对IPv6</w:t>
      </w:r>
      <w:r>
        <w:rPr>
          <w:rFonts w:ascii="宋体" w:hAnsi="宋体"/>
        </w:rPr>
        <w:t>数据</w:t>
      </w:r>
      <w:r>
        <w:rPr>
          <w:rFonts w:hint="eastAsia" w:ascii="宋体" w:hAnsi="宋体"/>
        </w:rPr>
        <w:t>）</w:t>
      </w:r>
      <w:r>
        <w:rPr>
          <w:rFonts w:ascii="宋体" w:hAnsi="宋体"/>
        </w:rPr>
        <w:t>；</w:t>
      </w:r>
    </w:p>
    <w:p>
      <w:pPr>
        <w:numPr>
          <w:ilvl w:val="0"/>
          <w:numId w:val="87"/>
        </w:numPr>
        <w:spacing w:before="0" w:afterLines="0"/>
        <w:rPr>
          <w:rFonts w:ascii="宋体" w:hAnsi="宋体"/>
        </w:rPr>
      </w:pPr>
      <w:r>
        <w:rPr>
          <w:rFonts w:ascii="宋体" w:hAnsi="宋体"/>
        </w:rPr>
        <w:t>应支持基于物理端口的QoS配置；</w:t>
      </w:r>
    </w:p>
    <w:p>
      <w:pPr>
        <w:numPr>
          <w:ilvl w:val="0"/>
          <w:numId w:val="87"/>
        </w:numPr>
        <w:spacing w:before="0" w:afterLines="0"/>
        <w:rPr>
          <w:rFonts w:ascii="宋体" w:hAnsi="宋体"/>
        </w:rPr>
      </w:pPr>
      <w:r>
        <w:rPr>
          <w:rFonts w:ascii="宋体" w:hAnsi="宋体"/>
        </w:rPr>
        <w:t>策略路由的配置，支持数据流到队列的映射；</w:t>
      </w:r>
    </w:p>
    <w:p>
      <w:pPr>
        <w:numPr>
          <w:ilvl w:val="0"/>
          <w:numId w:val="87"/>
        </w:numPr>
        <w:spacing w:before="0" w:afterLines="0"/>
        <w:rPr>
          <w:rFonts w:ascii="宋体" w:hAnsi="宋体"/>
        </w:rPr>
      </w:pPr>
      <w:r>
        <w:rPr>
          <w:rFonts w:ascii="宋体" w:hAnsi="宋体"/>
        </w:rPr>
        <w:t>支持根据数据流分类</w:t>
      </w:r>
      <w:r>
        <w:rPr>
          <w:rFonts w:hint="eastAsia" w:ascii="宋体" w:hAnsi="宋体"/>
        </w:rPr>
        <w:t>进行标识的配置，包括</w:t>
      </w:r>
      <w:r>
        <w:rPr>
          <w:rFonts w:ascii="宋体" w:hAnsi="宋体"/>
        </w:rPr>
        <w:t>802.1</w:t>
      </w:r>
      <w:r>
        <w:rPr>
          <w:rFonts w:hint="eastAsia" w:ascii="宋体" w:hAnsi="宋体"/>
        </w:rPr>
        <w:t>D</w:t>
      </w:r>
      <w:r>
        <w:rPr>
          <w:rFonts w:ascii="宋体" w:hAnsi="宋体"/>
        </w:rPr>
        <w:t>、DSCP</w:t>
      </w:r>
      <w:r>
        <w:rPr>
          <w:rFonts w:hint="eastAsia" w:ascii="宋体" w:hAnsi="宋体"/>
        </w:rPr>
        <w:t>、</w:t>
      </w:r>
      <w:r>
        <w:rPr>
          <w:rFonts w:ascii="宋体" w:hAnsi="宋体"/>
        </w:rPr>
        <w:t>TOS</w:t>
      </w:r>
      <w:r>
        <w:rPr>
          <w:rFonts w:hint="eastAsia" w:ascii="宋体" w:hAnsi="宋体"/>
        </w:rPr>
        <w:t>（仅针对IPv4数据，可选）、</w:t>
      </w:r>
      <w:r>
        <w:rPr>
          <w:rFonts w:ascii="宋体" w:hAnsi="宋体"/>
        </w:rPr>
        <w:t>Traffic Class</w:t>
      </w:r>
      <w:r>
        <w:rPr>
          <w:rFonts w:hint="eastAsia" w:ascii="宋体" w:hAnsi="宋体"/>
        </w:rPr>
        <w:t>（仅针对IPv6数据，可选）</w:t>
      </w:r>
      <w:r>
        <w:rPr>
          <w:rFonts w:ascii="宋体" w:hAnsi="宋体"/>
        </w:rPr>
        <w:t>、Flow Label</w:t>
      </w:r>
      <w:r>
        <w:rPr>
          <w:rFonts w:hint="eastAsia" w:ascii="宋体" w:hAnsi="宋体"/>
        </w:rPr>
        <w:t>（仅针对IPv6数据，可选）</w:t>
      </w:r>
      <w:r>
        <w:rPr>
          <w:rFonts w:ascii="宋体" w:hAnsi="宋体"/>
        </w:rPr>
        <w:t>；</w:t>
      </w:r>
    </w:p>
    <w:p>
      <w:pPr>
        <w:numPr>
          <w:ilvl w:val="0"/>
          <w:numId w:val="87"/>
        </w:numPr>
        <w:spacing w:before="0" w:afterLines="0"/>
        <w:rPr>
          <w:rFonts w:ascii="宋体" w:hAnsi="宋体"/>
        </w:rPr>
      </w:pPr>
      <w:r>
        <w:rPr>
          <w:rFonts w:ascii="宋体" w:hAnsi="宋体"/>
        </w:rPr>
        <w:t>应支持根据应用划分数据流参数的配置；</w:t>
      </w:r>
    </w:p>
    <w:p>
      <w:pPr>
        <w:numPr>
          <w:ilvl w:val="0"/>
          <w:numId w:val="87"/>
        </w:numPr>
        <w:spacing w:before="0" w:afterLines="0"/>
        <w:rPr>
          <w:rFonts w:ascii="宋体" w:hAnsi="宋体"/>
        </w:rPr>
      </w:pPr>
      <w:r>
        <w:rPr>
          <w:rFonts w:ascii="宋体" w:hAnsi="宋体"/>
        </w:rPr>
        <w:t>应支持CAR参数的配置；</w:t>
      </w:r>
    </w:p>
    <w:p>
      <w:pPr>
        <w:numPr>
          <w:ilvl w:val="0"/>
          <w:numId w:val="87"/>
        </w:numPr>
        <w:spacing w:before="0" w:afterLines="0"/>
        <w:rPr>
          <w:rFonts w:ascii="宋体" w:hAnsi="宋体"/>
        </w:rPr>
      </w:pPr>
      <w:r>
        <w:rPr>
          <w:rFonts w:ascii="宋体" w:hAnsi="宋体"/>
        </w:rPr>
        <w:t>应支持队列参数的配置</w:t>
      </w:r>
      <w:r>
        <w:rPr>
          <w:rFonts w:hint="eastAsia" w:ascii="宋体" w:hAnsi="宋体"/>
        </w:rPr>
        <w:t>。</w:t>
      </w:r>
    </w:p>
    <w:p>
      <w:pPr>
        <w:numPr>
          <w:ilvl w:val="0"/>
          <w:numId w:val="82"/>
        </w:numPr>
        <w:spacing w:before="0" w:afterLines="0"/>
        <w:rPr>
          <w:rFonts w:ascii="宋体" w:hAnsi="宋体"/>
        </w:rPr>
      </w:pPr>
      <w:r>
        <w:rPr>
          <w:rFonts w:hint="eastAsia" w:ascii="宋体" w:hAnsi="宋体"/>
        </w:rPr>
        <w:t>公网</w:t>
      </w:r>
      <w:r>
        <w:rPr>
          <w:rFonts w:ascii="宋体" w:hAnsi="宋体"/>
        </w:rPr>
        <w:t>接入用户数管理</w:t>
      </w:r>
    </w:p>
    <w:p>
      <w:pPr>
        <w:spacing w:after="15"/>
        <w:ind w:left="368" w:firstLine="420" w:firstLineChars="200"/>
        <w:rPr>
          <w:rFonts w:ascii="宋体" w:hAnsi="宋体"/>
        </w:rPr>
      </w:pPr>
      <w:r>
        <w:rPr>
          <w:rFonts w:ascii="宋体" w:hAnsi="宋体"/>
        </w:rPr>
        <w:t>应支持家庭网关</w:t>
      </w:r>
      <w:r>
        <w:rPr>
          <w:rFonts w:hint="eastAsia" w:ascii="宋体" w:hAnsi="宋体"/>
        </w:rPr>
        <w:t>路由方式下公网</w:t>
      </w:r>
      <w:r>
        <w:rPr>
          <w:rFonts w:ascii="宋体" w:hAnsi="宋体"/>
        </w:rPr>
        <w:t>接入用户数的配置。</w:t>
      </w:r>
    </w:p>
    <w:p>
      <w:pPr>
        <w:numPr>
          <w:ilvl w:val="0"/>
          <w:numId w:val="82"/>
        </w:numPr>
        <w:spacing w:before="0" w:afterLines="0"/>
        <w:rPr>
          <w:rFonts w:ascii="宋体" w:hAnsi="宋体"/>
        </w:rPr>
      </w:pPr>
      <w:r>
        <w:rPr>
          <w:rFonts w:ascii="宋体" w:hAnsi="宋体"/>
        </w:rPr>
        <w:t>强制门户功能的配置和查询</w:t>
      </w:r>
    </w:p>
    <w:p>
      <w:pPr>
        <w:numPr>
          <w:ilvl w:val="0"/>
          <w:numId w:val="88"/>
        </w:numPr>
        <w:spacing w:before="0" w:afterLines="0"/>
        <w:rPr>
          <w:rFonts w:ascii="宋体" w:hAnsi="宋体"/>
        </w:rPr>
      </w:pPr>
      <w:r>
        <w:rPr>
          <w:rFonts w:ascii="宋体" w:hAnsi="宋体"/>
        </w:rPr>
        <w:t>应支持强制门户功能的开启和关闭；</w:t>
      </w:r>
    </w:p>
    <w:p>
      <w:pPr>
        <w:numPr>
          <w:ilvl w:val="0"/>
          <w:numId w:val="88"/>
        </w:numPr>
        <w:spacing w:before="0" w:afterLines="0"/>
        <w:rPr>
          <w:rFonts w:ascii="宋体" w:hAnsi="宋体"/>
        </w:rPr>
      </w:pPr>
      <w:r>
        <w:rPr>
          <w:rFonts w:ascii="宋体" w:hAnsi="宋体"/>
        </w:rPr>
        <w:t>应支持针对不同终端（包括电脑、手机、机顶盒等）的强制门户URL的设置和查询</w:t>
      </w:r>
      <w:r>
        <w:rPr>
          <w:rFonts w:hint="eastAsia" w:ascii="宋体" w:hAnsi="宋体"/>
        </w:rPr>
        <w:t>。</w:t>
      </w:r>
    </w:p>
    <w:p>
      <w:pPr>
        <w:numPr>
          <w:ilvl w:val="0"/>
          <w:numId w:val="82"/>
        </w:numPr>
        <w:spacing w:before="0" w:afterLines="0"/>
        <w:rPr>
          <w:rFonts w:ascii="宋体" w:hAnsi="宋体"/>
        </w:rPr>
      </w:pPr>
      <w:r>
        <w:rPr>
          <w:rFonts w:ascii="宋体" w:hAnsi="宋体"/>
        </w:rPr>
        <w:t>端口映射功能的配置和查询</w:t>
      </w:r>
    </w:p>
    <w:p>
      <w:pPr>
        <w:spacing w:after="15"/>
        <w:ind w:left="368" w:firstLine="420" w:firstLineChars="200"/>
        <w:rPr>
          <w:rFonts w:ascii="宋体" w:hAnsi="宋体"/>
        </w:rPr>
      </w:pPr>
      <w:r>
        <w:rPr>
          <w:rFonts w:ascii="宋体" w:hAnsi="宋体"/>
        </w:rPr>
        <w:t xml:space="preserve">应支持家庭监控等应用所需端口映射功能的设置和查询。 </w:t>
      </w:r>
    </w:p>
    <w:p>
      <w:pPr>
        <w:numPr>
          <w:ilvl w:val="0"/>
          <w:numId w:val="82"/>
        </w:numPr>
        <w:spacing w:before="0" w:afterLines="0"/>
        <w:rPr>
          <w:rFonts w:ascii="宋体" w:hAnsi="宋体"/>
        </w:rPr>
      </w:pPr>
      <w:r>
        <w:rPr>
          <w:rFonts w:ascii="宋体" w:hAnsi="宋体"/>
        </w:rPr>
        <w:t>业务统计功能</w:t>
      </w:r>
    </w:p>
    <w:p>
      <w:pPr>
        <w:spacing w:after="15"/>
        <w:ind w:left="368" w:firstLine="420" w:firstLineChars="200"/>
        <w:rPr>
          <w:rFonts w:ascii="宋体" w:hAnsi="宋体"/>
        </w:rPr>
      </w:pPr>
      <w:r>
        <w:rPr>
          <w:rFonts w:ascii="宋体" w:hAnsi="宋体"/>
        </w:rPr>
        <w:t>应根据具体业务需求，与网络侧配合，提供业务管理所需的业务统计功能。</w:t>
      </w:r>
    </w:p>
    <w:p>
      <w:pPr>
        <w:numPr>
          <w:ilvl w:val="0"/>
          <w:numId w:val="82"/>
        </w:numPr>
        <w:spacing w:before="0" w:afterLines="0"/>
        <w:rPr>
          <w:rFonts w:ascii="宋体" w:hAnsi="宋体"/>
        </w:rPr>
      </w:pPr>
      <w:r>
        <w:rPr>
          <w:rFonts w:ascii="宋体" w:hAnsi="宋体"/>
        </w:rPr>
        <w:t>NTP</w:t>
      </w:r>
      <w:r>
        <w:rPr>
          <w:rFonts w:hint="eastAsia" w:ascii="宋体" w:hAnsi="宋体"/>
        </w:rPr>
        <w:t>配置</w:t>
      </w:r>
    </w:p>
    <w:p>
      <w:pPr>
        <w:spacing w:after="15"/>
        <w:ind w:left="420" w:firstLine="420"/>
        <w:rPr>
          <w:rFonts w:ascii="宋体" w:hAnsi="宋体"/>
        </w:rPr>
      </w:pPr>
      <w:r>
        <w:rPr>
          <w:rFonts w:ascii="宋体" w:hAnsi="宋体"/>
        </w:rPr>
        <w:t>应支持NTP</w:t>
      </w:r>
      <w:r>
        <w:rPr>
          <w:rFonts w:hint="eastAsia" w:ascii="宋体" w:hAnsi="宋体"/>
        </w:rPr>
        <w:t>服务器的地址（域名或</w:t>
      </w:r>
      <w:r>
        <w:rPr>
          <w:rFonts w:ascii="宋体" w:hAnsi="宋体"/>
        </w:rPr>
        <w:t>IP</w:t>
      </w:r>
      <w:r>
        <w:rPr>
          <w:rFonts w:hint="eastAsia" w:ascii="宋体" w:hAnsi="宋体"/>
        </w:rPr>
        <w:t>地址）、绑定的</w:t>
      </w:r>
      <w:r>
        <w:rPr>
          <w:rFonts w:ascii="宋体" w:hAnsi="宋体"/>
        </w:rPr>
        <w:t>WAN</w:t>
      </w:r>
      <w:r>
        <w:rPr>
          <w:rFonts w:hint="eastAsia" w:ascii="宋体" w:hAnsi="宋体"/>
        </w:rPr>
        <w:t>连接、同步间隔</w:t>
      </w:r>
      <w:r>
        <w:rPr>
          <w:rFonts w:ascii="宋体" w:hAnsi="宋体"/>
        </w:rPr>
        <w:t>的设置。</w:t>
      </w:r>
    </w:p>
    <w:p>
      <w:pPr>
        <w:pStyle w:val="102"/>
        <w:numPr>
          <w:ilvl w:val="2"/>
          <w:numId w:val="6"/>
        </w:numPr>
        <w:spacing w:before="156" w:after="156"/>
      </w:pPr>
      <w:r>
        <w:t>远程故障诊断功能</w:t>
      </w:r>
      <w:bookmarkEnd w:id="551"/>
      <w:bookmarkEnd w:id="552"/>
      <w:bookmarkEnd w:id="553"/>
    </w:p>
    <w:p>
      <w:pPr>
        <w:spacing w:after="15"/>
        <w:ind w:firstLine="420" w:firstLineChars="200"/>
        <w:rPr>
          <w:rFonts w:ascii="宋体" w:hAnsi="宋体"/>
          <w:szCs w:val="21"/>
        </w:rPr>
      </w:pPr>
      <w:r>
        <w:rPr>
          <w:rFonts w:ascii="宋体" w:hAnsi="宋体"/>
          <w:szCs w:val="21"/>
        </w:rPr>
        <w:t>智能家庭网关能配合ITMS+实现如下的远程故障诊断功能：</w:t>
      </w:r>
    </w:p>
    <w:p>
      <w:pPr>
        <w:pStyle w:val="47"/>
        <w:widowControl w:val="0"/>
        <w:numPr>
          <w:ilvl w:val="0"/>
          <w:numId w:val="89"/>
        </w:numPr>
        <w:tabs>
          <w:tab w:val="clear" w:pos="4201"/>
          <w:tab w:val="clear" w:pos="9298"/>
        </w:tabs>
        <w:adjustRightInd w:val="0"/>
        <w:spacing w:before="0" w:afterLines="0"/>
        <w:ind w:firstLineChars="0"/>
        <w:rPr>
          <w:rFonts w:hAnsi="宋体"/>
          <w:szCs w:val="21"/>
        </w:rPr>
      </w:pPr>
      <w:r>
        <w:rPr>
          <w:rFonts w:hAnsi="宋体"/>
          <w:szCs w:val="21"/>
        </w:rPr>
        <w:t>远程重启和恢复出厂设置</w:t>
      </w:r>
    </w:p>
    <w:p>
      <w:pPr>
        <w:spacing w:after="15"/>
        <w:ind w:left="420" w:firstLine="420"/>
        <w:rPr>
          <w:rFonts w:ascii="宋体" w:hAnsi="宋体"/>
        </w:rPr>
      </w:pPr>
      <w:r>
        <w:rPr>
          <w:rFonts w:ascii="宋体" w:hAnsi="宋体"/>
        </w:rPr>
        <w:t>智能家庭网关能够接受ITMS+的远程控制，执行设备重启和恢复出厂设置的操作。</w:t>
      </w:r>
    </w:p>
    <w:p>
      <w:pPr>
        <w:spacing w:after="15"/>
        <w:ind w:left="420" w:firstLine="420"/>
        <w:rPr>
          <w:rFonts w:ascii="宋体" w:hAnsi="宋体"/>
        </w:rPr>
      </w:pPr>
      <w:r>
        <w:rPr>
          <w:rFonts w:ascii="宋体" w:hAnsi="宋体"/>
        </w:rPr>
        <w:t>远程恢复出厂设置</w:t>
      </w:r>
      <w:r>
        <w:rPr>
          <w:rFonts w:hint="eastAsia" w:ascii="宋体" w:hAnsi="宋体"/>
        </w:rPr>
        <w:t>应具备保留关键参数能力（各关键参数值以最后保存配置的为准），其余配置应恢复成出厂预配置，</w:t>
      </w:r>
      <w:r>
        <w:rPr>
          <w:rFonts w:ascii="宋体" w:hAnsi="宋体"/>
        </w:rPr>
        <w:t>关键参数包括：</w:t>
      </w:r>
    </w:p>
    <w:p>
      <w:pPr>
        <w:numPr>
          <w:ilvl w:val="0"/>
          <w:numId w:val="17"/>
        </w:numPr>
        <w:tabs>
          <w:tab w:val="left" w:pos="1365"/>
          <w:tab w:val="clear" w:pos="1680"/>
        </w:tabs>
        <w:spacing w:before="0" w:afterLines="0"/>
        <w:ind w:left="1365"/>
        <w:rPr>
          <w:rFonts w:ascii="宋体" w:hAnsi="宋体"/>
        </w:rPr>
      </w:pPr>
      <w:r>
        <w:rPr>
          <w:rFonts w:hint="eastAsia" w:ascii="宋体" w:hAnsi="宋体"/>
        </w:rPr>
        <w:t>宽带识别码（包括LOID和Password）</w:t>
      </w:r>
    </w:p>
    <w:p>
      <w:pPr>
        <w:numPr>
          <w:ilvl w:val="0"/>
          <w:numId w:val="17"/>
        </w:numPr>
        <w:tabs>
          <w:tab w:val="left" w:pos="1365"/>
          <w:tab w:val="clear" w:pos="1680"/>
        </w:tabs>
        <w:spacing w:before="0" w:afterLines="0"/>
        <w:ind w:left="1365"/>
        <w:rPr>
          <w:rFonts w:ascii="宋体" w:hAnsi="宋体"/>
        </w:rPr>
      </w:pPr>
      <w:r>
        <w:rPr>
          <w:rFonts w:hint="eastAsia" w:ascii="宋体" w:hAnsi="宋体"/>
        </w:rPr>
        <w:t>《中国电信智能家庭网关与智能网关及应用管理平台接口技术要求》第8章所列的智能网关及应用管理平台接口可配置参数（即可写参数）中，《中国电信家庭网关与增强型终端综合管理系统接口技术要求》未涉及的相关参数</w:t>
      </w:r>
    </w:p>
    <w:p>
      <w:pPr>
        <w:numPr>
          <w:ilvl w:val="0"/>
          <w:numId w:val="17"/>
        </w:numPr>
        <w:tabs>
          <w:tab w:val="left" w:pos="1365"/>
          <w:tab w:val="clear" w:pos="1680"/>
        </w:tabs>
        <w:spacing w:before="0" w:afterLines="0"/>
        <w:ind w:left="1365"/>
        <w:rPr>
          <w:rFonts w:ascii="宋体" w:hAnsi="宋体"/>
        </w:rPr>
      </w:pPr>
      <w:r>
        <w:rPr>
          <w:rFonts w:hint="eastAsia" w:ascii="宋体" w:hAnsi="宋体"/>
        </w:rPr>
        <w:t>插件（含出厂预装插件）相关配置（包含存储应用相关的FTP、SAMBA配置）</w:t>
      </w:r>
    </w:p>
    <w:p>
      <w:pPr>
        <w:numPr>
          <w:ilvl w:val="0"/>
          <w:numId w:val="17"/>
        </w:numPr>
        <w:tabs>
          <w:tab w:val="left" w:pos="1365"/>
          <w:tab w:val="clear" w:pos="1680"/>
        </w:tabs>
        <w:spacing w:before="0" w:afterLines="0"/>
        <w:ind w:left="1365"/>
        <w:rPr>
          <w:rFonts w:ascii="宋体" w:hAnsi="宋体"/>
        </w:rPr>
      </w:pPr>
      <w:r>
        <w:rPr>
          <w:rFonts w:hint="eastAsia" w:ascii="宋体" w:hAnsi="宋体"/>
        </w:rPr>
        <w:t>机顶盒模块相关配置（仅针对融合版设备）</w:t>
      </w:r>
    </w:p>
    <w:p>
      <w:pPr>
        <w:spacing w:after="15"/>
        <w:ind w:left="420" w:firstLine="420"/>
        <w:rPr>
          <w:rFonts w:ascii="宋体" w:hAnsi="宋体"/>
          <w:szCs w:val="21"/>
        </w:rPr>
      </w:pPr>
      <w:r>
        <w:rPr>
          <w:rFonts w:hint="eastAsia" w:hAnsi="宋体"/>
          <w:szCs w:val="21"/>
        </w:rPr>
        <w:t>远程恢复出厂设置后智能家庭网关第一次Inform上报应发</w:t>
      </w:r>
      <w:r>
        <w:rPr>
          <w:rFonts w:hAnsi="宋体"/>
          <w:szCs w:val="21"/>
        </w:rPr>
        <w:t>”</w:t>
      </w:r>
      <w:r>
        <w:rPr>
          <w:rFonts w:hint="eastAsia" w:hAnsi="宋体"/>
          <w:szCs w:val="21"/>
        </w:rPr>
        <w:t>0 boot</w:t>
      </w:r>
      <w:r>
        <w:rPr>
          <w:rFonts w:hAnsi="宋体"/>
          <w:szCs w:val="21"/>
        </w:rPr>
        <w:t>”</w:t>
      </w:r>
      <w:r>
        <w:rPr>
          <w:rFonts w:hint="eastAsia" w:hAnsi="宋体"/>
          <w:szCs w:val="21"/>
        </w:rPr>
        <w:t>。</w:t>
      </w:r>
    </w:p>
    <w:p>
      <w:pPr>
        <w:pStyle w:val="47"/>
        <w:widowControl w:val="0"/>
        <w:numPr>
          <w:ilvl w:val="0"/>
          <w:numId w:val="89"/>
        </w:numPr>
        <w:tabs>
          <w:tab w:val="clear" w:pos="4201"/>
          <w:tab w:val="clear" w:pos="9298"/>
        </w:tabs>
        <w:adjustRightInd w:val="0"/>
        <w:spacing w:before="0" w:afterLines="0"/>
        <w:ind w:firstLineChars="0"/>
        <w:rPr>
          <w:rFonts w:hAnsi="宋体"/>
          <w:szCs w:val="21"/>
        </w:rPr>
      </w:pPr>
      <w:r>
        <w:rPr>
          <w:rFonts w:hAnsi="宋体"/>
          <w:szCs w:val="21"/>
        </w:rPr>
        <w:t>PING测试功能</w:t>
      </w:r>
    </w:p>
    <w:p>
      <w:pPr>
        <w:spacing w:after="15"/>
        <w:ind w:left="420" w:firstLine="420"/>
        <w:rPr>
          <w:rFonts w:ascii="宋体" w:hAnsi="宋体"/>
        </w:rPr>
      </w:pPr>
      <w:r>
        <w:rPr>
          <w:rFonts w:ascii="宋体" w:hAnsi="宋体"/>
        </w:rPr>
        <w:t>智能家庭网关能够接受ITMS+的远程控制和相关参数配置，发起PING测试。</w:t>
      </w:r>
    </w:p>
    <w:p>
      <w:pPr>
        <w:spacing w:after="15"/>
        <w:ind w:left="420" w:firstLine="420"/>
        <w:rPr>
          <w:rFonts w:ascii="宋体" w:hAnsi="宋体"/>
        </w:rPr>
      </w:pPr>
      <w:r>
        <w:rPr>
          <w:rFonts w:ascii="宋体" w:hAnsi="宋体"/>
        </w:rPr>
        <w:t>智能家庭网关能够接受ITMS+的远程</w:t>
      </w:r>
      <w:r>
        <w:rPr>
          <w:rFonts w:hint="eastAsia" w:ascii="宋体" w:hAnsi="宋体"/>
        </w:rPr>
        <w:t>参数配置，使能/禁止响应网络侧设备发起的PING测试。</w:t>
      </w:r>
    </w:p>
    <w:p>
      <w:pPr>
        <w:pStyle w:val="47"/>
        <w:widowControl w:val="0"/>
        <w:numPr>
          <w:ilvl w:val="0"/>
          <w:numId w:val="89"/>
        </w:numPr>
        <w:tabs>
          <w:tab w:val="clear" w:pos="4201"/>
          <w:tab w:val="clear" w:pos="9298"/>
        </w:tabs>
        <w:adjustRightInd w:val="0"/>
        <w:spacing w:before="0" w:afterLines="0"/>
        <w:ind w:firstLineChars="0"/>
        <w:rPr>
          <w:rFonts w:hAnsi="宋体"/>
          <w:szCs w:val="21"/>
        </w:rPr>
      </w:pPr>
      <w:r>
        <w:rPr>
          <w:rFonts w:hAnsi="宋体"/>
          <w:szCs w:val="21"/>
        </w:rPr>
        <w:t>Trace route测试功能</w:t>
      </w:r>
    </w:p>
    <w:p>
      <w:pPr>
        <w:spacing w:after="15"/>
        <w:ind w:left="420" w:firstLine="420"/>
        <w:rPr>
          <w:rFonts w:ascii="宋体" w:hAnsi="宋体"/>
        </w:rPr>
      </w:pPr>
      <w:r>
        <w:rPr>
          <w:rFonts w:ascii="宋体" w:hAnsi="宋体"/>
        </w:rPr>
        <w:t>智能家庭网关能够接受ITMS+的远程控制和相关参数配置，发起Trace route测试。</w:t>
      </w:r>
    </w:p>
    <w:p>
      <w:pPr>
        <w:pStyle w:val="47"/>
        <w:widowControl w:val="0"/>
        <w:numPr>
          <w:ilvl w:val="0"/>
          <w:numId w:val="89"/>
        </w:numPr>
        <w:tabs>
          <w:tab w:val="clear" w:pos="4201"/>
          <w:tab w:val="clear" w:pos="9298"/>
        </w:tabs>
        <w:adjustRightInd w:val="0"/>
        <w:spacing w:before="0" w:afterLines="0"/>
        <w:ind w:firstLineChars="0"/>
        <w:rPr>
          <w:rFonts w:hAnsi="宋体"/>
          <w:szCs w:val="21"/>
        </w:rPr>
      </w:pPr>
      <w:r>
        <w:rPr>
          <w:rFonts w:hint="eastAsia" w:hAnsi="宋体"/>
          <w:szCs w:val="21"/>
        </w:rPr>
        <w:t>PON线路参数查询</w:t>
      </w:r>
    </w:p>
    <w:p>
      <w:pPr>
        <w:spacing w:after="15"/>
        <w:ind w:left="420" w:firstLine="420"/>
        <w:rPr>
          <w:rFonts w:ascii="宋体" w:hAnsi="宋体"/>
        </w:rPr>
      </w:pPr>
      <w:r>
        <w:rPr>
          <w:rFonts w:ascii="宋体" w:hAnsi="宋体"/>
        </w:rPr>
        <w:t>智能家庭网关能够接受ITMS+的远程查询，上报</w:t>
      </w:r>
      <w:r>
        <w:rPr>
          <w:rFonts w:hint="eastAsia" w:ascii="宋体" w:hAnsi="宋体"/>
        </w:rPr>
        <w:t>PON线路参数（如错帧率、误码率等）。</w:t>
      </w:r>
    </w:p>
    <w:p>
      <w:pPr>
        <w:pStyle w:val="47"/>
        <w:widowControl w:val="0"/>
        <w:numPr>
          <w:ilvl w:val="0"/>
          <w:numId w:val="89"/>
        </w:numPr>
        <w:tabs>
          <w:tab w:val="clear" w:pos="4201"/>
          <w:tab w:val="clear" w:pos="9298"/>
        </w:tabs>
        <w:adjustRightInd w:val="0"/>
        <w:spacing w:before="0" w:afterLines="0"/>
        <w:ind w:firstLineChars="0"/>
        <w:rPr>
          <w:rFonts w:hAnsi="宋体"/>
          <w:kern w:val="2"/>
          <w:szCs w:val="24"/>
        </w:rPr>
      </w:pPr>
      <w:r>
        <w:rPr>
          <w:rFonts w:hint="eastAsia" w:hAnsi="宋体"/>
          <w:kern w:val="2"/>
          <w:szCs w:val="24"/>
        </w:rPr>
        <w:t>环路检测功能</w:t>
      </w:r>
    </w:p>
    <w:p>
      <w:pPr>
        <w:spacing w:after="15"/>
        <w:ind w:left="420" w:firstLine="420"/>
        <w:rPr>
          <w:rFonts w:ascii="宋体" w:hAnsi="宋体"/>
        </w:rPr>
      </w:pPr>
      <w:r>
        <w:rPr>
          <w:rFonts w:hint="eastAsia" w:ascii="宋体" w:hAnsi="宋体"/>
        </w:rPr>
        <w:t>智能家庭网关能够接受</w:t>
      </w:r>
      <w:r>
        <w:rPr>
          <w:rFonts w:ascii="宋体" w:hAnsi="宋体"/>
        </w:rPr>
        <w:t>ITMS+</w:t>
      </w:r>
      <w:r>
        <w:rPr>
          <w:rFonts w:hint="eastAsia" w:ascii="宋体" w:hAnsi="宋体"/>
        </w:rPr>
        <w:t>的远程控制和相关参数配置，对用户侧是否存在环路进行检测并记录各用户侧接口的检测结果。具体要求如下：</w:t>
      </w:r>
    </w:p>
    <w:p>
      <w:pPr>
        <w:spacing w:after="15"/>
        <w:ind w:left="420" w:firstLine="420"/>
        <w:rPr>
          <w:rFonts w:ascii="宋体" w:hAnsi="宋体"/>
        </w:rPr>
      </w:pPr>
      <w:r>
        <w:rPr>
          <w:rFonts w:hint="eastAsia" w:ascii="宋体" w:hAnsi="宋体"/>
        </w:rPr>
        <w:t>当开启环路检测功能时，家庭网关应支持根据配置的环路检测时间间隔，向用户侧接口发送指定</w:t>
      </w:r>
      <w:r>
        <w:rPr>
          <w:rFonts w:ascii="宋体" w:hAnsi="宋体"/>
        </w:rPr>
        <w:t>VLAN</w:t>
      </w:r>
      <w:r>
        <w:rPr>
          <w:rFonts w:hint="eastAsia" w:ascii="宋体" w:hAnsi="宋体"/>
        </w:rPr>
        <w:t>及以太类型的环路检测报文（报文目的地址为广播地址）。当指定有多个</w:t>
      </w:r>
      <w:r>
        <w:rPr>
          <w:rFonts w:ascii="宋体" w:hAnsi="宋体"/>
        </w:rPr>
        <w:t>VLAN</w:t>
      </w:r>
      <w:r>
        <w:rPr>
          <w:rFonts w:hint="eastAsia" w:ascii="宋体" w:hAnsi="宋体"/>
        </w:rPr>
        <w:t>时，家庭网关应依次发送携带不同</w:t>
      </w:r>
      <w:r>
        <w:rPr>
          <w:rFonts w:ascii="宋体" w:hAnsi="宋体"/>
        </w:rPr>
        <w:t>VLANID</w:t>
      </w:r>
      <w:r>
        <w:rPr>
          <w:rFonts w:hint="eastAsia" w:ascii="宋体" w:hAnsi="宋体"/>
        </w:rPr>
        <w:t>的环路检测报文。当检测到存在环路故障时，家庭网关应关闭相应故障端口。</w:t>
      </w:r>
    </w:p>
    <w:p>
      <w:pPr>
        <w:spacing w:after="15"/>
        <w:ind w:left="420" w:firstLine="420"/>
        <w:rPr>
          <w:rFonts w:ascii="宋体" w:hAnsi="宋体"/>
        </w:rPr>
      </w:pPr>
      <w:r>
        <w:rPr>
          <w:rFonts w:hint="eastAsia" w:ascii="宋体" w:hAnsi="宋体"/>
        </w:rPr>
        <w:t>对检测到环路并已关闭的端口，家庭网关应支持对其进行环路解除检测，根据配置的环路解除检测时间间隔，临时开启端口并发送环路检测报文以判断环路是否解除。如果检测到环路解除，家庭网关应自动恢复端口的正常工作状态。如果还存在环路故障，应继续关闭端口。</w:t>
      </w:r>
    </w:p>
    <w:p>
      <w:pPr>
        <w:pStyle w:val="47"/>
        <w:widowControl w:val="0"/>
        <w:numPr>
          <w:ilvl w:val="0"/>
          <w:numId w:val="89"/>
        </w:numPr>
        <w:tabs>
          <w:tab w:val="clear" w:pos="4201"/>
          <w:tab w:val="clear" w:pos="9298"/>
        </w:tabs>
        <w:adjustRightInd w:val="0"/>
        <w:spacing w:before="0" w:afterLines="0"/>
        <w:ind w:firstLineChars="0"/>
        <w:rPr>
          <w:rFonts w:hAnsi="宋体"/>
          <w:kern w:val="2"/>
          <w:szCs w:val="24"/>
        </w:rPr>
      </w:pPr>
      <w:bookmarkStart w:id="554" w:name="_Toc224441729"/>
      <w:r>
        <w:rPr>
          <w:rFonts w:hint="eastAsia" w:hAnsi="宋体"/>
          <w:kern w:val="2"/>
          <w:szCs w:val="24"/>
        </w:rPr>
        <w:t>语音仿真测试及话机连接性检查</w:t>
      </w:r>
    </w:p>
    <w:p>
      <w:pPr>
        <w:spacing w:after="15"/>
        <w:ind w:left="420" w:firstLine="420"/>
        <w:rPr>
          <w:rFonts w:ascii="宋体" w:hAnsi="宋体"/>
        </w:rPr>
      </w:pPr>
      <w:r>
        <w:rPr>
          <w:rFonts w:ascii="宋体" w:hAnsi="宋体"/>
        </w:rPr>
        <w:t>家庭网关能够接受ITMS+的远程控制，进行</w:t>
      </w:r>
      <w:r>
        <w:rPr>
          <w:rFonts w:hint="eastAsia" w:ascii="宋体" w:hAnsi="宋体"/>
        </w:rPr>
        <w:t>语音业务的主叫/被叫仿真</w:t>
      </w:r>
      <w:r>
        <w:rPr>
          <w:rFonts w:ascii="宋体" w:hAnsi="宋体"/>
        </w:rPr>
        <w:t>测试</w:t>
      </w:r>
      <w:r>
        <w:rPr>
          <w:rFonts w:hint="eastAsia" w:ascii="宋体" w:hAnsi="宋体"/>
        </w:rPr>
        <w:t>及话机连接性检查</w:t>
      </w:r>
      <w:r>
        <w:rPr>
          <w:rFonts w:ascii="宋体" w:hAnsi="宋体"/>
        </w:rPr>
        <w:t>。</w:t>
      </w:r>
    </w:p>
    <w:p>
      <w:pPr>
        <w:pStyle w:val="102"/>
        <w:numPr>
          <w:ilvl w:val="2"/>
          <w:numId w:val="6"/>
        </w:numPr>
        <w:spacing w:before="156" w:after="156"/>
      </w:pPr>
      <w:r>
        <w:t>设备告警功能</w:t>
      </w:r>
      <w:bookmarkEnd w:id="554"/>
    </w:p>
    <w:p>
      <w:pPr>
        <w:pStyle w:val="47"/>
        <w:spacing w:after="15"/>
        <w:rPr>
          <w:rFonts w:hAnsi="宋体"/>
        </w:rPr>
      </w:pPr>
      <w:bookmarkStart w:id="555" w:name="_Toc107224579"/>
      <w:bookmarkEnd w:id="555"/>
      <w:bookmarkStart w:id="556" w:name="_Toc107224580"/>
      <w:bookmarkEnd w:id="556"/>
      <w:bookmarkStart w:id="557" w:name="_Toc112059255"/>
      <w:bookmarkStart w:id="558" w:name="_Toc224441730"/>
      <w:r>
        <w:rPr>
          <w:rFonts w:ascii="Times New Roman"/>
          <w:szCs w:val="21"/>
        </w:rPr>
        <w:t>家庭网关应支持设备告警的功能</w:t>
      </w:r>
      <w:r>
        <w:rPr>
          <w:rFonts w:hAnsi="宋体"/>
          <w:kern w:val="2"/>
          <w:szCs w:val="24"/>
        </w:rPr>
        <w:t>，能够在ITMS+的控制下</w:t>
      </w:r>
      <w:r>
        <w:rPr>
          <w:rFonts w:ascii="Times New Roman"/>
          <w:szCs w:val="21"/>
        </w:rPr>
        <w:t>上传设备的告警信息，告警信息的定义参见附录D。</w:t>
      </w:r>
    </w:p>
    <w:p>
      <w:pPr>
        <w:pStyle w:val="102"/>
        <w:numPr>
          <w:ilvl w:val="2"/>
          <w:numId w:val="6"/>
        </w:numPr>
        <w:spacing w:before="156" w:after="156"/>
      </w:pPr>
      <w:r>
        <w:rPr>
          <w:rFonts w:hint="eastAsia"/>
        </w:rPr>
        <w:t>远程链路维持</w:t>
      </w:r>
      <w:r>
        <w:t>功能</w:t>
      </w:r>
    </w:p>
    <w:p>
      <w:pPr>
        <w:pStyle w:val="47"/>
        <w:spacing w:before="31" w:after="15"/>
        <w:rPr>
          <w:rFonts w:ascii="Times New Roman"/>
          <w:color w:val="000000"/>
          <w:szCs w:val="21"/>
        </w:rPr>
      </w:pPr>
      <w:r>
        <w:rPr>
          <w:rFonts w:hint="eastAsia" w:hAnsi="宋体"/>
        </w:rPr>
        <w:t>智能</w:t>
      </w:r>
      <w:r>
        <w:rPr>
          <w:rFonts w:ascii="Times New Roman"/>
          <w:color w:val="000000"/>
          <w:szCs w:val="21"/>
        </w:rPr>
        <w:t>家庭网关</w:t>
      </w:r>
      <w:r>
        <w:rPr>
          <w:rFonts w:hint="eastAsia" w:ascii="Times New Roman"/>
          <w:color w:val="000000"/>
          <w:szCs w:val="21"/>
        </w:rPr>
        <w:t>应</w:t>
      </w:r>
      <w:r>
        <w:rPr>
          <w:rFonts w:ascii="Times New Roman"/>
          <w:color w:val="000000"/>
          <w:szCs w:val="21"/>
        </w:rPr>
        <w:t>具有</w:t>
      </w:r>
      <w:r>
        <w:rPr>
          <w:rFonts w:hint="eastAsia" w:ascii="Times New Roman"/>
          <w:color w:val="000000"/>
          <w:szCs w:val="21"/>
        </w:rPr>
        <w:t>链路维护</w:t>
      </w:r>
      <w:r>
        <w:rPr>
          <w:rFonts w:ascii="Times New Roman"/>
          <w:color w:val="000000"/>
          <w:szCs w:val="21"/>
        </w:rPr>
        <w:t>的功能</w:t>
      </w:r>
      <w:r>
        <w:rPr>
          <w:rFonts w:hint="eastAsia" w:ascii="Times New Roman"/>
          <w:color w:val="000000"/>
          <w:szCs w:val="21"/>
        </w:rPr>
        <w:t>，在</w:t>
      </w:r>
      <w:r>
        <w:rPr>
          <w:rFonts w:ascii="Times New Roman"/>
          <w:color w:val="000000"/>
          <w:szCs w:val="21"/>
        </w:rPr>
        <w:t>ITMS+的控制下，家庭网关能够</w:t>
      </w:r>
      <w:r>
        <w:rPr>
          <w:rFonts w:hint="eastAsia" w:ascii="Times New Roman"/>
          <w:color w:val="000000"/>
          <w:szCs w:val="21"/>
        </w:rPr>
        <w:t>通过持续的PING操作配合实现网络链路的维持（参见</w:t>
      </w:r>
      <w:r>
        <w:rPr>
          <w:color w:val="000000"/>
          <w:szCs w:val="21"/>
        </w:rPr>
        <w:t>《</w:t>
      </w:r>
      <w:r>
        <w:rPr>
          <w:szCs w:val="21"/>
        </w:rPr>
        <w:t>中国电信家庭网关与增强型终端综合管理系统接口技术要求</w:t>
      </w:r>
      <w:r>
        <w:rPr>
          <w:color w:val="000000"/>
          <w:szCs w:val="21"/>
        </w:rPr>
        <w:t>》</w:t>
      </w:r>
      <w:r>
        <w:rPr>
          <w:rFonts w:ascii="Times New Roman"/>
          <w:color w:val="000000"/>
          <w:szCs w:val="21"/>
        </w:rPr>
        <w:t>C.2.1.28）。</w:t>
      </w:r>
      <w:r>
        <w:rPr>
          <w:rFonts w:ascii="Times New Roman"/>
        </w:rPr>
        <w:t>远程链路维持功能应和PING测试功能互不影响。远程链路维持功能</w:t>
      </w:r>
      <w:r>
        <w:rPr>
          <w:rFonts w:ascii="Times New Roman"/>
          <w:color w:val="000000"/>
          <w:szCs w:val="21"/>
        </w:rPr>
        <w:t>缺省关闭。</w:t>
      </w:r>
    </w:p>
    <w:p>
      <w:pPr>
        <w:pStyle w:val="102"/>
        <w:numPr>
          <w:ilvl w:val="2"/>
          <w:numId w:val="6"/>
        </w:numPr>
        <w:spacing w:before="156" w:after="156"/>
      </w:pPr>
      <w:r>
        <w:t>软件远程</w:t>
      </w:r>
      <w:bookmarkEnd w:id="557"/>
      <w:r>
        <w:t>管理</w:t>
      </w:r>
      <w:bookmarkEnd w:id="558"/>
    </w:p>
    <w:p>
      <w:pPr>
        <w:spacing w:after="15"/>
        <w:ind w:firstLine="420" w:firstLineChars="200"/>
        <w:rPr>
          <w:rFonts w:ascii="宋体" w:hAnsi="宋体"/>
        </w:rPr>
      </w:pPr>
      <w:r>
        <w:rPr>
          <w:rFonts w:ascii="宋体" w:hAnsi="宋体"/>
        </w:rPr>
        <w:t>智能家庭网关能够接受ITMS+的远程控制，进行软件版本升级。智能家庭网关升级软件时应具有容错校验功能，如果升级失败，应能恢复到原来的软件版本或者连接ITMS+接受再次升级。当智能家庭网关本地软件发生故障或遭到破坏的时候应能够连接ITMS+接受软件下载。</w:t>
      </w:r>
    </w:p>
    <w:p>
      <w:pPr>
        <w:spacing w:after="15"/>
        <w:ind w:firstLine="420" w:firstLineChars="200"/>
        <w:rPr>
          <w:rFonts w:ascii="宋体" w:hAnsi="宋体"/>
        </w:rPr>
      </w:pPr>
      <w:r>
        <w:rPr>
          <w:rFonts w:hint="eastAsia" w:ascii="宋体" w:hAnsi="宋体"/>
        </w:rPr>
        <w:t>智能家庭网关软件升级时应基于</w:t>
      </w:r>
      <w:r>
        <w:rPr>
          <w:rFonts w:hint="eastAsia" w:ascii="宋体" w:hAnsi="宋体"/>
          <w:szCs w:val="21"/>
        </w:rPr>
        <w:t>配置文件</w:t>
      </w:r>
      <w:r>
        <w:rPr>
          <w:rFonts w:ascii="宋体" w:hAnsi="宋体"/>
          <w:szCs w:val="21"/>
        </w:rPr>
        <w:t>双备份</w:t>
      </w:r>
      <w:r>
        <w:rPr>
          <w:rFonts w:hint="eastAsia" w:ascii="宋体" w:hAnsi="宋体"/>
          <w:szCs w:val="21"/>
        </w:rPr>
        <w:t>等机制</w:t>
      </w:r>
      <w:r>
        <w:rPr>
          <w:rFonts w:hint="eastAsia" w:ascii="宋体" w:hAnsi="宋体"/>
        </w:rPr>
        <w:t>实现配置信息的继承、更新及增减，从而支持通过软件升级实现业务预配置信息、TR069远程参数等配置内容的条目增减或定义变更。</w:t>
      </w:r>
    </w:p>
    <w:p>
      <w:pPr>
        <w:spacing w:after="15"/>
        <w:ind w:firstLine="420" w:firstLineChars="200"/>
        <w:rPr>
          <w:rFonts w:ascii="宋体" w:hAnsi="宋体"/>
          <w:szCs w:val="21"/>
        </w:rPr>
      </w:pPr>
      <w:r>
        <w:rPr>
          <w:rFonts w:ascii="宋体" w:hAnsi="宋体"/>
        </w:rPr>
        <w:t>智能家庭网关应</w:t>
      </w:r>
      <w:r>
        <w:rPr>
          <w:rFonts w:hint="eastAsia" w:ascii="宋体" w:hAnsi="宋体"/>
        </w:rPr>
        <w:t>可选择使用以下方式支持</w:t>
      </w:r>
      <w:r>
        <w:rPr>
          <w:rFonts w:hint="eastAsia" w:ascii="宋体" w:hAnsi="宋体"/>
          <w:szCs w:val="21"/>
        </w:rPr>
        <w:t>软件</w:t>
      </w:r>
      <w:r>
        <w:rPr>
          <w:rFonts w:ascii="宋体" w:hAnsi="宋体"/>
          <w:szCs w:val="21"/>
        </w:rPr>
        <w:t>升级</w:t>
      </w:r>
      <w:r>
        <w:rPr>
          <w:rFonts w:hint="eastAsia" w:ascii="宋体" w:hAnsi="宋体"/>
          <w:szCs w:val="21"/>
        </w:rPr>
        <w:t>的</w:t>
      </w:r>
      <w:r>
        <w:rPr>
          <w:rFonts w:ascii="宋体" w:hAnsi="宋体"/>
          <w:szCs w:val="21"/>
        </w:rPr>
        <w:t>异常恢复</w:t>
      </w:r>
      <w:r>
        <w:rPr>
          <w:rFonts w:hint="eastAsia" w:ascii="宋体" w:hAnsi="宋体"/>
          <w:szCs w:val="21"/>
        </w:rPr>
        <w:t>：</w:t>
      </w:r>
    </w:p>
    <w:p>
      <w:pPr>
        <w:numPr>
          <w:ilvl w:val="0"/>
          <w:numId w:val="90"/>
        </w:numPr>
        <w:spacing w:before="0" w:afterLines="0"/>
        <w:rPr>
          <w:rFonts w:ascii="宋体" w:hAnsi="宋体"/>
        </w:rPr>
      </w:pPr>
      <w:r>
        <w:rPr>
          <w:rFonts w:ascii="宋体" w:hAnsi="宋体"/>
          <w:szCs w:val="21"/>
        </w:rPr>
        <w:t>小型软件升级核</w:t>
      </w:r>
      <w:r>
        <w:rPr>
          <w:rFonts w:hint="eastAsia" w:ascii="宋体" w:hAnsi="宋体"/>
          <w:szCs w:val="21"/>
        </w:rPr>
        <w:t>方式：家庭网关在包含普通的软件Image之外，配置</w:t>
      </w:r>
      <w:r>
        <w:rPr>
          <w:rFonts w:ascii="宋体" w:hAnsi="宋体"/>
          <w:szCs w:val="21"/>
        </w:rPr>
        <w:t>小型软件升级核</w:t>
      </w:r>
      <w:r>
        <w:rPr>
          <w:rFonts w:hint="eastAsia" w:ascii="宋体" w:hAnsi="宋体"/>
          <w:szCs w:val="21"/>
        </w:rPr>
        <w:t>，</w:t>
      </w:r>
      <w:r>
        <w:rPr>
          <w:rFonts w:ascii="宋体" w:hAnsi="宋体"/>
          <w:szCs w:val="21"/>
        </w:rPr>
        <w:t>小型软件升级核</w:t>
      </w:r>
      <w:r>
        <w:rPr>
          <w:rFonts w:hint="eastAsia" w:ascii="宋体" w:hAnsi="宋体"/>
          <w:szCs w:val="21"/>
        </w:rPr>
        <w:t>可以连接ITMS+平台、</w:t>
      </w:r>
      <w:r>
        <w:rPr>
          <w:rFonts w:hint="eastAsia" w:ascii="宋体" w:hAnsi="宋体"/>
        </w:rPr>
        <w:t>智家平台</w:t>
      </w:r>
      <w:r>
        <w:rPr>
          <w:rFonts w:hint="eastAsia" w:ascii="宋体" w:hAnsi="宋体"/>
          <w:szCs w:val="21"/>
        </w:rPr>
        <w:t>，支持ITMS+、</w:t>
      </w:r>
      <w:r>
        <w:rPr>
          <w:rFonts w:hint="eastAsia" w:ascii="宋体" w:hAnsi="宋体"/>
        </w:rPr>
        <w:t>智家平台</w:t>
      </w:r>
      <w:r>
        <w:rPr>
          <w:rFonts w:hint="eastAsia" w:ascii="宋体" w:hAnsi="宋体"/>
          <w:szCs w:val="21"/>
        </w:rPr>
        <w:t>对普通的软件Image的升级功能。当家庭网关普通的软件Image不能正常工作时，能够自动启动</w:t>
      </w:r>
      <w:r>
        <w:rPr>
          <w:rFonts w:ascii="宋体" w:hAnsi="宋体"/>
          <w:szCs w:val="21"/>
        </w:rPr>
        <w:t>小型软件升级核</w:t>
      </w:r>
      <w:r>
        <w:rPr>
          <w:rFonts w:hint="eastAsia" w:ascii="宋体" w:hAnsi="宋体"/>
          <w:szCs w:val="21"/>
        </w:rPr>
        <w:t>运行。</w:t>
      </w:r>
    </w:p>
    <w:p>
      <w:pPr>
        <w:numPr>
          <w:ilvl w:val="0"/>
          <w:numId w:val="90"/>
        </w:numPr>
        <w:spacing w:before="0" w:afterLines="0"/>
        <w:rPr>
          <w:rFonts w:ascii="宋体" w:hAnsi="宋体"/>
          <w:szCs w:val="21"/>
        </w:rPr>
      </w:pPr>
      <w:r>
        <w:rPr>
          <w:rFonts w:hint="eastAsia" w:ascii="宋体" w:hAnsi="宋体"/>
          <w:szCs w:val="21"/>
        </w:rPr>
        <w:t>双Image备份方式：家庭网关支持软件的双Image备份功能，在一个Image出现异常时，能够切换到另一个Image运行。</w:t>
      </w:r>
    </w:p>
    <w:p>
      <w:pPr>
        <w:spacing w:after="15"/>
        <w:ind w:firstLine="420" w:firstLineChars="200"/>
        <w:rPr>
          <w:rFonts w:ascii="宋体" w:hAnsi="宋体"/>
        </w:rPr>
      </w:pPr>
      <w:bookmarkStart w:id="559" w:name="_Toc161801532"/>
      <w:bookmarkEnd w:id="559"/>
      <w:bookmarkStart w:id="560" w:name="_Toc161563730"/>
      <w:bookmarkEnd w:id="560"/>
      <w:bookmarkStart w:id="561" w:name="_Toc161563733"/>
      <w:bookmarkEnd w:id="561"/>
      <w:bookmarkStart w:id="562" w:name="_Toc161218480"/>
      <w:bookmarkEnd w:id="562"/>
      <w:bookmarkStart w:id="563" w:name="_Toc161218478"/>
      <w:bookmarkEnd w:id="563"/>
      <w:bookmarkStart w:id="564" w:name="_Toc161801533"/>
      <w:bookmarkEnd w:id="564"/>
      <w:bookmarkStart w:id="565" w:name="_Toc161801531"/>
      <w:bookmarkEnd w:id="565"/>
      <w:bookmarkStart w:id="566" w:name="_Toc161218479"/>
      <w:bookmarkEnd w:id="566"/>
      <w:bookmarkStart w:id="567" w:name="_Toc161218481"/>
      <w:bookmarkEnd w:id="567"/>
      <w:bookmarkStart w:id="568" w:name="_Toc145295544"/>
      <w:bookmarkEnd w:id="568"/>
      <w:bookmarkStart w:id="569" w:name="_Toc161563732"/>
      <w:bookmarkEnd w:id="569"/>
      <w:bookmarkStart w:id="570" w:name="_Toc145296054"/>
      <w:bookmarkEnd w:id="570"/>
      <w:bookmarkStart w:id="571" w:name="_Toc145295881"/>
      <w:bookmarkEnd w:id="571"/>
      <w:bookmarkStart w:id="572" w:name="_Toc161563731"/>
      <w:bookmarkEnd w:id="572"/>
      <w:bookmarkStart w:id="573" w:name="_Toc161801530"/>
      <w:bookmarkEnd w:id="573"/>
      <w:bookmarkStart w:id="574" w:name="_Toc224441731"/>
      <w:r>
        <w:rPr>
          <w:rFonts w:ascii="宋体" w:hAnsi="宋体"/>
        </w:rPr>
        <w:t>智能家庭网关</w:t>
      </w:r>
      <w:r>
        <w:rPr>
          <w:rFonts w:hint="eastAsia" w:ascii="宋体" w:hAnsi="宋体"/>
        </w:rPr>
        <w:t>在根据ITMS命令进行软件升级时，不得损害与智家平台的连接配置信息，并应支持对已加载插件的继承或清除：</w:t>
      </w:r>
    </w:p>
    <w:p>
      <w:pPr>
        <w:numPr>
          <w:ilvl w:val="0"/>
          <w:numId w:val="91"/>
        </w:numPr>
        <w:spacing w:before="0" w:afterLines="0"/>
        <w:rPr>
          <w:rFonts w:ascii="宋体" w:hAnsi="宋体"/>
          <w:szCs w:val="21"/>
        </w:rPr>
      </w:pPr>
      <w:r>
        <w:rPr>
          <w:rFonts w:hint="eastAsia" w:ascii="宋体" w:hAnsi="宋体"/>
          <w:szCs w:val="21"/>
        </w:rPr>
        <w:t>对于新软件架构仍能支持的</w:t>
      </w:r>
      <w:r>
        <w:rPr>
          <w:rFonts w:hint="eastAsia" w:ascii="宋体" w:hAnsi="宋体"/>
        </w:rPr>
        <w:t>已加载插件，家庭网关应保障相关插件的生命周期及运行状态在网关软件升级前后不变</w:t>
      </w:r>
    </w:p>
    <w:p>
      <w:pPr>
        <w:numPr>
          <w:ilvl w:val="0"/>
          <w:numId w:val="91"/>
        </w:numPr>
        <w:spacing w:before="0" w:afterLines="0"/>
        <w:rPr>
          <w:rFonts w:ascii="宋体" w:hAnsi="宋体"/>
          <w:szCs w:val="21"/>
        </w:rPr>
      </w:pPr>
      <w:r>
        <w:rPr>
          <w:rFonts w:hint="eastAsia" w:ascii="宋体" w:hAnsi="宋体"/>
          <w:szCs w:val="21"/>
        </w:rPr>
        <w:t>对于新软件架构放弃支持的</w:t>
      </w:r>
      <w:r>
        <w:rPr>
          <w:rFonts w:hint="eastAsia" w:ascii="宋体" w:hAnsi="宋体"/>
        </w:rPr>
        <w:t>已加载插件，家庭网关软件升级过程中应实现对相关插件的全面清除</w:t>
      </w:r>
    </w:p>
    <w:p>
      <w:pPr>
        <w:pStyle w:val="102"/>
        <w:numPr>
          <w:ilvl w:val="2"/>
          <w:numId w:val="6"/>
        </w:numPr>
        <w:spacing w:before="156" w:after="156"/>
      </w:pPr>
      <w:r>
        <w:t>业务部署和控制</w:t>
      </w:r>
      <w:bookmarkEnd w:id="574"/>
    </w:p>
    <w:p>
      <w:pPr>
        <w:spacing w:after="15"/>
        <w:ind w:left="420"/>
        <w:rPr>
          <w:rFonts w:ascii="宋体" w:hAnsi="宋体"/>
        </w:rPr>
      </w:pPr>
      <w:r>
        <w:rPr>
          <w:rFonts w:ascii="宋体" w:hAnsi="宋体"/>
        </w:rPr>
        <w:t>家庭网关应接受ITMS+下发的命令请求，实现业务参数配置、业务状态查询和业务参数调整：</w:t>
      </w:r>
    </w:p>
    <w:p>
      <w:pPr>
        <w:numPr>
          <w:ilvl w:val="0"/>
          <w:numId w:val="92"/>
        </w:numPr>
        <w:spacing w:before="0" w:afterLines="0"/>
        <w:rPr>
          <w:rFonts w:ascii="宋体" w:hAnsi="宋体"/>
        </w:rPr>
      </w:pPr>
      <w:r>
        <w:rPr>
          <w:rFonts w:ascii="宋体" w:hAnsi="宋体"/>
        </w:rPr>
        <w:t>上网应用的参数配置和状态查询</w:t>
      </w:r>
    </w:p>
    <w:p>
      <w:pPr>
        <w:numPr>
          <w:ilvl w:val="0"/>
          <w:numId w:val="92"/>
        </w:numPr>
        <w:spacing w:before="0" w:afterLines="0"/>
        <w:rPr>
          <w:rFonts w:ascii="宋体" w:hAnsi="宋体"/>
        </w:rPr>
      </w:pPr>
      <w:r>
        <w:rPr>
          <w:rFonts w:ascii="宋体" w:hAnsi="宋体"/>
        </w:rPr>
        <w:t>IPTV应用承载WAN连接的参数配置和状态查询</w:t>
      </w:r>
    </w:p>
    <w:p>
      <w:pPr>
        <w:numPr>
          <w:ilvl w:val="0"/>
          <w:numId w:val="92"/>
        </w:numPr>
        <w:spacing w:before="0" w:afterLines="0"/>
        <w:rPr>
          <w:rFonts w:ascii="宋体" w:hAnsi="宋体"/>
        </w:rPr>
      </w:pPr>
      <w:r>
        <w:rPr>
          <w:rFonts w:ascii="宋体" w:hAnsi="宋体"/>
        </w:rPr>
        <w:t>语音应用的参数配置和状态查询</w:t>
      </w:r>
    </w:p>
    <w:p>
      <w:pPr>
        <w:numPr>
          <w:ilvl w:val="0"/>
          <w:numId w:val="92"/>
        </w:numPr>
        <w:spacing w:before="0" w:afterLines="0"/>
        <w:rPr>
          <w:rFonts w:ascii="宋体" w:hAnsi="宋体"/>
        </w:rPr>
      </w:pPr>
      <w:r>
        <w:rPr>
          <w:rFonts w:ascii="宋体" w:hAnsi="宋体"/>
        </w:rPr>
        <w:t>家庭存储应用的参数配置和状</w:t>
      </w:r>
      <w:r>
        <w:t>态查询</w:t>
      </w:r>
    </w:p>
    <w:p>
      <w:pPr>
        <w:pStyle w:val="96"/>
        <w:numPr>
          <w:ilvl w:val="1"/>
          <w:numId w:val="6"/>
        </w:numPr>
        <w:spacing w:before="156" w:after="156"/>
      </w:pPr>
      <w:bookmarkStart w:id="575" w:name="_Toc189811417"/>
      <w:bookmarkStart w:id="576" w:name="_Toc196016305"/>
      <w:bookmarkStart w:id="577" w:name="_Toc227560186"/>
      <w:bookmarkStart w:id="578" w:name="_Toc532477783"/>
      <w:bookmarkStart w:id="579" w:name="_Toc447897181"/>
      <w:bookmarkStart w:id="580" w:name="_Toc224441732"/>
      <w:r>
        <w:rPr>
          <w:rFonts w:hint="eastAsia"/>
        </w:rPr>
        <w:t>基于OAM的EMS远程管理和配置要求</w:t>
      </w:r>
      <w:bookmarkEnd w:id="575"/>
      <w:bookmarkEnd w:id="576"/>
      <w:bookmarkEnd w:id="577"/>
      <w:bookmarkEnd w:id="578"/>
      <w:bookmarkEnd w:id="579"/>
    </w:p>
    <w:bookmarkEnd w:id="580"/>
    <w:p>
      <w:pPr>
        <w:spacing w:after="15"/>
        <w:ind w:left="180" w:firstLine="240"/>
      </w:pPr>
      <w:bookmarkStart w:id="581" w:name="_Toc196286645"/>
      <w:bookmarkEnd w:id="581"/>
      <w:bookmarkStart w:id="582" w:name="_Toc145296056"/>
      <w:bookmarkEnd w:id="582"/>
      <w:bookmarkStart w:id="583" w:name="_Toc145295547"/>
      <w:bookmarkEnd w:id="583"/>
      <w:bookmarkStart w:id="584" w:name="_Toc145295884"/>
      <w:bookmarkEnd w:id="584"/>
      <w:bookmarkStart w:id="585" w:name="_Toc196286646"/>
      <w:bookmarkEnd w:id="585"/>
      <w:r>
        <w:rPr>
          <w:rFonts w:hint="eastAsia"/>
        </w:rPr>
        <w:t>EPON上行智能家庭网关除支持8.3节的 ITMS+远程管理和配置要求外，还应支持本节的基于OAM的EMS远程管理和配置要求。</w:t>
      </w:r>
    </w:p>
    <w:p>
      <w:pPr>
        <w:pStyle w:val="102"/>
        <w:numPr>
          <w:ilvl w:val="2"/>
          <w:numId w:val="6"/>
        </w:numPr>
        <w:spacing w:before="156" w:after="156"/>
        <w:jc w:val="both"/>
      </w:pPr>
      <w:bookmarkStart w:id="586" w:name="_Toc196016306"/>
      <w:bookmarkStart w:id="587" w:name="_Toc227560187"/>
      <w:bookmarkStart w:id="588" w:name="_Toc189811418"/>
      <w:r>
        <w:rPr>
          <w:rFonts w:hint="eastAsia"/>
        </w:rPr>
        <w:t>标准OAM管理要求</w:t>
      </w:r>
      <w:bookmarkEnd w:id="586"/>
      <w:bookmarkEnd w:id="587"/>
      <w:bookmarkEnd w:id="588"/>
    </w:p>
    <w:p>
      <w:pPr>
        <w:spacing w:after="15"/>
        <w:ind w:firstLine="420" w:firstLineChars="200"/>
      </w:pPr>
      <w:r>
        <w:rPr>
          <w:rFonts w:hint="eastAsia"/>
        </w:rPr>
        <w:t>EPON上行的家庭网关需要</w:t>
      </w:r>
      <w:r>
        <w:t>支持IEEE</w:t>
      </w:r>
      <w:r>
        <w:rPr>
          <w:rFonts w:hint="eastAsia"/>
        </w:rPr>
        <w:t xml:space="preserve"> </w:t>
      </w:r>
      <w:r>
        <w:t>802.3</w:t>
      </w:r>
      <w:r>
        <w:rPr>
          <w:rFonts w:ascii="宋体" w:hAnsi="宋体"/>
          <w:color w:val="000000"/>
        </w:rPr>
        <w:t>-2005</w:t>
      </w:r>
      <w:r>
        <w:t>中规定的标准属性和操作</w:t>
      </w:r>
      <w:r>
        <w:rPr>
          <w:rFonts w:hint="eastAsia"/>
        </w:rPr>
        <w:t>，</w:t>
      </w:r>
      <w:r>
        <w:t>应支持的属性和操作</w:t>
      </w:r>
      <w:r>
        <w:rPr>
          <w:rFonts w:hint="eastAsia"/>
        </w:rPr>
        <w:t>如</w:t>
      </w:r>
      <w:r>
        <w:t>表</w:t>
      </w:r>
      <w:r>
        <w:rPr>
          <w:rFonts w:hint="eastAsia"/>
        </w:rPr>
        <w:t>4</w:t>
      </w:r>
      <w:r>
        <w:t>所示。对这些标准的属性（Attributes）和操作（Actions）的variable discriptor/container的格式应符合IEEE</w:t>
      </w:r>
      <w:r>
        <w:rPr>
          <w:rFonts w:hint="eastAsia"/>
        </w:rPr>
        <w:t xml:space="preserve"> </w:t>
      </w:r>
      <w:r>
        <w:t>802.3</w:t>
      </w:r>
      <w:r>
        <w:rPr>
          <w:rFonts w:ascii="宋体" w:hAnsi="宋体"/>
          <w:color w:val="000000"/>
        </w:rPr>
        <w:t>-2005</w:t>
      </w:r>
      <w:r>
        <w:t>的规定。</w:t>
      </w:r>
    </w:p>
    <w:p>
      <w:pPr>
        <w:pStyle w:val="188"/>
        <w:numPr>
          <w:ilvl w:val="0"/>
          <w:numId w:val="8"/>
        </w:numPr>
        <w:tabs>
          <w:tab w:val="left" w:pos="360"/>
        </w:tabs>
        <w:spacing w:before="156" w:after="156"/>
        <w:rPr>
          <w:rFonts w:ascii="宋体" w:hAnsi="宋体" w:eastAsia="宋体"/>
          <w:kern w:val="2"/>
          <w:szCs w:val="24"/>
        </w:rPr>
      </w:pPr>
      <w:bookmarkStart w:id="589" w:name="_Toc146949161"/>
      <w:bookmarkStart w:id="590" w:name="_Toc148083189"/>
      <w:bookmarkStart w:id="591" w:name="_Toc146818892"/>
      <w:r>
        <w:rPr>
          <w:rFonts w:hint="eastAsia" w:ascii="宋体" w:hAnsi="宋体" w:eastAsia="宋体"/>
          <w:kern w:val="2"/>
          <w:szCs w:val="24"/>
        </w:rPr>
        <w:t>应支持的标准属性（Attributes）和操作(Actions)</w:t>
      </w:r>
    </w:p>
    <w:bookmarkEnd w:id="589"/>
    <w:bookmarkEnd w:id="590"/>
    <w:bookmarkEnd w:id="591"/>
    <w:tbl>
      <w:tblPr>
        <w:tblStyle w:val="66"/>
        <w:tblW w:w="6514" w:type="dxa"/>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906"/>
        <w:gridCol w:w="3255"/>
        <w:gridCol w:w="720"/>
        <w:gridCol w:w="633"/>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jc w:val="center"/>
        </w:trPr>
        <w:tc>
          <w:tcPr>
            <w:tcW w:w="1906" w:type="dxa"/>
            <w:shd w:val="clear" w:color="auto" w:fill="E6E6E6"/>
            <w:tcMar>
              <w:left w:w="0" w:type="dxa"/>
              <w:right w:w="0" w:type="dxa"/>
            </w:tcMar>
          </w:tcPr>
          <w:p>
            <w:pPr>
              <w:pStyle w:val="211"/>
              <w:spacing w:after="15"/>
              <w:ind w:left="840" w:hanging="420"/>
              <w:jc w:val="center"/>
              <w:rPr>
                <w:b/>
                <w:bCs/>
                <w:sz w:val="18"/>
                <w:szCs w:val="18"/>
                <w:vertAlign w:val="superscript"/>
              </w:rPr>
            </w:pPr>
            <w:r>
              <w:rPr>
                <w:rFonts w:hint="eastAsia"/>
                <w:b/>
                <w:bCs/>
                <w:sz w:val="18"/>
                <w:szCs w:val="18"/>
              </w:rPr>
              <w:t>属性/操作</w:t>
            </w:r>
          </w:p>
        </w:tc>
        <w:tc>
          <w:tcPr>
            <w:tcW w:w="3255" w:type="dxa"/>
            <w:shd w:val="clear" w:color="auto" w:fill="E6E6E6"/>
            <w:tcMar>
              <w:left w:w="0" w:type="dxa"/>
              <w:right w:w="0" w:type="dxa"/>
            </w:tcMar>
          </w:tcPr>
          <w:p>
            <w:pPr>
              <w:pStyle w:val="211"/>
              <w:spacing w:after="15"/>
              <w:ind w:left="840" w:hanging="420"/>
              <w:jc w:val="center"/>
              <w:rPr>
                <w:b/>
                <w:bCs/>
                <w:iCs/>
                <w:sz w:val="18"/>
                <w:szCs w:val="18"/>
                <w:lang w:val="fr-FR"/>
              </w:rPr>
            </w:pPr>
            <w:r>
              <w:rPr>
                <w:rFonts w:hint="eastAsia"/>
                <w:b/>
                <w:bCs/>
                <w:iCs/>
                <w:sz w:val="18"/>
                <w:szCs w:val="18"/>
              </w:rPr>
              <w:t>功能描述</w:t>
            </w:r>
            <w:r>
              <w:rPr>
                <w:rFonts w:hint="eastAsia"/>
                <w:b/>
                <w:bCs/>
                <w:iCs/>
                <w:sz w:val="18"/>
                <w:szCs w:val="18"/>
                <w:lang w:val="fr-FR"/>
              </w:rPr>
              <w:t>（</w:t>
            </w:r>
            <w:r>
              <w:rPr>
                <w:rFonts w:eastAsia="MS Mincho"/>
                <w:b/>
                <w:bCs/>
                <w:iCs/>
                <w:sz w:val="18"/>
                <w:szCs w:val="18"/>
                <w:lang w:val="fr-FR" w:eastAsia="ja-JP"/>
              </w:rPr>
              <w:t>Description</w:t>
            </w:r>
            <w:r>
              <w:rPr>
                <w:rFonts w:hint="eastAsia"/>
                <w:b/>
                <w:bCs/>
                <w:iCs/>
                <w:sz w:val="18"/>
                <w:szCs w:val="18"/>
                <w:lang w:val="fr-FR"/>
              </w:rPr>
              <w:t>）</w:t>
            </w:r>
          </w:p>
        </w:tc>
        <w:tc>
          <w:tcPr>
            <w:tcW w:w="720" w:type="dxa"/>
            <w:shd w:val="clear" w:color="auto" w:fill="E6E6E6"/>
            <w:tcMar>
              <w:left w:w="0" w:type="dxa"/>
              <w:right w:w="0" w:type="dxa"/>
            </w:tcMar>
          </w:tcPr>
          <w:p>
            <w:pPr>
              <w:spacing w:after="15"/>
              <w:jc w:val="center"/>
              <w:rPr>
                <w:rFonts w:ascii="Arial" w:hAnsi="Arial" w:cs="Arial"/>
                <w:b/>
                <w:bCs/>
                <w:kern w:val="0"/>
                <w:sz w:val="18"/>
                <w:szCs w:val="18"/>
              </w:rPr>
            </w:pPr>
            <w:r>
              <w:rPr>
                <w:rFonts w:ascii="Arial" w:hAnsi="Arial" w:cs="Arial"/>
                <w:b/>
                <w:bCs/>
                <w:kern w:val="0"/>
                <w:sz w:val="18"/>
                <w:szCs w:val="18"/>
              </w:rPr>
              <w:t>G</w:t>
            </w:r>
            <w:r>
              <w:rPr>
                <w:rFonts w:hint="eastAsia" w:ascii="Arial" w:hAnsi="Arial" w:cs="Arial"/>
                <w:b/>
                <w:bCs/>
                <w:kern w:val="0"/>
                <w:sz w:val="18"/>
                <w:szCs w:val="18"/>
              </w:rPr>
              <w:t>et</w:t>
            </w:r>
          </w:p>
        </w:tc>
        <w:tc>
          <w:tcPr>
            <w:tcW w:w="633" w:type="dxa"/>
            <w:shd w:val="clear" w:color="auto" w:fill="E6E6E6"/>
            <w:tcMar>
              <w:left w:w="0" w:type="dxa"/>
              <w:right w:w="0" w:type="dxa"/>
            </w:tcMar>
          </w:tcPr>
          <w:p>
            <w:pPr>
              <w:spacing w:after="15"/>
              <w:jc w:val="center"/>
              <w:rPr>
                <w:rFonts w:ascii="Arial" w:hAnsi="Arial" w:cs="Arial"/>
                <w:b/>
                <w:bCs/>
                <w:kern w:val="0"/>
                <w:sz w:val="18"/>
                <w:szCs w:val="18"/>
              </w:rPr>
            </w:pPr>
            <w:r>
              <w:rPr>
                <w:rFonts w:hint="eastAsia" w:ascii="Arial" w:hAnsi="Arial" w:cs="Arial"/>
                <w:b/>
                <w:bCs/>
                <w:kern w:val="0"/>
                <w:sz w:val="18"/>
                <w:szCs w:val="18"/>
              </w:rPr>
              <w:t>Set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jc w:val="center"/>
        </w:trPr>
        <w:tc>
          <w:tcPr>
            <w:tcW w:w="1906" w:type="dxa"/>
            <w:tcMar>
              <w:left w:w="0" w:type="dxa"/>
              <w:right w:w="0" w:type="dxa"/>
            </w:tcMar>
          </w:tcPr>
          <w:p>
            <w:pPr>
              <w:pStyle w:val="211"/>
              <w:spacing w:after="15"/>
              <w:ind w:left="840" w:hanging="420"/>
              <w:rPr>
                <w:rFonts w:eastAsia="MS Mincho"/>
                <w:sz w:val="18"/>
                <w:szCs w:val="18"/>
                <w:lang w:eastAsia="ja-JP"/>
              </w:rPr>
            </w:pPr>
            <w:r>
              <w:rPr>
                <w:rFonts w:eastAsia="MS Mincho"/>
                <w:sz w:val="18"/>
                <w:szCs w:val="18"/>
                <w:lang w:eastAsia="ja-JP"/>
              </w:rPr>
              <w:t>aFECAbility</w:t>
            </w:r>
          </w:p>
        </w:tc>
        <w:tc>
          <w:tcPr>
            <w:tcW w:w="3255" w:type="dxa"/>
            <w:tcMar>
              <w:left w:w="0" w:type="dxa"/>
              <w:right w:w="0" w:type="dxa"/>
            </w:tcMar>
          </w:tcPr>
          <w:p>
            <w:pPr>
              <w:pStyle w:val="211"/>
              <w:spacing w:after="15"/>
              <w:ind w:left="840" w:hanging="420"/>
              <w:rPr>
                <w:rFonts w:ascii="宋体" w:hAnsi="宋体"/>
                <w:sz w:val="18"/>
                <w:szCs w:val="18"/>
                <w:lang w:eastAsia="ja-JP"/>
              </w:rPr>
            </w:pPr>
            <w:r>
              <w:rPr>
                <w:rFonts w:hint="eastAsia" w:ascii="Times New Roman" w:hAnsi="Times New Roman"/>
                <w:kern w:val="2"/>
                <w:sz w:val="18"/>
                <w:szCs w:val="18"/>
              </w:rPr>
              <w:t>FEC</w:t>
            </w:r>
            <w:r>
              <w:rPr>
                <w:rFonts w:hint="eastAsia" w:ascii="宋体" w:hAnsi="宋体"/>
                <w:sz w:val="18"/>
                <w:szCs w:val="18"/>
                <w:lang w:eastAsia="ja-JP"/>
              </w:rPr>
              <w:t>能力查</w:t>
            </w:r>
            <w:r>
              <w:rPr>
                <w:rFonts w:hint="eastAsia" w:ascii="Times New Roman" w:hAnsi="Times New Roman"/>
                <w:kern w:val="2"/>
                <w:sz w:val="18"/>
                <w:szCs w:val="18"/>
              </w:rPr>
              <w:t>询（IEEE 802.3 Clause</w:t>
            </w:r>
            <w:r>
              <w:rPr>
                <w:rFonts w:ascii="Times New Roman" w:hAnsi="Times New Roman"/>
                <w:kern w:val="2"/>
                <w:sz w:val="18"/>
                <w:szCs w:val="18"/>
              </w:rPr>
              <w:t xml:space="preserve"> 30.5.1.1.13</w:t>
            </w:r>
            <w:r>
              <w:rPr>
                <w:rFonts w:hint="eastAsia" w:ascii="Times New Roman" w:hAnsi="Times New Roman"/>
                <w:kern w:val="2"/>
                <w:sz w:val="18"/>
                <w:szCs w:val="18"/>
              </w:rPr>
              <w:t>）</w:t>
            </w:r>
          </w:p>
        </w:tc>
        <w:tc>
          <w:tcPr>
            <w:tcW w:w="720" w:type="dxa"/>
            <w:tcMar>
              <w:left w:w="0" w:type="dxa"/>
              <w:right w:w="0" w:type="dxa"/>
            </w:tcMar>
            <w:vAlign w:val="center"/>
          </w:tcPr>
          <w:p>
            <w:pPr>
              <w:autoSpaceDE w:val="0"/>
              <w:autoSpaceDN w:val="0"/>
              <w:adjustRightInd w:val="0"/>
              <w:spacing w:after="15"/>
              <w:jc w:val="center"/>
              <w:rPr>
                <w:rFonts w:ascii="Arial" w:hAnsi="Arial" w:eastAsia="MS Mincho" w:cs="Arial"/>
                <w:kern w:val="0"/>
                <w:sz w:val="18"/>
                <w:szCs w:val="18"/>
                <w:lang w:eastAsia="ja-JP"/>
              </w:rPr>
            </w:pPr>
            <w:r>
              <w:rPr>
                <w:rFonts w:ascii="Arial" w:hAnsi="Arial" w:eastAsia="MS Mincho" w:cs="Arial"/>
                <w:kern w:val="0"/>
                <w:sz w:val="18"/>
                <w:szCs w:val="18"/>
                <w:lang w:eastAsia="ja-JP"/>
              </w:rPr>
              <w:t>○</w:t>
            </w:r>
          </w:p>
        </w:tc>
        <w:tc>
          <w:tcPr>
            <w:tcW w:w="633" w:type="dxa"/>
            <w:tcMar>
              <w:left w:w="0" w:type="dxa"/>
              <w:right w:w="0" w:type="dxa"/>
            </w:tcMar>
            <w:vAlign w:val="center"/>
          </w:tcPr>
          <w:p>
            <w:pPr>
              <w:pStyle w:val="211"/>
              <w:spacing w:after="15"/>
              <w:ind w:left="840" w:hanging="420"/>
              <w:jc w:val="center"/>
              <w:rPr>
                <w:rFonts w:eastAsia="MS Mincho"/>
                <w:sz w:val="18"/>
                <w:szCs w:val="18"/>
                <w:lang w:eastAsia="ja-JP"/>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96" w:hRule="atLeast"/>
          <w:jc w:val="center"/>
        </w:trPr>
        <w:tc>
          <w:tcPr>
            <w:tcW w:w="1906" w:type="dxa"/>
            <w:tcMar>
              <w:left w:w="0" w:type="dxa"/>
              <w:right w:w="0" w:type="dxa"/>
            </w:tcMar>
          </w:tcPr>
          <w:p>
            <w:pPr>
              <w:pStyle w:val="211"/>
              <w:spacing w:after="15"/>
              <w:ind w:left="840" w:hanging="420"/>
              <w:rPr>
                <w:rFonts w:eastAsia="MS Mincho"/>
                <w:sz w:val="18"/>
                <w:szCs w:val="18"/>
                <w:lang w:eastAsia="ja-JP"/>
              </w:rPr>
            </w:pPr>
            <w:r>
              <w:rPr>
                <w:rFonts w:eastAsia="MS Mincho"/>
                <w:sz w:val="18"/>
                <w:szCs w:val="18"/>
                <w:lang w:eastAsia="ja-JP"/>
              </w:rPr>
              <w:t>aFECmode</w:t>
            </w:r>
          </w:p>
        </w:tc>
        <w:tc>
          <w:tcPr>
            <w:tcW w:w="3255" w:type="dxa"/>
            <w:tcMar>
              <w:left w:w="0" w:type="dxa"/>
              <w:right w:w="0" w:type="dxa"/>
            </w:tcMar>
          </w:tcPr>
          <w:p>
            <w:pPr>
              <w:pStyle w:val="211"/>
              <w:spacing w:after="15"/>
              <w:ind w:left="840" w:hanging="420"/>
              <w:rPr>
                <w:rFonts w:ascii="宋体" w:hAnsi="宋体"/>
                <w:sz w:val="18"/>
                <w:szCs w:val="18"/>
                <w:lang w:eastAsia="ja-JP"/>
              </w:rPr>
            </w:pPr>
            <w:r>
              <w:rPr>
                <w:rFonts w:hint="eastAsia" w:ascii="Times New Roman" w:hAnsi="Times New Roman"/>
                <w:kern w:val="2"/>
                <w:sz w:val="18"/>
                <w:szCs w:val="18"/>
              </w:rPr>
              <w:t>双向FEC功能的打开/关闭（IEEE 802.3 Clause</w:t>
            </w:r>
            <w:r>
              <w:rPr>
                <w:rFonts w:ascii="Times New Roman" w:hAnsi="Times New Roman"/>
                <w:kern w:val="2"/>
                <w:sz w:val="18"/>
                <w:szCs w:val="18"/>
              </w:rPr>
              <w:t>30.5.1.1.1</w:t>
            </w:r>
            <w:r>
              <w:rPr>
                <w:rFonts w:hint="eastAsia" w:ascii="Times New Roman" w:hAnsi="Times New Roman"/>
                <w:kern w:val="2"/>
                <w:sz w:val="18"/>
                <w:szCs w:val="18"/>
              </w:rPr>
              <w:t>4）</w:t>
            </w:r>
          </w:p>
        </w:tc>
        <w:tc>
          <w:tcPr>
            <w:tcW w:w="720" w:type="dxa"/>
            <w:tcMar>
              <w:left w:w="0" w:type="dxa"/>
              <w:right w:w="0" w:type="dxa"/>
            </w:tcMar>
            <w:vAlign w:val="center"/>
          </w:tcPr>
          <w:p>
            <w:pPr>
              <w:autoSpaceDE w:val="0"/>
              <w:autoSpaceDN w:val="0"/>
              <w:adjustRightInd w:val="0"/>
              <w:spacing w:after="15"/>
              <w:jc w:val="center"/>
              <w:rPr>
                <w:rFonts w:ascii="Arial" w:hAnsi="Arial" w:eastAsia="MS Mincho" w:cs="Arial"/>
                <w:kern w:val="0"/>
                <w:sz w:val="18"/>
                <w:szCs w:val="18"/>
                <w:lang w:eastAsia="ja-JP"/>
              </w:rPr>
            </w:pPr>
            <w:r>
              <w:rPr>
                <w:rFonts w:ascii="Arial" w:hAnsi="Arial" w:eastAsia="MS Mincho" w:cs="Arial"/>
                <w:kern w:val="0"/>
                <w:sz w:val="18"/>
                <w:szCs w:val="18"/>
                <w:lang w:eastAsia="ja-JP"/>
              </w:rPr>
              <w:t>○</w:t>
            </w:r>
          </w:p>
        </w:tc>
        <w:tc>
          <w:tcPr>
            <w:tcW w:w="633" w:type="dxa"/>
            <w:tcMar>
              <w:left w:w="0" w:type="dxa"/>
              <w:right w:w="0" w:type="dxa"/>
            </w:tcMar>
            <w:vAlign w:val="center"/>
          </w:tcPr>
          <w:p>
            <w:pPr>
              <w:pStyle w:val="211"/>
              <w:spacing w:after="15"/>
              <w:ind w:left="840" w:hanging="420"/>
              <w:jc w:val="center"/>
              <w:rPr>
                <w:rFonts w:eastAsia="MS Mincho"/>
                <w:sz w:val="18"/>
                <w:szCs w:val="18"/>
                <w:lang w:eastAsia="ja-JP"/>
              </w:rPr>
            </w:pPr>
            <w:r>
              <w:rPr>
                <w:rFonts w:eastAsia="MS Mincho"/>
                <w:sz w:val="18"/>
                <w:szCs w:val="18"/>
                <w:lang w:eastAsia="ja-JP"/>
              </w:rPr>
              <w:t>○</w:t>
            </w:r>
          </w:p>
        </w:tc>
      </w:tr>
    </w:tbl>
    <w:p>
      <w:pPr>
        <w:spacing w:after="15"/>
        <w:ind w:firstLine="420" w:firstLineChars="200"/>
      </w:pPr>
      <w:r>
        <w:rPr>
          <w:rFonts w:hint="eastAsia"/>
        </w:rPr>
        <w:t>应具有通过OAM的Dying Gasp功能将自身掉电事件通知OLT的能力。</w:t>
      </w:r>
    </w:p>
    <w:p>
      <w:pPr>
        <w:pStyle w:val="102"/>
        <w:numPr>
          <w:ilvl w:val="2"/>
          <w:numId w:val="6"/>
        </w:numPr>
        <w:spacing w:before="156" w:after="156"/>
        <w:jc w:val="both"/>
      </w:pPr>
      <w:bookmarkStart w:id="592" w:name="_Toc189811419"/>
      <w:bookmarkStart w:id="593" w:name="_Toc196016307"/>
      <w:bookmarkStart w:id="594" w:name="_Toc227560188"/>
      <w:r>
        <w:rPr>
          <w:rFonts w:hint="eastAsia"/>
        </w:rPr>
        <w:t>扩展OAM管理要求</w:t>
      </w:r>
      <w:bookmarkEnd w:id="592"/>
      <w:bookmarkEnd w:id="593"/>
      <w:bookmarkEnd w:id="594"/>
    </w:p>
    <w:p>
      <w:pPr>
        <w:spacing w:after="15"/>
        <w:ind w:firstLine="420" w:firstLineChars="200"/>
      </w:pPr>
      <w:r>
        <w:rPr>
          <w:rFonts w:hint="eastAsia"/>
        </w:rPr>
        <w:t>支持《中国电信EPON设备技术要求（V3.0）》所规定的扩展OAM功能。</w:t>
      </w:r>
    </w:p>
    <w:p>
      <w:pPr>
        <w:spacing w:after="15"/>
        <w:ind w:firstLine="420" w:firstLineChars="200"/>
      </w:pPr>
      <w:r>
        <w:rPr>
          <w:rFonts w:hint="eastAsia"/>
        </w:rPr>
        <w:t>应支持的扩展属性如</w:t>
      </w:r>
      <w:r>
        <w:t>表</w:t>
      </w:r>
      <w:r>
        <w:rPr>
          <w:rFonts w:hint="eastAsia"/>
        </w:rPr>
        <w:t>5所示。</w:t>
      </w:r>
    </w:p>
    <w:p>
      <w:pPr>
        <w:pStyle w:val="188"/>
        <w:numPr>
          <w:ilvl w:val="0"/>
          <w:numId w:val="8"/>
        </w:numPr>
        <w:tabs>
          <w:tab w:val="left" w:pos="360"/>
        </w:tabs>
        <w:spacing w:before="156" w:after="156"/>
      </w:pPr>
      <w:r>
        <w:rPr>
          <w:rFonts w:hint="eastAsia"/>
          <w:bCs/>
          <w:szCs w:val="21"/>
        </w:rPr>
        <w:t>应支持的扩展属性（Attributes）</w:t>
      </w:r>
    </w:p>
    <w:tbl>
      <w:tblPr>
        <w:tblStyle w:val="66"/>
        <w:tblW w:w="8837" w:type="dxa"/>
        <w:tblInd w:w="34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838"/>
        <w:gridCol w:w="3025"/>
        <w:gridCol w:w="807"/>
        <w:gridCol w:w="807"/>
        <w:gridCol w:w="236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shd w:val="clear" w:color="auto" w:fill="E6E6E6"/>
          </w:tcPr>
          <w:p>
            <w:pPr>
              <w:pStyle w:val="211"/>
              <w:spacing w:after="15"/>
              <w:ind w:left="-65" w:leftChars="-31"/>
              <w:jc w:val="center"/>
              <w:rPr>
                <w:b/>
                <w:bCs/>
                <w:sz w:val="18"/>
                <w:szCs w:val="18"/>
              </w:rPr>
            </w:pPr>
            <w:r>
              <w:rPr>
                <w:rFonts w:hint="eastAsia"/>
                <w:b/>
                <w:bCs/>
                <w:sz w:val="18"/>
                <w:szCs w:val="18"/>
              </w:rPr>
              <w:t>属性名称（</w:t>
            </w:r>
            <w:r>
              <w:rPr>
                <w:b/>
                <w:bCs/>
                <w:sz w:val="18"/>
                <w:szCs w:val="18"/>
              </w:rPr>
              <w:t>Attribute</w:t>
            </w:r>
            <w:r>
              <w:rPr>
                <w:rFonts w:hint="eastAsia"/>
                <w:b/>
                <w:bCs/>
                <w:sz w:val="18"/>
                <w:szCs w:val="18"/>
              </w:rPr>
              <w:t>）</w:t>
            </w:r>
          </w:p>
        </w:tc>
        <w:tc>
          <w:tcPr>
            <w:tcW w:w="3025" w:type="dxa"/>
            <w:shd w:val="clear" w:color="auto" w:fill="E6E6E6"/>
          </w:tcPr>
          <w:p>
            <w:pPr>
              <w:pStyle w:val="211"/>
              <w:spacing w:after="15"/>
              <w:ind w:left="630" w:leftChars="100" w:hanging="420"/>
              <w:jc w:val="center"/>
              <w:rPr>
                <w:b/>
                <w:bCs/>
                <w:sz w:val="18"/>
                <w:szCs w:val="18"/>
              </w:rPr>
            </w:pPr>
            <w:r>
              <w:rPr>
                <w:rFonts w:hint="eastAsia"/>
                <w:b/>
                <w:bCs/>
                <w:sz w:val="18"/>
                <w:szCs w:val="18"/>
              </w:rPr>
              <w:t>描述（</w:t>
            </w:r>
            <w:r>
              <w:rPr>
                <w:b/>
                <w:bCs/>
                <w:sz w:val="18"/>
                <w:szCs w:val="18"/>
              </w:rPr>
              <w:t>Description</w:t>
            </w:r>
            <w:r>
              <w:rPr>
                <w:rFonts w:hint="eastAsia"/>
                <w:b/>
                <w:bCs/>
                <w:sz w:val="18"/>
                <w:szCs w:val="18"/>
              </w:rPr>
              <w:t>）</w:t>
            </w:r>
          </w:p>
        </w:tc>
        <w:tc>
          <w:tcPr>
            <w:tcW w:w="807" w:type="dxa"/>
            <w:shd w:val="clear" w:color="auto" w:fill="E6E6E6"/>
            <w:tcMar>
              <w:left w:w="0" w:type="dxa"/>
              <w:right w:w="0" w:type="dxa"/>
            </w:tcMar>
          </w:tcPr>
          <w:p>
            <w:pPr>
              <w:pStyle w:val="211"/>
              <w:spacing w:after="15"/>
              <w:ind w:left="630" w:leftChars="100" w:hanging="420"/>
              <w:jc w:val="center"/>
              <w:rPr>
                <w:b/>
                <w:bCs/>
                <w:sz w:val="18"/>
                <w:szCs w:val="18"/>
              </w:rPr>
            </w:pPr>
            <w:r>
              <w:rPr>
                <w:rFonts w:hint="eastAsia"/>
                <w:b/>
                <w:bCs/>
                <w:sz w:val="18"/>
                <w:szCs w:val="18"/>
              </w:rPr>
              <w:t>Get</w:t>
            </w:r>
          </w:p>
        </w:tc>
        <w:tc>
          <w:tcPr>
            <w:tcW w:w="807" w:type="dxa"/>
            <w:shd w:val="clear" w:color="auto" w:fill="E6E6E6"/>
            <w:tcMar>
              <w:left w:w="0" w:type="dxa"/>
              <w:right w:w="0" w:type="dxa"/>
            </w:tcMar>
          </w:tcPr>
          <w:p>
            <w:pPr>
              <w:pStyle w:val="211"/>
              <w:spacing w:after="15"/>
              <w:ind w:left="630" w:leftChars="100" w:hanging="420"/>
              <w:jc w:val="center"/>
              <w:rPr>
                <w:b/>
                <w:bCs/>
                <w:sz w:val="18"/>
                <w:szCs w:val="18"/>
              </w:rPr>
            </w:pPr>
            <w:r>
              <w:rPr>
                <w:rFonts w:hint="eastAsia"/>
                <w:b/>
                <w:bCs/>
                <w:sz w:val="18"/>
                <w:szCs w:val="18"/>
              </w:rPr>
              <w:t>Set</w:t>
            </w:r>
          </w:p>
        </w:tc>
        <w:tc>
          <w:tcPr>
            <w:tcW w:w="2360" w:type="dxa"/>
            <w:shd w:val="clear" w:color="auto" w:fill="E6E6E6"/>
          </w:tcPr>
          <w:p>
            <w:pPr>
              <w:pStyle w:val="211"/>
              <w:spacing w:after="15"/>
              <w:ind w:left="630" w:leftChars="100" w:hanging="420"/>
              <w:jc w:val="center"/>
              <w:rPr>
                <w:b/>
                <w:bCs/>
                <w:sz w:val="18"/>
                <w:szCs w:val="18"/>
              </w:rPr>
            </w:pPr>
            <w:r>
              <w:rPr>
                <w:rFonts w:hint="eastAsia"/>
                <w:b/>
                <w:bCs/>
                <w:sz w:val="18"/>
                <w:szCs w:val="18"/>
              </w:rPr>
              <w:t>说明</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tcPr>
          <w:p>
            <w:pPr>
              <w:pStyle w:val="211"/>
              <w:spacing w:after="15"/>
              <w:ind w:left="73" w:leftChars="35"/>
              <w:jc w:val="both"/>
              <w:rPr>
                <w:sz w:val="18"/>
                <w:szCs w:val="18"/>
              </w:rPr>
            </w:pPr>
            <w:r>
              <w:rPr>
                <w:sz w:val="18"/>
                <w:szCs w:val="18"/>
              </w:rPr>
              <w:t xml:space="preserve">ONU </w:t>
            </w:r>
            <w:r>
              <w:rPr>
                <w:rFonts w:hint="eastAsia"/>
                <w:sz w:val="18"/>
                <w:szCs w:val="18"/>
              </w:rPr>
              <w:t>SN</w:t>
            </w:r>
          </w:p>
        </w:tc>
        <w:tc>
          <w:tcPr>
            <w:tcW w:w="3025" w:type="dxa"/>
            <w:tcMar>
              <w:left w:w="0" w:type="dxa"/>
              <w:right w:w="0" w:type="dxa"/>
            </w:tcMar>
          </w:tcPr>
          <w:p>
            <w:pPr>
              <w:pStyle w:val="211"/>
              <w:spacing w:after="15"/>
              <w:ind w:left="73" w:leftChars="35"/>
              <w:jc w:val="both"/>
              <w:rPr>
                <w:sz w:val="18"/>
                <w:szCs w:val="18"/>
              </w:rPr>
            </w:pPr>
            <w:r>
              <w:rPr>
                <w:rFonts w:hint="eastAsia"/>
                <w:sz w:val="18"/>
                <w:szCs w:val="18"/>
              </w:rPr>
              <w:t>ONU的标识符</w:t>
            </w:r>
          </w:p>
        </w:tc>
        <w:tc>
          <w:tcPr>
            <w:tcW w:w="807" w:type="dxa"/>
            <w:tcMar>
              <w:left w:w="0" w:type="dxa"/>
              <w:right w:w="0" w:type="dxa"/>
            </w:tcMar>
          </w:tcPr>
          <w:p>
            <w:pPr>
              <w:pStyle w:val="211"/>
              <w:spacing w:after="15"/>
              <w:jc w:val="center"/>
              <w:rPr>
                <w:sz w:val="18"/>
                <w:szCs w:val="18"/>
              </w:rPr>
            </w:pPr>
            <w:r>
              <w:rPr>
                <w:sz w:val="18"/>
                <w:szCs w:val="18"/>
              </w:rPr>
              <w:t>○</w:t>
            </w:r>
          </w:p>
        </w:tc>
        <w:tc>
          <w:tcPr>
            <w:tcW w:w="807" w:type="dxa"/>
            <w:tcMar>
              <w:left w:w="0" w:type="dxa"/>
              <w:right w:w="0" w:type="dxa"/>
            </w:tcMar>
          </w:tcPr>
          <w:p>
            <w:pPr>
              <w:pStyle w:val="211"/>
              <w:spacing w:after="15"/>
              <w:ind w:left="840" w:hanging="420"/>
              <w:jc w:val="center"/>
              <w:rPr>
                <w:sz w:val="18"/>
                <w:szCs w:val="18"/>
              </w:rPr>
            </w:pPr>
          </w:p>
        </w:tc>
        <w:tc>
          <w:tcPr>
            <w:tcW w:w="2360" w:type="dxa"/>
          </w:tcPr>
          <w:p>
            <w:pPr>
              <w:pStyle w:val="211"/>
              <w:spacing w:after="15"/>
              <w:ind w:left="73" w:leftChars="35"/>
              <w:jc w:val="both"/>
              <w:rPr>
                <w:sz w:val="18"/>
                <w:szCs w:val="18"/>
              </w:rPr>
            </w:pPr>
            <w:r>
              <w:rPr>
                <w:rFonts w:hint="eastAsia"/>
                <w:sz w:val="18"/>
                <w:szCs w:val="18"/>
              </w:rPr>
              <w:t>使用向中国电信申请家庭网关设备标签数据时提供的设备MAC地址</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tcPr>
          <w:p>
            <w:pPr>
              <w:pStyle w:val="211"/>
              <w:spacing w:after="15"/>
              <w:ind w:left="73" w:leftChars="35"/>
              <w:jc w:val="both"/>
              <w:rPr>
                <w:sz w:val="18"/>
                <w:szCs w:val="18"/>
              </w:rPr>
            </w:pPr>
            <w:r>
              <w:rPr>
                <w:sz w:val="18"/>
                <w:szCs w:val="18"/>
              </w:rPr>
              <w:t>FirmwareVer</w:t>
            </w:r>
          </w:p>
        </w:tc>
        <w:tc>
          <w:tcPr>
            <w:tcW w:w="3025" w:type="dxa"/>
            <w:tcMar>
              <w:left w:w="0" w:type="dxa"/>
              <w:right w:w="0" w:type="dxa"/>
            </w:tcMar>
          </w:tcPr>
          <w:p>
            <w:pPr>
              <w:pStyle w:val="211"/>
              <w:spacing w:after="15"/>
              <w:ind w:left="73" w:leftChars="35"/>
              <w:jc w:val="both"/>
              <w:rPr>
                <w:sz w:val="18"/>
                <w:szCs w:val="18"/>
              </w:rPr>
            </w:pPr>
            <w:r>
              <w:rPr>
                <w:rFonts w:hint="eastAsia"/>
                <w:sz w:val="18"/>
                <w:szCs w:val="18"/>
              </w:rPr>
              <w:t>ONU MAC芯片的固件版本</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807" w:type="dxa"/>
            <w:tcMar>
              <w:left w:w="0" w:type="dxa"/>
              <w:right w:w="0" w:type="dxa"/>
            </w:tcMar>
          </w:tcPr>
          <w:p>
            <w:pPr>
              <w:pStyle w:val="211"/>
              <w:spacing w:after="15"/>
              <w:ind w:left="840" w:hanging="420"/>
              <w:jc w:val="center"/>
              <w:rPr>
                <w:sz w:val="18"/>
                <w:szCs w:val="18"/>
              </w:rPr>
            </w:pPr>
          </w:p>
        </w:tc>
        <w:tc>
          <w:tcPr>
            <w:tcW w:w="2360" w:type="dxa"/>
          </w:tcPr>
          <w:p>
            <w:pPr>
              <w:pStyle w:val="211"/>
              <w:spacing w:after="15"/>
              <w:ind w:left="73" w:leftChars="35"/>
              <w:jc w:val="both"/>
              <w:rPr>
                <w:sz w:val="18"/>
                <w:szCs w:val="18"/>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tcPr>
          <w:p>
            <w:pPr>
              <w:pStyle w:val="211"/>
              <w:spacing w:after="15"/>
              <w:ind w:left="73" w:leftChars="35"/>
              <w:jc w:val="both"/>
              <w:rPr>
                <w:sz w:val="18"/>
                <w:szCs w:val="18"/>
              </w:rPr>
            </w:pPr>
            <w:r>
              <w:rPr>
                <w:sz w:val="18"/>
                <w:szCs w:val="18"/>
              </w:rPr>
              <w:t>Chip</w:t>
            </w:r>
            <w:r>
              <w:rPr>
                <w:rFonts w:hint="eastAsia"/>
                <w:sz w:val="18"/>
                <w:szCs w:val="18"/>
              </w:rPr>
              <w:t>set</w:t>
            </w:r>
            <w:r>
              <w:rPr>
                <w:sz w:val="18"/>
                <w:szCs w:val="18"/>
              </w:rPr>
              <w:t xml:space="preserve"> ID</w:t>
            </w:r>
          </w:p>
        </w:tc>
        <w:tc>
          <w:tcPr>
            <w:tcW w:w="3025" w:type="dxa"/>
            <w:tcMar>
              <w:left w:w="0" w:type="dxa"/>
              <w:right w:w="0" w:type="dxa"/>
            </w:tcMar>
          </w:tcPr>
          <w:p>
            <w:pPr>
              <w:pStyle w:val="211"/>
              <w:spacing w:after="15"/>
              <w:ind w:left="73" w:leftChars="35"/>
              <w:jc w:val="both"/>
              <w:rPr>
                <w:sz w:val="18"/>
                <w:szCs w:val="18"/>
              </w:rPr>
            </w:pPr>
            <w:r>
              <w:rPr>
                <w:rFonts w:hint="eastAsia"/>
                <w:sz w:val="18"/>
                <w:szCs w:val="18"/>
              </w:rPr>
              <w:t>ONU的PON芯片厂商和版本</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807" w:type="dxa"/>
            <w:tcMar>
              <w:left w:w="0" w:type="dxa"/>
              <w:right w:w="0" w:type="dxa"/>
            </w:tcMar>
          </w:tcPr>
          <w:p>
            <w:pPr>
              <w:pStyle w:val="211"/>
              <w:spacing w:after="15"/>
              <w:ind w:left="840" w:hanging="420"/>
              <w:jc w:val="center"/>
              <w:rPr>
                <w:sz w:val="18"/>
                <w:szCs w:val="18"/>
              </w:rPr>
            </w:pPr>
          </w:p>
        </w:tc>
        <w:tc>
          <w:tcPr>
            <w:tcW w:w="2360" w:type="dxa"/>
          </w:tcPr>
          <w:p>
            <w:pPr>
              <w:pStyle w:val="211"/>
              <w:spacing w:after="15"/>
              <w:ind w:left="73" w:leftChars="35"/>
              <w:jc w:val="both"/>
              <w:rPr>
                <w:sz w:val="18"/>
                <w:szCs w:val="18"/>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tcPr>
          <w:p>
            <w:pPr>
              <w:pStyle w:val="211"/>
              <w:spacing w:after="15"/>
              <w:ind w:left="73" w:leftChars="35"/>
              <w:jc w:val="both"/>
              <w:rPr>
                <w:sz w:val="18"/>
                <w:szCs w:val="18"/>
              </w:rPr>
            </w:pPr>
            <w:r>
              <w:rPr>
                <w:sz w:val="18"/>
                <w:szCs w:val="18"/>
              </w:rPr>
              <w:t>ONU Capabilities</w:t>
            </w:r>
            <w:r>
              <w:rPr>
                <w:rFonts w:hint="eastAsia"/>
                <w:sz w:val="18"/>
                <w:szCs w:val="18"/>
              </w:rPr>
              <w:t>-2</w:t>
            </w:r>
          </w:p>
        </w:tc>
        <w:tc>
          <w:tcPr>
            <w:tcW w:w="3025" w:type="dxa"/>
            <w:tcMar>
              <w:left w:w="0" w:type="dxa"/>
              <w:right w:w="0" w:type="dxa"/>
            </w:tcMar>
          </w:tcPr>
          <w:p>
            <w:pPr>
              <w:pStyle w:val="211"/>
              <w:spacing w:after="15"/>
              <w:ind w:left="73" w:leftChars="35"/>
              <w:jc w:val="both"/>
              <w:rPr>
                <w:sz w:val="18"/>
                <w:szCs w:val="18"/>
              </w:rPr>
            </w:pPr>
            <w:r>
              <w:rPr>
                <w:rFonts w:hint="eastAsia"/>
                <w:sz w:val="18"/>
                <w:szCs w:val="18"/>
              </w:rPr>
              <w:t>ONU支持的端口类型和基本功能</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807" w:type="dxa"/>
            <w:tcMar>
              <w:left w:w="0" w:type="dxa"/>
              <w:right w:w="0" w:type="dxa"/>
            </w:tcMar>
          </w:tcPr>
          <w:p>
            <w:pPr>
              <w:pStyle w:val="211"/>
              <w:spacing w:after="15"/>
              <w:ind w:left="840" w:hanging="420"/>
              <w:jc w:val="center"/>
              <w:rPr>
                <w:sz w:val="18"/>
                <w:szCs w:val="18"/>
              </w:rPr>
            </w:pPr>
          </w:p>
        </w:tc>
        <w:tc>
          <w:tcPr>
            <w:tcW w:w="2360" w:type="dxa"/>
          </w:tcPr>
          <w:p>
            <w:pPr>
              <w:pStyle w:val="211"/>
              <w:spacing w:after="15"/>
              <w:ind w:left="73" w:leftChars="35"/>
              <w:jc w:val="both"/>
              <w:rPr>
                <w:sz w:val="18"/>
                <w:szCs w:val="18"/>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tcPr>
          <w:p>
            <w:pPr>
              <w:pStyle w:val="211"/>
              <w:spacing w:after="15"/>
              <w:ind w:left="73" w:leftChars="35"/>
              <w:jc w:val="both"/>
              <w:rPr>
                <w:sz w:val="18"/>
                <w:szCs w:val="18"/>
              </w:rPr>
            </w:pPr>
            <w:r>
              <w:rPr>
                <w:sz w:val="18"/>
                <w:szCs w:val="18"/>
              </w:rPr>
              <w:t>ONU Capabilities</w:t>
            </w:r>
            <w:r>
              <w:rPr>
                <w:rFonts w:hint="eastAsia"/>
                <w:sz w:val="18"/>
                <w:szCs w:val="18"/>
              </w:rPr>
              <w:t>-3</w:t>
            </w:r>
          </w:p>
        </w:tc>
        <w:tc>
          <w:tcPr>
            <w:tcW w:w="3025" w:type="dxa"/>
            <w:tcMar>
              <w:left w:w="0" w:type="dxa"/>
              <w:right w:w="0" w:type="dxa"/>
            </w:tcMar>
          </w:tcPr>
          <w:p>
            <w:pPr>
              <w:pStyle w:val="211"/>
              <w:spacing w:after="15"/>
              <w:ind w:left="73" w:leftChars="35"/>
              <w:jc w:val="both"/>
              <w:rPr>
                <w:sz w:val="18"/>
                <w:szCs w:val="18"/>
              </w:rPr>
            </w:pPr>
            <w:r>
              <w:rPr>
                <w:rFonts w:hint="eastAsia"/>
                <w:sz w:val="18"/>
                <w:szCs w:val="18"/>
              </w:rPr>
              <w:t>ONU支持的端口类型和基本功能</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807" w:type="dxa"/>
            <w:tcMar>
              <w:left w:w="0" w:type="dxa"/>
              <w:right w:w="0" w:type="dxa"/>
            </w:tcMar>
          </w:tcPr>
          <w:p>
            <w:pPr>
              <w:pStyle w:val="211"/>
              <w:spacing w:after="15"/>
              <w:ind w:left="840" w:hanging="420"/>
              <w:jc w:val="center"/>
              <w:rPr>
                <w:sz w:val="18"/>
                <w:szCs w:val="18"/>
              </w:rPr>
            </w:pPr>
          </w:p>
        </w:tc>
        <w:tc>
          <w:tcPr>
            <w:tcW w:w="2360" w:type="dxa"/>
          </w:tcPr>
          <w:p>
            <w:pPr>
              <w:pStyle w:val="211"/>
              <w:spacing w:after="15"/>
              <w:ind w:left="73" w:leftChars="35"/>
              <w:jc w:val="both"/>
              <w:rPr>
                <w:sz w:val="18"/>
                <w:szCs w:val="18"/>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vAlign w:val="center"/>
          </w:tcPr>
          <w:p>
            <w:pPr>
              <w:pStyle w:val="211"/>
              <w:spacing w:after="15"/>
              <w:ind w:left="73" w:leftChars="35"/>
              <w:jc w:val="both"/>
              <w:rPr>
                <w:sz w:val="18"/>
                <w:szCs w:val="18"/>
              </w:rPr>
            </w:pPr>
            <w:r>
              <w:rPr>
                <w:rFonts w:hint="eastAsia"/>
                <w:sz w:val="18"/>
                <w:szCs w:val="18"/>
              </w:rPr>
              <w:t>OpticalTransceiverDiagnosis</w:t>
            </w:r>
          </w:p>
        </w:tc>
        <w:tc>
          <w:tcPr>
            <w:tcW w:w="3025" w:type="dxa"/>
            <w:tcMar>
              <w:left w:w="0" w:type="dxa"/>
              <w:right w:w="0" w:type="dxa"/>
            </w:tcMar>
            <w:vAlign w:val="center"/>
          </w:tcPr>
          <w:p>
            <w:pPr>
              <w:pStyle w:val="211"/>
              <w:spacing w:after="15"/>
              <w:ind w:left="73" w:leftChars="35"/>
              <w:jc w:val="both"/>
              <w:rPr>
                <w:sz w:val="18"/>
                <w:szCs w:val="18"/>
              </w:rPr>
            </w:pPr>
            <w:r>
              <w:rPr>
                <w:sz w:val="18"/>
                <w:szCs w:val="18"/>
              </w:rPr>
              <w:t>ONU光模块的重要参数检测和链路诊断</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807" w:type="dxa"/>
            <w:tcMar>
              <w:left w:w="0" w:type="dxa"/>
              <w:right w:w="0" w:type="dxa"/>
            </w:tcMar>
          </w:tcPr>
          <w:p>
            <w:pPr>
              <w:pStyle w:val="211"/>
              <w:spacing w:after="15"/>
              <w:ind w:left="840" w:hanging="420"/>
              <w:jc w:val="center"/>
              <w:rPr>
                <w:sz w:val="18"/>
                <w:szCs w:val="18"/>
              </w:rPr>
            </w:pPr>
          </w:p>
        </w:tc>
        <w:tc>
          <w:tcPr>
            <w:tcW w:w="2360" w:type="dxa"/>
          </w:tcPr>
          <w:p>
            <w:pPr>
              <w:pStyle w:val="211"/>
              <w:spacing w:after="15"/>
              <w:ind w:left="73" w:leftChars="35"/>
              <w:jc w:val="both"/>
              <w:rPr>
                <w:sz w:val="18"/>
                <w:szCs w:val="18"/>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vAlign w:val="center"/>
          </w:tcPr>
          <w:p>
            <w:pPr>
              <w:pStyle w:val="211"/>
              <w:spacing w:after="15"/>
              <w:ind w:left="73" w:leftChars="35"/>
              <w:jc w:val="both"/>
              <w:rPr>
                <w:sz w:val="18"/>
                <w:szCs w:val="18"/>
              </w:rPr>
            </w:pPr>
            <w:r>
              <w:rPr>
                <w:rFonts w:hint="eastAsia"/>
                <w:sz w:val="18"/>
                <w:szCs w:val="18"/>
              </w:rPr>
              <w:t>HoldoverConfig</w:t>
            </w:r>
          </w:p>
        </w:tc>
        <w:tc>
          <w:tcPr>
            <w:tcW w:w="3025" w:type="dxa"/>
            <w:tcMar>
              <w:left w:w="0" w:type="dxa"/>
              <w:right w:w="0" w:type="dxa"/>
            </w:tcMar>
            <w:vAlign w:val="center"/>
          </w:tcPr>
          <w:p>
            <w:pPr>
              <w:pStyle w:val="211"/>
              <w:spacing w:after="15"/>
              <w:ind w:left="73" w:leftChars="35"/>
              <w:jc w:val="both"/>
              <w:rPr>
                <w:sz w:val="18"/>
                <w:szCs w:val="18"/>
              </w:rPr>
            </w:pPr>
            <w:r>
              <w:rPr>
                <w:rFonts w:hint="eastAsia"/>
                <w:sz w:val="18"/>
                <w:szCs w:val="18"/>
              </w:rPr>
              <w:t>Holdover属性配置</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807" w:type="dxa"/>
            <w:tcMar>
              <w:left w:w="0" w:type="dxa"/>
              <w:right w:w="0" w:type="dxa"/>
            </w:tcMar>
          </w:tcPr>
          <w:p>
            <w:pPr>
              <w:pStyle w:val="211"/>
              <w:spacing w:after="15"/>
              <w:jc w:val="center"/>
              <w:rPr>
                <w:sz w:val="18"/>
                <w:szCs w:val="18"/>
              </w:rPr>
            </w:pPr>
            <w:r>
              <w:rPr>
                <w:sz w:val="18"/>
                <w:szCs w:val="18"/>
              </w:rPr>
              <w:t>○</w:t>
            </w:r>
          </w:p>
        </w:tc>
        <w:tc>
          <w:tcPr>
            <w:tcW w:w="2360" w:type="dxa"/>
          </w:tcPr>
          <w:p>
            <w:pPr>
              <w:pStyle w:val="211"/>
              <w:spacing w:after="15"/>
              <w:ind w:left="73" w:leftChars="35"/>
              <w:jc w:val="both"/>
              <w:rPr>
                <w:sz w:val="18"/>
                <w:szCs w:val="18"/>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vAlign w:val="center"/>
          </w:tcPr>
          <w:p>
            <w:pPr>
              <w:pStyle w:val="211"/>
              <w:spacing w:after="15"/>
              <w:ind w:left="73" w:leftChars="35"/>
              <w:jc w:val="both"/>
              <w:rPr>
                <w:sz w:val="18"/>
                <w:szCs w:val="18"/>
              </w:rPr>
            </w:pPr>
            <w:r>
              <w:rPr>
                <w:rFonts w:hint="eastAsia"/>
                <w:sz w:val="18"/>
                <w:szCs w:val="18"/>
              </w:rPr>
              <w:t>Active PON_IFAdminstate</w:t>
            </w:r>
          </w:p>
        </w:tc>
        <w:tc>
          <w:tcPr>
            <w:tcW w:w="3025" w:type="dxa"/>
            <w:tcMar>
              <w:left w:w="0" w:type="dxa"/>
              <w:right w:w="0" w:type="dxa"/>
            </w:tcMar>
            <w:vAlign w:val="center"/>
          </w:tcPr>
          <w:p>
            <w:pPr>
              <w:pStyle w:val="211"/>
              <w:spacing w:after="15"/>
              <w:ind w:left="73" w:leftChars="35"/>
              <w:jc w:val="both"/>
              <w:rPr>
                <w:sz w:val="18"/>
                <w:szCs w:val="18"/>
              </w:rPr>
            </w:pPr>
            <w:r>
              <w:rPr>
                <w:rFonts w:hint="eastAsia"/>
                <w:sz w:val="18"/>
                <w:szCs w:val="18"/>
              </w:rPr>
              <w:t>ONU的PON接口的管理</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807" w:type="dxa"/>
            <w:tcMar>
              <w:left w:w="0" w:type="dxa"/>
              <w:right w:w="0" w:type="dxa"/>
            </w:tcMar>
          </w:tcPr>
          <w:p>
            <w:pPr>
              <w:pStyle w:val="211"/>
              <w:spacing w:after="15"/>
              <w:jc w:val="center"/>
              <w:rPr>
                <w:sz w:val="18"/>
                <w:szCs w:val="18"/>
              </w:rPr>
            </w:pPr>
            <w:r>
              <w:rPr>
                <w:sz w:val="18"/>
                <w:szCs w:val="18"/>
              </w:rPr>
              <w:t>○</w:t>
            </w:r>
          </w:p>
        </w:tc>
        <w:tc>
          <w:tcPr>
            <w:tcW w:w="2360" w:type="dxa"/>
          </w:tcPr>
          <w:p>
            <w:pPr>
              <w:pStyle w:val="211"/>
              <w:spacing w:after="15"/>
              <w:ind w:left="73" w:leftChars="35"/>
              <w:jc w:val="both"/>
              <w:rPr>
                <w:sz w:val="18"/>
                <w:szCs w:val="18"/>
              </w:rPr>
            </w:pPr>
            <w:r>
              <w:rPr>
                <w:rFonts w:hint="eastAsia"/>
                <w:sz w:val="18"/>
                <w:szCs w:val="18"/>
              </w:rPr>
              <w:t>仅针对支持类型c或d的光链路保护的EPON上行家庭网关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vAlign w:val="center"/>
          </w:tcPr>
          <w:p>
            <w:pPr>
              <w:pStyle w:val="211"/>
              <w:spacing w:after="15"/>
              <w:ind w:left="73" w:leftChars="35"/>
              <w:jc w:val="both"/>
              <w:rPr>
                <w:sz w:val="18"/>
                <w:szCs w:val="18"/>
              </w:rPr>
            </w:pPr>
            <w:r>
              <w:rPr>
                <w:sz w:val="18"/>
                <w:szCs w:val="18"/>
              </w:rPr>
              <w:t>Service SLA</w:t>
            </w:r>
          </w:p>
        </w:tc>
        <w:tc>
          <w:tcPr>
            <w:tcW w:w="3025" w:type="dxa"/>
            <w:tcMar>
              <w:left w:w="0" w:type="dxa"/>
              <w:right w:w="0" w:type="dxa"/>
            </w:tcMar>
            <w:vAlign w:val="center"/>
          </w:tcPr>
          <w:p>
            <w:pPr>
              <w:pStyle w:val="211"/>
              <w:spacing w:after="15"/>
              <w:ind w:left="73" w:leftChars="35"/>
              <w:jc w:val="both"/>
              <w:rPr>
                <w:sz w:val="18"/>
                <w:szCs w:val="18"/>
              </w:rPr>
            </w:pPr>
            <w:r>
              <w:rPr>
                <w:sz w:val="18"/>
                <w:szCs w:val="18"/>
              </w:rPr>
              <w:t>ONU上每个业务队列的SLA及上行队列调度管理</w:t>
            </w:r>
          </w:p>
        </w:tc>
        <w:tc>
          <w:tcPr>
            <w:tcW w:w="807" w:type="dxa"/>
            <w:tcMar>
              <w:left w:w="0" w:type="dxa"/>
              <w:right w:w="0" w:type="dxa"/>
            </w:tcMar>
            <w:vAlign w:val="cente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807" w:type="dxa"/>
            <w:tcMar>
              <w:left w:w="0" w:type="dxa"/>
              <w:right w:w="0" w:type="dxa"/>
            </w:tcMar>
            <w:vAlign w:val="center"/>
          </w:tcPr>
          <w:p>
            <w:pPr>
              <w:pStyle w:val="211"/>
              <w:spacing w:after="15"/>
              <w:jc w:val="center"/>
              <w:rPr>
                <w:sz w:val="18"/>
                <w:szCs w:val="18"/>
              </w:rPr>
            </w:pPr>
            <w:r>
              <w:rPr>
                <w:sz w:val="18"/>
                <w:szCs w:val="18"/>
              </w:rPr>
              <w:t>○</w:t>
            </w:r>
          </w:p>
        </w:tc>
        <w:tc>
          <w:tcPr>
            <w:tcW w:w="2360" w:type="dxa"/>
          </w:tcPr>
          <w:p>
            <w:pPr>
              <w:pStyle w:val="211"/>
              <w:spacing w:after="15"/>
              <w:ind w:left="73" w:leftChars="35"/>
              <w:jc w:val="both"/>
              <w:rPr>
                <w:sz w:val="18"/>
                <w:szCs w:val="18"/>
              </w:rPr>
            </w:pPr>
            <w:r>
              <w:rPr>
                <w:rFonts w:hint="eastAsia"/>
                <w:sz w:val="18"/>
                <w:szCs w:val="18"/>
              </w:rPr>
              <w:t>支持Serive SLA的HGU必选</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tcPr>
          <w:p>
            <w:pPr>
              <w:pStyle w:val="211"/>
              <w:spacing w:after="15"/>
              <w:ind w:left="73" w:leftChars="35"/>
              <w:jc w:val="both"/>
              <w:rPr>
                <w:sz w:val="18"/>
                <w:szCs w:val="18"/>
              </w:rPr>
            </w:pPr>
            <w:r>
              <w:rPr>
                <w:sz w:val="18"/>
                <w:szCs w:val="18"/>
              </w:rPr>
              <w:t>G</w:t>
            </w:r>
            <w:r>
              <w:rPr>
                <w:rFonts w:hint="eastAsia"/>
                <w:sz w:val="18"/>
                <w:szCs w:val="18"/>
              </w:rPr>
              <w:t>roup Num Max</w:t>
            </w:r>
          </w:p>
        </w:tc>
        <w:tc>
          <w:tcPr>
            <w:tcW w:w="3025" w:type="dxa"/>
            <w:tcMar>
              <w:left w:w="0" w:type="dxa"/>
              <w:right w:w="0" w:type="dxa"/>
            </w:tcMar>
          </w:tcPr>
          <w:p>
            <w:pPr>
              <w:pStyle w:val="211"/>
              <w:spacing w:after="15"/>
              <w:ind w:left="73" w:leftChars="35"/>
              <w:jc w:val="both"/>
              <w:rPr>
                <w:sz w:val="18"/>
                <w:szCs w:val="18"/>
              </w:rPr>
            </w:pPr>
            <w:r>
              <w:rPr>
                <w:rFonts w:hint="eastAsia"/>
                <w:sz w:val="18"/>
                <w:szCs w:val="18"/>
              </w:rPr>
              <w:t>ONU或端口同时支持的组播组数量</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2360" w:type="dxa"/>
          </w:tcPr>
          <w:p>
            <w:pPr>
              <w:pStyle w:val="211"/>
              <w:spacing w:after="15"/>
              <w:ind w:left="73" w:leftChars="35"/>
              <w:jc w:val="both"/>
              <w:rPr>
                <w:sz w:val="18"/>
                <w:szCs w:val="18"/>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tcPr>
          <w:p>
            <w:pPr>
              <w:pStyle w:val="211"/>
              <w:spacing w:after="15"/>
              <w:ind w:left="73" w:leftChars="35"/>
              <w:jc w:val="both"/>
              <w:rPr>
                <w:sz w:val="18"/>
                <w:szCs w:val="18"/>
              </w:rPr>
            </w:pPr>
            <w:r>
              <w:rPr>
                <w:rFonts w:hint="eastAsia"/>
                <w:sz w:val="18"/>
                <w:szCs w:val="18"/>
              </w:rPr>
              <w:t>aFastLeaveAbility</w:t>
            </w:r>
          </w:p>
        </w:tc>
        <w:tc>
          <w:tcPr>
            <w:tcW w:w="3025" w:type="dxa"/>
            <w:tcMar>
              <w:left w:w="0" w:type="dxa"/>
              <w:right w:w="0" w:type="dxa"/>
            </w:tcMar>
          </w:tcPr>
          <w:p>
            <w:pPr>
              <w:pStyle w:val="211"/>
              <w:spacing w:after="15"/>
              <w:ind w:left="73" w:leftChars="35"/>
              <w:jc w:val="both"/>
              <w:rPr>
                <w:sz w:val="18"/>
                <w:szCs w:val="18"/>
              </w:rPr>
            </w:pPr>
            <w:r>
              <w:rPr>
                <w:rFonts w:hint="eastAsia"/>
                <w:sz w:val="18"/>
                <w:szCs w:val="18"/>
              </w:rPr>
              <w:t>查询ONU端口的组播Fast Leave能力</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p>
        </w:tc>
        <w:tc>
          <w:tcPr>
            <w:tcW w:w="2360" w:type="dxa"/>
          </w:tcPr>
          <w:p>
            <w:pPr>
              <w:pStyle w:val="211"/>
              <w:spacing w:after="15"/>
              <w:ind w:left="73" w:leftChars="35"/>
              <w:jc w:val="both"/>
              <w:rPr>
                <w:sz w:val="18"/>
                <w:szCs w:val="18"/>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tcPr>
          <w:p>
            <w:pPr>
              <w:pStyle w:val="211"/>
              <w:spacing w:after="15"/>
              <w:ind w:left="73" w:leftChars="35"/>
              <w:jc w:val="both"/>
              <w:rPr>
                <w:sz w:val="18"/>
                <w:szCs w:val="18"/>
              </w:rPr>
            </w:pPr>
            <w:r>
              <w:rPr>
                <w:rFonts w:hint="eastAsia"/>
                <w:sz w:val="18"/>
                <w:szCs w:val="18"/>
              </w:rPr>
              <w:t>aFastLeaveA</w:t>
            </w:r>
            <w:r>
              <w:rPr>
                <w:sz w:val="18"/>
                <w:szCs w:val="18"/>
              </w:rPr>
              <w:t>dmin</w:t>
            </w:r>
            <w:r>
              <w:rPr>
                <w:rFonts w:hint="eastAsia"/>
                <w:sz w:val="18"/>
                <w:szCs w:val="18"/>
              </w:rPr>
              <w:t>State</w:t>
            </w:r>
          </w:p>
        </w:tc>
        <w:tc>
          <w:tcPr>
            <w:tcW w:w="3025" w:type="dxa"/>
            <w:tcMar>
              <w:left w:w="0" w:type="dxa"/>
              <w:right w:w="0" w:type="dxa"/>
            </w:tcMar>
          </w:tcPr>
          <w:p>
            <w:pPr>
              <w:pStyle w:val="211"/>
              <w:spacing w:after="15"/>
              <w:ind w:left="73" w:leftChars="35"/>
              <w:jc w:val="both"/>
              <w:rPr>
                <w:sz w:val="18"/>
                <w:szCs w:val="18"/>
              </w:rPr>
            </w:pPr>
            <w:r>
              <w:rPr>
                <w:rFonts w:hint="eastAsia"/>
                <w:sz w:val="18"/>
                <w:szCs w:val="18"/>
              </w:rPr>
              <w:t>查询</w:t>
            </w:r>
            <w:r>
              <w:rPr>
                <w:sz w:val="18"/>
                <w:szCs w:val="18"/>
              </w:rPr>
              <w:t>ONU</w:t>
            </w:r>
            <w:r>
              <w:rPr>
                <w:rFonts w:hint="eastAsia"/>
                <w:sz w:val="18"/>
                <w:szCs w:val="18"/>
              </w:rPr>
              <w:t>端口的组播Fast Leave状态</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p>
        </w:tc>
        <w:tc>
          <w:tcPr>
            <w:tcW w:w="2360" w:type="dxa"/>
          </w:tcPr>
          <w:p>
            <w:pPr>
              <w:pStyle w:val="211"/>
              <w:spacing w:after="15"/>
              <w:ind w:left="73" w:leftChars="35"/>
              <w:jc w:val="both"/>
              <w:rPr>
                <w:sz w:val="18"/>
                <w:szCs w:val="18"/>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vAlign w:val="center"/>
          </w:tcPr>
          <w:p>
            <w:pPr>
              <w:pStyle w:val="211"/>
              <w:spacing w:after="15"/>
              <w:ind w:left="73" w:leftChars="35"/>
              <w:jc w:val="both"/>
              <w:rPr>
                <w:sz w:val="18"/>
                <w:szCs w:val="18"/>
              </w:rPr>
            </w:pPr>
            <w:r>
              <w:rPr>
                <w:rFonts w:hint="eastAsia"/>
                <w:sz w:val="18"/>
                <w:szCs w:val="18"/>
              </w:rPr>
              <w:t>LLIDQueueConfig</w:t>
            </w:r>
          </w:p>
        </w:tc>
        <w:tc>
          <w:tcPr>
            <w:tcW w:w="3025" w:type="dxa"/>
            <w:tcMar>
              <w:left w:w="0" w:type="dxa"/>
              <w:right w:w="0" w:type="dxa"/>
            </w:tcMar>
            <w:vAlign w:val="center"/>
          </w:tcPr>
          <w:p>
            <w:pPr>
              <w:pStyle w:val="211"/>
              <w:spacing w:after="15"/>
              <w:ind w:left="73" w:leftChars="35"/>
              <w:jc w:val="both"/>
              <w:rPr>
                <w:sz w:val="18"/>
                <w:szCs w:val="18"/>
              </w:rPr>
            </w:pPr>
            <w:r>
              <w:rPr>
                <w:rFonts w:hint="eastAsia"/>
                <w:sz w:val="18"/>
                <w:szCs w:val="18"/>
              </w:rPr>
              <w:t>LLID与队列的绑定关系管理</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2360" w:type="dxa"/>
          </w:tcPr>
          <w:p>
            <w:pPr>
              <w:pStyle w:val="211"/>
              <w:spacing w:after="15"/>
              <w:ind w:left="73" w:leftChars="35"/>
              <w:jc w:val="both"/>
              <w:rPr>
                <w:sz w:val="18"/>
                <w:szCs w:val="18"/>
              </w:rPr>
            </w:pPr>
            <w:r>
              <w:rPr>
                <w:rFonts w:hint="eastAsia"/>
                <w:sz w:val="18"/>
                <w:szCs w:val="18"/>
              </w:rPr>
              <w:t>具备多LLID能力的EPON上行家庭网关必选，否则可选</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tcPr>
          <w:p>
            <w:pPr>
              <w:pStyle w:val="211"/>
              <w:spacing w:after="15"/>
              <w:ind w:left="73" w:leftChars="35"/>
              <w:jc w:val="both"/>
              <w:rPr>
                <w:sz w:val="18"/>
                <w:szCs w:val="18"/>
              </w:rPr>
            </w:pPr>
            <w:r>
              <w:rPr>
                <w:sz w:val="18"/>
                <w:szCs w:val="18"/>
              </w:rPr>
              <w:t>ONUTxPowerSupplyControl</w:t>
            </w:r>
          </w:p>
        </w:tc>
        <w:tc>
          <w:tcPr>
            <w:tcW w:w="3025" w:type="dxa"/>
            <w:tcMar>
              <w:left w:w="0" w:type="dxa"/>
              <w:right w:w="0" w:type="dxa"/>
            </w:tcMar>
          </w:tcPr>
          <w:p>
            <w:pPr>
              <w:pStyle w:val="211"/>
              <w:spacing w:after="15"/>
              <w:ind w:left="73" w:leftChars="35"/>
              <w:jc w:val="both"/>
              <w:rPr>
                <w:sz w:val="18"/>
                <w:szCs w:val="18"/>
              </w:rPr>
            </w:pPr>
            <w:r>
              <w:rPr>
                <w:rFonts w:hint="eastAsia"/>
                <w:sz w:val="18"/>
                <w:szCs w:val="18"/>
              </w:rPr>
              <w:t>设置</w:t>
            </w:r>
            <w:r>
              <w:rPr>
                <w:sz w:val="18"/>
                <w:szCs w:val="18"/>
              </w:rPr>
              <w:t>ONU PON</w:t>
            </w:r>
            <w:r>
              <w:rPr>
                <w:rFonts w:hint="eastAsia"/>
                <w:sz w:val="18"/>
                <w:szCs w:val="18"/>
              </w:rPr>
              <w:t>口光模块电源的关断和开启</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rPr>
            </w:pP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2360" w:type="dxa"/>
          </w:tcPr>
          <w:p>
            <w:pPr>
              <w:pStyle w:val="211"/>
              <w:spacing w:after="15"/>
              <w:ind w:left="73" w:leftChars="35"/>
              <w:jc w:val="both"/>
              <w:rPr>
                <w:sz w:val="18"/>
                <w:szCs w:val="18"/>
              </w:rPr>
            </w:pPr>
            <w:r>
              <w:rPr>
                <w:rFonts w:hint="eastAsia"/>
                <w:sz w:val="18"/>
                <w:szCs w:val="18"/>
              </w:rPr>
              <w:t>可选支持</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vAlign w:val="center"/>
          </w:tcPr>
          <w:p>
            <w:pPr>
              <w:pStyle w:val="211"/>
              <w:spacing w:after="15"/>
              <w:ind w:left="73" w:leftChars="35"/>
              <w:jc w:val="both"/>
              <w:rPr>
                <w:sz w:val="18"/>
                <w:szCs w:val="18"/>
              </w:rPr>
            </w:pPr>
            <w:r>
              <w:rPr>
                <w:sz w:val="18"/>
                <w:szCs w:val="18"/>
              </w:rPr>
              <w:t>ONU power saving capabilities</w:t>
            </w:r>
          </w:p>
        </w:tc>
        <w:tc>
          <w:tcPr>
            <w:tcW w:w="3025" w:type="dxa"/>
            <w:tcMar>
              <w:left w:w="0" w:type="dxa"/>
              <w:right w:w="0" w:type="dxa"/>
            </w:tcMar>
          </w:tcPr>
          <w:p>
            <w:pPr>
              <w:pStyle w:val="211"/>
              <w:spacing w:after="15"/>
              <w:ind w:left="73" w:leftChars="35"/>
              <w:jc w:val="both"/>
              <w:rPr>
                <w:sz w:val="18"/>
                <w:szCs w:val="18"/>
              </w:rPr>
            </w:pPr>
            <w:r>
              <w:rPr>
                <w:rFonts w:hint="eastAsia"/>
                <w:sz w:val="18"/>
                <w:szCs w:val="18"/>
              </w:rPr>
              <w:t>描述ONU是否支持节能模式和提前醒来功能</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rPr>
            </w:pP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rPr>
            </w:pPr>
          </w:p>
        </w:tc>
        <w:tc>
          <w:tcPr>
            <w:tcW w:w="2360" w:type="dxa"/>
          </w:tcPr>
          <w:p>
            <w:pPr>
              <w:pStyle w:val="211"/>
              <w:spacing w:after="15"/>
              <w:ind w:left="73" w:leftChars="35"/>
              <w:jc w:val="both"/>
              <w:rPr>
                <w:sz w:val="18"/>
                <w:szCs w:val="18"/>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vAlign w:val="center"/>
          </w:tcPr>
          <w:p>
            <w:pPr>
              <w:pStyle w:val="211"/>
              <w:spacing w:after="15"/>
              <w:ind w:left="73" w:leftChars="35"/>
              <w:jc w:val="both"/>
              <w:rPr>
                <w:sz w:val="18"/>
                <w:szCs w:val="18"/>
              </w:rPr>
            </w:pPr>
            <w:r>
              <w:rPr>
                <w:sz w:val="18"/>
                <w:szCs w:val="18"/>
              </w:rPr>
              <w:t>ONU power saving config</w:t>
            </w:r>
          </w:p>
        </w:tc>
        <w:tc>
          <w:tcPr>
            <w:tcW w:w="3025" w:type="dxa"/>
            <w:tcMar>
              <w:left w:w="0" w:type="dxa"/>
              <w:right w:w="0" w:type="dxa"/>
            </w:tcMar>
          </w:tcPr>
          <w:p>
            <w:pPr>
              <w:pStyle w:val="211"/>
              <w:spacing w:after="15"/>
              <w:ind w:left="73" w:leftChars="35"/>
              <w:jc w:val="both"/>
              <w:rPr>
                <w:sz w:val="18"/>
                <w:szCs w:val="18"/>
              </w:rPr>
            </w:pPr>
            <w:r>
              <w:rPr>
                <w:rFonts w:hint="eastAsia"/>
                <w:sz w:val="18"/>
                <w:szCs w:val="18"/>
              </w:rPr>
              <w:t>描述OLT查询/配置ONU节能模式中的提前醒来功能及最大刷新时间</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rPr>
            </w:pP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rPr>
            </w:pPr>
          </w:p>
        </w:tc>
        <w:tc>
          <w:tcPr>
            <w:tcW w:w="2360" w:type="dxa"/>
          </w:tcPr>
          <w:p>
            <w:pPr>
              <w:pStyle w:val="211"/>
              <w:spacing w:after="15"/>
              <w:ind w:left="73" w:leftChars="35"/>
              <w:jc w:val="both"/>
              <w:rPr>
                <w:sz w:val="18"/>
                <w:szCs w:val="18"/>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vAlign w:val="center"/>
          </w:tcPr>
          <w:p>
            <w:pPr>
              <w:pStyle w:val="211"/>
              <w:spacing w:after="15"/>
              <w:ind w:left="73" w:leftChars="35"/>
              <w:jc w:val="both"/>
              <w:rPr>
                <w:sz w:val="18"/>
                <w:szCs w:val="18"/>
              </w:rPr>
            </w:pPr>
            <w:r>
              <w:rPr>
                <w:sz w:val="18"/>
                <w:szCs w:val="18"/>
              </w:rPr>
              <w:t xml:space="preserve">ONU Protection Parameters </w:t>
            </w:r>
          </w:p>
        </w:tc>
        <w:tc>
          <w:tcPr>
            <w:tcW w:w="3025" w:type="dxa"/>
            <w:tcMar>
              <w:left w:w="0" w:type="dxa"/>
              <w:right w:w="0" w:type="dxa"/>
            </w:tcMar>
          </w:tcPr>
          <w:p>
            <w:pPr>
              <w:pStyle w:val="211"/>
              <w:spacing w:after="15"/>
              <w:ind w:left="73" w:leftChars="35"/>
              <w:jc w:val="both"/>
              <w:rPr>
                <w:sz w:val="18"/>
                <w:szCs w:val="18"/>
              </w:rPr>
            </w:pPr>
            <w:r>
              <w:rPr>
                <w:rFonts w:hint="eastAsia"/>
                <w:sz w:val="18"/>
                <w:szCs w:val="18"/>
              </w:rPr>
              <w:t>查询/配置光链路保护机制中ONU的Optical LoS和MAC LoS的时间</w:t>
            </w: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p>
        </w:tc>
        <w:tc>
          <w:tcPr>
            <w:tcW w:w="807" w:type="dxa"/>
            <w:tcMar>
              <w:left w:w="0" w:type="dxa"/>
              <w:right w:w="0" w:type="dxa"/>
            </w:tcMar>
          </w:tcPr>
          <w:p>
            <w:pPr>
              <w:autoSpaceDE w:val="0"/>
              <w:autoSpaceDN w:val="0"/>
              <w:adjustRightInd w:val="0"/>
              <w:spacing w:after="15"/>
              <w:jc w:val="center"/>
              <w:rPr>
                <w:rFonts w:ascii="Arial" w:hAnsi="Arial" w:cs="Arial"/>
                <w:kern w:val="0"/>
                <w:sz w:val="18"/>
                <w:szCs w:val="18"/>
                <w:lang w:eastAsia="en-US"/>
              </w:rPr>
            </w:pPr>
          </w:p>
        </w:tc>
        <w:tc>
          <w:tcPr>
            <w:tcW w:w="2360" w:type="dxa"/>
          </w:tcPr>
          <w:p>
            <w:pPr>
              <w:pStyle w:val="211"/>
              <w:spacing w:after="15"/>
              <w:ind w:left="73" w:leftChars="35"/>
              <w:jc w:val="both"/>
              <w:rPr>
                <w:sz w:val="18"/>
                <w:szCs w:val="18"/>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vAlign w:val="center"/>
          </w:tcPr>
          <w:p>
            <w:pPr>
              <w:pStyle w:val="211"/>
              <w:spacing w:after="15"/>
              <w:ind w:left="73" w:leftChars="35"/>
              <w:jc w:val="both"/>
              <w:rPr>
                <w:sz w:val="18"/>
                <w:szCs w:val="18"/>
              </w:rPr>
            </w:pPr>
            <w:r>
              <w:rPr>
                <w:sz w:val="18"/>
                <w:szCs w:val="18"/>
              </w:rPr>
              <w:t>Performance Monitoring Status</w:t>
            </w:r>
          </w:p>
        </w:tc>
        <w:tc>
          <w:tcPr>
            <w:tcW w:w="3025" w:type="dxa"/>
            <w:tcMar>
              <w:left w:w="0" w:type="dxa"/>
              <w:right w:w="0" w:type="dxa"/>
            </w:tcMar>
          </w:tcPr>
          <w:p>
            <w:pPr>
              <w:pStyle w:val="211"/>
              <w:spacing w:after="15"/>
              <w:ind w:left="73" w:leftChars="35"/>
              <w:jc w:val="both"/>
              <w:rPr>
                <w:sz w:val="18"/>
                <w:szCs w:val="18"/>
              </w:rPr>
            </w:pPr>
            <w:r>
              <w:rPr>
                <w:rFonts w:hint="eastAsia"/>
                <w:sz w:val="18"/>
                <w:szCs w:val="18"/>
              </w:rPr>
              <w:t>OLT查询/设置ONU PON接口和SFU UNI接口的数据包性能统计状态和统计周期</w:t>
            </w:r>
          </w:p>
        </w:tc>
        <w:tc>
          <w:tcPr>
            <w:tcW w:w="807" w:type="dxa"/>
            <w:tcMar>
              <w:left w:w="0" w:type="dxa"/>
              <w:right w:w="0" w:type="dxa"/>
            </w:tcMar>
            <w:vAlign w:val="cente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807" w:type="dxa"/>
            <w:tcMar>
              <w:left w:w="0" w:type="dxa"/>
              <w:right w:w="0" w:type="dxa"/>
            </w:tcMar>
            <w:vAlign w:val="cente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2360" w:type="dxa"/>
          </w:tcPr>
          <w:p>
            <w:pPr>
              <w:pStyle w:val="211"/>
              <w:spacing w:after="15"/>
              <w:ind w:left="73" w:leftChars="35"/>
              <w:jc w:val="both"/>
              <w:rPr>
                <w:sz w:val="18"/>
                <w:szCs w:val="18"/>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vAlign w:val="center"/>
          </w:tcPr>
          <w:p>
            <w:pPr>
              <w:pStyle w:val="211"/>
              <w:spacing w:after="15"/>
              <w:ind w:left="73" w:leftChars="35"/>
              <w:jc w:val="both"/>
              <w:rPr>
                <w:sz w:val="18"/>
                <w:szCs w:val="18"/>
              </w:rPr>
            </w:pPr>
            <w:r>
              <w:rPr>
                <w:sz w:val="18"/>
                <w:szCs w:val="18"/>
              </w:rPr>
              <w:t>Performance Monitoring Data Current</w:t>
            </w:r>
          </w:p>
        </w:tc>
        <w:tc>
          <w:tcPr>
            <w:tcW w:w="3025" w:type="dxa"/>
            <w:tcMar>
              <w:left w:w="0" w:type="dxa"/>
              <w:right w:w="0" w:type="dxa"/>
            </w:tcMar>
          </w:tcPr>
          <w:p>
            <w:pPr>
              <w:pStyle w:val="211"/>
              <w:spacing w:after="15"/>
              <w:ind w:left="73" w:leftChars="35"/>
              <w:jc w:val="both"/>
              <w:rPr>
                <w:sz w:val="18"/>
                <w:szCs w:val="18"/>
              </w:rPr>
            </w:pPr>
            <w:r>
              <w:rPr>
                <w:rFonts w:hint="eastAsia"/>
                <w:sz w:val="18"/>
                <w:szCs w:val="18"/>
              </w:rPr>
              <w:t>OLT查询/设置ONU PON接口和SFU UNI接口当前统计周期的性能统计数据</w:t>
            </w:r>
          </w:p>
        </w:tc>
        <w:tc>
          <w:tcPr>
            <w:tcW w:w="807" w:type="dxa"/>
            <w:tcMar>
              <w:left w:w="0" w:type="dxa"/>
              <w:right w:w="0" w:type="dxa"/>
            </w:tcMar>
            <w:vAlign w:val="cente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807" w:type="dxa"/>
            <w:tcMar>
              <w:left w:w="0" w:type="dxa"/>
              <w:right w:w="0" w:type="dxa"/>
            </w:tcMar>
            <w:vAlign w:val="cente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2360" w:type="dxa"/>
          </w:tcPr>
          <w:p>
            <w:pPr>
              <w:pStyle w:val="211"/>
              <w:spacing w:after="15"/>
              <w:ind w:left="73" w:leftChars="35"/>
              <w:jc w:val="both"/>
              <w:rPr>
                <w:sz w:val="18"/>
                <w:szCs w:val="18"/>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838" w:type="dxa"/>
            <w:tcMar>
              <w:left w:w="0" w:type="dxa"/>
              <w:right w:w="0" w:type="dxa"/>
            </w:tcMar>
            <w:vAlign w:val="center"/>
          </w:tcPr>
          <w:p>
            <w:pPr>
              <w:pStyle w:val="211"/>
              <w:spacing w:after="15"/>
              <w:ind w:left="73" w:leftChars="35"/>
              <w:jc w:val="both"/>
              <w:rPr>
                <w:sz w:val="18"/>
                <w:szCs w:val="18"/>
              </w:rPr>
            </w:pPr>
            <w:r>
              <w:rPr>
                <w:sz w:val="18"/>
                <w:szCs w:val="18"/>
              </w:rPr>
              <w:t>Performance Monitoring Data History</w:t>
            </w:r>
          </w:p>
        </w:tc>
        <w:tc>
          <w:tcPr>
            <w:tcW w:w="3025" w:type="dxa"/>
            <w:tcMar>
              <w:left w:w="0" w:type="dxa"/>
              <w:right w:w="0" w:type="dxa"/>
            </w:tcMar>
          </w:tcPr>
          <w:p>
            <w:pPr>
              <w:pStyle w:val="211"/>
              <w:spacing w:after="15"/>
              <w:ind w:left="73" w:leftChars="35"/>
              <w:jc w:val="both"/>
              <w:rPr>
                <w:sz w:val="18"/>
                <w:szCs w:val="18"/>
              </w:rPr>
            </w:pPr>
            <w:r>
              <w:rPr>
                <w:rFonts w:hint="eastAsia"/>
                <w:sz w:val="18"/>
                <w:szCs w:val="18"/>
              </w:rPr>
              <w:t>OLT查询/ ONU PON接口和SFU UNI接口前一统计周期的性能统计数据</w:t>
            </w:r>
          </w:p>
        </w:tc>
        <w:tc>
          <w:tcPr>
            <w:tcW w:w="807" w:type="dxa"/>
            <w:tcMar>
              <w:left w:w="0" w:type="dxa"/>
              <w:right w:w="0" w:type="dxa"/>
            </w:tcMar>
            <w:vAlign w:val="center"/>
          </w:tcPr>
          <w:p>
            <w:pPr>
              <w:autoSpaceDE w:val="0"/>
              <w:autoSpaceDN w:val="0"/>
              <w:adjustRightInd w:val="0"/>
              <w:spacing w:after="15"/>
              <w:jc w:val="center"/>
              <w:rPr>
                <w:rFonts w:ascii="Arial" w:hAnsi="Arial" w:cs="Arial"/>
                <w:kern w:val="0"/>
                <w:sz w:val="18"/>
                <w:szCs w:val="18"/>
                <w:lang w:eastAsia="en-US"/>
              </w:rPr>
            </w:pPr>
            <w:r>
              <w:rPr>
                <w:rFonts w:ascii="Arial" w:hAnsi="Arial" w:cs="Arial"/>
                <w:kern w:val="0"/>
                <w:sz w:val="18"/>
                <w:szCs w:val="18"/>
                <w:lang w:eastAsia="en-US"/>
              </w:rPr>
              <w:t>○</w:t>
            </w:r>
          </w:p>
        </w:tc>
        <w:tc>
          <w:tcPr>
            <w:tcW w:w="807" w:type="dxa"/>
            <w:tcMar>
              <w:left w:w="0" w:type="dxa"/>
              <w:right w:w="0" w:type="dxa"/>
            </w:tcMar>
            <w:vAlign w:val="center"/>
          </w:tcPr>
          <w:p>
            <w:pPr>
              <w:autoSpaceDE w:val="0"/>
              <w:autoSpaceDN w:val="0"/>
              <w:adjustRightInd w:val="0"/>
              <w:spacing w:after="15"/>
              <w:jc w:val="center"/>
              <w:rPr>
                <w:rFonts w:ascii="Arial" w:hAnsi="Arial" w:cs="Arial"/>
                <w:kern w:val="0"/>
                <w:sz w:val="18"/>
                <w:szCs w:val="18"/>
                <w:lang w:eastAsia="en-US"/>
              </w:rPr>
            </w:pPr>
          </w:p>
        </w:tc>
        <w:tc>
          <w:tcPr>
            <w:tcW w:w="2360" w:type="dxa"/>
          </w:tcPr>
          <w:p>
            <w:pPr>
              <w:pStyle w:val="211"/>
              <w:spacing w:after="15"/>
              <w:ind w:left="73" w:leftChars="35"/>
              <w:jc w:val="both"/>
              <w:rPr>
                <w:sz w:val="18"/>
                <w:szCs w:val="18"/>
              </w:rPr>
            </w:pPr>
          </w:p>
        </w:tc>
      </w:tr>
    </w:tbl>
    <w:p>
      <w:pPr>
        <w:spacing w:after="15"/>
        <w:ind w:firstLine="420" w:firstLineChars="200"/>
      </w:pPr>
      <w:r>
        <w:rPr>
          <w:rFonts w:hint="eastAsia"/>
        </w:rPr>
        <w:t>应支持的扩展操作如下（具体要求参见《中国电信EPON设备技术要求（V3.0）》）：</w:t>
      </w:r>
    </w:p>
    <w:p>
      <w:pPr>
        <w:numPr>
          <w:ilvl w:val="0"/>
          <w:numId w:val="17"/>
        </w:numPr>
        <w:tabs>
          <w:tab w:val="left" w:pos="840"/>
          <w:tab w:val="clear" w:pos="1680"/>
        </w:tabs>
        <w:spacing w:before="0" w:after="15" w:afterLines="0"/>
        <w:ind w:left="840"/>
      </w:pPr>
      <w:r>
        <w:rPr>
          <w:rFonts w:hint="eastAsia" w:hAnsi="宋体"/>
          <w:color w:val="000000"/>
          <w:szCs w:val="21"/>
        </w:rPr>
        <w:t>R</w:t>
      </w:r>
      <w:r>
        <w:rPr>
          <w:rFonts w:hint="eastAsia"/>
        </w:rPr>
        <w:t>ebootONU</w:t>
      </w:r>
    </w:p>
    <w:p>
      <w:pPr>
        <w:numPr>
          <w:ilvl w:val="0"/>
          <w:numId w:val="17"/>
        </w:numPr>
        <w:tabs>
          <w:tab w:val="left" w:pos="840"/>
          <w:tab w:val="clear" w:pos="1680"/>
        </w:tabs>
        <w:spacing w:before="0" w:after="15" w:afterLines="0"/>
        <w:ind w:left="840"/>
      </w:pPr>
      <w:r>
        <w:rPr>
          <w:rFonts w:hint="eastAsia"/>
        </w:rPr>
        <w:t>Sleep Control</w:t>
      </w:r>
    </w:p>
    <w:p>
      <w:pPr>
        <w:numPr>
          <w:ilvl w:val="0"/>
          <w:numId w:val="17"/>
        </w:numPr>
        <w:tabs>
          <w:tab w:val="left" w:pos="840"/>
          <w:tab w:val="clear" w:pos="1680"/>
        </w:tabs>
        <w:spacing w:before="0" w:after="15" w:afterLines="0"/>
        <w:ind w:left="840"/>
      </w:pPr>
      <w:r>
        <w:rPr>
          <w:rFonts w:hint="eastAsia"/>
        </w:rPr>
        <w:t>acMultiLLIDAdminControl（具备多LLID能力的HGU必选）</w:t>
      </w:r>
    </w:p>
    <w:p>
      <w:pPr>
        <w:numPr>
          <w:ilvl w:val="0"/>
          <w:numId w:val="17"/>
        </w:numPr>
        <w:tabs>
          <w:tab w:val="left" w:pos="840"/>
          <w:tab w:val="clear" w:pos="1680"/>
        </w:tabs>
        <w:spacing w:before="0" w:after="15" w:afterLines="0"/>
        <w:ind w:left="840"/>
      </w:pPr>
      <w:r>
        <w:rPr>
          <w:rFonts w:hint="eastAsia"/>
        </w:rPr>
        <w:t>acFastLeaveA</w:t>
      </w:r>
      <w:r>
        <w:t>dmin</w:t>
      </w:r>
      <w:r>
        <w:rPr>
          <w:rFonts w:hint="eastAsia"/>
        </w:rPr>
        <w:t>Control</w:t>
      </w:r>
    </w:p>
    <w:p>
      <w:pPr>
        <w:pStyle w:val="96"/>
        <w:numPr>
          <w:ilvl w:val="1"/>
          <w:numId w:val="6"/>
        </w:numPr>
        <w:spacing w:before="156" w:after="156"/>
      </w:pPr>
      <w:bookmarkStart w:id="595" w:name="_Toc447897182"/>
      <w:bookmarkStart w:id="596" w:name="_Toc532477784"/>
      <w:r>
        <w:rPr>
          <w:rFonts w:hint="eastAsia"/>
        </w:rPr>
        <w:t>基于OMCI的EMS远程管理和配置要求</w:t>
      </w:r>
      <w:bookmarkEnd w:id="595"/>
      <w:bookmarkEnd w:id="596"/>
    </w:p>
    <w:p>
      <w:pPr>
        <w:spacing w:after="15"/>
        <w:ind w:left="180" w:firstLine="240"/>
      </w:pPr>
      <w:r>
        <w:rPr>
          <w:rFonts w:hint="eastAsia"/>
        </w:rPr>
        <w:t>GPON/XG-PON上行家庭网关除支持8.3节的ITMS+远程管理和配置要求外，还应支持本节的基于OMCI的EMS远程管理和配置要求。</w:t>
      </w:r>
    </w:p>
    <w:p>
      <w:pPr>
        <w:spacing w:after="15"/>
        <w:ind w:firstLine="420" w:firstLineChars="200"/>
      </w:pPr>
      <w:r>
        <w:rPr>
          <w:rFonts w:hint="eastAsia"/>
        </w:rPr>
        <w:t>GPON/XG-PON上行家庭网关应支持</w:t>
      </w:r>
      <w:r>
        <w:t>OLT通过OMCI</w:t>
      </w:r>
      <w:r>
        <w:rPr>
          <w:rFonts w:hint="eastAsia"/>
        </w:rPr>
        <w:t>实现终端光链路相关内容的的</w:t>
      </w:r>
      <w:r>
        <w:t>配置管理</w:t>
      </w:r>
      <w:r>
        <w:rPr>
          <w:rFonts w:hint="eastAsia"/>
        </w:rPr>
        <w:t>。</w:t>
      </w:r>
    </w:p>
    <w:p>
      <w:pPr>
        <w:spacing w:after="15"/>
        <w:ind w:firstLine="420" w:firstLineChars="200"/>
      </w:pPr>
      <w:r>
        <w:rPr>
          <w:rFonts w:hint="eastAsia"/>
        </w:rPr>
        <w:t>GPON/XG-PON上行家庭网关</w:t>
      </w:r>
      <w:r>
        <w:t>缺省创建一条</w:t>
      </w:r>
      <w:r>
        <w:rPr>
          <w:rFonts w:hint="eastAsia"/>
        </w:rPr>
        <w:t>用于OLT配置和管理的</w:t>
      </w:r>
      <w:r>
        <w:t>OMCI的T-CONT</w:t>
      </w:r>
      <w:r>
        <w:rPr>
          <w:rFonts w:hint="eastAsia"/>
        </w:rPr>
        <w:t>连接（</w:t>
      </w:r>
      <w:r>
        <w:t>其Alloc ID=ONU ID</w:t>
      </w:r>
      <w:r>
        <w:rPr>
          <w:rFonts w:hint="eastAsia"/>
        </w:rPr>
        <w:t>），</w:t>
      </w:r>
      <w:r>
        <w:t>该OMCI T-CONT的ME不应在MIB UPLOAD时候进行上报。</w:t>
      </w:r>
    </w:p>
    <w:p>
      <w:pPr>
        <w:spacing w:after="15"/>
        <w:ind w:firstLine="420" w:firstLineChars="200"/>
      </w:pPr>
      <w:r>
        <w:rPr>
          <w:rFonts w:hint="eastAsia"/>
        </w:rPr>
        <w:t>GPON/XG-PON上行家庭网关应支持</w:t>
      </w:r>
      <w:r>
        <w:t>OLT使用PLOAM消息</w:t>
      </w:r>
      <w:r>
        <w:rPr>
          <w:rFonts w:hint="eastAsia"/>
        </w:rPr>
        <w:t>设置</w:t>
      </w:r>
      <w:r>
        <w:t>管理通道的PortID值。</w:t>
      </w:r>
    </w:p>
    <w:p>
      <w:pPr>
        <w:spacing w:after="15"/>
        <w:ind w:firstLine="420" w:firstLineChars="200"/>
        <w:rPr>
          <w:rFonts w:hAnsi="宋体" w:cs="宋体"/>
        </w:rPr>
      </w:pPr>
      <w:r>
        <w:rPr>
          <w:rFonts w:hint="eastAsia"/>
        </w:rPr>
        <w:t>GPON/XG-PON上行家庭网关</w:t>
      </w:r>
      <w:r>
        <w:rPr>
          <w:rFonts w:hint="eastAsia" w:hAnsi="宋体" w:cs="宋体"/>
        </w:rPr>
        <w:t>应支持Virtual Ethernet Interface Point（VEIP）作为OMCI管理域和TR069管理域（如TR069、SNMP等）在数据平面的分割点：</w:t>
      </w:r>
    </w:p>
    <w:p>
      <w:pPr>
        <w:numPr>
          <w:ilvl w:val="0"/>
          <w:numId w:val="17"/>
        </w:numPr>
        <w:tabs>
          <w:tab w:val="left" w:pos="840"/>
          <w:tab w:val="clear" w:pos="1680"/>
        </w:tabs>
        <w:spacing w:before="0" w:afterLines="0"/>
        <w:ind w:left="840"/>
      </w:pPr>
      <w:r>
        <w:rPr>
          <w:rFonts w:hint="eastAsia"/>
        </w:rPr>
        <w:t>该ME仅可以通过OMCI进行管理；</w:t>
      </w:r>
    </w:p>
    <w:p>
      <w:pPr>
        <w:numPr>
          <w:ilvl w:val="0"/>
          <w:numId w:val="17"/>
        </w:numPr>
        <w:tabs>
          <w:tab w:val="left" w:pos="840"/>
          <w:tab w:val="clear" w:pos="1680"/>
        </w:tabs>
        <w:spacing w:before="0" w:afterLines="0"/>
        <w:ind w:left="840"/>
      </w:pPr>
      <w:r>
        <w:rPr>
          <w:rFonts w:hint="eastAsia"/>
        </w:rPr>
        <w:t>VEIP下面所有业务及功能模块仅接受非OMCI管理域管理；</w:t>
      </w:r>
    </w:p>
    <w:p>
      <w:pPr>
        <w:numPr>
          <w:ilvl w:val="0"/>
          <w:numId w:val="17"/>
        </w:numPr>
        <w:tabs>
          <w:tab w:val="left" w:pos="840"/>
          <w:tab w:val="clear" w:pos="1680"/>
        </w:tabs>
        <w:spacing w:before="0" w:afterLines="0"/>
        <w:ind w:left="840"/>
      </w:pPr>
      <w:r>
        <w:rPr>
          <w:rFonts w:hint="eastAsia"/>
        </w:rPr>
        <w:t>每个家庭网关中应仅创建一个VEIP。</w:t>
      </w:r>
    </w:p>
    <w:p>
      <w:pPr>
        <w:spacing w:after="15"/>
        <w:ind w:firstLine="420" w:firstLineChars="200"/>
        <w:rPr>
          <w:rFonts w:ascii="宋体" w:hAnsi="宋体"/>
        </w:rPr>
      </w:pPr>
      <w:r>
        <w:rPr>
          <w:rFonts w:hint="eastAsia"/>
        </w:rPr>
        <w:t>GPON/ XG-PON 上行家庭网关</w:t>
      </w:r>
      <w:r>
        <w:rPr>
          <w:rFonts w:hint="eastAsia" w:hAnsi="宋体" w:cs="宋体"/>
        </w:rPr>
        <w:t>应支持1：MP bridge-map-filtering的</w:t>
      </w:r>
      <w:r>
        <w:rPr>
          <w:rFonts w:hAnsi="宋体" w:cs="ArialMT"/>
        </w:rPr>
        <w:t>GEM</w:t>
      </w:r>
      <w:r>
        <w:rPr>
          <w:rFonts w:hint="eastAsia" w:hAnsi="宋体" w:cs="宋体"/>
        </w:rPr>
        <w:t>连接方式，</w:t>
      </w:r>
      <w:r>
        <w:rPr>
          <w:rFonts w:hint="eastAsia" w:ascii="宋体" w:hAnsi="宋体"/>
        </w:rPr>
        <w:t>应支持的</w:t>
      </w:r>
      <w:r>
        <w:rPr>
          <w:rFonts w:hint="eastAsia" w:ascii="宋体" w:hAnsi="宋体" w:cs="Arial"/>
        </w:rPr>
        <w:t>ME如表6所示</w:t>
      </w:r>
      <w:r>
        <w:rPr>
          <w:rFonts w:hint="eastAsia" w:ascii="宋体" w:hAnsi="宋体"/>
        </w:rPr>
        <w:t>：</w:t>
      </w:r>
    </w:p>
    <w:p>
      <w:pPr>
        <w:pStyle w:val="188"/>
        <w:numPr>
          <w:ilvl w:val="0"/>
          <w:numId w:val="8"/>
        </w:numPr>
        <w:tabs>
          <w:tab w:val="left" w:pos="360"/>
        </w:tabs>
        <w:spacing w:before="156" w:after="156"/>
        <w:rPr>
          <w:rFonts w:ascii="宋体" w:hAnsi="宋体" w:eastAsia="宋体"/>
          <w:kern w:val="2"/>
          <w:szCs w:val="24"/>
        </w:rPr>
      </w:pPr>
      <w:r>
        <w:rPr>
          <w:rFonts w:hint="eastAsia" w:ascii="宋体" w:hAnsi="宋体" w:eastAsia="宋体"/>
          <w:kern w:val="2"/>
          <w:szCs w:val="24"/>
        </w:rPr>
        <w:t>智能</w:t>
      </w:r>
      <w:r>
        <w:rPr>
          <w:rFonts w:hint="eastAsia"/>
          <w:bCs/>
          <w:szCs w:val="21"/>
        </w:rPr>
        <w:t>家庭网关应支持的ME</w:t>
      </w:r>
    </w:p>
    <w:tbl>
      <w:tblPr>
        <w:tblStyle w:val="66"/>
        <w:tblW w:w="6615" w:type="dxa"/>
        <w:tblInd w:w="136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1047"/>
        <w:gridCol w:w="556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blHeader/>
        </w:trPr>
        <w:tc>
          <w:tcPr>
            <w:tcW w:w="1047" w:type="dxa"/>
            <w:shd w:val="clear" w:color="auto" w:fill="E6E6E6"/>
            <w:vAlign w:val="center"/>
          </w:tcPr>
          <w:p>
            <w:pPr>
              <w:pStyle w:val="211"/>
              <w:spacing w:after="15"/>
              <w:jc w:val="center"/>
              <w:rPr>
                <w:rFonts w:ascii="宋体" w:hAnsi="宋体"/>
                <w:b/>
                <w:sz w:val="18"/>
                <w:szCs w:val="18"/>
              </w:rPr>
            </w:pPr>
            <w:r>
              <w:rPr>
                <w:rFonts w:hint="eastAsia" w:ascii="宋体" w:hAnsi="宋体"/>
                <w:b/>
                <w:sz w:val="18"/>
                <w:szCs w:val="18"/>
              </w:rPr>
              <w:t>ME Class</w:t>
            </w:r>
          </w:p>
        </w:tc>
        <w:tc>
          <w:tcPr>
            <w:tcW w:w="5568" w:type="dxa"/>
            <w:shd w:val="clear" w:color="auto" w:fill="E6E6E6"/>
            <w:vAlign w:val="center"/>
          </w:tcPr>
          <w:p>
            <w:pPr>
              <w:pStyle w:val="211"/>
              <w:spacing w:after="15"/>
              <w:jc w:val="center"/>
              <w:rPr>
                <w:rFonts w:ascii="宋体" w:hAnsi="宋体"/>
                <w:b/>
                <w:sz w:val="18"/>
                <w:szCs w:val="18"/>
              </w:rPr>
            </w:pPr>
            <w:r>
              <w:rPr>
                <w:rFonts w:hint="eastAsia" w:ascii="宋体" w:hAnsi="宋体"/>
                <w:b/>
                <w:sz w:val="18"/>
                <w:szCs w:val="18"/>
              </w:rPr>
              <w:t>ME名称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2</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hint="eastAsia" w:ascii="宋体" w:hAnsi="宋体"/>
                <w:sz w:val="18"/>
                <w:szCs w:val="18"/>
              </w:rPr>
              <w:t>ONT Data</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5</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hint="eastAsia" w:ascii="宋体" w:hAnsi="宋体"/>
                <w:sz w:val="18"/>
                <w:szCs w:val="18"/>
              </w:rPr>
              <w:t>Cardholder</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6</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hint="eastAsia" w:ascii="宋体" w:hAnsi="宋体"/>
                <w:sz w:val="18"/>
                <w:szCs w:val="18"/>
              </w:rPr>
              <w:t>CircuitPack</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45</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ascii="宋体" w:hAnsi="宋体"/>
                <w:sz w:val="18"/>
                <w:szCs w:val="18"/>
              </w:rPr>
              <w:t>MAC Bridge Service Profile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46</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ascii="宋体" w:hAnsi="宋体"/>
                <w:sz w:val="18"/>
                <w:szCs w:val="18"/>
              </w:rPr>
              <w:t>MAC Bridge Configuration Data</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47</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ascii="宋体" w:hAnsi="宋体"/>
                <w:sz w:val="18"/>
                <w:szCs w:val="18"/>
              </w:rPr>
              <w:t>MAC Bridge Port Configuration Data</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50</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ascii="宋体" w:hAnsi="宋体"/>
                <w:sz w:val="18"/>
                <w:szCs w:val="18"/>
              </w:rPr>
              <w:t>MAC Bridge Port Bridge Table Data</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84</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ascii="宋体" w:hAnsi="宋体"/>
                <w:sz w:val="18"/>
                <w:szCs w:val="18"/>
              </w:rPr>
              <w:t>VLAN Tag</w:t>
            </w:r>
            <w:r>
              <w:rPr>
                <w:rFonts w:hint="eastAsia" w:ascii="宋体" w:hAnsi="宋体"/>
                <w:sz w:val="18"/>
                <w:szCs w:val="18"/>
              </w:rPr>
              <w:t>ging</w:t>
            </w:r>
            <w:r>
              <w:rPr>
                <w:rFonts w:ascii="宋体" w:hAnsi="宋体"/>
                <w:sz w:val="18"/>
                <w:szCs w:val="18"/>
              </w:rPr>
              <w:t xml:space="preserve"> Filter Data</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130</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ascii="宋体" w:hAnsi="宋体"/>
                <w:sz w:val="18"/>
                <w:szCs w:val="18"/>
              </w:rPr>
              <w:t>802.1p Mapper Service Profile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131</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ascii="宋体" w:hAnsi="宋体"/>
                <w:sz w:val="18"/>
                <w:szCs w:val="18"/>
              </w:rPr>
              <w:t>O</w:t>
            </w:r>
            <w:r>
              <w:rPr>
                <w:rFonts w:hint="eastAsia" w:ascii="宋体" w:hAnsi="宋体"/>
                <w:sz w:val="18"/>
                <w:szCs w:val="18"/>
              </w:rPr>
              <w:t>LT-G</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171</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ascii="宋体" w:hAnsi="宋体"/>
                <w:sz w:val="18"/>
                <w:szCs w:val="18"/>
              </w:rPr>
              <w:t>Extended VLAN Tagging Operation Configuration Data</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256</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hint="eastAsia" w:ascii="宋体" w:hAnsi="宋体"/>
                <w:sz w:val="18"/>
                <w:szCs w:val="18"/>
              </w:rPr>
              <w:t>ONU-G</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257</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hint="eastAsia" w:ascii="宋体" w:hAnsi="宋体"/>
                <w:sz w:val="18"/>
                <w:szCs w:val="18"/>
              </w:rPr>
              <w:t>ONU2-G</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262</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hint="eastAsia" w:ascii="宋体" w:hAnsi="宋体"/>
                <w:sz w:val="18"/>
                <w:szCs w:val="18"/>
              </w:rPr>
              <w:t>T-CONT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263</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hint="eastAsia" w:ascii="宋体" w:hAnsi="宋体"/>
                <w:sz w:val="18"/>
                <w:szCs w:val="18"/>
              </w:rPr>
              <w:t>ANI-G</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264</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ascii="宋体" w:hAnsi="宋体"/>
                <w:sz w:val="18"/>
                <w:szCs w:val="18"/>
              </w:rPr>
              <w:t>U</w:t>
            </w:r>
            <w:r>
              <w:rPr>
                <w:rFonts w:hint="eastAsia" w:ascii="宋体" w:hAnsi="宋体"/>
                <w:sz w:val="18"/>
                <w:szCs w:val="18"/>
              </w:rPr>
              <w:t>NI</w:t>
            </w:r>
            <w:r>
              <w:rPr>
                <w:rFonts w:ascii="宋体" w:hAnsi="宋体"/>
                <w:sz w:val="18"/>
                <w:szCs w:val="18"/>
              </w:rPr>
              <w:t>-</w:t>
            </w:r>
            <w:r>
              <w:rPr>
                <w:rFonts w:hint="eastAsia" w:ascii="宋体" w:hAnsi="宋体"/>
                <w:sz w:val="18"/>
                <w:szCs w:val="18"/>
              </w:rPr>
              <w:t>G</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266</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ascii="宋体" w:hAnsi="宋体"/>
                <w:sz w:val="18"/>
                <w:szCs w:val="18"/>
              </w:rPr>
              <w:t>GEM IWTP</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268</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ascii="宋体" w:hAnsi="宋体"/>
                <w:sz w:val="18"/>
                <w:szCs w:val="18"/>
              </w:rPr>
              <w:t>GEM Port Network CTP</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277</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ascii="宋体" w:hAnsi="宋体"/>
                <w:sz w:val="18"/>
                <w:szCs w:val="18"/>
              </w:rPr>
              <w:t>Priority Queue-G</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278</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ascii="宋体" w:hAnsi="宋体"/>
                <w:sz w:val="18"/>
                <w:szCs w:val="18"/>
              </w:rPr>
              <w:t>Traffic Scheduler-G</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281</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ascii="宋体" w:hAnsi="宋体"/>
                <w:sz w:val="18"/>
                <w:szCs w:val="18"/>
              </w:rPr>
              <w:t xml:space="preserve">Multicast GEM </w:t>
            </w:r>
            <w:r>
              <w:rPr>
                <w:rFonts w:hint="eastAsia" w:ascii="宋体" w:hAnsi="宋体"/>
                <w:sz w:val="18"/>
                <w:szCs w:val="18"/>
              </w:rPr>
              <w:t>IW</w:t>
            </w:r>
            <w:r>
              <w:rPr>
                <w:rFonts w:ascii="宋体" w:hAnsi="宋体"/>
                <w:sz w:val="18"/>
                <w:szCs w:val="18"/>
              </w:rPr>
              <w:t>T</w:t>
            </w:r>
            <w:r>
              <w:rPr>
                <w:rFonts w:hint="eastAsia" w:ascii="宋体" w:hAnsi="宋体"/>
                <w:sz w:val="18"/>
                <w:szCs w:val="18"/>
              </w:rPr>
              <w:t>P</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329</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hint="eastAsia" w:ascii="宋体" w:hAnsi="宋体"/>
                <w:sz w:val="18"/>
                <w:szCs w:val="18"/>
              </w:rPr>
              <w:t>Virtual Ethernet Interface Point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65530</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hint="eastAsia" w:ascii="宋体" w:hAnsi="宋体"/>
                <w:sz w:val="18"/>
                <w:szCs w:val="18"/>
              </w:rPr>
              <w:t>LOID Authentication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c>
          <w:tcPr>
            <w:tcW w:w="1047" w:type="dxa"/>
          </w:tcPr>
          <w:p>
            <w:pPr>
              <w:pStyle w:val="211"/>
              <w:spacing w:after="15"/>
              <w:jc w:val="center"/>
              <w:rPr>
                <w:rFonts w:ascii="宋体" w:hAnsi="宋体"/>
                <w:sz w:val="18"/>
                <w:szCs w:val="18"/>
              </w:rPr>
            </w:pPr>
            <w:r>
              <w:rPr>
                <w:rFonts w:hint="eastAsia" w:ascii="宋体" w:hAnsi="宋体"/>
                <w:sz w:val="18"/>
                <w:szCs w:val="18"/>
              </w:rPr>
              <w:t>65531</w:t>
            </w:r>
          </w:p>
        </w:tc>
        <w:tc>
          <w:tcPr>
            <w:tcW w:w="5568" w:type="dxa"/>
            <w:tcMar>
              <w:left w:w="0" w:type="dxa"/>
              <w:right w:w="0" w:type="dxa"/>
            </w:tcMar>
            <w:vAlign w:val="center"/>
          </w:tcPr>
          <w:p>
            <w:pPr>
              <w:pStyle w:val="211"/>
              <w:spacing w:after="15"/>
              <w:ind w:left="-107" w:leftChars="-51" w:firstLine="183" w:firstLineChars="102"/>
              <w:rPr>
                <w:rFonts w:ascii="宋体" w:hAnsi="宋体"/>
                <w:sz w:val="18"/>
                <w:szCs w:val="18"/>
              </w:rPr>
            </w:pPr>
            <w:r>
              <w:rPr>
                <w:rFonts w:hint="eastAsia" w:ascii="宋体" w:hAnsi="宋体"/>
                <w:sz w:val="18"/>
                <w:szCs w:val="18"/>
              </w:rPr>
              <w:t>Extended Multicast Operation Profiles</w:t>
            </w:r>
          </w:p>
        </w:tc>
      </w:tr>
    </w:tbl>
    <w:p>
      <w:pPr>
        <w:spacing w:after="15"/>
        <w:ind w:firstLine="420" w:firstLineChars="200"/>
      </w:pPr>
      <w:r>
        <w:t>OMCI的具体要求应符合G.98</w:t>
      </w:r>
      <w:r>
        <w:rPr>
          <w:rFonts w:hint="eastAsia"/>
        </w:rPr>
        <w:t>8、《中国电信GPON设备技术要求（V2.0）》和《中国电信XG-PON设备技术要求》</w:t>
      </w:r>
      <w:r>
        <w:t>的规定。</w:t>
      </w:r>
    </w:p>
    <w:p>
      <w:pPr>
        <w:pStyle w:val="234"/>
        <w:spacing w:line="240" w:lineRule="auto"/>
        <w:ind w:firstLine="420"/>
        <w:rPr>
          <w:rFonts w:cs="Times New Roman"/>
          <w:sz w:val="21"/>
          <w:szCs w:val="24"/>
        </w:rPr>
      </w:pPr>
      <w:r>
        <w:rPr>
          <w:rFonts w:hint="eastAsia" w:cs="Times New Roman"/>
          <w:sz w:val="21"/>
          <w:szCs w:val="24"/>
        </w:rPr>
        <w:t>GPON 上行家庭网关应支持OLT对设备的认证功能，应符合《中国电信GPON设备技术要求》。</w:t>
      </w:r>
    </w:p>
    <w:p>
      <w:pPr>
        <w:pStyle w:val="234"/>
        <w:spacing w:line="240" w:lineRule="auto"/>
        <w:ind w:firstLine="420"/>
      </w:pPr>
      <w:r>
        <w:rPr>
          <w:rFonts w:hint="eastAsia" w:cs="Times New Roman"/>
          <w:sz w:val="21"/>
          <w:szCs w:val="24"/>
        </w:rPr>
        <w:t>XG-PON 上行家庭网关应支持OLT对设备的认证功能，应符合《中国电信XG-PON设备技术要求》。</w:t>
      </w:r>
    </w:p>
    <w:p>
      <w:pPr>
        <w:pStyle w:val="96"/>
        <w:numPr>
          <w:ilvl w:val="1"/>
          <w:numId w:val="6"/>
        </w:numPr>
        <w:spacing w:before="156" w:after="156"/>
      </w:pPr>
      <w:bookmarkStart w:id="597" w:name="_Toc532477785"/>
      <w:bookmarkStart w:id="598" w:name="_Toc447897183"/>
      <w:r>
        <w:rPr>
          <w:rFonts w:hint="eastAsia"/>
        </w:rPr>
        <w:t>基于智能网关及应用管理平台的管理配置</w:t>
      </w:r>
      <w:r>
        <w:t>要求</w:t>
      </w:r>
      <w:bookmarkEnd w:id="597"/>
      <w:bookmarkEnd w:id="598"/>
    </w:p>
    <w:p>
      <w:pPr>
        <w:pStyle w:val="102"/>
        <w:numPr>
          <w:ilvl w:val="2"/>
          <w:numId w:val="6"/>
        </w:numPr>
        <w:spacing w:before="156" w:after="156"/>
      </w:pPr>
      <w:r>
        <w:rPr>
          <w:rFonts w:hint="eastAsia"/>
        </w:rPr>
        <w:t>智能网关及应用管理平台</w:t>
      </w:r>
      <w:r>
        <w:t>基本管理要求</w:t>
      </w:r>
    </w:p>
    <w:p>
      <w:pPr>
        <w:spacing w:after="15"/>
        <w:ind w:firstLine="420" w:firstLineChars="200"/>
        <w:rPr>
          <w:rFonts w:ascii="宋体" w:hAnsi="宋体"/>
        </w:rPr>
      </w:pPr>
      <w:r>
        <w:rPr>
          <w:rFonts w:hint="eastAsia" w:ascii="宋体" w:hAnsi="宋体"/>
        </w:rPr>
        <w:t>智能家庭网关应存在含INTERNET属性的路由WAN连接（非按需拨号模式），应遵循《中国电信智能家庭网关与智能网关及应用管理平台接口技术要求》和智家平台、手机APP进行连接和交互，且应满足如下要求：</w:t>
      </w:r>
    </w:p>
    <w:p>
      <w:pPr>
        <w:numPr>
          <w:ilvl w:val="0"/>
          <w:numId w:val="93"/>
        </w:numPr>
        <w:spacing w:before="0" w:afterLines="0"/>
        <w:rPr>
          <w:rFonts w:ascii="宋体" w:hAnsi="宋体"/>
        </w:rPr>
      </w:pPr>
      <w:r>
        <w:rPr>
          <w:rFonts w:hint="eastAsia" w:ascii="宋体" w:hAnsi="宋体"/>
        </w:rPr>
        <w:t>和智家平台的交互</w:t>
      </w:r>
    </w:p>
    <w:p>
      <w:pPr>
        <w:numPr>
          <w:ilvl w:val="0"/>
          <w:numId w:val="17"/>
        </w:numPr>
        <w:tabs>
          <w:tab w:val="left" w:pos="1365"/>
          <w:tab w:val="clear" w:pos="1680"/>
        </w:tabs>
        <w:spacing w:before="0" w:afterLines="0"/>
        <w:ind w:left="1365"/>
        <w:rPr>
          <w:rFonts w:ascii="宋体" w:hAnsi="宋体"/>
          <w:szCs w:val="21"/>
        </w:rPr>
      </w:pPr>
      <w:r>
        <w:rPr>
          <w:rFonts w:hint="eastAsia" w:ascii="宋体" w:hAnsi="宋体"/>
          <w:szCs w:val="21"/>
        </w:rPr>
        <w:t>和智家平台及相关文件</w:t>
      </w:r>
      <w:r>
        <w:rPr>
          <w:rFonts w:ascii="宋体" w:hAnsi="宋体"/>
          <w:szCs w:val="21"/>
        </w:rPr>
        <w:t>/</w:t>
      </w:r>
      <w:r>
        <w:rPr>
          <w:rFonts w:hint="eastAsia" w:ascii="宋体" w:hAnsi="宋体"/>
          <w:szCs w:val="21"/>
        </w:rPr>
        <w:t>数据服务器（如升级软件服务器、插件业务数据服务器等）的交互只能通过含</w:t>
      </w:r>
      <w:r>
        <w:rPr>
          <w:rFonts w:ascii="宋体" w:hAnsi="宋体"/>
          <w:szCs w:val="21"/>
        </w:rPr>
        <w:t>INTERNET</w:t>
      </w:r>
      <w:r>
        <w:rPr>
          <w:rFonts w:hint="eastAsia" w:ascii="宋体" w:hAnsi="宋体"/>
          <w:szCs w:val="21"/>
        </w:rPr>
        <w:t>属性的路由</w:t>
      </w:r>
      <w:r>
        <w:rPr>
          <w:rFonts w:ascii="宋体" w:hAnsi="宋体"/>
          <w:szCs w:val="21"/>
        </w:rPr>
        <w:t>WAN</w:t>
      </w:r>
      <w:r>
        <w:rPr>
          <w:rFonts w:hint="eastAsia" w:ascii="宋体" w:hAnsi="宋体"/>
          <w:szCs w:val="21"/>
        </w:rPr>
        <w:t>连接承载（含INTERNET属性的路由WAN连接同时获得IPv4和IPv6地址时，优先使用IPv4协议）</w:t>
      </w:r>
    </w:p>
    <w:p>
      <w:pPr>
        <w:numPr>
          <w:ilvl w:val="0"/>
          <w:numId w:val="17"/>
        </w:numPr>
        <w:tabs>
          <w:tab w:val="left" w:pos="1365"/>
          <w:tab w:val="clear" w:pos="1680"/>
        </w:tabs>
        <w:spacing w:before="0" w:afterLines="0"/>
        <w:ind w:left="1365"/>
        <w:rPr>
          <w:rFonts w:ascii="宋体" w:hAnsi="宋体"/>
          <w:szCs w:val="21"/>
        </w:rPr>
      </w:pPr>
      <w:r>
        <w:rPr>
          <w:rFonts w:hint="eastAsia" w:ascii="宋体" w:hAnsi="宋体"/>
          <w:szCs w:val="21"/>
        </w:rPr>
        <w:t>智能家庭网关只接受/响应协议格式和源IP地址均正常的智家平台报文</w:t>
      </w:r>
    </w:p>
    <w:p>
      <w:pPr>
        <w:numPr>
          <w:ilvl w:val="0"/>
          <w:numId w:val="17"/>
        </w:numPr>
        <w:tabs>
          <w:tab w:val="left" w:pos="1365"/>
          <w:tab w:val="clear" w:pos="1680"/>
        </w:tabs>
        <w:spacing w:before="0" w:afterLines="0"/>
        <w:ind w:left="1365"/>
        <w:rPr>
          <w:rFonts w:ascii="宋体" w:hAnsi="宋体"/>
          <w:szCs w:val="21"/>
        </w:rPr>
      </w:pPr>
      <w:r>
        <w:rPr>
          <w:rFonts w:hint="eastAsia" w:ascii="宋体" w:hAnsi="宋体"/>
          <w:szCs w:val="21"/>
        </w:rPr>
        <w:t>典型交互的处理时限应满足表7要求</w:t>
      </w:r>
    </w:p>
    <w:p>
      <w:pPr>
        <w:pStyle w:val="188"/>
        <w:numPr>
          <w:ilvl w:val="0"/>
          <w:numId w:val="8"/>
        </w:numPr>
        <w:tabs>
          <w:tab w:val="left" w:pos="360"/>
        </w:tabs>
        <w:spacing w:before="156" w:after="156"/>
      </w:pPr>
      <w:r>
        <w:rPr>
          <w:rFonts w:hint="eastAsia"/>
        </w:rPr>
        <w:t>典型交互时限要求</w:t>
      </w:r>
    </w:p>
    <w:tbl>
      <w:tblPr>
        <w:tblStyle w:val="66"/>
        <w:tblW w:w="75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5"/>
        <w:gridCol w:w="32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shd w:val="clear" w:color="auto" w:fill="D9D9D9"/>
          </w:tcPr>
          <w:p>
            <w:pPr>
              <w:spacing w:after="15"/>
              <w:rPr>
                <w:rFonts w:ascii="宋体" w:hAnsi="宋体" w:cs="宋体"/>
                <w:bCs/>
                <w:szCs w:val="21"/>
                <w:shd w:val="clear" w:color="auto" w:fill="FFFFFF"/>
                <w:lang w:val="en-GB"/>
              </w:rPr>
            </w:pPr>
            <w:r>
              <w:rPr>
                <w:rFonts w:hint="eastAsia" w:ascii="宋体" w:hAnsi="宋体"/>
                <w:szCs w:val="21"/>
              </w:rPr>
              <w:t>交互计时起点</w:t>
            </w:r>
          </w:p>
        </w:tc>
        <w:tc>
          <w:tcPr>
            <w:tcW w:w="3260" w:type="dxa"/>
            <w:shd w:val="clear" w:color="auto" w:fill="D9D9D9"/>
          </w:tcPr>
          <w:p>
            <w:pPr>
              <w:spacing w:after="15"/>
              <w:rPr>
                <w:rFonts w:ascii="宋体" w:hAnsi="宋体"/>
                <w:szCs w:val="21"/>
              </w:rPr>
            </w:pPr>
            <w:r>
              <w:rPr>
                <w:rFonts w:hint="eastAsia" w:ascii="宋体" w:hAnsi="宋体"/>
                <w:szCs w:val="21"/>
              </w:rPr>
              <w:t>交互计时终点</w:t>
            </w:r>
          </w:p>
        </w:tc>
        <w:tc>
          <w:tcPr>
            <w:tcW w:w="1418" w:type="dxa"/>
            <w:shd w:val="clear" w:color="auto" w:fill="D9D9D9"/>
          </w:tcPr>
          <w:p>
            <w:pPr>
              <w:spacing w:after="15"/>
              <w:rPr>
                <w:rFonts w:ascii="宋体" w:hAnsi="宋体"/>
                <w:szCs w:val="21"/>
              </w:rPr>
            </w:pPr>
            <w:r>
              <w:rPr>
                <w:rFonts w:hint="eastAsia" w:ascii="宋体" w:hAnsi="宋体"/>
                <w:szCs w:val="21"/>
              </w:rPr>
              <w:t>最大时限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上网业务能通</w:t>
            </w:r>
          </w:p>
        </w:tc>
        <w:tc>
          <w:tcPr>
            <w:tcW w:w="3260"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发首个BSS平台域名解析请求包</w:t>
            </w:r>
          </w:p>
        </w:tc>
        <w:tc>
          <w:tcPr>
            <w:tcW w:w="1418"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200毫秒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收到BSS平台域名解析结果</w:t>
            </w:r>
          </w:p>
        </w:tc>
        <w:tc>
          <w:tcPr>
            <w:tcW w:w="3260"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发出首个向BSS平台注册包</w:t>
            </w:r>
          </w:p>
        </w:tc>
        <w:tc>
          <w:tcPr>
            <w:tcW w:w="1418"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200毫秒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lang w:bidi="en-US"/>
              </w:rPr>
              <w:t>收到BSS平台所发指派能力平台的报文</w:t>
            </w:r>
          </w:p>
        </w:tc>
        <w:tc>
          <w:tcPr>
            <w:tcW w:w="3260"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lang w:bidi="en-US"/>
              </w:rPr>
              <w:t>发首个能力平台域名解析请求包</w:t>
            </w:r>
          </w:p>
        </w:tc>
        <w:tc>
          <w:tcPr>
            <w:tcW w:w="1418"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lang w:bidi="en-US"/>
              </w:rPr>
              <w:t>200毫秒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lang w:bidi="en-US"/>
              </w:rPr>
              <w:t>收到能力平台域名解析结果</w:t>
            </w:r>
          </w:p>
        </w:tc>
        <w:tc>
          <w:tcPr>
            <w:tcW w:w="3260"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lang w:bidi="en-US"/>
              </w:rPr>
              <w:t>发出首个向能力平台注册包</w:t>
            </w:r>
          </w:p>
        </w:tc>
        <w:tc>
          <w:tcPr>
            <w:tcW w:w="1418"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lang w:bidi="en-US"/>
              </w:rPr>
              <w:t>200毫秒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收到获取下挂信息的命令报文</w:t>
            </w:r>
          </w:p>
        </w:tc>
        <w:tc>
          <w:tcPr>
            <w:tcW w:w="3260"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发送出所有设备信息响应报文</w:t>
            </w:r>
          </w:p>
        </w:tc>
        <w:tc>
          <w:tcPr>
            <w:tcW w:w="1418"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200毫秒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收到关闭或打开WLAN的命令报文</w:t>
            </w:r>
          </w:p>
        </w:tc>
        <w:tc>
          <w:tcPr>
            <w:tcW w:w="3260"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操作成功并发送出响应报文</w:t>
            </w:r>
          </w:p>
        </w:tc>
        <w:tc>
          <w:tcPr>
            <w:tcW w:w="1418"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2000毫秒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收到调整WLAN发射功率的命令报文</w:t>
            </w:r>
          </w:p>
        </w:tc>
        <w:tc>
          <w:tcPr>
            <w:tcW w:w="3260"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调整成功并发送出响应报文</w:t>
            </w:r>
          </w:p>
        </w:tc>
        <w:tc>
          <w:tcPr>
            <w:tcW w:w="1418"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1000毫秒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收到关闭或打开指示灯的命令报文</w:t>
            </w:r>
          </w:p>
        </w:tc>
        <w:tc>
          <w:tcPr>
            <w:tcW w:w="3260"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操作成功并发送出响应报文</w:t>
            </w:r>
          </w:p>
        </w:tc>
        <w:tc>
          <w:tcPr>
            <w:tcW w:w="1418"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200毫秒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收到设置或取消黑名单的命令报文</w:t>
            </w:r>
          </w:p>
        </w:tc>
        <w:tc>
          <w:tcPr>
            <w:tcW w:w="3260"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操作完成并发送出响应报文</w:t>
            </w:r>
          </w:p>
        </w:tc>
        <w:tc>
          <w:tcPr>
            <w:tcW w:w="1418" w:type="dxa"/>
          </w:tcPr>
          <w:p>
            <w:pPr>
              <w:spacing w:after="15"/>
              <w:rPr>
                <w:rFonts w:ascii="宋体" w:hAnsi="宋体" w:cs="宋体"/>
                <w:bCs/>
                <w:szCs w:val="21"/>
                <w:shd w:val="clear" w:color="auto" w:fill="FFFFFF"/>
              </w:rPr>
            </w:pPr>
            <w:r>
              <w:rPr>
                <w:rFonts w:hint="eastAsia" w:ascii="宋体" w:hAnsi="宋体" w:cs="宋体"/>
                <w:bCs/>
                <w:szCs w:val="21"/>
                <w:shd w:val="clear" w:color="auto" w:fill="FFFFFF"/>
              </w:rPr>
              <w:t>200毫秒</w:t>
            </w:r>
          </w:p>
        </w:tc>
      </w:tr>
    </w:tbl>
    <w:p>
      <w:pPr>
        <w:numPr>
          <w:ilvl w:val="0"/>
          <w:numId w:val="93"/>
        </w:numPr>
        <w:spacing w:before="0" w:afterLines="0"/>
        <w:rPr>
          <w:rFonts w:ascii="宋体" w:hAnsi="宋体"/>
        </w:rPr>
      </w:pPr>
      <w:r>
        <w:rPr>
          <w:rFonts w:hint="eastAsia" w:ascii="宋体" w:hAnsi="宋体"/>
        </w:rPr>
        <w:t>和手机APP的交互</w:t>
      </w:r>
    </w:p>
    <w:p>
      <w:pPr>
        <w:numPr>
          <w:ilvl w:val="0"/>
          <w:numId w:val="17"/>
        </w:numPr>
        <w:tabs>
          <w:tab w:val="left" w:pos="1365"/>
          <w:tab w:val="clear" w:pos="1680"/>
        </w:tabs>
        <w:spacing w:before="0" w:afterLines="0"/>
        <w:ind w:left="1365"/>
        <w:rPr>
          <w:rFonts w:ascii="宋体" w:hAnsi="宋体"/>
          <w:szCs w:val="21"/>
        </w:rPr>
      </w:pPr>
      <w:r>
        <w:rPr>
          <w:rFonts w:hint="eastAsia" w:ascii="宋体" w:hAnsi="宋体"/>
          <w:szCs w:val="21"/>
        </w:rPr>
        <w:t>智能家庭网关只能通过家庭局域网和手机APP进行交互</w:t>
      </w:r>
    </w:p>
    <w:p>
      <w:pPr>
        <w:numPr>
          <w:ilvl w:val="0"/>
          <w:numId w:val="17"/>
        </w:numPr>
        <w:tabs>
          <w:tab w:val="left" w:pos="1365"/>
          <w:tab w:val="clear" w:pos="1680"/>
        </w:tabs>
        <w:spacing w:before="0" w:afterLines="0"/>
        <w:ind w:left="1365"/>
        <w:rPr>
          <w:rFonts w:ascii="宋体" w:hAnsi="宋体"/>
          <w:szCs w:val="21"/>
        </w:rPr>
      </w:pPr>
      <w:r>
        <w:rPr>
          <w:rFonts w:hint="eastAsia" w:ascii="宋体" w:hAnsi="宋体"/>
          <w:szCs w:val="21"/>
        </w:rPr>
        <w:t>智能家庭网关只接受/响应协议格式和源IP地址均正常的手机APP报文</w:t>
      </w:r>
    </w:p>
    <w:p>
      <w:pPr>
        <w:numPr>
          <w:ilvl w:val="0"/>
          <w:numId w:val="93"/>
        </w:numPr>
        <w:spacing w:before="0" w:afterLines="0"/>
        <w:rPr>
          <w:rFonts w:ascii="宋体" w:hAnsi="宋体"/>
        </w:rPr>
      </w:pPr>
      <w:r>
        <w:rPr>
          <w:rFonts w:hint="eastAsia" w:ascii="宋体" w:hAnsi="宋体"/>
        </w:rPr>
        <w:t>家庭网关与智家平台的接口交互及处理分发功能应模块化实现，支持以模块升级的方式实现对通讯协议（如UDP、TCP、HTTP）、能力封装接口、交互流程（如增加主动上报参数、变更验证字段等）等的升级。</w:t>
      </w:r>
    </w:p>
    <w:p>
      <w:pPr>
        <w:pStyle w:val="102"/>
        <w:numPr>
          <w:ilvl w:val="2"/>
          <w:numId w:val="6"/>
        </w:numPr>
        <w:spacing w:before="156" w:after="156"/>
      </w:pPr>
      <w:r>
        <w:rPr>
          <w:rFonts w:hint="eastAsia"/>
        </w:rPr>
        <w:t>智家平台</w:t>
      </w:r>
      <w:r>
        <w:t>具体配置及功能要求</w:t>
      </w:r>
    </w:p>
    <w:p>
      <w:pPr>
        <w:spacing w:after="15"/>
        <w:ind w:firstLine="420"/>
        <w:rPr>
          <w:rFonts w:ascii="宋体" w:hAnsi="宋体"/>
        </w:rPr>
      </w:pPr>
      <w:r>
        <w:rPr>
          <w:rFonts w:hint="eastAsia" w:ascii="宋体" w:hAnsi="宋体"/>
        </w:rPr>
        <w:t>智能家庭网关应配合</w:t>
      </w:r>
      <w:r>
        <w:rPr>
          <w:rFonts w:hint="eastAsia" w:ascii="宋体" w:hAnsi="宋体" w:cs="宋体"/>
        </w:rPr>
        <w:t>智家平台</w:t>
      </w:r>
      <w:r>
        <w:rPr>
          <w:rFonts w:hint="eastAsia" w:ascii="宋体" w:hAnsi="宋体"/>
        </w:rPr>
        <w:t>、手机APP实现《中国电信智能家庭网关与智能网关及应用管理平台接口技术要求》规定的配置及功能，其中主要的配置及功能如下：</w:t>
      </w:r>
    </w:p>
    <w:p>
      <w:pPr>
        <w:numPr>
          <w:ilvl w:val="0"/>
          <w:numId w:val="94"/>
        </w:numPr>
        <w:spacing w:before="0" w:afterLines="0"/>
        <w:rPr>
          <w:rFonts w:ascii="宋体" w:hAnsi="宋体"/>
          <w:szCs w:val="21"/>
        </w:rPr>
      </w:pPr>
      <w:r>
        <w:rPr>
          <w:rFonts w:hint="eastAsia" w:ascii="宋体" w:hAnsi="宋体"/>
          <w:szCs w:val="21"/>
        </w:rPr>
        <w:t>WiFi控制</w:t>
      </w:r>
    </w:p>
    <w:p>
      <w:pPr>
        <w:pStyle w:val="47"/>
        <w:spacing w:after="15"/>
        <w:ind w:left="368" w:leftChars="175"/>
        <w:rPr>
          <w:rFonts w:hAnsi="宋体"/>
          <w:szCs w:val="21"/>
        </w:rPr>
      </w:pPr>
      <w:r>
        <w:rPr>
          <w:rFonts w:hint="eastAsia" w:hAnsi="宋体"/>
          <w:szCs w:val="24"/>
        </w:rPr>
        <w:t>通过Web管理配置页面和</w:t>
      </w:r>
      <w:r>
        <w:rPr>
          <w:rFonts w:hint="eastAsia" w:hAnsi="宋体"/>
        </w:rPr>
        <w:t>智家平台两种</w:t>
      </w:r>
      <w:r>
        <w:rPr>
          <w:rFonts w:hint="eastAsia" w:hAnsi="宋体"/>
          <w:szCs w:val="21"/>
        </w:rPr>
        <w:t>配置方式，家庭网关应均能实现以下WiFi控制功能：</w:t>
      </w:r>
    </w:p>
    <w:p>
      <w:pPr>
        <w:numPr>
          <w:ilvl w:val="1"/>
          <w:numId w:val="95"/>
        </w:numPr>
        <w:spacing w:before="0" w:afterLines="0"/>
        <w:rPr>
          <w:rFonts w:ascii="宋体" w:hAnsi="宋体"/>
          <w:szCs w:val="21"/>
        </w:rPr>
      </w:pPr>
      <w:r>
        <w:rPr>
          <w:rFonts w:hint="eastAsia" w:ascii="宋体" w:hAnsi="宋体"/>
          <w:szCs w:val="21"/>
        </w:rPr>
        <w:t>WiFi</w:t>
      </w:r>
      <w:r>
        <w:rPr>
          <w:rFonts w:hint="eastAsia" w:ascii="宋体" w:hAnsi="宋体"/>
        </w:rPr>
        <w:t>开启/关闭；</w:t>
      </w:r>
    </w:p>
    <w:p>
      <w:pPr>
        <w:numPr>
          <w:ilvl w:val="1"/>
          <w:numId w:val="95"/>
        </w:numPr>
        <w:spacing w:before="0" w:afterLines="0"/>
        <w:rPr>
          <w:rFonts w:ascii="宋体" w:hAnsi="宋体"/>
          <w:szCs w:val="21"/>
        </w:rPr>
      </w:pPr>
      <w:r>
        <w:rPr>
          <w:rFonts w:hint="eastAsia" w:ascii="宋体" w:hAnsi="宋体"/>
          <w:szCs w:val="21"/>
        </w:rPr>
        <w:t>调节WiFi发射功率（百分比）；</w:t>
      </w:r>
    </w:p>
    <w:p>
      <w:pPr>
        <w:numPr>
          <w:ilvl w:val="1"/>
          <w:numId w:val="95"/>
        </w:numPr>
        <w:spacing w:before="0" w:afterLines="0"/>
        <w:rPr>
          <w:rFonts w:ascii="宋体" w:hAnsi="宋体"/>
          <w:szCs w:val="21"/>
        </w:rPr>
      </w:pPr>
      <w:r>
        <w:rPr>
          <w:rFonts w:hint="eastAsia" w:ascii="宋体" w:hAnsi="宋体"/>
          <w:szCs w:val="21"/>
        </w:rPr>
        <w:t>查询当前环境WiFi信道占用情况，进行设备WiFi信道切换；</w:t>
      </w:r>
    </w:p>
    <w:p>
      <w:pPr>
        <w:numPr>
          <w:ilvl w:val="1"/>
          <w:numId w:val="95"/>
        </w:numPr>
        <w:spacing w:before="0" w:afterLines="0"/>
        <w:rPr>
          <w:rFonts w:ascii="宋体" w:hAnsi="宋体"/>
          <w:szCs w:val="21"/>
        </w:rPr>
      </w:pPr>
      <w:r>
        <w:rPr>
          <w:rFonts w:hint="eastAsia" w:ascii="宋体" w:hAnsi="宋体"/>
          <w:szCs w:val="21"/>
        </w:rPr>
        <w:t>实现WiFi</w:t>
      </w:r>
      <w:r>
        <w:rPr>
          <w:rFonts w:ascii="宋体" w:hAnsi="宋体"/>
          <w:szCs w:val="21"/>
        </w:rPr>
        <w:t>定时开关</w:t>
      </w:r>
      <w:r>
        <w:rPr>
          <w:rFonts w:hint="eastAsia" w:ascii="宋体" w:hAnsi="宋体"/>
          <w:szCs w:val="21"/>
        </w:rPr>
        <w:t>，包括：</w:t>
      </w:r>
    </w:p>
    <w:p>
      <w:pPr>
        <w:numPr>
          <w:ilvl w:val="0"/>
          <w:numId w:val="17"/>
        </w:numPr>
        <w:spacing w:before="0" w:afterLines="0"/>
        <w:rPr>
          <w:rFonts w:ascii="宋体" w:hAnsi="宋体"/>
        </w:rPr>
      </w:pPr>
      <w:r>
        <w:rPr>
          <w:rFonts w:hint="eastAsia" w:ascii="宋体" w:hAnsi="宋体"/>
        </w:rPr>
        <w:t>定时设置的内容包括：该设置是否使能（使能/禁止）、针对的SSID、所设置的时间点、所设置的动作（打开/关闭）、以星期为周期（周一至周日）的重复性</w:t>
      </w:r>
    </w:p>
    <w:p>
      <w:pPr>
        <w:numPr>
          <w:ilvl w:val="0"/>
          <w:numId w:val="17"/>
        </w:numPr>
        <w:spacing w:before="0" w:afterLines="0"/>
        <w:rPr>
          <w:rFonts w:ascii="宋体" w:hAnsi="宋体"/>
        </w:rPr>
      </w:pPr>
      <w:r>
        <w:rPr>
          <w:rFonts w:hint="eastAsia" w:ascii="宋体" w:hAnsi="宋体"/>
        </w:rPr>
        <w:t>支持定时设置的添加、修改、删除</w:t>
      </w:r>
    </w:p>
    <w:p>
      <w:pPr>
        <w:numPr>
          <w:ilvl w:val="0"/>
          <w:numId w:val="17"/>
        </w:numPr>
        <w:spacing w:before="0" w:afterLines="0"/>
        <w:rPr>
          <w:rFonts w:ascii="宋体" w:hAnsi="宋体"/>
        </w:rPr>
      </w:pPr>
      <w:r>
        <w:rPr>
          <w:rFonts w:hint="eastAsia" w:ascii="宋体" w:hAnsi="宋体"/>
        </w:rPr>
        <w:t>可设置不少于6个定时</w:t>
      </w:r>
    </w:p>
    <w:p>
      <w:pPr>
        <w:numPr>
          <w:ilvl w:val="1"/>
          <w:numId w:val="95"/>
        </w:numPr>
        <w:spacing w:before="0" w:afterLines="0"/>
        <w:rPr>
          <w:rFonts w:ascii="宋体" w:hAnsi="宋体"/>
          <w:szCs w:val="21"/>
        </w:rPr>
      </w:pPr>
      <w:r>
        <w:rPr>
          <w:rFonts w:hint="eastAsia" w:ascii="宋体" w:hAnsi="宋体"/>
          <w:szCs w:val="21"/>
        </w:rPr>
        <w:t>WiFi快联配网的设置：包括WiFi黑白名单的设置, WiFi网络访问权限的配置，基于VSIE(Vendor Specific Information Element)的快联功能配置；</w:t>
      </w:r>
    </w:p>
    <w:p>
      <w:pPr>
        <w:numPr>
          <w:ilvl w:val="1"/>
          <w:numId w:val="95"/>
        </w:numPr>
        <w:spacing w:before="0" w:afterLines="0"/>
        <w:rPr>
          <w:rFonts w:ascii="宋体" w:hAnsi="宋体"/>
          <w:szCs w:val="21"/>
        </w:rPr>
      </w:pPr>
      <w:r>
        <w:rPr>
          <w:rFonts w:hint="eastAsia" w:ascii="宋体" w:hAnsi="宋体"/>
          <w:szCs w:val="21"/>
        </w:rPr>
        <w:t>WiFi漫游功能的设置。</w:t>
      </w:r>
    </w:p>
    <w:p>
      <w:pPr>
        <w:pStyle w:val="47"/>
        <w:spacing w:after="15"/>
        <w:ind w:left="368" w:leftChars="175"/>
        <w:rPr>
          <w:rFonts w:hAnsi="宋体"/>
          <w:szCs w:val="24"/>
        </w:rPr>
      </w:pPr>
      <w:r>
        <w:rPr>
          <w:rFonts w:hint="eastAsia" w:hAnsi="宋体"/>
          <w:szCs w:val="21"/>
        </w:rPr>
        <w:t>家庭网关应采用“开关状态单次反转或无缝延续”的方式实现WiFi每次的</w:t>
      </w:r>
      <w:r>
        <w:rPr>
          <w:rFonts w:hint="eastAsia" w:hAnsi="宋体"/>
        </w:rPr>
        <w:t>开启/关闭控制或定时控制</w:t>
      </w:r>
      <w:r>
        <w:rPr>
          <w:rFonts w:hint="eastAsia" w:hAnsi="宋体"/>
          <w:szCs w:val="24"/>
        </w:rPr>
        <w:t>，应支持</w:t>
      </w:r>
      <w:r>
        <w:rPr>
          <w:rFonts w:hint="eastAsia" w:hAnsi="宋体"/>
          <w:szCs w:val="21"/>
        </w:rPr>
        <w:t>WiFi控制</w:t>
      </w:r>
      <w:r>
        <w:rPr>
          <w:rFonts w:hint="eastAsia" w:hAnsi="宋体"/>
          <w:szCs w:val="24"/>
        </w:rPr>
        <w:t>相关配置信息在设备重启时不丢失。</w:t>
      </w:r>
    </w:p>
    <w:p>
      <w:pPr>
        <w:numPr>
          <w:ilvl w:val="0"/>
          <w:numId w:val="94"/>
        </w:numPr>
        <w:spacing w:before="0" w:afterLines="0"/>
        <w:rPr>
          <w:rFonts w:ascii="宋体" w:hAnsi="宋体"/>
          <w:szCs w:val="21"/>
        </w:rPr>
      </w:pPr>
      <w:r>
        <w:rPr>
          <w:rFonts w:hint="eastAsia" w:ascii="宋体" w:hAnsi="宋体"/>
        </w:rPr>
        <w:t>网关休眠</w:t>
      </w:r>
      <w:r>
        <w:rPr>
          <w:rFonts w:hint="eastAsia" w:ascii="宋体" w:hAnsi="宋体"/>
          <w:szCs w:val="21"/>
        </w:rPr>
        <w:t>控制</w:t>
      </w:r>
    </w:p>
    <w:p>
      <w:pPr>
        <w:pStyle w:val="47"/>
        <w:spacing w:after="15"/>
        <w:ind w:left="368" w:leftChars="175"/>
        <w:rPr>
          <w:rFonts w:hAnsi="宋体"/>
        </w:rPr>
      </w:pPr>
      <w:r>
        <w:rPr>
          <w:rFonts w:hint="eastAsia" w:hAnsi="宋体"/>
          <w:szCs w:val="21"/>
        </w:rPr>
        <w:t>家庭网关应支持</w:t>
      </w:r>
      <w:r>
        <w:rPr>
          <w:rFonts w:hint="eastAsia" w:hAnsi="宋体"/>
        </w:rPr>
        <w:t>休眠/唤醒功能，</w:t>
      </w:r>
      <w:r>
        <w:rPr>
          <w:rFonts w:hint="eastAsia" w:hAnsi="宋体"/>
          <w:szCs w:val="21"/>
        </w:rPr>
        <w:t>休眠时应</w:t>
      </w:r>
      <w:r>
        <w:rPr>
          <w:rFonts w:hint="eastAsia" w:hAnsi="宋体"/>
        </w:rPr>
        <w:t>关闭除网络侧上网业务连接、语音、TR069、时钟之外的其它功能（如WiFi、存储、LAN口、指示灯等）。休眠期间，网关应正常响应ITMS、</w:t>
      </w:r>
      <w:r>
        <w:rPr>
          <w:rFonts w:hint="eastAsia" w:hAnsi="宋体" w:cs="宋体"/>
        </w:rPr>
        <w:t>智家平台</w:t>
      </w:r>
      <w:r>
        <w:rPr>
          <w:rFonts w:hint="eastAsia" w:hAnsi="宋体"/>
        </w:rPr>
        <w:t>的各种管理配置命令。</w:t>
      </w:r>
    </w:p>
    <w:p>
      <w:pPr>
        <w:pStyle w:val="47"/>
        <w:spacing w:after="15"/>
        <w:ind w:left="368" w:leftChars="175"/>
        <w:rPr>
          <w:rFonts w:hAnsi="宋体"/>
          <w:szCs w:val="21"/>
        </w:rPr>
      </w:pPr>
      <w:r>
        <w:rPr>
          <w:rFonts w:hint="eastAsia" w:hAnsi="宋体"/>
          <w:szCs w:val="21"/>
        </w:rPr>
        <w:t>家庭网关应支持如下的</w:t>
      </w:r>
      <w:r>
        <w:rPr>
          <w:rFonts w:hint="eastAsia" w:hAnsi="宋体"/>
        </w:rPr>
        <w:t>休眠/唤醒控制方式：</w:t>
      </w:r>
    </w:p>
    <w:p>
      <w:pPr>
        <w:spacing w:after="15"/>
        <w:ind w:left="945"/>
        <w:rPr>
          <w:rFonts w:ascii="宋体" w:hAnsi="宋体"/>
        </w:rPr>
      </w:pPr>
      <w:r>
        <w:rPr>
          <w:rFonts w:hint="eastAsia" w:ascii="宋体" w:hAnsi="宋体"/>
        </w:rPr>
        <w:t>1） 由智家平台远程下发休眠/唤醒命令</w:t>
      </w:r>
    </w:p>
    <w:p>
      <w:pPr>
        <w:spacing w:after="15"/>
        <w:ind w:left="945"/>
        <w:rPr>
          <w:rFonts w:ascii="宋体" w:hAnsi="宋体"/>
        </w:rPr>
      </w:pPr>
      <w:r>
        <w:rPr>
          <w:rFonts w:hint="eastAsia" w:ascii="宋体" w:hAnsi="宋体"/>
        </w:rPr>
        <w:t>2） 通过Web管理配置页面、</w:t>
      </w:r>
      <w:r>
        <w:rPr>
          <w:rFonts w:hint="eastAsia" w:ascii="宋体" w:hAnsi="宋体" w:cs="宋体"/>
        </w:rPr>
        <w:t>智家平台</w:t>
      </w:r>
      <w:r>
        <w:rPr>
          <w:rFonts w:hint="eastAsia" w:ascii="宋体" w:hAnsi="宋体"/>
        </w:rPr>
        <w:t>进行定时休眠/唤醒的设置，包括：</w:t>
      </w:r>
    </w:p>
    <w:p>
      <w:pPr>
        <w:numPr>
          <w:ilvl w:val="0"/>
          <w:numId w:val="17"/>
        </w:numPr>
        <w:spacing w:before="0" w:afterLines="0"/>
        <w:rPr>
          <w:rFonts w:ascii="宋体" w:hAnsi="宋体"/>
        </w:rPr>
      </w:pPr>
      <w:r>
        <w:rPr>
          <w:rFonts w:hint="eastAsia" w:ascii="宋体" w:hAnsi="宋体"/>
        </w:rPr>
        <w:t>定时设置的内容包括：该设置是否使能（使能/禁止）、所设置的时间点、所设置的动作（休眠/唤醒）、以星期为周期（周一至周日）的重复性</w:t>
      </w:r>
    </w:p>
    <w:p>
      <w:pPr>
        <w:numPr>
          <w:ilvl w:val="0"/>
          <w:numId w:val="17"/>
        </w:numPr>
        <w:spacing w:before="0" w:afterLines="0"/>
        <w:rPr>
          <w:rFonts w:ascii="宋体" w:hAnsi="宋体"/>
        </w:rPr>
      </w:pPr>
      <w:r>
        <w:rPr>
          <w:rFonts w:hint="eastAsia" w:ascii="宋体" w:hAnsi="宋体"/>
        </w:rPr>
        <w:t>支持定时设置的添加、修改、删除</w:t>
      </w:r>
    </w:p>
    <w:p>
      <w:pPr>
        <w:numPr>
          <w:ilvl w:val="0"/>
          <w:numId w:val="17"/>
        </w:numPr>
        <w:spacing w:before="0" w:afterLines="0"/>
        <w:rPr>
          <w:rFonts w:ascii="宋体" w:hAnsi="宋体"/>
        </w:rPr>
      </w:pPr>
      <w:r>
        <w:rPr>
          <w:rFonts w:hint="eastAsia" w:ascii="宋体" w:hAnsi="宋体"/>
        </w:rPr>
        <w:t>可设置不少于6个定时</w:t>
      </w:r>
    </w:p>
    <w:p>
      <w:pPr>
        <w:spacing w:after="15"/>
        <w:ind w:left="945"/>
        <w:rPr>
          <w:rFonts w:ascii="宋体" w:hAnsi="宋体"/>
        </w:rPr>
      </w:pPr>
      <w:r>
        <w:rPr>
          <w:rFonts w:hint="eastAsia" w:ascii="宋体" w:hAnsi="宋体"/>
        </w:rPr>
        <w:t>3） 通过外部操作对休眠状态的家庭网关进行唤醒，包括：</w:t>
      </w:r>
    </w:p>
    <w:p>
      <w:pPr>
        <w:numPr>
          <w:ilvl w:val="0"/>
          <w:numId w:val="17"/>
        </w:numPr>
        <w:spacing w:before="0" w:afterLines="0"/>
        <w:rPr>
          <w:rFonts w:ascii="宋体" w:hAnsi="宋体"/>
        </w:rPr>
      </w:pPr>
      <w:r>
        <w:rPr>
          <w:rFonts w:hint="eastAsia" w:ascii="宋体" w:hAnsi="宋体"/>
        </w:rPr>
        <w:t>重启家庭网关设备</w:t>
      </w:r>
    </w:p>
    <w:p>
      <w:pPr>
        <w:pStyle w:val="47"/>
        <w:spacing w:after="15"/>
        <w:ind w:left="368" w:leftChars="175"/>
        <w:rPr>
          <w:rFonts w:hAnsi="宋体"/>
          <w:szCs w:val="24"/>
        </w:rPr>
      </w:pPr>
      <w:r>
        <w:rPr>
          <w:rFonts w:hint="eastAsia" w:hAnsi="宋体"/>
          <w:szCs w:val="24"/>
        </w:rPr>
        <w:t>家庭网关</w:t>
      </w:r>
      <w:r>
        <w:rPr>
          <w:rFonts w:hint="eastAsia" w:hAnsi="宋体"/>
          <w:szCs w:val="21"/>
        </w:rPr>
        <w:t>应采用“状态单次反转或无缝延续”的方式实现每次的</w:t>
      </w:r>
      <w:r>
        <w:rPr>
          <w:rFonts w:hint="eastAsia" w:hAnsi="宋体"/>
        </w:rPr>
        <w:t>休眠/唤醒控制（含休眠/唤醒控制定时控制）</w:t>
      </w:r>
      <w:r>
        <w:rPr>
          <w:rFonts w:hint="eastAsia" w:hAnsi="宋体"/>
          <w:szCs w:val="24"/>
        </w:rPr>
        <w:t>，应支持</w:t>
      </w:r>
      <w:r>
        <w:rPr>
          <w:rFonts w:hint="eastAsia" w:hAnsi="宋体"/>
          <w:szCs w:val="21"/>
        </w:rPr>
        <w:t>休眠控制</w:t>
      </w:r>
      <w:r>
        <w:rPr>
          <w:rFonts w:hint="eastAsia" w:hAnsi="宋体"/>
          <w:szCs w:val="24"/>
        </w:rPr>
        <w:t>相关配置信息在设备重启时不丢失。</w:t>
      </w:r>
    </w:p>
    <w:p>
      <w:pPr>
        <w:pStyle w:val="47"/>
        <w:spacing w:after="15"/>
        <w:ind w:left="368" w:leftChars="175"/>
        <w:rPr>
          <w:rFonts w:hAnsi="宋体"/>
        </w:rPr>
      </w:pPr>
      <w:r>
        <w:rPr>
          <w:rFonts w:hint="eastAsia" w:hAnsi="宋体"/>
          <w:szCs w:val="24"/>
        </w:rPr>
        <w:t>针对融合终端，当网关模块休眠时，机顶盒模块应同步进入待机状态；网关模块从休眠状态恢复时，机顶盒模块维持现有状态不变；机顶盒模块唤醒时，网关模块若处于休眠状态应同步唤醒。</w:t>
      </w:r>
    </w:p>
    <w:p>
      <w:pPr>
        <w:numPr>
          <w:ilvl w:val="0"/>
          <w:numId w:val="94"/>
        </w:numPr>
        <w:spacing w:before="0" w:afterLines="0"/>
        <w:rPr>
          <w:rFonts w:ascii="宋体" w:hAnsi="宋体"/>
        </w:rPr>
      </w:pPr>
      <w:r>
        <w:rPr>
          <w:rFonts w:ascii="宋体" w:hAnsi="宋体"/>
        </w:rPr>
        <w:t>指示灯开关</w:t>
      </w:r>
    </w:p>
    <w:p>
      <w:pPr>
        <w:pStyle w:val="47"/>
        <w:spacing w:after="15"/>
        <w:ind w:left="368" w:leftChars="175"/>
        <w:rPr>
          <w:rFonts w:hAnsi="宋体"/>
          <w:szCs w:val="21"/>
        </w:rPr>
      </w:pPr>
      <w:r>
        <w:rPr>
          <w:rFonts w:hint="eastAsia" w:hAnsi="宋体"/>
          <w:szCs w:val="21"/>
        </w:rPr>
        <w:t>支持通过Web管理配置页面、智家平台两种方式控制网关指示灯开关。</w:t>
      </w:r>
    </w:p>
    <w:p>
      <w:pPr>
        <w:pStyle w:val="47"/>
        <w:spacing w:after="15"/>
        <w:ind w:left="368" w:leftChars="175"/>
        <w:rPr>
          <w:rFonts w:hAnsi="宋体"/>
          <w:szCs w:val="21"/>
        </w:rPr>
      </w:pPr>
      <w:r>
        <w:rPr>
          <w:rFonts w:hint="eastAsia" w:hAnsi="宋体"/>
          <w:szCs w:val="24"/>
        </w:rPr>
        <w:t>家庭网关应支持</w:t>
      </w:r>
      <w:r>
        <w:rPr>
          <w:rFonts w:hint="eastAsia" w:hAnsi="宋体"/>
          <w:szCs w:val="21"/>
        </w:rPr>
        <w:t>指示灯开关</w:t>
      </w:r>
      <w:r>
        <w:rPr>
          <w:rFonts w:hint="eastAsia" w:hAnsi="宋体"/>
          <w:szCs w:val="24"/>
        </w:rPr>
        <w:t>相关配置信息在设备重启时不丢失。</w:t>
      </w:r>
      <w:r>
        <w:rPr>
          <w:rFonts w:hAnsi="宋体"/>
          <w:szCs w:val="21"/>
        </w:rPr>
        <w:t>在指示灯关闭的情况下</w:t>
      </w:r>
      <w:r>
        <w:rPr>
          <w:rFonts w:hint="eastAsia" w:hAnsi="宋体"/>
          <w:szCs w:val="21"/>
        </w:rPr>
        <w:t>出现设备重新启动时，</w:t>
      </w:r>
      <w:r>
        <w:rPr>
          <w:rFonts w:hAnsi="宋体"/>
          <w:szCs w:val="21"/>
        </w:rPr>
        <w:t>启动过程中指示灯</w:t>
      </w:r>
      <w:r>
        <w:rPr>
          <w:rFonts w:hint="eastAsia" w:hAnsi="宋体"/>
          <w:szCs w:val="21"/>
        </w:rPr>
        <w:t>应</w:t>
      </w:r>
      <w:r>
        <w:rPr>
          <w:rFonts w:hAnsi="宋体"/>
          <w:szCs w:val="21"/>
        </w:rPr>
        <w:t>按状态进行正常指示</w:t>
      </w:r>
      <w:r>
        <w:rPr>
          <w:rFonts w:hint="eastAsia" w:hAnsi="宋体"/>
          <w:szCs w:val="21"/>
        </w:rPr>
        <w:t>，启动结束后再匹配到当前的实际设置要求。</w:t>
      </w:r>
    </w:p>
    <w:p>
      <w:pPr>
        <w:numPr>
          <w:ilvl w:val="0"/>
          <w:numId w:val="94"/>
        </w:numPr>
        <w:spacing w:before="0" w:afterLines="0"/>
        <w:rPr>
          <w:rFonts w:ascii="宋体" w:hAnsi="宋体"/>
        </w:rPr>
      </w:pPr>
      <w:r>
        <w:rPr>
          <w:rFonts w:hint="eastAsia" w:ascii="宋体" w:hAnsi="宋体"/>
        </w:rPr>
        <w:t>设备信息读取及修改</w:t>
      </w:r>
    </w:p>
    <w:p>
      <w:pPr>
        <w:pStyle w:val="47"/>
        <w:spacing w:after="15"/>
        <w:ind w:left="368" w:leftChars="175"/>
        <w:rPr>
          <w:rFonts w:hAnsi="宋体"/>
          <w:szCs w:val="21"/>
        </w:rPr>
      </w:pPr>
      <w:r>
        <w:rPr>
          <w:rFonts w:hint="eastAsia" w:hAnsi="宋体"/>
          <w:szCs w:val="21"/>
        </w:rPr>
        <w:t>通过Web管理配置页面、</w:t>
      </w:r>
      <w:r>
        <w:rPr>
          <w:rFonts w:hint="eastAsia" w:hAnsi="宋体" w:cs="宋体"/>
          <w:szCs w:val="21"/>
        </w:rPr>
        <w:t>智家平台</w:t>
      </w:r>
      <w:r>
        <w:rPr>
          <w:rFonts w:hint="eastAsia" w:hAnsi="宋体"/>
          <w:szCs w:val="21"/>
        </w:rPr>
        <w:t>两种配置方式，家庭网关应均能实现</w:t>
      </w:r>
      <w:r>
        <w:rPr>
          <w:rFonts w:hint="eastAsia" w:hAnsi="宋体"/>
        </w:rPr>
        <w:t>设备名称的读写，并可实现</w:t>
      </w:r>
      <w:r>
        <w:rPr>
          <w:rFonts w:hint="eastAsia" w:hAnsi="宋体"/>
          <w:szCs w:val="21"/>
        </w:rPr>
        <w:t>以下设备信息的读取：</w:t>
      </w:r>
    </w:p>
    <w:p>
      <w:pPr>
        <w:numPr>
          <w:ilvl w:val="0"/>
          <w:numId w:val="17"/>
        </w:numPr>
        <w:tabs>
          <w:tab w:val="left" w:pos="1365"/>
          <w:tab w:val="clear" w:pos="1680"/>
        </w:tabs>
        <w:spacing w:before="0" w:afterLines="0"/>
        <w:ind w:left="1365"/>
        <w:rPr>
          <w:rFonts w:ascii="宋体" w:hAnsi="宋体"/>
        </w:rPr>
      </w:pPr>
      <w:r>
        <w:rPr>
          <w:rFonts w:hint="eastAsia" w:ascii="宋体" w:hAnsi="宋体"/>
        </w:rPr>
        <w:t>网关硬件型号、网关软件版本号、硬件能力（FLASH容量、RAM容量、wifi支持协议）、MAC地址（PON上行设备指上报给OLT的MAC）</w:t>
      </w:r>
    </w:p>
    <w:p>
      <w:pPr>
        <w:numPr>
          <w:ilvl w:val="0"/>
          <w:numId w:val="17"/>
        </w:numPr>
        <w:tabs>
          <w:tab w:val="left" w:pos="1365"/>
          <w:tab w:val="clear" w:pos="1680"/>
        </w:tabs>
        <w:spacing w:before="0" w:afterLines="0"/>
        <w:ind w:left="1365"/>
        <w:rPr>
          <w:rFonts w:ascii="宋体" w:hAnsi="宋体"/>
        </w:rPr>
      </w:pPr>
      <w:r>
        <w:rPr>
          <w:rFonts w:hint="eastAsia" w:ascii="宋体" w:hAnsi="宋体"/>
        </w:rPr>
        <w:t>路由上网业务的WAN侧IP地址、DNS服务器地址、局域网管理IP地址</w:t>
      </w:r>
    </w:p>
    <w:p>
      <w:pPr>
        <w:numPr>
          <w:ilvl w:val="0"/>
          <w:numId w:val="17"/>
        </w:numPr>
        <w:tabs>
          <w:tab w:val="left" w:pos="1365"/>
          <w:tab w:val="clear" w:pos="1680"/>
        </w:tabs>
        <w:spacing w:before="0" w:afterLines="0"/>
        <w:ind w:left="1365"/>
        <w:rPr>
          <w:rFonts w:ascii="宋体" w:hAnsi="宋体"/>
        </w:rPr>
      </w:pPr>
      <w:r>
        <w:rPr>
          <w:rFonts w:hint="eastAsia" w:ascii="宋体" w:hAnsi="宋体"/>
        </w:rPr>
        <w:t>LAN口是否正常、WiFi模块是否正常、语音模块是否正常、存储模块是否正常、存储设备容量使用情况、指示灯模块是否正常</w:t>
      </w:r>
    </w:p>
    <w:p>
      <w:pPr>
        <w:numPr>
          <w:ilvl w:val="0"/>
          <w:numId w:val="17"/>
        </w:numPr>
        <w:tabs>
          <w:tab w:val="left" w:pos="1365"/>
          <w:tab w:val="clear" w:pos="1680"/>
        </w:tabs>
        <w:spacing w:before="0" w:afterLines="0"/>
        <w:ind w:left="1365"/>
        <w:rPr>
          <w:rFonts w:ascii="宋体" w:hAnsi="宋体"/>
        </w:rPr>
      </w:pPr>
      <w:r>
        <w:rPr>
          <w:rFonts w:hint="eastAsia" w:ascii="宋体" w:hAnsi="宋体"/>
        </w:rPr>
        <w:t>网关本次工作时长、已安装插件数目</w:t>
      </w:r>
    </w:p>
    <w:p>
      <w:pPr>
        <w:numPr>
          <w:ilvl w:val="0"/>
          <w:numId w:val="17"/>
        </w:numPr>
        <w:tabs>
          <w:tab w:val="left" w:pos="1365"/>
          <w:tab w:val="clear" w:pos="1680"/>
        </w:tabs>
        <w:spacing w:before="0" w:afterLines="0"/>
        <w:ind w:left="1365"/>
        <w:rPr>
          <w:rFonts w:ascii="宋体" w:hAnsi="宋体"/>
        </w:rPr>
      </w:pPr>
      <w:r>
        <w:rPr>
          <w:rFonts w:hint="eastAsia" w:ascii="宋体" w:hAnsi="宋体"/>
        </w:rPr>
        <w:t>宽带上行是否正常、网关Telnet访问是否开启</w:t>
      </w:r>
    </w:p>
    <w:p>
      <w:pPr>
        <w:numPr>
          <w:ilvl w:val="0"/>
          <w:numId w:val="17"/>
        </w:numPr>
        <w:tabs>
          <w:tab w:val="left" w:pos="1365"/>
          <w:tab w:val="clear" w:pos="1680"/>
        </w:tabs>
        <w:spacing w:before="0" w:afterLines="0"/>
        <w:ind w:left="1365"/>
        <w:rPr>
          <w:rFonts w:ascii="宋体" w:hAnsi="宋体"/>
        </w:rPr>
      </w:pPr>
      <w:r>
        <w:rPr>
          <w:rFonts w:hint="eastAsia" w:ascii="宋体" w:hAnsi="宋体"/>
        </w:rPr>
        <w:t>加载应用的生命周期状态</w:t>
      </w:r>
    </w:p>
    <w:p>
      <w:pPr>
        <w:numPr>
          <w:ilvl w:val="0"/>
          <w:numId w:val="94"/>
        </w:numPr>
        <w:spacing w:before="0" w:afterLines="0"/>
        <w:rPr>
          <w:rFonts w:ascii="宋体" w:hAnsi="宋体"/>
          <w:szCs w:val="21"/>
        </w:rPr>
      </w:pPr>
      <w:r>
        <w:rPr>
          <w:rFonts w:hint="eastAsia" w:ascii="宋体" w:hAnsi="宋体"/>
          <w:szCs w:val="21"/>
        </w:rPr>
        <w:t>WAN连接上下行带宽监测</w:t>
      </w:r>
    </w:p>
    <w:p>
      <w:pPr>
        <w:pStyle w:val="47"/>
        <w:spacing w:after="15"/>
        <w:ind w:left="368" w:leftChars="175"/>
        <w:rPr>
          <w:rFonts w:hAnsi="宋体"/>
          <w:szCs w:val="21"/>
        </w:rPr>
      </w:pPr>
      <w:r>
        <w:rPr>
          <w:rFonts w:hint="eastAsia" w:hAnsi="宋体"/>
          <w:szCs w:val="21"/>
        </w:rPr>
        <w:t>应支持对各条WAN连接的上下行实际使用带宽进行监测，监测结果能在本地界面显示，并可通过响应</w:t>
      </w:r>
      <w:r>
        <w:rPr>
          <w:rFonts w:hint="eastAsia" w:hAnsi="宋体" w:cs="宋体"/>
          <w:szCs w:val="21"/>
        </w:rPr>
        <w:t>智家平台</w:t>
      </w:r>
      <w:r>
        <w:rPr>
          <w:rFonts w:hint="eastAsia" w:hAnsi="宋体"/>
          <w:szCs w:val="21"/>
        </w:rPr>
        <w:t>的查询请求进行上报。带宽监测功能可通过本地界面、智家平台进行开启及关闭，缺省关闭。</w:t>
      </w:r>
      <w:r>
        <w:rPr>
          <w:rFonts w:hint="eastAsia" w:hAnsi="宋体"/>
          <w:szCs w:val="24"/>
        </w:rPr>
        <w:t>家庭网关应支持</w:t>
      </w:r>
      <w:r>
        <w:rPr>
          <w:rFonts w:hint="eastAsia" w:hAnsi="宋体"/>
          <w:szCs w:val="21"/>
        </w:rPr>
        <w:t>WAN连接上下行带宽监测</w:t>
      </w:r>
      <w:r>
        <w:rPr>
          <w:rFonts w:hint="eastAsia" w:hAnsi="宋体"/>
          <w:szCs w:val="24"/>
        </w:rPr>
        <w:t>相关配置信息在设备重启时不丢失。</w:t>
      </w:r>
    </w:p>
    <w:p>
      <w:pPr>
        <w:pStyle w:val="47"/>
        <w:spacing w:after="15"/>
        <w:ind w:left="368" w:leftChars="175"/>
        <w:rPr>
          <w:rFonts w:hAnsi="宋体"/>
        </w:rPr>
      </w:pPr>
      <w:r>
        <w:rPr>
          <w:rFonts w:hint="eastAsia" w:hAnsi="宋体"/>
        </w:rPr>
        <w:t>各条WAN连接的上下行实际使用带宽的计量及限制单位为kbps。计量周期缺省为1秒，并可通过本地界面、智家平台进行修改。</w:t>
      </w:r>
    </w:p>
    <w:p>
      <w:pPr>
        <w:numPr>
          <w:ilvl w:val="0"/>
          <w:numId w:val="94"/>
        </w:numPr>
        <w:spacing w:before="0" w:afterLines="0"/>
        <w:rPr>
          <w:rFonts w:ascii="宋体" w:hAnsi="宋体"/>
          <w:szCs w:val="21"/>
        </w:rPr>
      </w:pPr>
      <w:r>
        <w:rPr>
          <w:rFonts w:hint="eastAsia" w:ascii="宋体" w:hAnsi="宋体"/>
          <w:szCs w:val="21"/>
        </w:rPr>
        <w:t>下挂设备上下行带宽监测及限制</w:t>
      </w:r>
    </w:p>
    <w:p>
      <w:pPr>
        <w:pStyle w:val="47"/>
        <w:spacing w:after="15"/>
        <w:ind w:left="368" w:leftChars="175"/>
        <w:rPr>
          <w:rFonts w:hAnsi="宋体"/>
          <w:szCs w:val="21"/>
        </w:rPr>
      </w:pPr>
      <w:r>
        <w:rPr>
          <w:rFonts w:hint="eastAsia" w:hAnsi="宋体"/>
          <w:szCs w:val="21"/>
        </w:rPr>
        <w:t>应能对每一个下挂设备的上下行实际使用带宽的进行监测，监测结果能在本地界面显示，并可通过响应智家平台的查询请求进行上报。带宽监测功能缺省关闭，可通过本地界面、智家平台进行开启及关闭。</w:t>
      </w:r>
      <w:r>
        <w:rPr>
          <w:rFonts w:hint="eastAsia" w:hAnsi="宋体"/>
          <w:szCs w:val="24"/>
        </w:rPr>
        <w:t>家庭网关应支持</w:t>
      </w:r>
      <w:r>
        <w:rPr>
          <w:rFonts w:hint="eastAsia" w:hAnsi="宋体"/>
          <w:szCs w:val="21"/>
        </w:rPr>
        <w:t>下挂设备上下行带宽监测及限制</w:t>
      </w:r>
      <w:r>
        <w:rPr>
          <w:rFonts w:hint="eastAsia" w:hAnsi="宋体"/>
          <w:szCs w:val="24"/>
        </w:rPr>
        <w:t>相关配置信息在设备重启时不丢失。</w:t>
      </w:r>
    </w:p>
    <w:p>
      <w:pPr>
        <w:pStyle w:val="47"/>
        <w:spacing w:after="15"/>
        <w:ind w:left="368" w:leftChars="175"/>
        <w:rPr>
          <w:rFonts w:hAnsi="宋体"/>
          <w:szCs w:val="21"/>
        </w:rPr>
      </w:pPr>
      <w:r>
        <w:rPr>
          <w:rFonts w:hint="eastAsia" w:hAnsi="宋体"/>
          <w:szCs w:val="21"/>
        </w:rPr>
        <w:t>应能对每一个下挂设备的上下行实际使用带宽的进行限制（</w:t>
      </w:r>
      <w:r>
        <w:rPr>
          <w:rFonts w:hAnsi="宋体"/>
        </w:rPr>
        <w:t>颗粒度</w:t>
      </w:r>
      <w:r>
        <w:rPr>
          <w:rFonts w:hint="eastAsia" w:hAnsi="宋体"/>
        </w:rPr>
        <w:t>应不大于</w:t>
      </w:r>
      <w:r>
        <w:rPr>
          <w:rFonts w:hAnsi="宋体"/>
        </w:rPr>
        <w:t>512Kbps</w:t>
      </w:r>
      <w:r>
        <w:rPr>
          <w:rFonts w:hint="eastAsia" w:hAnsi="宋体"/>
          <w:szCs w:val="21"/>
        </w:rPr>
        <w:t>），限制值可通过本地界面、智家平台进行配置。带宽限制功能可通过本地界面、智家平台进行开启及关闭，缺省关闭。</w:t>
      </w:r>
    </w:p>
    <w:p>
      <w:pPr>
        <w:pStyle w:val="47"/>
        <w:spacing w:after="15"/>
        <w:ind w:left="368" w:leftChars="175"/>
        <w:rPr>
          <w:rFonts w:hAnsi="宋体"/>
          <w:szCs w:val="21"/>
        </w:rPr>
      </w:pPr>
      <w:r>
        <w:rPr>
          <w:rFonts w:hint="eastAsia" w:hAnsi="宋体"/>
          <w:szCs w:val="21"/>
        </w:rPr>
        <w:t>下挂设备的上下行实际使用带宽的计量及限制单位为kbps，不用区分局域网和公网流量。计量周期缺省为1秒，可通过本地界面、智家平台进行修改。</w:t>
      </w:r>
    </w:p>
    <w:p>
      <w:pPr>
        <w:numPr>
          <w:ilvl w:val="0"/>
          <w:numId w:val="94"/>
        </w:numPr>
        <w:spacing w:before="0" w:afterLines="0"/>
        <w:rPr>
          <w:rFonts w:ascii="宋体" w:hAnsi="宋体"/>
          <w:szCs w:val="21"/>
        </w:rPr>
      </w:pPr>
      <w:r>
        <w:rPr>
          <w:rFonts w:hint="eastAsia" w:ascii="宋体" w:hAnsi="宋体"/>
          <w:szCs w:val="21"/>
        </w:rPr>
        <w:t>下挂终端接入权限</w:t>
      </w:r>
    </w:p>
    <w:p>
      <w:pPr>
        <w:pStyle w:val="47"/>
        <w:spacing w:after="15"/>
        <w:ind w:left="368" w:leftChars="175"/>
        <w:rPr>
          <w:rFonts w:hAnsi="宋体"/>
          <w:szCs w:val="21"/>
        </w:rPr>
      </w:pPr>
      <w:r>
        <w:rPr>
          <w:rFonts w:hint="eastAsia" w:hAnsi="宋体"/>
          <w:szCs w:val="21"/>
        </w:rPr>
        <w:t>家庭网关能够根据智家平台的配置要求，基于</w:t>
      </w:r>
      <w:r>
        <w:rPr>
          <w:rFonts w:hAnsi="宋体"/>
          <w:szCs w:val="21"/>
        </w:rPr>
        <w:t>MAC地址对指定的终端进行接入权限限制</w:t>
      </w:r>
      <w:r>
        <w:rPr>
          <w:rFonts w:hint="eastAsia" w:hAnsi="宋体"/>
          <w:szCs w:val="21"/>
        </w:rPr>
        <w:t>，限制内容包括：</w:t>
      </w:r>
    </w:p>
    <w:p>
      <w:pPr>
        <w:numPr>
          <w:ilvl w:val="0"/>
          <w:numId w:val="17"/>
        </w:numPr>
        <w:tabs>
          <w:tab w:val="left" w:pos="1365"/>
          <w:tab w:val="clear" w:pos="1680"/>
        </w:tabs>
        <w:spacing w:before="0" w:afterLines="0"/>
        <w:ind w:left="1365"/>
        <w:rPr>
          <w:rFonts w:ascii="宋体" w:hAnsi="宋体"/>
          <w:kern w:val="0"/>
          <w:szCs w:val="21"/>
        </w:rPr>
      </w:pPr>
      <w:r>
        <w:rPr>
          <w:rFonts w:hint="eastAsia" w:ascii="宋体" w:hAnsi="宋体"/>
          <w:kern w:val="0"/>
          <w:szCs w:val="21"/>
        </w:rPr>
        <w:t>家庭网络接入限制：不允许接入家庭网络（同时控制对家庭局域网络和外网的访问）</w:t>
      </w:r>
    </w:p>
    <w:p>
      <w:pPr>
        <w:numPr>
          <w:ilvl w:val="0"/>
          <w:numId w:val="17"/>
        </w:numPr>
        <w:tabs>
          <w:tab w:val="left" w:pos="1365"/>
          <w:tab w:val="clear" w:pos="1680"/>
        </w:tabs>
        <w:spacing w:before="0" w:afterLines="0"/>
        <w:ind w:left="1365"/>
        <w:rPr>
          <w:rFonts w:ascii="宋体" w:hAnsi="宋体"/>
          <w:kern w:val="0"/>
          <w:szCs w:val="21"/>
        </w:rPr>
      </w:pPr>
      <w:r>
        <w:rPr>
          <w:rFonts w:hint="eastAsia" w:ascii="宋体" w:hAnsi="宋体"/>
          <w:kern w:val="0"/>
          <w:szCs w:val="21"/>
        </w:rPr>
        <w:t>外网访问限制：（仅控制对外网的访问，不影响对家庭局域网络的访问）</w:t>
      </w:r>
    </w:p>
    <w:p>
      <w:pPr>
        <w:numPr>
          <w:ilvl w:val="0"/>
          <w:numId w:val="17"/>
        </w:numPr>
        <w:tabs>
          <w:tab w:val="left" w:pos="1365"/>
          <w:tab w:val="clear" w:pos="1680"/>
        </w:tabs>
        <w:spacing w:before="0" w:afterLines="0"/>
        <w:ind w:left="1365"/>
        <w:rPr>
          <w:rFonts w:ascii="宋体" w:hAnsi="宋体"/>
          <w:kern w:val="0"/>
          <w:szCs w:val="21"/>
        </w:rPr>
      </w:pPr>
      <w:r>
        <w:rPr>
          <w:rFonts w:hint="eastAsia" w:ascii="宋体" w:hAnsi="宋体"/>
          <w:kern w:val="0"/>
          <w:szCs w:val="21"/>
        </w:rPr>
        <w:t>可否本地访问存储设备（不影响对家庭局域网络和外网的访问）</w:t>
      </w:r>
    </w:p>
    <w:p>
      <w:pPr>
        <w:pStyle w:val="47"/>
        <w:spacing w:after="15"/>
        <w:ind w:left="368" w:leftChars="175"/>
        <w:rPr>
          <w:rFonts w:hAnsi="宋体"/>
          <w:szCs w:val="21"/>
        </w:rPr>
      </w:pPr>
      <w:r>
        <w:rPr>
          <w:rFonts w:hint="eastAsia" w:hAnsi="宋体"/>
          <w:szCs w:val="24"/>
        </w:rPr>
        <w:t>家庭网关应支持</w:t>
      </w:r>
      <w:r>
        <w:rPr>
          <w:rFonts w:hint="eastAsia" w:hAnsi="宋体"/>
          <w:szCs w:val="21"/>
        </w:rPr>
        <w:t>下挂终端接入权限</w:t>
      </w:r>
      <w:r>
        <w:rPr>
          <w:rFonts w:hint="eastAsia" w:hAnsi="宋体"/>
          <w:szCs w:val="24"/>
        </w:rPr>
        <w:t>相关配置信息在设备重启时不丢失。</w:t>
      </w:r>
    </w:p>
    <w:p>
      <w:pPr>
        <w:numPr>
          <w:ilvl w:val="0"/>
          <w:numId w:val="94"/>
        </w:numPr>
        <w:spacing w:before="0" w:afterLines="0"/>
        <w:rPr>
          <w:rFonts w:ascii="宋体" w:hAnsi="宋体"/>
          <w:szCs w:val="21"/>
        </w:rPr>
      </w:pPr>
      <w:r>
        <w:rPr>
          <w:rFonts w:hint="eastAsia" w:ascii="宋体" w:hAnsi="宋体"/>
        </w:rPr>
        <w:t>下挂设备信息识别</w:t>
      </w:r>
    </w:p>
    <w:p>
      <w:pPr>
        <w:pStyle w:val="47"/>
        <w:spacing w:after="15"/>
        <w:ind w:left="368" w:leftChars="175"/>
        <w:rPr>
          <w:rFonts w:hAnsi="宋体"/>
          <w:szCs w:val="21"/>
        </w:rPr>
      </w:pPr>
      <w:r>
        <w:rPr>
          <w:rFonts w:hint="eastAsia" w:hAnsi="宋体"/>
          <w:szCs w:val="21"/>
        </w:rPr>
        <w:t>智能家庭网关应支持下挂设备的识别管理功能（可通过集成第三方插件实现）：</w:t>
      </w:r>
    </w:p>
    <w:p>
      <w:pPr>
        <w:numPr>
          <w:ilvl w:val="0"/>
          <w:numId w:val="17"/>
        </w:numPr>
        <w:tabs>
          <w:tab w:val="left" w:pos="1365"/>
          <w:tab w:val="clear" w:pos="1680"/>
        </w:tabs>
        <w:spacing w:before="0" w:afterLines="0"/>
        <w:ind w:left="1365"/>
        <w:rPr>
          <w:rFonts w:ascii="宋体" w:hAnsi="宋体"/>
        </w:rPr>
      </w:pPr>
      <w:r>
        <w:rPr>
          <w:rFonts w:hint="eastAsia" w:ascii="宋体" w:hAnsi="宋体"/>
        </w:rPr>
        <w:t>应能识别由以太网口和WLAN接入的设备，根据</w:t>
      </w:r>
      <w:r>
        <w:rPr>
          <w:rFonts w:hint="eastAsia" w:ascii="宋体" w:hAnsi="宋体" w:cs="宋体"/>
        </w:rPr>
        <w:t>智家平台</w:t>
      </w:r>
      <w:r>
        <w:rPr>
          <w:rFonts w:hint="eastAsia" w:ascii="宋体" w:hAnsi="宋体"/>
        </w:rPr>
        <w:t>的控制提供以下信息：设备名称、设备类型（如手机/平板/电脑/机顶盒等）、品牌名、操作系统、MAC地址、IP地址、本次连接在线时长</w:t>
      </w:r>
    </w:p>
    <w:p>
      <w:pPr>
        <w:numPr>
          <w:ilvl w:val="0"/>
          <w:numId w:val="17"/>
        </w:numPr>
        <w:tabs>
          <w:tab w:val="left" w:pos="1365"/>
          <w:tab w:val="clear" w:pos="1680"/>
        </w:tabs>
        <w:spacing w:before="0" w:afterLines="0"/>
        <w:ind w:left="1365"/>
        <w:rPr>
          <w:rFonts w:ascii="宋体" w:hAnsi="宋体"/>
        </w:rPr>
      </w:pPr>
      <w:r>
        <w:rPr>
          <w:rFonts w:hint="eastAsia" w:ascii="宋体" w:hAnsi="宋体"/>
        </w:rPr>
        <w:t>对于首次接入智能家庭网关的设备（指家庭网关首次上电或上次恢复出厂设置以来，第一次使用其MAC地址接入到家庭网关的设备），应将设备名称和MAC地址主动上报智家平台</w:t>
      </w:r>
    </w:p>
    <w:p>
      <w:pPr>
        <w:numPr>
          <w:ilvl w:val="0"/>
          <w:numId w:val="17"/>
        </w:numPr>
        <w:tabs>
          <w:tab w:val="left" w:pos="1365"/>
          <w:tab w:val="clear" w:pos="1680"/>
        </w:tabs>
        <w:spacing w:before="0" w:afterLines="0"/>
        <w:ind w:left="1365"/>
        <w:rPr>
          <w:rFonts w:ascii="宋体" w:hAnsi="宋体"/>
        </w:rPr>
      </w:pPr>
      <w:r>
        <w:rPr>
          <w:rFonts w:hint="eastAsia" w:ascii="宋体" w:hAnsi="宋体"/>
        </w:rPr>
        <w:t>应</w:t>
      </w:r>
      <w:r>
        <w:rPr>
          <w:rFonts w:ascii="宋体" w:hAnsi="宋体"/>
        </w:rPr>
        <w:t>支持</w:t>
      </w:r>
      <w:r>
        <w:rPr>
          <w:rFonts w:hint="eastAsia" w:ascii="宋体" w:hAnsi="宋体"/>
        </w:rPr>
        <w:t>智家平台、本地GUI</w:t>
      </w:r>
      <w:r>
        <w:rPr>
          <w:rFonts w:ascii="宋体" w:hAnsi="宋体"/>
        </w:rPr>
        <w:t>对设备名称的修改</w:t>
      </w:r>
    </w:p>
    <w:p>
      <w:pPr>
        <w:numPr>
          <w:ilvl w:val="0"/>
          <w:numId w:val="94"/>
        </w:numPr>
        <w:spacing w:before="0" w:afterLines="0"/>
        <w:rPr>
          <w:rFonts w:ascii="宋体" w:hAnsi="宋体"/>
        </w:rPr>
      </w:pPr>
      <w:r>
        <w:rPr>
          <w:rFonts w:hint="eastAsia" w:ascii="宋体" w:hAnsi="宋体"/>
        </w:rPr>
        <w:t>L2TP/PPTP VPN功能</w:t>
      </w:r>
    </w:p>
    <w:p>
      <w:pPr>
        <w:pStyle w:val="47"/>
        <w:spacing w:after="15"/>
        <w:ind w:left="368" w:leftChars="175"/>
        <w:rPr>
          <w:rFonts w:hAnsi="宋体"/>
        </w:rPr>
      </w:pPr>
      <w:r>
        <w:rPr>
          <w:rFonts w:hint="eastAsia" w:hAnsi="宋体"/>
        </w:rPr>
        <w:t>应</w:t>
      </w:r>
      <w:r>
        <w:rPr>
          <w:rFonts w:hint="eastAsia" w:hAnsi="宋体"/>
          <w:szCs w:val="21"/>
        </w:rPr>
        <w:t>支持L2TP和PPTP VPN客户端功能，</w:t>
      </w:r>
      <w:r>
        <w:rPr>
          <w:rFonts w:hint="eastAsia" w:hAnsi="宋体"/>
        </w:rPr>
        <w:t>实现特定目的地址、特定源MAC的数据流通过VPN进行转发。</w:t>
      </w:r>
    </w:p>
    <w:p>
      <w:pPr>
        <w:pStyle w:val="47"/>
        <w:spacing w:after="15"/>
        <w:ind w:left="368" w:leftChars="175"/>
        <w:rPr>
          <w:rFonts w:hAnsi="宋体"/>
          <w:szCs w:val="21"/>
        </w:rPr>
      </w:pPr>
      <w:r>
        <w:rPr>
          <w:rFonts w:hint="eastAsia" w:hAnsi="宋体"/>
          <w:szCs w:val="21"/>
        </w:rPr>
        <w:t>家庭网关应根据智家平台下发的配置信息，自动识别需要</w:t>
      </w:r>
      <w:r>
        <w:rPr>
          <w:rFonts w:hAnsi="宋体"/>
          <w:szCs w:val="21"/>
        </w:rPr>
        <w:t>VPN承载的数据流，并按以下要求进行承载：</w:t>
      </w:r>
    </w:p>
    <w:p>
      <w:pPr>
        <w:numPr>
          <w:ilvl w:val="0"/>
          <w:numId w:val="17"/>
        </w:numPr>
        <w:tabs>
          <w:tab w:val="left" w:pos="1365"/>
          <w:tab w:val="clear" w:pos="1680"/>
        </w:tabs>
        <w:spacing w:before="0" w:afterLines="0"/>
        <w:ind w:left="1365"/>
        <w:rPr>
          <w:rFonts w:ascii="宋体" w:hAnsi="宋体"/>
          <w:kern w:val="0"/>
          <w:szCs w:val="21"/>
        </w:rPr>
      </w:pPr>
      <w:r>
        <w:rPr>
          <w:rFonts w:hint="eastAsia" w:ascii="宋体" w:hAnsi="宋体"/>
          <w:kern w:val="0"/>
          <w:szCs w:val="21"/>
        </w:rPr>
        <w:t>对于同时匹配了多条</w:t>
      </w:r>
      <w:r>
        <w:rPr>
          <w:rFonts w:ascii="宋体" w:hAnsi="宋体"/>
          <w:kern w:val="0"/>
          <w:szCs w:val="21"/>
        </w:rPr>
        <w:t>VPN通道关联条件的数据流，</w:t>
      </w:r>
      <w:r>
        <w:rPr>
          <w:rFonts w:hint="eastAsia" w:ascii="宋体" w:hAnsi="宋体"/>
          <w:kern w:val="0"/>
          <w:szCs w:val="21"/>
        </w:rPr>
        <w:t>优先选择高优先级</w:t>
      </w:r>
      <w:r>
        <w:rPr>
          <w:rFonts w:ascii="宋体" w:hAnsi="宋体"/>
          <w:kern w:val="0"/>
          <w:szCs w:val="21"/>
        </w:rPr>
        <w:t>VPN通道</w:t>
      </w:r>
      <w:r>
        <w:rPr>
          <w:rFonts w:hint="eastAsia" w:ascii="宋体" w:hAnsi="宋体"/>
          <w:kern w:val="0"/>
          <w:szCs w:val="21"/>
        </w:rPr>
        <w:t>，优先级相同时任选一条可正常工作的</w:t>
      </w:r>
      <w:r>
        <w:rPr>
          <w:rFonts w:ascii="宋体" w:hAnsi="宋体"/>
          <w:kern w:val="0"/>
          <w:szCs w:val="21"/>
        </w:rPr>
        <w:t>VPN通道</w:t>
      </w:r>
      <w:r>
        <w:rPr>
          <w:rFonts w:hint="eastAsia" w:ascii="宋体" w:hAnsi="宋体"/>
          <w:kern w:val="0"/>
          <w:szCs w:val="21"/>
        </w:rPr>
        <w:t>，如果所选</w:t>
      </w:r>
      <w:r>
        <w:rPr>
          <w:rFonts w:ascii="宋体" w:hAnsi="宋体"/>
          <w:kern w:val="0"/>
          <w:szCs w:val="21"/>
        </w:rPr>
        <w:t>VPN通道失败应尝试其它可选通道</w:t>
      </w:r>
    </w:p>
    <w:p>
      <w:pPr>
        <w:numPr>
          <w:ilvl w:val="0"/>
          <w:numId w:val="17"/>
        </w:numPr>
        <w:tabs>
          <w:tab w:val="left" w:pos="1365"/>
          <w:tab w:val="clear" w:pos="1680"/>
        </w:tabs>
        <w:spacing w:before="0" w:afterLines="0"/>
        <w:ind w:left="1365"/>
        <w:rPr>
          <w:rFonts w:ascii="宋体" w:hAnsi="宋体"/>
          <w:kern w:val="0"/>
          <w:szCs w:val="21"/>
        </w:rPr>
      </w:pPr>
      <w:r>
        <w:rPr>
          <w:rFonts w:hint="eastAsia" w:ascii="宋体" w:hAnsi="宋体"/>
          <w:kern w:val="0"/>
          <w:szCs w:val="21"/>
        </w:rPr>
        <w:t>检查所需</w:t>
      </w:r>
      <w:r>
        <w:rPr>
          <w:rFonts w:ascii="宋体" w:hAnsi="宋体"/>
          <w:kern w:val="0"/>
          <w:szCs w:val="21"/>
        </w:rPr>
        <w:t>VPN通道是否已处于正常工作状态，</w:t>
      </w:r>
      <w:r>
        <w:rPr>
          <w:rFonts w:hint="eastAsia" w:ascii="宋体" w:hAnsi="宋体"/>
          <w:kern w:val="0"/>
          <w:szCs w:val="21"/>
        </w:rPr>
        <w:t>如未处于正常工作状态应立即进行创建（建立动态账号的</w:t>
      </w:r>
      <w:r>
        <w:rPr>
          <w:rFonts w:ascii="宋体" w:hAnsi="宋体"/>
          <w:kern w:val="0"/>
          <w:szCs w:val="21"/>
        </w:rPr>
        <w:t>VPN通道</w:t>
      </w:r>
      <w:r>
        <w:rPr>
          <w:rFonts w:hint="eastAsia" w:ascii="宋体" w:hAnsi="宋体"/>
          <w:kern w:val="0"/>
          <w:szCs w:val="21"/>
        </w:rPr>
        <w:t>时应先向平台申请本次连接的帐号）</w:t>
      </w:r>
    </w:p>
    <w:p>
      <w:pPr>
        <w:numPr>
          <w:ilvl w:val="0"/>
          <w:numId w:val="17"/>
        </w:numPr>
        <w:tabs>
          <w:tab w:val="left" w:pos="1365"/>
          <w:tab w:val="clear" w:pos="1680"/>
        </w:tabs>
        <w:spacing w:before="0" w:afterLines="0"/>
        <w:ind w:left="1365"/>
        <w:rPr>
          <w:rFonts w:ascii="宋体" w:hAnsi="宋体"/>
          <w:kern w:val="0"/>
          <w:szCs w:val="21"/>
        </w:rPr>
      </w:pPr>
      <w:r>
        <w:rPr>
          <w:rFonts w:hint="eastAsia" w:ascii="宋体" w:hAnsi="宋体"/>
          <w:kern w:val="0"/>
          <w:szCs w:val="21"/>
        </w:rPr>
        <w:t>将识别出的数据流通过</w:t>
      </w:r>
      <w:r>
        <w:rPr>
          <w:rFonts w:ascii="宋体" w:hAnsi="宋体"/>
          <w:kern w:val="0"/>
          <w:szCs w:val="21"/>
        </w:rPr>
        <w:t>VPN通道承载</w:t>
      </w:r>
    </w:p>
    <w:p>
      <w:pPr>
        <w:numPr>
          <w:ilvl w:val="0"/>
          <w:numId w:val="17"/>
        </w:numPr>
        <w:tabs>
          <w:tab w:val="left" w:pos="1365"/>
          <w:tab w:val="clear" w:pos="1680"/>
        </w:tabs>
        <w:spacing w:before="0" w:afterLines="0"/>
        <w:ind w:left="1365"/>
        <w:rPr>
          <w:rFonts w:ascii="宋体" w:hAnsi="宋体"/>
          <w:kern w:val="0"/>
          <w:szCs w:val="21"/>
        </w:rPr>
      </w:pPr>
      <w:r>
        <w:rPr>
          <w:rFonts w:hint="eastAsia" w:ascii="宋体" w:hAnsi="宋体"/>
          <w:kern w:val="0"/>
          <w:szCs w:val="21"/>
        </w:rPr>
        <w:t>不能正常建立</w:t>
      </w:r>
      <w:r>
        <w:rPr>
          <w:rFonts w:ascii="宋体" w:hAnsi="宋体"/>
          <w:kern w:val="0"/>
          <w:szCs w:val="21"/>
        </w:rPr>
        <w:t>VPN</w:t>
      </w:r>
      <w:r>
        <w:rPr>
          <w:rFonts w:hint="eastAsia" w:ascii="宋体" w:hAnsi="宋体"/>
          <w:kern w:val="0"/>
          <w:szCs w:val="21"/>
        </w:rPr>
        <w:t>时，识别出的数据流通过正常上网通道承载</w:t>
      </w:r>
    </w:p>
    <w:p>
      <w:pPr>
        <w:pStyle w:val="47"/>
        <w:spacing w:after="15"/>
        <w:ind w:left="368" w:leftChars="175"/>
        <w:rPr>
          <w:rFonts w:hAnsi="宋体"/>
          <w:szCs w:val="21"/>
        </w:rPr>
      </w:pPr>
      <w:r>
        <w:rPr>
          <w:rFonts w:hint="eastAsia" w:hAnsi="宋体"/>
          <w:szCs w:val="21"/>
        </w:rPr>
        <w:t>家庭网关应支持</w:t>
      </w:r>
      <w:r>
        <w:rPr>
          <w:rFonts w:hAnsi="宋体"/>
          <w:szCs w:val="21"/>
        </w:rPr>
        <w:t>VPN通道的空闲自动断开，</w:t>
      </w:r>
      <w:r>
        <w:rPr>
          <w:rFonts w:hint="eastAsia" w:hAnsi="宋体"/>
          <w:szCs w:val="21"/>
        </w:rPr>
        <w:t>该功能的启用及断开前空闲等待时间由智家平台远程配置。</w:t>
      </w:r>
    </w:p>
    <w:p>
      <w:pPr>
        <w:pStyle w:val="47"/>
        <w:spacing w:after="15"/>
        <w:ind w:left="368" w:leftChars="175"/>
        <w:rPr>
          <w:rFonts w:hAnsi="宋体"/>
          <w:szCs w:val="24"/>
        </w:rPr>
      </w:pPr>
      <w:r>
        <w:rPr>
          <w:rFonts w:hint="eastAsia" w:hAnsi="宋体"/>
        </w:rPr>
        <w:t>家庭网关应支持</w:t>
      </w:r>
      <w:r>
        <w:rPr>
          <w:rFonts w:hint="eastAsia" w:hAnsi="宋体"/>
          <w:szCs w:val="24"/>
        </w:rPr>
        <w:t>响应</w:t>
      </w:r>
      <w:r>
        <w:rPr>
          <w:rFonts w:hint="eastAsia" w:hAnsi="宋体" w:cs="宋体"/>
          <w:szCs w:val="21"/>
        </w:rPr>
        <w:t>智家平台</w:t>
      </w:r>
      <w:r>
        <w:rPr>
          <w:rFonts w:hint="eastAsia" w:hAnsi="宋体"/>
          <w:szCs w:val="21"/>
        </w:rPr>
        <w:t>下发的命令，上报VPN通道承载的数据流次数统计。</w:t>
      </w:r>
    </w:p>
    <w:p>
      <w:pPr>
        <w:pStyle w:val="47"/>
        <w:spacing w:after="15"/>
        <w:ind w:left="368" w:leftChars="175"/>
        <w:rPr>
          <w:rFonts w:hAnsi="宋体"/>
          <w:szCs w:val="21"/>
        </w:rPr>
      </w:pPr>
      <w:r>
        <w:rPr>
          <w:rFonts w:hint="eastAsia" w:hAnsi="宋体"/>
          <w:szCs w:val="24"/>
        </w:rPr>
        <w:t>家庭网关应支持</w:t>
      </w:r>
      <w:r>
        <w:rPr>
          <w:rFonts w:hint="eastAsia" w:hAnsi="宋体"/>
        </w:rPr>
        <w:t>VPN</w:t>
      </w:r>
      <w:r>
        <w:rPr>
          <w:rFonts w:hint="eastAsia" w:hAnsi="宋体"/>
          <w:szCs w:val="24"/>
        </w:rPr>
        <w:t>相关配置信息在设备重启时不丢失</w:t>
      </w:r>
      <w:r>
        <w:rPr>
          <w:rFonts w:hint="eastAsia" w:hAnsi="宋体"/>
          <w:szCs w:val="21"/>
        </w:rPr>
        <w:t>。</w:t>
      </w:r>
    </w:p>
    <w:p>
      <w:pPr>
        <w:numPr>
          <w:ilvl w:val="0"/>
          <w:numId w:val="94"/>
        </w:numPr>
        <w:spacing w:before="0" w:afterLines="0"/>
        <w:rPr>
          <w:rFonts w:ascii="宋体" w:hAnsi="宋体"/>
          <w:szCs w:val="21"/>
        </w:rPr>
      </w:pPr>
      <w:r>
        <w:rPr>
          <w:rFonts w:hint="eastAsia" w:ascii="宋体" w:hAnsi="宋体"/>
          <w:szCs w:val="21"/>
        </w:rPr>
        <w:t>业务平台参数设置</w:t>
      </w:r>
    </w:p>
    <w:p>
      <w:pPr>
        <w:pStyle w:val="47"/>
        <w:spacing w:after="15"/>
        <w:ind w:left="368" w:leftChars="175"/>
        <w:rPr>
          <w:rFonts w:hAnsi="宋体"/>
          <w:szCs w:val="21"/>
        </w:rPr>
      </w:pPr>
      <w:r>
        <w:rPr>
          <w:rFonts w:hint="eastAsia" w:hAnsi="宋体"/>
          <w:szCs w:val="21"/>
        </w:rPr>
        <w:t>家庭网关能够根据</w:t>
      </w:r>
      <w:r>
        <w:rPr>
          <w:rFonts w:hint="eastAsia" w:hAnsi="宋体" w:cs="宋体"/>
          <w:szCs w:val="21"/>
        </w:rPr>
        <w:t>智家平台</w:t>
      </w:r>
      <w:r>
        <w:rPr>
          <w:rFonts w:hint="eastAsia" w:hAnsi="宋体"/>
          <w:szCs w:val="21"/>
        </w:rPr>
        <w:t>的配置，更新</w:t>
      </w:r>
      <w:r>
        <w:rPr>
          <w:rFonts w:hint="eastAsia" w:hAnsi="宋体" w:cs="宋体"/>
          <w:szCs w:val="21"/>
        </w:rPr>
        <w:t>智家平台</w:t>
      </w:r>
      <w:r>
        <w:rPr>
          <w:rFonts w:hint="eastAsia" w:hAnsi="宋体"/>
          <w:szCs w:val="21"/>
        </w:rPr>
        <w:t>URL、远程访问端口、网关和智家平台之间的心跳、手机APP客户端本地访问端口等信息，相关</w:t>
      </w:r>
      <w:r>
        <w:rPr>
          <w:rFonts w:hint="eastAsia" w:hAnsi="宋体"/>
          <w:szCs w:val="24"/>
        </w:rPr>
        <w:t>配置信息在设备重启时不丢失</w:t>
      </w:r>
      <w:r>
        <w:rPr>
          <w:rFonts w:hint="eastAsia" w:hAnsi="宋体"/>
          <w:szCs w:val="21"/>
        </w:rPr>
        <w:t>。</w:t>
      </w:r>
    </w:p>
    <w:p>
      <w:pPr>
        <w:numPr>
          <w:ilvl w:val="0"/>
          <w:numId w:val="94"/>
        </w:numPr>
        <w:spacing w:before="0" w:afterLines="0"/>
        <w:rPr>
          <w:rFonts w:ascii="宋体" w:hAnsi="宋体"/>
          <w:szCs w:val="21"/>
        </w:rPr>
      </w:pPr>
      <w:r>
        <w:rPr>
          <w:rFonts w:hint="eastAsia" w:ascii="宋体" w:hAnsi="宋体"/>
          <w:szCs w:val="21"/>
        </w:rPr>
        <w:t>设置接口开放权限</w:t>
      </w:r>
    </w:p>
    <w:p>
      <w:pPr>
        <w:pStyle w:val="47"/>
        <w:spacing w:after="15"/>
        <w:ind w:left="368" w:leftChars="175"/>
        <w:rPr>
          <w:rFonts w:hAnsi="宋体"/>
          <w:szCs w:val="21"/>
        </w:rPr>
      </w:pPr>
      <w:r>
        <w:rPr>
          <w:rFonts w:hint="eastAsia" w:hAnsi="宋体"/>
          <w:szCs w:val="21"/>
        </w:rPr>
        <w:t>家庭网关能够根据智家平台的配置，设置相应API的接口开放权限，</w:t>
      </w:r>
      <w:r>
        <w:rPr>
          <w:rFonts w:hint="eastAsia" w:hAnsi="宋体"/>
          <w:szCs w:val="24"/>
        </w:rPr>
        <w:t>相关配置信息在设备重启时不丢失</w:t>
      </w:r>
      <w:r>
        <w:rPr>
          <w:rFonts w:hint="eastAsia" w:hAnsi="宋体"/>
          <w:szCs w:val="21"/>
        </w:rPr>
        <w:t>。</w:t>
      </w:r>
    </w:p>
    <w:p>
      <w:pPr>
        <w:numPr>
          <w:ilvl w:val="0"/>
          <w:numId w:val="94"/>
        </w:numPr>
        <w:spacing w:before="0" w:afterLines="0"/>
        <w:rPr>
          <w:rFonts w:ascii="宋体" w:hAnsi="宋体"/>
          <w:szCs w:val="21"/>
        </w:rPr>
      </w:pPr>
      <w:r>
        <w:rPr>
          <w:rFonts w:hint="eastAsia" w:ascii="宋体" w:hAnsi="宋体"/>
          <w:szCs w:val="21"/>
        </w:rPr>
        <w:t>故障诊断</w:t>
      </w:r>
    </w:p>
    <w:p>
      <w:pPr>
        <w:pStyle w:val="47"/>
        <w:spacing w:after="15"/>
        <w:ind w:left="368" w:leftChars="175"/>
        <w:rPr>
          <w:rFonts w:hAnsi="宋体"/>
          <w:szCs w:val="21"/>
        </w:rPr>
      </w:pPr>
      <w:bookmarkStart w:id="599" w:name="OLE_LINK27"/>
      <w:bookmarkStart w:id="600" w:name="OLE_LINK24"/>
      <w:r>
        <w:rPr>
          <w:rFonts w:hint="eastAsia" w:hAnsi="宋体"/>
          <w:szCs w:val="21"/>
        </w:rPr>
        <w:t>家庭网关能够根据手机APP或智家平台的控制，进行以下设备故障诊断：</w:t>
      </w:r>
    </w:p>
    <w:bookmarkEnd w:id="599"/>
    <w:bookmarkEnd w:id="600"/>
    <w:p>
      <w:pPr>
        <w:spacing w:after="15"/>
        <w:ind w:left="840"/>
        <w:rPr>
          <w:rFonts w:ascii="宋体" w:hAnsi="宋体"/>
        </w:rPr>
      </w:pPr>
      <w:r>
        <w:rPr>
          <w:rFonts w:hint="eastAsia" w:ascii="宋体" w:hAnsi="宋体"/>
        </w:rPr>
        <w:t>1)  Ping诊断：在选定WAN连接下发起Ping诊断测试并返回诊断结果。</w:t>
      </w:r>
    </w:p>
    <w:p>
      <w:pPr>
        <w:spacing w:after="15"/>
        <w:ind w:left="840"/>
        <w:rPr>
          <w:rFonts w:ascii="宋体" w:hAnsi="宋体"/>
        </w:rPr>
      </w:pPr>
      <w:r>
        <w:rPr>
          <w:rFonts w:hint="eastAsia" w:ascii="宋体" w:hAnsi="宋体"/>
        </w:rPr>
        <w:t xml:space="preserve">2)  </w:t>
      </w:r>
      <w:r>
        <w:rPr>
          <w:rFonts w:ascii="宋体" w:hAnsi="宋体"/>
        </w:rPr>
        <w:t>Traceroute诊断：在选定WAN连接下发起Traceroute诊断测试并返回诊断结果。</w:t>
      </w:r>
    </w:p>
    <w:p>
      <w:pPr>
        <w:spacing w:after="15"/>
        <w:ind w:left="840"/>
        <w:rPr>
          <w:rFonts w:ascii="宋体" w:hAnsi="宋体"/>
        </w:rPr>
      </w:pPr>
      <w:r>
        <w:rPr>
          <w:rFonts w:hint="eastAsia" w:ascii="宋体" w:hAnsi="宋体"/>
        </w:rPr>
        <w:t>3)  Inform诊断：家庭网关能够根据要求，发起向ITMS的Inform诊断并返回诊断结果。</w:t>
      </w:r>
    </w:p>
    <w:p>
      <w:pPr>
        <w:spacing w:after="15"/>
        <w:ind w:left="1260" w:leftChars="400" w:hanging="420" w:hangingChars="200"/>
        <w:rPr>
          <w:rFonts w:ascii="宋体" w:hAnsi="宋体"/>
        </w:rPr>
      </w:pPr>
      <w:r>
        <w:rPr>
          <w:rFonts w:hint="eastAsia" w:ascii="宋体" w:hAnsi="宋体"/>
        </w:rPr>
        <w:t>4)  控制网关PPP拨号：使用特定账号驱动网关进行拨号，并返回拨号状态、拨号失败原因等信息。当测试完成后，网关应该自动恢复原有账号并重新拨号。</w:t>
      </w:r>
    </w:p>
    <w:p>
      <w:pPr>
        <w:numPr>
          <w:ilvl w:val="0"/>
          <w:numId w:val="94"/>
        </w:numPr>
        <w:spacing w:before="0" w:afterLines="0"/>
        <w:rPr>
          <w:rFonts w:ascii="宋体" w:hAnsi="宋体"/>
          <w:szCs w:val="21"/>
        </w:rPr>
      </w:pPr>
      <w:r>
        <w:rPr>
          <w:rFonts w:hint="eastAsia" w:ascii="宋体" w:hAnsi="宋体"/>
          <w:szCs w:val="21"/>
        </w:rPr>
        <w:t>网络测速</w:t>
      </w:r>
    </w:p>
    <w:p>
      <w:pPr>
        <w:pStyle w:val="47"/>
        <w:spacing w:after="15"/>
        <w:ind w:left="368" w:leftChars="175"/>
        <w:rPr>
          <w:rFonts w:hAnsi="宋体"/>
          <w:szCs w:val="24"/>
        </w:rPr>
      </w:pPr>
      <w:bookmarkStart w:id="601" w:name="OLE_LINK22"/>
      <w:bookmarkStart w:id="602" w:name="OLE_LINK23"/>
      <w:r>
        <w:rPr>
          <w:rFonts w:hint="eastAsia" w:hAnsi="宋体"/>
          <w:szCs w:val="21"/>
        </w:rPr>
        <w:t>家庭网关能够根据手机APP或智家平台的控制和相关参数配置，发起HTTP或FTP下载进行测速，并根据要求返回WAN连接接收字节总数的统计结果</w:t>
      </w:r>
      <w:bookmarkEnd w:id="601"/>
      <w:bookmarkEnd w:id="602"/>
      <w:r>
        <w:rPr>
          <w:rFonts w:hint="eastAsia" w:hAnsi="宋体"/>
          <w:szCs w:val="21"/>
        </w:rPr>
        <w:t>。</w:t>
      </w:r>
      <w:r>
        <w:rPr>
          <w:rFonts w:hint="eastAsia" w:hAnsi="宋体"/>
          <w:szCs w:val="24"/>
        </w:rPr>
        <w:t>家庭网关应支持</w:t>
      </w:r>
      <w:r>
        <w:rPr>
          <w:rFonts w:hint="eastAsia" w:hAnsi="宋体"/>
          <w:szCs w:val="21"/>
        </w:rPr>
        <w:t>测速下载地址</w:t>
      </w:r>
      <w:r>
        <w:rPr>
          <w:rFonts w:hint="eastAsia" w:hAnsi="宋体"/>
          <w:szCs w:val="24"/>
        </w:rPr>
        <w:t>配置信息在设备重启时不丢失。</w:t>
      </w:r>
    </w:p>
    <w:p>
      <w:pPr>
        <w:pStyle w:val="47"/>
        <w:spacing w:after="15"/>
        <w:ind w:left="368" w:leftChars="175"/>
        <w:rPr>
          <w:rFonts w:hAnsi="宋体"/>
          <w:szCs w:val="21"/>
        </w:rPr>
      </w:pPr>
      <w:r>
        <w:rPr>
          <w:rFonts w:hint="eastAsia" w:hAnsi="宋体"/>
          <w:szCs w:val="24"/>
        </w:rPr>
        <w:t>EPON/GPON网关网络测速能力应不低于500Mbps，10G-EPON/XG-PON网关网络测速能力应不低于1000Mbps。</w:t>
      </w:r>
    </w:p>
    <w:p>
      <w:pPr>
        <w:numPr>
          <w:ilvl w:val="0"/>
          <w:numId w:val="94"/>
        </w:numPr>
        <w:spacing w:before="0" w:afterLines="0"/>
        <w:rPr>
          <w:rFonts w:ascii="宋体" w:hAnsi="宋体"/>
          <w:szCs w:val="21"/>
        </w:rPr>
      </w:pPr>
      <w:r>
        <w:rPr>
          <w:rFonts w:hint="eastAsia" w:ascii="宋体" w:hAnsi="宋体"/>
          <w:szCs w:val="21"/>
        </w:rPr>
        <w:t>设备管理</w:t>
      </w:r>
    </w:p>
    <w:p>
      <w:pPr>
        <w:pStyle w:val="47"/>
        <w:spacing w:after="15"/>
        <w:ind w:left="368" w:leftChars="175"/>
        <w:rPr>
          <w:rFonts w:hAnsi="宋体"/>
          <w:szCs w:val="21"/>
        </w:rPr>
      </w:pPr>
      <w:r>
        <w:rPr>
          <w:rFonts w:hint="eastAsia" w:hAnsi="宋体"/>
        </w:rPr>
        <w:t>家庭网关能够根据手机APP或智家平台的控制，进行以下设备管理：</w:t>
      </w:r>
    </w:p>
    <w:p>
      <w:pPr>
        <w:numPr>
          <w:ilvl w:val="1"/>
          <w:numId w:val="96"/>
        </w:numPr>
        <w:spacing w:before="0" w:afterLines="0"/>
        <w:rPr>
          <w:rFonts w:ascii="宋体" w:hAnsi="宋体"/>
        </w:rPr>
      </w:pPr>
      <w:r>
        <w:rPr>
          <w:rFonts w:hint="eastAsia" w:ascii="宋体" w:hAnsi="宋体"/>
        </w:rPr>
        <w:t>网关重启：家庭网关能够根据要求进行重启操作。</w:t>
      </w:r>
    </w:p>
    <w:p>
      <w:pPr>
        <w:numPr>
          <w:ilvl w:val="1"/>
          <w:numId w:val="96"/>
        </w:numPr>
        <w:spacing w:before="0" w:afterLines="0"/>
        <w:rPr>
          <w:rFonts w:ascii="宋体" w:hAnsi="宋体"/>
        </w:rPr>
      </w:pPr>
      <w:r>
        <w:rPr>
          <w:rFonts w:hint="eastAsia" w:ascii="宋体" w:hAnsi="宋体"/>
        </w:rPr>
        <w:t>恢复非关键参数：将以下参数恢复成出厂预设值（家庭网关执行该操作时应不重启）：</w:t>
      </w:r>
    </w:p>
    <w:p>
      <w:pPr>
        <w:numPr>
          <w:ilvl w:val="0"/>
          <w:numId w:val="17"/>
        </w:numPr>
        <w:tabs>
          <w:tab w:val="left" w:pos="1365"/>
          <w:tab w:val="clear" w:pos="1680"/>
        </w:tabs>
        <w:spacing w:before="0" w:afterLines="0"/>
        <w:ind w:left="1365"/>
        <w:rPr>
          <w:rFonts w:ascii="宋体" w:hAnsi="宋体"/>
        </w:rPr>
      </w:pPr>
      <w:r>
        <w:rPr>
          <w:rFonts w:hint="eastAsia" w:ascii="宋体" w:hAnsi="宋体"/>
        </w:rPr>
        <w:t>《中国电信智能家庭网关与智能网关及应用管理平台接口技术要求》第8章所列的智能网关及应用管理平台接口可配置参数（即可写参数）中，《中国电信家庭网关与增强型终端综合管理系统接口技术要求》未涉及的相关参数</w:t>
      </w:r>
    </w:p>
    <w:p>
      <w:pPr>
        <w:numPr>
          <w:ilvl w:val="0"/>
          <w:numId w:val="17"/>
        </w:numPr>
        <w:tabs>
          <w:tab w:val="left" w:pos="1365"/>
          <w:tab w:val="clear" w:pos="1680"/>
        </w:tabs>
        <w:spacing w:before="0" w:afterLines="0"/>
        <w:ind w:left="1365"/>
        <w:rPr>
          <w:rFonts w:ascii="宋体" w:hAnsi="宋体"/>
        </w:rPr>
      </w:pPr>
      <w:r>
        <w:rPr>
          <w:rFonts w:hint="eastAsia" w:ascii="宋体" w:hAnsi="宋体"/>
        </w:rPr>
        <w:t>网关下挂终端接入控制相关参数</w:t>
      </w:r>
    </w:p>
    <w:p>
      <w:pPr>
        <w:numPr>
          <w:ilvl w:val="1"/>
          <w:numId w:val="96"/>
        </w:numPr>
        <w:spacing w:before="0" w:afterLines="0"/>
        <w:rPr>
          <w:rFonts w:ascii="宋体" w:hAnsi="宋体"/>
        </w:rPr>
      </w:pPr>
      <w:r>
        <w:rPr>
          <w:rFonts w:hint="eastAsia" w:ascii="宋体" w:hAnsi="宋体"/>
        </w:rPr>
        <w:t>固件升级：到指定的URL地址下载固件并进行升级操作，并应符合8.3.6中的升级异常恢复、升级前后配置文件及插件的保障等技术要求。</w:t>
      </w:r>
    </w:p>
    <w:p>
      <w:pPr>
        <w:numPr>
          <w:ilvl w:val="1"/>
          <w:numId w:val="96"/>
        </w:numPr>
        <w:spacing w:before="0" w:afterLines="0"/>
        <w:rPr>
          <w:rFonts w:ascii="宋体" w:hAnsi="宋体"/>
        </w:rPr>
      </w:pPr>
      <w:r>
        <w:rPr>
          <w:rFonts w:hint="eastAsia" w:ascii="宋体" w:hAnsi="宋体"/>
        </w:rPr>
        <w:t>模块化升级：对智能OS、应用插件、基本软件能力接口、APP管理平台命令处理分发模块等进行模块化升级。升级时应支持对升级压缩包（如tar.gz包）进行自动解压。当对C-code的模块进行软件升级时，网关在下载了新的软件模块后应在更新Flash相关模块前先加载运行新模块（不改变模块实际的启动/停止状态），新模块加载运行正常后再进行Flash相关模块的替换并上报升级成功。</w:t>
      </w:r>
    </w:p>
    <w:p>
      <w:pPr>
        <w:numPr>
          <w:ilvl w:val="1"/>
          <w:numId w:val="96"/>
        </w:numPr>
        <w:spacing w:before="0" w:afterLines="0"/>
        <w:rPr>
          <w:rFonts w:ascii="宋体" w:hAnsi="宋体"/>
        </w:rPr>
      </w:pPr>
      <w:r>
        <w:rPr>
          <w:rFonts w:hint="eastAsia" w:ascii="宋体" w:hAnsi="宋体"/>
        </w:rPr>
        <w:t>网关校时：同步当前家庭网关时间。</w:t>
      </w:r>
    </w:p>
    <w:p>
      <w:pPr>
        <w:numPr>
          <w:ilvl w:val="1"/>
          <w:numId w:val="96"/>
        </w:numPr>
        <w:spacing w:before="0" w:afterLines="0"/>
        <w:rPr>
          <w:rFonts w:ascii="宋体" w:hAnsi="宋体"/>
        </w:rPr>
      </w:pPr>
      <w:r>
        <w:rPr>
          <w:rFonts w:hint="eastAsia" w:ascii="宋体" w:hAnsi="宋体"/>
        </w:rPr>
        <w:t>上报恢复出厂设置操作的类型：当网关进行恢复出厂设置操作时，应在下次向智能网关及应用平台注册时上报所进行恢复出厂设置操作的类型。</w:t>
      </w:r>
    </w:p>
    <w:p>
      <w:pPr>
        <w:numPr>
          <w:ilvl w:val="1"/>
          <w:numId w:val="96"/>
        </w:numPr>
        <w:spacing w:before="0" w:afterLines="0"/>
        <w:rPr>
          <w:rFonts w:ascii="宋体" w:hAnsi="宋体"/>
        </w:rPr>
      </w:pPr>
      <w:r>
        <w:rPr>
          <w:rFonts w:hint="eastAsia" w:ascii="宋体" w:hAnsi="宋体"/>
        </w:rPr>
        <w:t>设置FTP、SAMBA的服务开放范围（内网、外网）及账号权限。</w:t>
      </w:r>
    </w:p>
    <w:p>
      <w:pPr>
        <w:numPr>
          <w:ilvl w:val="1"/>
          <w:numId w:val="96"/>
        </w:numPr>
        <w:spacing w:before="0" w:afterLines="0"/>
        <w:rPr>
          <w:rFonts w:ascii="宋体" w:hAnsi="宋体"/>
        </w:rPr>
      </w:pPr>
      <w:r>
        <w:rPr>
          <w:rFonts w:hint="eastAsia" w:ascii="宋体" w:hAnsi="宋体"/>
        </w:rPr>
        <w:t>上报设备当前支持的设备规范、与ITMS平台接口规范、与智家平台接口规范的版本情况。</w:t>
      </w:r>
    </w:p>
    <w:p>
      <w:pPr>
        <w:numPr>
          <w:ilvl w:val="1"/>
          <w:numId w:val="96"/>
        </w:numPr>
        <w:spacing w:before="0" w:afterLines="0"/>
        <w:rPr>
          <w:rFonts w:ascii="宋体" w:hAnsi="宋体"/>
        </w:rPr>
      </w:pPr>
      <w:r>
        <w:rPr>
          <w:rFonts w:hint="eastAsia" w:ascii="宋体" w:hAnsi="宋体"/>
        </w:rPr>
        <w:t>清除家庭网关的DNS缓存。</w:t>
      </w:r>
    </w:p>
    <w:p>
      <w:pPr>
        <w:numPr>
          <w:ilvl w:val="1"/>
          <w:numId w:val="96"/>
        </w:numPr>
        <w:spacing w:before="0" w:afterLines="0"/>
        <w:rPr>
          <w:rFonts w:ascii="宋体" w:hAnsi="宋体"/>
        </w:rPr>
      </w:pPr>
      <w:r>
        <w:rPr>
          <w:rFonts w:hint="eastAsia" w:ascii="宋体" w:hAnsi="宋体"/>
        </w:rPr>
        <w:t>上报设备运行状态，记录上报和智家平台的交互记录，记录上报DBUS接口交互记录。</w:t>
      </w:r>
    </w:p>
    <w:p>
      <w:pPr>
        <w:numPr>
          <w:ilvl w:val="0"/>
          <w:numId w:val="94"/>
        </w:numPr>
        <w:spacing w:before="0" w:afterLines="0"/>
        <w:rPr>
          <w:rFonts w:ascii="宋体" w:hAnsi="宋体"/>
          <w:szCs w:val="21"/>
        </w:rPr>
      </w:pPr>
      <w:r>
        <w:rPr>
          <w:rFonts w:hint="eastAsia" w:ascii="宋体" w:hAnsi="宋体"/>
          <w:szCs w:val="21"/>
        </w:rPr>
        <w:t>DNS解析结果重定向</w:t>
      </w:r>
    </w:p>
    <w:p>
      <w:pPr>
        <w:pStyle w:val="47"/>
        <w:spacing w:after="15"/>
        <w:ind w:left="368" w:leftChars="175"/>
        <w:rPr>
          <w:rFonts w:hAnsi="宋体"/>
          <w:szCs w:val="21"/>
        </w:rPr>
      </w:pPr>
      <w:r>
        <w:rPr>
          <w:rFonts w:hint="eastAsia" w:hAnsi="宋体"/>
          <w:szCs w:val="21"/>
        </w:rPr>
        <w:t>家庭网关能够根据</w:t>
      </w:r>
      <w:r>
        <w:rPr>
          <w:rFonts w:hint="eastAsia" w:hAnsi="宋体" w:cs="宋体"/>
        </w:rPr>
        <w:t>智家平台</w:t>
      </w:r>
      <w:r>
        <w:rPr>
          <w:rFonts w:hint="eastAsia" w:hAnsi="宋体"/>
          <w:szCs w:val="21"/>
        </w:rPr>
        <w:t>的控制和相关参数配置，下载DNS解析结果重定向配置文件，并根据其中的策略执行DNS解析结果重定向操作：当家庭网关侦测到网络侧返回的DNS解析结果为文件中指定的IP地址或解析失败时，应将配置文件中的相应重定向IP地址作为解析结果返回给用户端设备，实现DNS解析结果重定向功能。</w:t>
      </w:r>
    </w:p>
    <w:p>
      <w:pPr>
        <w:pStyle w:val="47"/>
        <w:spacing w:after="15"/>
        <w:ind w:left="368" w:leftChars="175"/>
        <w:rPr>
          <w:rFonts w:hAnsi="宋体"/>
          <w:szCs w:val="21"/>
        </w:rPr>
      </w:pPr>
      <w:r>
        <w:rPr>
          <w:rFonts w:hint="eastAsia" w:hAnsi="宋体"/>
          <w:szCs w:val="21"/>
        </w:rPr>
        <w:t>DNS解析结果重定向配置参数掉电不可丢失。</w:t>
      </w:r>
    </w:p>
    <w:p>
      <w:pPr>
        <w:pStyle w:val="47"/>
        <w:spacing w:after="15"/>
        <w:ind w:left="368" w:leftChars="175"/>
        <w:rPr>
          <w:rFonts w:hAnsi="宋体"/>
          <w:szCs w:val="21"/>
        </w:rPr>
      </w:pPr>
      <w:r>
        <w:rPr>
          <w:rFonts w:hint="eastAsia" w:hAnsi="宋体"/>
          <w:szCs w:val="21"/>
        </w:rPr>
        <w:t>DNS解析结果重定向功能的相关操作（如接受智家平台的重定向配置文件下发命令、下载重定向配置文件、实现重定向等）均应记入日志文件（为日志文件最高记录等级内容）。</w:t>
      </w:r>
    </w:p>
    <w:p>
      <w:pPr>
        <w:numPr>
          <w:ilvl w:val="0"/>
          <w:numId w:val="94"/>
        </w:numPr>
        <w:spacing w:before="0" w:afterLines="0"/>
        <w:rPr>
          <w:rFonts w:ascii="宋体" w:hAnsi="宋体"/>
          <w:szCs w:val="21"/>
        </w:rPr>
      </w:pPr>
      <w:r>
        <w:rPr>
          <w:rFonts w:hint="eastAsia" w:ascii="宋体" w:hAnsi="宋体"/>
        </w:rPr>
        <w:t>关联数据流到指定DNS解析</w:t>
      </w:r>
    </w:p>
    <w:p>
      <w:pPr>
        <w:pStyle w:val="47"/>
        <w:spacing w:after="15"/>
        <w:ind w:left="368" w:leftChars="175"/>
        <w:rPr>
          <w:rFonts w:hAnsi="宋体"/>
          <w:szCs w:val="21"/>
        </w:rPr>
      </w:pPr>
      <w:r>
        <w:rPr>
          <w:rFonts w:hint="eastAsia" w:hAnsi="宋体"/>
          <w:szCs w:val="21"/>
        </w:rPr>
        <w:t>家庭网关能够根据</w:t>
      </w:r>
      <w:r>
        <w:rPr>
          <w:rFonts w:hint="eastAsia" w:hAnsi="宋体" w:cs="宋体"/>
        </w:rPr>
        <w:t>智家平台</w:t>
      </w:r>
      <w:r>
        <w:rPr>
          <w:rFonts w:hint="eastAsia" w:hAnsi="宋体"/>
          <w:szCs w:val="21"/>
        </w:rPr>
        <w:t>的控制和相关参数配置，</w:t>
      </w:r>
      <w:r>
        <w:rPr>
          <w:rFonts w:hint="eastAsia" w:hAnsi="宋体"/>
        </w:rPr>
        <w:t>关联匹配的数据流到指定的DNS进行解析</w:t>
      </w:r>
      <w:r>
        <w:rPr>
          <w:rFonts w:hint="eastAsia" w:hAnsi="宋体"/>
          <w:szCs w:val="21"/>
        </w:rPr>
        <w:t>。当家庭网关接收到</w:t>
      </w:r>
      <w:r>
        <w:rPr>
          <w:rFonts w:hint="eastAsia" w:hAnsi="宋体"/>
        </w:rPr>
        <w:t>关联数据流到指定DNS解析命令</w:t>
      </w:r>
      <w:r>
        <w:rPr>
          <w:rFonts w:hint="eastAsia" w:hAnsi="宋体"/>
          <w:szCs w:val="21"/>
        </w:rPr>
        <w:t>（CmdType：ATTACH_WAN_DNS_ TUNNEL）时，应立即清空自身的DNS缓存。</w:t>
      </w:r>
    </w:p>
    <w:p>
      <w:pPr>
        <w:pStyle w:val="47"/>
        <w:spacing w:after="15"/>
        <w:ind w:left="368" w:leftChars="175"/>
        <w:rPr>
          <w:rFonts w:hAnsi="宋体"/>
          <w:szCs w:val="21"/>
        </w:rPr>
      </w:pPr>
      <w:r>
        <w:rPr>
          <w:rFonts w:hint="eastAsia" w:hAnsi="宋体"/>
        </w:rPr>
        <w:t>关联数据流到指定DNS解析的</w:t>
      </w:r>
      <w:r>
        <w:rPr>
          <w:rFonts w:hint="eastAsia" w:hAnsi="宋体"/>
          <w:szCs w:val="21"/>
        </w:rPr>
        <w:t>配置参数掉电不可丢失。</w:t>
      </w:r>
    </w:p>
    <w:p>
      <w:pPr>
        <w:pStyle w:val="47"/>
        <w:spacing w:after="15"/>
        <w:ind w:left="368" w:leftChars="175"/>
        <w:rPr>
          <w:rFonts w:hAnsi="宋体"/>
          <w:szCs w:val="21"/>
        </w:rPr>
      </w:pPr>
      <w:r>
        <w:rPr>
          <w:rFonts w:hint="eastAsia" w:hAnsi="宋体"/>
        </w:rPr>
        <w:t>关联数据流到指定DNS解析</w:t>
      </w:r>
      <w:r>
        <w:rPr>
          <w:rFonts w:hint="eastAsia" w:hAnsi="宋体"/>
          <w:szCs w:val="21"/>
        </w:rPr>
        <w:t>的相关操作（如接受智家平台的指定DNS配置下发命令、实现定向解析等）均应记入日志文件（为日志文件最高记录等级内容）。</w:t>
      </w:r>
    </w:p>
    <w:p>
      <w:pPr>
        <w:numPr>
          <w:ilvl w:val="0"/>
          <w:numId w:val="94"/>
        </w:numPr>
        <w:spacing w:before="0" w:afterLines="0"/>
        <w:rPr>
          <w:rFonts w:ascii="宋体" w:hAnsi="宋体"/>
          <w:szCs w:val="21"/>
        </w:rPr>
      </w:pPr>
      <w:r>
        <w:rPr>
          <w:rFonts w:hint="eastAsia" w:ascii="宋体" w:hAnsi="宋体"/>
          <w:szCs w:val="21"/>
        </w:rPr>
        <w:t>设备注册</w:t>
      </w:r>
    </w:p>
    <w:p>
      <w:pPr>
        <w:pStyle w:val="47"/>
        <w:spacing w:after="15"/>
        <w:ind w:left="368" w:leftChars="175"/>
        <w:rPr>
          <w:rFonts w:hAnsi="宋体"/>
          <w:szCs w:val="21"/>
        </w:rPr>
      </w:pPr>
      <w:r>
        <w:rPr>
          <w:rFonts w:hint="eastAsia" w:hAnsi="宋体"/>
          <w:szCs w:val="21"/>
        </w:rPr>
        <w:t>家庭网关能够根据手机APP的控制和相关参数配置，启动基于宽带识别码的设备注册认证功能。</w:t>
      </w:r>
    </w:p>
    <w:p>
      <w:pPr>
        <w:pStyle w:val="96"/>
        <w:numPr>
          <w:ilvl w:val="1"/>
          <w:numId w:val="6"/>
        </w:numPr>
        <w:spacing w:before="156" w:after="156"/>
        <w:rPr>
          <w:rFonts w:hAnsi="宋体"/>
        </w:rPr>
      </w:pPr>
      <w:bookmarkStart w:id="603" w:name="_Toc532477786"/>
      <w:r>
        <w:rPr>
          <w:rFonts w:hint="eastAsia" w:hAnsi="宋体"/>
        </w:rPr>
        <w:t>机顶盒模块管理要求（仅针对融合版设备）</w:t>
      </w:r>
      <w:bookmarkEnd w:id="603"/>
    </w:p>
    <w:p>
      <w:pPr>
        <w:numPr>
          <w:ilvl w:val="0"/>
          <w:numId w:val="97"/>
        </w:numPr>
        <w:spacing w:before="0" w:afterLines="0"/>
        <w:rPr>
          <w:rFonts w:ascii="宋体" w:hAnsi="宋体"/>
          <w:szCs w:val="21"/>
        </w:rPr>
      </w:pPr>
      <w:r>
        <w:rPr>
          <w:rFonts w:ascii="宋体" w:hAnsi="宋体"/>
          <w:szCs w:val="21"/>
        </w:rPr>
        <w:t>应支持通过</w:t>
      </w:r>
      <w:r>
        <w:rPr>
          <w:rFonts w:hint="eastAsia" w:ascii="宋体" w:hAnsi="宋体"/>
          <w:szCs w:val="21"/>
        </w:rPr>
        <w:t>机顶盒</w:t>
      </w:r>
      <w:r>
        <w:rPr>
          <w:rFonts w:ascii="宋体" w:hAnsi="宋体"/>
          <w:szCs w:val="21"/>
        </w:rPr>
        <w:t>终端管理平台实现对机顶盒</w:t>
      </w:r>
      <w:r>
        <w:rPr>
          <w:rFonts w:hint="eastAsia" w:ascii="宋体" w:hAnsi="宋体"/>
          <w:szCs w:val="21"/>
        </w:rPr>
        <w:t>模块</w:t>
      </w:r>
      <w:r>
        <w:rPr>
          <w:rFonts w:ascii="宋体" w:hAnsi="宋体"/>
          <w:szCs w:val="21"/>
        </w:rPr>
        <w:t>的远程管理，</w:t>
      </w:r>
      <w:r>
        <w:rPr>
          <w:rFonts w:hint="eastAsia" w:ascii="宋体" w:hAnsi="宋体"/>
          <w:szCs w:val="21"/>
        </w:rPr>
        <w:t>且符合《中国电信智能机顶盒技术要求》6.10.3要求</w:t>
      </w:r>
      <w:r>
        <w:rPr>
          <w:rFonts w:ascii="宋体" w:hAnsi="宋体"/>
          <w:szCs w:val="21"/>
        </w:rPr>
        <w:t>。</w:t>
      </w:r>
    </w:p>
    <w:p>
      <w:pPr>
        <w:numPr>
          <w:ilvl w:val="0"/>
          <w:numId w:val="97"/>
        </w:numPr>
        <w:spacing w:before="0" w:afterLines="0"/>
        <w:rPr>
          <w:rFonts w:ascii="宋体" w:hAnsi="宋体"/>
          <w:szCs w:val="21"/>
        </w:rPr>
      </w:pPr>
      <w:r>
        <w:rPr>
          <w:rFonts w:hint="eastAsia" w:ascii="宋体" w:hAnsi="宋体"/>
          <w:szCs w:val="21"/>
        </w:rPr>
        <w:t>应支持机顶盒模块软件单独升级，且符合《中国电信智能机顶盒技术要求》6.6要求。</w:t>
      </w:r>
    </w:p>
    <w:p>
      <w:pPr>
        <w:numPr>
          <w:ilvl w:val="0"/>
          <w:numId w:val="97"/>
        </w:numPr>
        <w:spacing w:before="0" w:afterLines="0"/>
        <w:rPr>
          <w:rFonts w:ascii="宋体" w:hAnsi="宋体"/>
          <w:szCs w:val="21"/>
        </w:rPr>
      </w:pPr>
      <w:r>
        <w:rPr>
          <w:rFonts w:hint="eastAsia" w:ascii="宋体" w:hAnsi="宋体"/>
          <w:szCs w:val="21"/>
        </w:rPr>
        <w:t>应支持机顶盒模块发起IPP</w:t>
      </w:r>
      <w:r>
        <w:rPr>
          <w:rFonts w:ascii="宋体" w:hAnsi="宋体"/>
          <w:szCs w:val="21"/>
        </w:rPr>
        <w:t>ING及 Trace route等</w:t>
      </w:r>
      <w:r>
        <w:rPr>
          <w:rFonts w:hint="eastAsia" w:ascii="宋体" w:hAnsi="宋体"/>
          <w:szCs w:val="21"/>
        </w:rPr>
        <w:t>远程</w:t>
      </w:r>
      <w:r>
        <w:rPr>
          <w:rFonts w:ascii="宋体" w:hAnsi="宋体"/>
          <w:szCs w:val="21"/>
        </w:rPr>
        <w:t>诊断功能</w:t>
      </w:r>
      <w:r>
        <w:rPr>
          <w:rFonts w:hint="eastAsia" w:ascii="宋体" w:hAnsi="宋体"/>
          <w:szCs w:val="21"/>
        </w:rPr>
        <w:t>，且符合《中国电信智能机顶盒技术要求》6.12要求。</w:t>
      </w:r>
    </w:p>
    <w:p>
      <w:pPr>
        <w:numPr>
          <w:ilvl w:val="0"/>
          <w:numId w:val="97"/>
        </w:numPr>
        <w:spacing w:before="0" w:afterLines="0"/>
        <w:rPr>
          <w:rFonts w:ascii="宋体" w:hAnsi="宋体"/>
          <w:szCs w:val="21"/>
        </w:rPr>
      </w:pPr>
      <w:r>
        <w:rPr>
          <w:rFonts w:hint="eastAsia" w:ascii="宋体" w:hAnsi="宋体"/>
          <w:szCs w:val="21"/>
        </w:rPr>
        <w:t xml:space="preserve">CEC控制要求： </w:t>
      </w:r>
    </w:p>
    <w:p>
      <w:pPr>
        <w:numPr>
          <w:ilvl w:val="1"/>
          <w:numId w:val="98"/>
        </w:numPr>
        <w:tabs>
          <w:tab w:val="left" w:pos="1276"/>
          <w:tab w:val="clear" w:pos="840"/>
        </w:tabs>
        <w:spacing w:before="0" w:afterLines="0"/>
        <w:ind w:left="1276" w:hanging="425"/>
        <w:rPr>
          <w:rFonts w:ascii="宋体" w:hAnsi="宋体"/>
        </w:rPr>
      </w:pPr>
      <w:r>
        <w:rPr>
          <w:rFonts w:hint="eastAsia" w:ascii="宋体" w:hAnsi="宋体"/>
        </w:rPr>
        <w:t>开启CEC且电视机控制机顶盒模式：默认电视机开机时同步开启机顶盒；电视机关机/待机时，通过设置项来配置同步、1小时、3小时、自定义时间，确定机顶盒待机。</w:t>
      </w:r>
    </w:p>
    <w:p>
      <w:pPr>
        <w:numPr>
          <w:ilvl w:val="1"/>
          <w:numId w:val="98"/>
        </w:numPr>
        <w:tabs>
          <w:tab w:val="left" w:pos="1276"/>
          <w:tab w:val="clear" w:pos="840"/>
        </w:tabs>
        <w:spacing w:before="0" w:afterLines="0"/>
        <w:ind w:left="1276" w:hanging="425"/>
        <w:rPr>
          <w:rFonts w:ascii="宋体" w:hAnsi="宋体"/>
        </w:rPr>
      </w:pPr>
      <w:r>
        <w:rPr>
          <w:rFonts w:hint="eastAsia" w:ascii="宋体" w:hAnsi="宋体"/>
        </w:rPr>
        <w:t>关闭CEC且电视机控制机顶盒模式</w:t>
      </w:r>
    </w:p>
    <w:p>
      <w:pPr>
        <w:numPr>
          <w:ilvl w:val="1"/>
          <w:numId w:val="98"/>
        </w:numPr>
        <w:tabs>
          <w:tab w:val="left" w:pos="1276"/>
          <w:tab w:val="clear" w:pos="840"/>
        </w:tabs>
        <w:spacing w:before="0" w:afterLines="0"/>
        <w:ind w:left="1276" w:hanging="425"/>
        <w:rPr>
          <w:rFonts w:ascii="宋体" w:hAnsi="宋体"/>
        </w:rPr>
      </w:pPr>
      <w:r>
        <w:rPr>
          <w:rFonts w:hint="eastAsia" w:ascii="宋体" w:hAnsi="宋体"/>
        </w:rPr>
        <w:t>开启CEC且机顶盒控制电视机模式：默认机顶盒待机时通过CEC同步发送电视机待机指令，机顶盒开机时同步唤醒电视机。</w:t>
      </w:r>
    </w:p>
    <w:p>
      <w:pPr>
        <w:numPr>
          <w:ilvl w:val="1"/>
          <w:numId w:val="98"/>
        </w:numPr>
        <w:tabs>
          <w:tab w:val="left" w:pos="1276"/>
          <w:tab w:val="clear" w:pos="840"/>
        </w:tabs>
        <w:spacing w:before="0" w:afterLines="0"/>
        <w:ind w:left="1276" w:hanging="425"/>
        <w:rPr>
          <w:rFonts w:ascii="宋体" w:hAnsi="宋体"/>
        </w:rPr>
      </w:pPr>
      <w:r>
        <w:rPr>
          <w:rFonts w:hint="eastAsia" w:ascii="宋体" w:hAnsi="宋体"/>
        </w:rPr>
        <w:t>关闭CEC且机顶盒控制电视机模式</w:t>
      </w:r>
    </w:p>
    <w:p>
      <w:pPr>
        <w:tabs>
          <w:tab w:val="left" w:pos="840"/>
        </w:tabs>
        <w:spacing w:before="0" w:afterLines="0"/>
        <w:ind w:left="840"/>
        <w:rPr>
          <w:rFonts w:ascii="宋体" w:hAnsi="宋体"/>
          <w:szCs w:val="21"/>
        </w:rPr>
      </w:pPr>
    </w:p>
    <w:p>
      <w:pPr>
        <w:pStyle w:val="100"/>
        <w:numPr>
          <w:ilvl w:val="0"/>
          <w:numId w:val="6"/>
        </w:numPr>
        <w:spacing w:before="312" w:after="312"/>
      </w:pPr>
      <w:bookmarkStart w:id="604" w:name="_Toc532477787"/>
      <w:bookmarkStart w:id="605" w:name="_Toc447897184"/>
      <w:r>
        <w:t>性能要求</w:t>
      </w:r>
      <w:bookmarkEnd w:id="604"/>
      <w:bookmarkEnd w:id="605"/>
    </w:p>
    <w:p>
      <w:pPr>
        <w:pStyle w:val="96"/>
        <w:numPr>
          <w:ilvl w:val="1"/>
          <w:numId w:val="6"/>
        </w:numPr>
        <w:spacing w:before="156" w:after="156"/>
      </w:pPr>
      <w:bookmarkStart w:id="606" w:name="_Toc107224593"/>
      <w:bookmarkEnd w:id="606"/>
      <w:bookmarkStart w:id="607" w:name="_Toc107224594"/>
      <w:bookmarkEnd w:id="607"/>
      <w:bookmarkStart w:id="608" w:name="_Toc142375211"/>
      <w:bookmarkStart w:id="609" w:name="_Toc447897185"/>
      <w:bookmarkStart w:id="610" w:name="_Toc532477788"/>
      <w:bookmarkStart w:id="611" w:name="_Toc224441736"/>
      <w:bookmarkStart w:id="612" w:name="_Toc78878616"/>
      <w:bookmarkStart w:id="613" w:name="_Toc105670422"/>
      <w:bookmarkStart w:id="614" w:name="_Toc104802012"/>
      <w:r>
        <w:t>转发性能要求</w:t>
      </w:r>
      <w:bookmarkEnd w:id="608"/>
      <w:bookmarkEnd w:id="609"/>
      <w:bookmarkEnd w:id="610"/>
      <w:bookmarkEnd w:id="611"/>
    </w:p>
    <w:p>
      <w:pPr>
        <w:pStyle w:val="102"/>
        <w:numPr>
          <w:ilvl w:val="2"/>
          <w:numId w:val="6"/>
        </w:numPr>
        <w:spacing w:before="156" w:after="156"/>
      </w:pPr>
      <w:bookmarkStart w:id="615" w:name="_Toc224441737"/>
      <w:bookmarkStart w:id="616" w:name="_Toc142375212"/>
      <w:r>
        <w:t>整体吞吐量</w:t>
      </w:r>
      <w:bookmarkEnd w:id="615"/>
      <w:bookmarkEnd w:id="616"/>
    </w:p>
    <w:p>
      <w:pPr>
        <w:spacing w:after="15"/>
        <w:ind w:firstLine="420" w:firstLineChars="200"/>
        <w:rPr>
          <w:rFonts w:ascii="宋体" w:hAnsi="宋体"/>
        </w:rPr>
      </w:pPr>
      <w:bookmarkStart w:id="617" w:name="_Toc224441738"/>
      <w:bookmarkStart w:id="618" w:name="_Toc142375213"/>
      <w:r>
        <w:rPr>
          <w:rFonts w:hint="eastAsia" w:ascii="宋体" w:hAnsi="宋体"/>
        </w:rPr>
        <w:t>智能家庭网关整体吞吐量指标等级要求见表8，不同形态智能家庭网关应支持的整体吞吐量指标等级见4.3。</w:t>
      </w:r>
    </w:p>
    <w:p>
      <w:pPr>
        <w:pStyle w:val="188"/>
        <w:numPr>
          <w:ilvl w:val="0"/>
          <w:numId w:val="8"/>
        </w:numPr>
        <w:tabs>
          <w:tab w:val="left" w:pos="360"/>
        </w:tabs>
        <w:spacing w:before="156" w:after="156"/>
      </w:pPr>
      <w:r>
        <w:rPr>
          <w:rFonts w:hint="eastAsia"/>
        </w:rPr>
        <w:t>多种业务同时承载的整体吞吐量指标等级要求</w:t>
      </w:r>
    </w:p>
    <w:tbl>
      <w:tblPr>
        <w:tblStyle w:val="66"/>
        <w:tblW w:w="9135" w:type="dxa"/>
        <w:tblInd w:w="2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5"/>
        <w:gridCol w:w="3780"/>
        <w:gridCol w:w="1890"/>
        <w:gridCol w:w="1260"/>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5" w:type="dxa"/>
            <w:shd w:val="clear" w:color="auto" w:fill="E0E0E0"/>
          </w:tcPr>
          <w:p>
            <w:pPr>
              <w:spacing w:after="15"/>
              <w:jc w:val="center"/>
              <w:rPr>
                <w:rFonts w:ascii="宋体" w:hAnsi="宋体"/>
                <w:bCs/>
                <w:sz w:val="18"/>
                <w:szCs w:val="18"/>
              </w:rPr>
            </w:pPr>
            <w:r>
              <w:rPr>
                <w:rFonts w:hint="eastAsia" w:ascii="宋体" w:hAnsi="宋体"/>
                <w:bCs/>
                <w:sz w:val="18"/>
                <w:szCs w:val="18"/>
              </w:rPr>
              <w:t>指标等级</w:t>
            </w:r>
          </w:p>
        </w:tc>
        <w:tc>
          <w:tcPr>
            <w:tcW w:w="3780" w:type="dxa"/>
            <w:shd w:val="clear" w:color="auto" w:fill="E0E0E0"/>
          </w:tcPr>
          <w:p>
            <w:pPr>
              <w:spacing w:after="15"/>
              <w:jc w:val="center"/>
              <w:rPr>
                <w:rFonts w:ascii="宋体" w:hAnsi="宋体"/>
                <w:bCs/>
                <w:sz w:val="18"/>
                <w:szCs w:val="18"/>
              </w:rPr>
            </w:pPr>
            <w:r>
              <w:rPr>
                <w:rFonts w:hint="eastAsia" w:ascii="宋体" w:hAnsi="宋体"/>
                <w:bCs/>
                <w:sz w:val="18"/>
                <w:szCs w:val="18"/>
              </w:rPr>
              <w:t>上网</w:t>
            </w:r>
          </w:p>
        </w:tc>
        <w:tc>
          <w:tcPr>
            <w:tcW w:w="1890" w:type="dxa"/>
            <w:shd w:val="clear" w:color="auto" w:fill="E0E0E0"/>
          </w:tcPr>
          <w:p>
            <w:pPr>
              <w:spacing w:after="15"/>
              <w:jc w:val="center"/>
              <w:rPr>
                <w:rFonts w:ascii="宋体" w:hAnsi="宋体"/>
                <w:bCs/>
                <w:sz w:val="18"/>
                <w:szCs w:val="18"/>
              </w:rPr>
            </w:pPr>
            <w:r>
              <w:rPr>
                <w:rFonts w:hint="eastAsia" w:ascii="宋体" w:hAnsi="宋体"/>
                <w:bCs/>
                <w:sz w:val="18"/>
                <w:szCs w:val="18"/>
              </w:rPr>
              <w:t>IPTV</w:t>
            </w:r>
          </w:p>
        </w:tc>
        <w:tc>
          <w:tcPr>
            <w:tcW w:w="1260" w:type="dxa"/>
            <w:shd w:val="clear" w:color="auto" w:fill="E0E0E0"/>
          </w:tcPr>
          <w:p>
            <w:pPr>
              <w:spacing w:after="15"/>
              <w:jc w:val="center"/>
              <w:rPr>
                <w:rFonts w:ascii="宋体" w:hAnsi="宋体"/>
                <w:bCs/>
                <w:sz w:val="18"/>
                <w:szCs w:val="18"/>
              </w:rPr>
            </w:pPr>
            <w:r>
              <w:rPr>
                <w:rFonts w:hint="eastAsia" w:ascii="宋体" w:hAnsi="宋体"/>
                <w:bCs/>
                <w:sz w:val="18"/>
                <w:szCs w:val="18"/>
              </w:rPr>
              <w:t>远程管理</w:t>
            </w:r>
          </w:p>
        </w:tc>
        <w:tc>
          <w:tcPr>
            <w:tcW w:w="1260" w:type="dxa"/>
            <w:shd w:val="clear" w:color="auto" w:fill="E0E0E0"/>
          </w:tcPr>
          <w:p>
            <w:pPr>
              <w:spacing w:after="15"/>
              <w:jc w:val="center"/>
              <w:rPr>
                <w:rFonts w:ascii="宋体" w:hAnsi="宋体"/>
                <w:bCs/>
                <w:sz w:val="18"/>
                <w:szCs w:val="18"/>
              </w:rPr>
            </w:pPr>
            <w:r>
              <w:rPr>
                <w:rFonts w:hint="eastAsia" w:ascii="宋体" w:hAnsi="宋体"/>
                <w:bCs/>
                <w:sz w:val="18"/>
                <w:szCs w:val="18"/>
              </w:rPr>
              <w:t>语音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5" w:type="dxa"/>
          </w:tcPr>
          <w:p>
            <w:pPr>
              <w:spacing w:after="15"/>
              <w:rPr>
                <w:rFonts w:ascii="宋体" w:hAnsi="宋体"/>
                <w:sz w:val="18"/>
                <w:szCs w:val="18"/>
              </w:rPr>
            </w:pPr>
            <w:r>
              <w:rPr>
                <w:rFonts w:hint="eastAsia" w:ascii="宋体" w:hAnsi="宋体"/>
                <w:sz w:val="18"/>
                <w:szCs w:val="18"/>
              </w:rPr>
              <w:t>T_1</w:t>
            </w:r>
          </w:p>
        </w:tc>
        <w:tc>
          <w:tcPr>
            <w:tcW w:w="3780" w:type="dxa"/>
          </w:tcPr>
          <w:p>
            <w:pPr>
              <w:spacing w:after="15"/>
              <w:rPr>
                <w:rFonts w:ascii="宋体" w:hAnsi="宋体"/>
                <w:sz w:val="18"/>
                <w:szCs w:val="18"/>
              </w:rPr>
            </w:pPr>
            <w:r>
              <w:rPr>
                <w:rFonts w:hint="eastAsia" w:ascii="宋体" w:hAnsi="宋体"/>
                <w:sz w:val="18"/>
                <w:szCs w:val="18"/>
              </w:rPr>
              <w:t>上下行总流量（路由方式）应不低于600Mbps，宜不低于800Mbps</w:t>
            </w:r>
          </w:p>
        </w:tc>
        <w:tc>
          <w:tcPr>
            <w:tcW w:w="1890" w:type="dxa"/>
          </w:tcPr>
          <w:p>
            <w:pPr>
              <w:spacing w:after="15"/>
              <w:rPr>
                <w:rFonts w:ascii="宋体" w:hAnsi="宋体"/>
                <w:sz w:val="18"/>
                <w:szCs w:val="18"/>
              </w:rPr>
            </w:pPr>
            <w:r>
              <w:rPr>
                <w:rFonts w:hint="eastAsia" w:ascii="宋体" w:hAnsi="宋体"/>
                <w:sz w:val="18"/>
                <w:szCs w:val="18"/>
              </w:rPr>
              <w:t>下行流量（桥接方式）应不低于90Mbps</w:t>
            </w:r>
          </w:p>
        </w:tc>
        <w:tc>
          <w:tcPr>
            <w:tcW w:w="1260" w:type="dxa"/>
            <w:vMerge w:val="restart"/>
          </w:tcPr>
          <w:p>
            <w:pPr>
              <w:spacing w:after="15"/>
              <w:rPr>
                <w:rFonts w:ascii="宋体" w:hAnsi="宋体"/>
                <w:sz w:val="18"/>
                <w:szCs w:val="18"/>
              </w:rPr>
            </w:pPr>
            <w:r>
              <w:rPr>
                <w:rFonts w:hint="eastAsia" w:ascii="宋体" w:hAnsi="宋体"/>
                <w:sz w:val="18"/>
                <w:szCs w:val="18"/>
              </w:rPr>
              <w:t>1条TR069数据流</w:t>
            </w:r>
          </w:p>
        </w:tc>
        <w:tc>
          <w:tcPr>
            <w:tcW w:w="1260" w:type="dxa"/>
            <w:vMerge w:val="restart"/>
          </w:tcPr>
          <w:p>
            <w:pPr>
              <w:spacing w:after="15"/>
              <w:rPr>
                <w:rFonts w:ascii="宋体" w:hAnsi="宋体"/>
                <w:sz w:val="18"/>
                <w:szCs w:val="18"/>
              </w:rPr>
            </w:pPr>
            <w:r>
              <w:rPr>
                <w:rFonts w:hint="eastAsia" w:ascii="宋体" w:hAnsi="宋体"/>
                <w:sz w:val="18"/>
                <w:szCs w:val="18"/>
              </w:rPr>
              <w:t>1条语音流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5" w:type="dxa"/>
          </w:tcPr>
          <w:p>
            <w:pPr>
              <w:spacing w:after="15"/>
              <w:rPr>
                <w:rFonts w:ascii="宋体" w:hAnsi="宋体"/>
                <w:sz w:val="18"/>
                <w:szCs w:val="18"/>
              </w:rPr>
            </w:pPr>
            <w:r>
              <w:rPr>
                <w:rFonts w:hint="eastAsia" w:ascii="宋体" w:hAnsi="宋体"/>
                <w:sz w:val="18"/>
                <w:szCs w:val="18"/>
              </w:rPr>
              <w:t>T_2</w:t>
            </w:r>
          </w:p>
        </w:tc>
        <w:tc>
          <w:tcPr>
            <w:tcW w:w="3780" w:type="dxa"/>
          </w:tcPr>
          <w:p>
            <w:pPr>
              <w:spacing w:after="15"/>
              <w:rPr>
                <w:rFonts w:ascii="宋体" w:hAnsi="宋体"/>
                <w:sz w:val="18"/>
                <w:szCs w:val="18"/>
              </w:rPr>
            </w:pPr>
            <w:r>
              <w:rPr>
                <w:rFonts w:hint="eastAsia" w:ascii="宋体" w:hAnsi="宋体"/>
                <w:sz w:val="18"/>
                <w:szCs w:val="18"/>
              </w:rPr>
              <w:t>上下行总流量（路由方式）应不低于1500Mbps，宜不低于3000Mbps</w:t>
            </w:r>
          </w:p>
        </w:tc>
        <w:tc>
          <w:tcPr>
            <w:tcW w:w="1890" w:type="dxa"/>
          </w:tcPr>
          <w:p>
            <w:pPr>
              <w:spacing w:after="15"/>
              <w:rPr>
                <w:rFonts w:ascii="宋体" w:hAnsi="宋体"/>
                <w:sz w:val="18"/>
                <w:szCs w:val="18"/>
              </w:rPr>
            </w:pPr>
            <w:r>
              <w:rPr>
                <w:rFonts w:hint="eastAsia" w:ascii="宋体" w:hAnsi="宋体"/>
                <w:sz w:val="18"/>
                <w:szCs w:val="18"/>
              </w:rPr>
              <w:t>下行流量（桥接方式）应不低于200Mbps</w:t>
            </w:r>
          </w:p>
        </w:tc>
        <w:tc>
          <w:tcPr>
            <w:tcW w:w="1260" w:type="dxa"/>
            <w:vMerge w:val="continue"/>
          </w:tcPr>
          <w:p>
            <w:pPr>
              <w:spacing w:after="15"/>
              <w:rPr>
                <w:rFonts w:ascii="宋体" w:hAnsi="宋体"/>
                <w:sz w:val="18"/>
                <w:szCs w:val="18"/>
              </w:rPr>
            </w:pPr>
          </w:p>
        </w:tc>
        <w:tc>
          <w:tcPr>
            <w:tcW w:w="1260" w:type="dxa"/>
            <w:vMerge w:val="continue"/>
          </w:tcPr>
          <w:p>
            <w:pPr>
              <w:spacing w:after="15"/>
              <w:rPr>
                <w:rFonts w:ascii="宋体" w:hAnsi="宋体"/>
                <w:sz w:val="18"/>
                <w:szCs w:val="18"/>
              </w:rPr>
            </w:pPr>
          </w:p>
        </w:tc>
      </w:tr>
    </w:tbl>
    <w:p>
      <w:pPr>
        <w:spacing w:after="15"/>
        <w:ind w:firstLine="420" w:firstLineChars="200"/>
        <w:rPr>
          <w:rFonts w:ascii="宋体" w:hAnsi="宋体"/>
        </w:rPr>
      </w:pPr>
      <w:r>
        <w:rPr>
          <w:rFonts w:hint="eastAsia" w:ascii="宋体" w:hAnsi="宋体"/>
        </w:rPr>
        <w:t>吞吐量指标等级应符合如下条件：</w:t>
      </w:r>
    </w:p>
    <w:p>
      <w:pPr>
        <w:numPr>
          <w:ilvl w:val="1"/>
          <w:numId w:val="98"/>
        </w:numPr>
        <w:spacing w:before="0" w:afterLines="0"/>
        <w:rPr>
          <w:rFonts w:ascii="宋体" w:hAnsi="宋体"/>
        </w:rPr>
      </w:pPr>
      <w:r>
        <w:rPr>
          <w:rFonts w:hint="eastAsia" w:ascii="宋体" w:hAnsi="宋体"/>
        </w:rPr>
        <w:t>IPv4、IPv4/v6双栈（含DS-Lite应用场景）、IPv6协议下均应满足相关指标要求</w:t>
      </w:r>
    </w:p>
    <w:p>
      <w:pPr>
        <w:numPr>
          <w:ilvl w:val="1"/>
          <w:numId w:val="98"/>
        </w:numPr>
        <w:spacing w:before="0" w:afterLines="0"/>
        <w:rPr>
          <w:rFonts w:ascii="宋体" w:hAnsi="宋体"/>
        </w:rPr>
      </w:pPr>
      <w:r>
        <w:rPr>
          <w:rFonts w:hint="eastAsia" w:ascii="宋体" w:hAnsi="宋体"/>
        </w:rPr>
        <w:t>上网、IPTV、语音（仅针对包含语音口的设备）、远程管理数据流同时承载，其中2.4GHz频段承载的无线上网上下行流量应均不低于35Mbps，5GHz频段承载的无线上网上下行流量应均不低于100Mbps</w:t>
      </w:r>
    </w:p>
    <w:p>
      <w:pPr>
        <w:numPr>
          <w:ilvl w:val="1"/>
          <w:numId w:val="98"/>
        </w:numPr>
        <w:spacing w:before="0" w:afterLines="0"/>
        <w:rPr>
          <w:rFonts w:ascii="宋体" w:hAnsi="宋体"/>
        </w:rPr>
      </w:pPr>
      <w:r>
        <w:rPr>
          <w:rFonts w:hint="eastAsia" w:ascii="宋体" w:hAnsi="宋体"/>
        </w:rPr>
        <w:t>启用预装插件</w:t>
      </w:r>
    </w:p>
    <w:p>
      <w:pPr>
        <w:pStyle w:val="102"/>
        <w:numPr>
          <w:ilvl w:val="2"/>
          <w:numId w:val="6"/>
        </w:numPr>
        <w:spacing w:before="156" w:after="156"/>
      </w:pPr>
      <w:r>
        <w:t>地址学习</w:t>
      </w:r>
      <w:bookmarkEnd w:id="617"/>
      <w:bookmarkEnd w:id="618"/>
    </w:p>
    <w:p>
      <w:pPr>
        <w:spacing w:after="15"/>
        <w:ind w:firstLine="420" w:firstLineChars="200"/>
        <w:rPr>
          <w:rFonts w:ascii="宋体" w:hAnsi="宋体"/>
        </w:rPr>
      </w:pPr>
      <w:r>
        <w:t>MAC地址学习数量应不少于</w:t>
      </w:r>
      <w:r>
        <w:rPr>
          <w:rFonts w:hint="eastAsia"/>
        </w:rPr>
        <w:t>128</w:t>
      </w:r>
      <w:r>
        <w:t>个。</w:t>
      </w:r>
    </w:p>
    <w:p>
      <w:pPr>
        <w:pStyle w:val="102"/>
        <w:numPr>
          <w:ilvl w:val="2"/>
          <w:numId w:val="6"/>
        </w:numPr>
        <w:spacing w:before="156" w:after="156"/>
      </w:pPr>
      <w:bookmarkStart w:id="619" w:name="_Toc224441739"/>
      <w:r>
        <w:t>缓存大小</w:t>
      </w:r>
      <w:bookmarkEnd w:id="619"/>
    </w:p>
    <w:p>
      <w:pPr>
        <w:spacing w:after="15"/>
        <w:ind w:left="420"/>
        <w:rPr>
          <w:rFonts w:ascii="宋体" w:hAnsi="宋体"/>
        </w:rPr>
      </w:pPr>
      <w:bookmarkStart w:id="620" w:name="_Toc224441740"/>
      <w:r>
        <w:rPr>
          <w:rFonts w:hint="eastAsia" w:ascii="宋体" w:hAnsi="宋体"/>
        </w:rPr>
        <w:t>应支持1518字节包长的80个数据包的缓存能力，以支持少量突发性数据业务。</w:t>
      </w:r>
    </w:p>
    <w:p>
      <w:pPr>
        <w:pStyle w:val="102"/>
        <w:numPr>
          <w:ilvl w:val="2"/>
          <w:numId w:val="6"/>
        </w:numPr>
        <w:spacing w:before="156" w:after="156"/>
      </w:pPr>
      <w:r>
        <w:rPr>
          <w:rFonts w:hint="eastAsia"/>
        </w:rPr>
        <w:t>并发</w:t>
      </w:r>
      <w:r>
        <w:t>处理要求</w:t>
      </w:r>
      <w:bookmarkEnd w:id="620"/>
    </w:p>
    <w:bookmarkEnd w:id="612"/>
    <w:bookmarkEnd w:id="613"/>
    <w:bookmarkEnd w:id="614"/>
    <w:p>
      <w:pPr>
        <w:spacing w:after="15"/>
        <w:ind w:firstLine="420"/>
        <w:rPr>
          <w:rFonts w:ascii="宋体" w:hAnsi="宋体"/>
          <w:color w:val="000000"/>
        </w:rPr>
      </w:pPr>
      <w:bookmarkStart w:id="621" w:name="_Toc224441742"/>
      <w:r>
        <w:rPr>
          <w:rFonts w:ascii="宋体" w:hAnsi="宋体"/>
          <w:color w:val="000000"/>
        </w:rPr>
        <w:t>应支持在64字节、512字节、1024字节、1518字节下UDP的session数不低于4000个，</w:t>
      </w:r>
      <w:r>
        <w:rPr>
          <w:rFonts w:hint="eastAsia" w:ascii="宋体" w:hAnsi="宋体"/>
          <w:color w:val="000000"/>
        </w:rPr>
        <w:t>10G-EPON和XG-PON网关宜不低于8000个</w:t>
      </w:r>
      <w:r>
        <w:rPr>
          <w:rFonts w:ascii="宋体" w:hAnsi="宋体"/>
          <w:color w:val="000000"/>
        </w:rPr>
        <w:t>。</w:t>
      </w:r>
    </w:p>
    <w:p>
      <w:pPr>
        <w:spacing w:after="15"/>
        <w:ind w:firstLine="420"/>
        <w:rPr>
          <w:rFonts w:ascii="宋体" w:hAnsi="宋体"/>
          <w:color w:val="000000"/>
        </w:rPr>
      </w:pPr>
      <w:r>
        <w:rPr>
          <w:rFonts w:hint="eastAsia" w:ascii="宋体" w:hAnsi="宋体"/>
          <w:color w:val="000000"/>
        </w:rPr>
        <w:t>打开防火墙、ACL、NAT之后，设备支持的每秒新建TCP Session数应不低于400个，10G-EPON和XG-PON网关宜不低于800个。</w:t>
      </w:r>
    </w:p>
    <w:p>
      <w:pPr>
        <w:spacing w:after="15"/>
        <w:ind w:firstLine="420"/>
        <w:rPr>
          <w:rFonts w:ascii="宋体" w:hAnsi="宋体"/>
        </w:rPr>
      </w:pPr>
      <w:r>
        <w:rPr>
          <w:rFonts w:hint="eastAsia" w:ascii="宋体" w:hAnsi="宋体"/>
          <w:color w:val="000000"/>
        </w:rPr>
        <w:t>打开防火墙、ACL、NAT之后，设备支持的最大并发TCP Session数应不低于4000个</w:t>
      </w:r>
      <w:r>
        <w:rPr>
          <w:rFonts w:ascii="宋体" w:hAnsi="宋体"/>
          <w:color w:val="000000"/>
        </w:rPr>
        <w:t>，</w:t>
      </w:r>
      <w:r>
        <w:rPr>
          <w:rFonts w:hint="eastAsia" w:ascii="宋体" w:hAnsi="宋体"/>
          <w:color w:val="000000"/>
        </w:rPr>
        <w:t>10G-EPON和XG-PON网关宜不低于8000个。</w:t>
      </w:r>
    </w:p>
    <w:p>
      <w:pPr>
        <w:pStyle w:val="96"/>
        <w:numPr>
          <w:ilvl w:val="1"/>
          <w:numId w:val="6"/>
        </w:numPr>
        <w:spacing w:before="156" w:after="156"/>
      </w:pPr>
      <w:bookmarkStart w:id="622" w:name="_Toc447897186"/>
      <w:bookmarkStart w:id="623" w:name="_Toc532477789"/>
      <w:r>
        <w:t>WLAN无线性能</w:t>
      </w:r>
      <w:bookmarkEnd w:id="621"/>
      <w:bookmarkEnd w:id="622"/>
      <w:r>
        <w:t>要求</w:t>
      </w:r>
      <w:bookmarkEnd w:id="623"/>
    </w:p>
    <w:p>
      <w:pPr>
        <w:pStyle w:val="102"/>
        <w:numPr>
          <w:ilvl w:val="2"/>
          <w:numId w:val="6"/>
        </w:numPr>
        <w:spacing w:before="156" w:after="156"/>
      </w:pPr>
      <w:bookmarkStart w:id="624" w:name="_Toc224441743"/>
      <w:bookmarkStart w:id="625" w:name="_Toc224441746"/>
      <w:r>
        <w:t>WLAN吞吐量性能要求</w:t>
      </w:r>
      <w:bookmarkEnd w:id="624"/>
    </w:p>
    <w:p>
      <w:pPr>
        <w:spacing w:after="15"/>
        <w:ind w:firstLine="420" w:firstLineChars="200"/>
        <w:rPr>
          <w:rFonts w:ascii="宋体" w:hAnsi="宋体"/>
        </w:rPr>
      </w:pPr>
      <w:r>
        <w:rPr>
          <w:rFonts w:hint="eastAsia" w:ascii="宋体" w:hAnsi="宋体"/>
        </w:rPr>
        <w:t>智能家庭网关的</w:t>
      </w:r>
      <w:r>
        <w:rPr>
          <w:rFonts w:ascii="宋体" w:hAnsi="宋体"/>
        </w:rPr>
        <w:t>WLAN吞吐量指标等级要求见表</w:t>
      </w:r>
      <w:r>
        <w:rPr>
          <w:rFonts w:hint="eastAsia" w:ascii="宋体" w:hAnsi="宋体"/>
        </w:rPr>
        <w:t>9，不同形态智能家庭网关应支持的</w:t>
      </w:r>
      <w:r>
        <w:rPr>
          <w:rFonts w:ascii="宋体" w:hAnsi="宋体"/>
        </w:rPr>
        <w:t>WLAN吞吐量指标等级见4.3。</w:t>
      </w:r>
    </w:p>
    <w:p>
      <w:pPr>
        <w:pStyle w:val="188"/>
        <w:numPr>
          <w:ilvl w:val="0"/>
          <w:numId w:val="8"/>
        </w:numPr>
        <w:tabs>
          <w:tab w:val="left" w:pos="360"/>
        </w:tabs>
        <w:spacing w:before="156" w:after="156"/>
        <w:rPr>
          <w:shd w:val="clear" w:color="auto" w:fill="FFFF00"/>
        </w:rPr>
      </w:pPr>
      <w:r>
        <w:rPr>
          <w:rFonts w:hint="eastAsia"/>
        </w:rPr>
        <w:t>WLAN吞吐量要求</w:t>
      </w:r>
    </w:p>
    <w:tbl>
      <w:tblPr>
        <w:tblStyle w:val="66"/>
        <w:tblW w:w="52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5"/>
        <w:gridCol w:w="1070"/>
        <w:gridCol w:w="1026"/>
        <w:gridCol w:w="1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E6E6E6"/>
          </w:tcPr>
          <w:p>
            <w:pPr>
              <w:spacing w:after="15"/>
              <w:jc w:val="center"/>
              <w:rPr>
                <w:rFonts w:ascii="宋体" w:hAnsi="宋体"/>
                <w:bCs/>
                <w:sz w:val="18"/>
                <w:szCs w:val="18"/>
              </w:rPr>
            </w:pPr>
            <w:r>
              <w:rPr>
                <w:rFonts w:hint="eastAsia" w:ascii="宋体" w:hAnsi="宋体"/>
                <w:bCs/>
                <w:sz w:val="18"/>
                <w:szCs w:val="18"/>
              </w:rPr>
              <w:t>指标等级</w:t>
            </w:r>
          </w:p>
        </w:tc>
        <w:tc>
          <w:tcPr>
            <w:tcW w:w="1070" w:type="dxa"/>
            <w:shd w:val="clear" w:color="auto" w:fill="E6E6E6"/>
          </w:tcPr>
          <w:p>
            <w:pPr>
              <w:spacing w:after="15"/>
              <w:jc w:val="center"/>
              <w:rPr>
                <w:rFonts w:ascii="宋体" w:hAnsi="宋体"/>
                <w:bCs/>
                <w:sz w:val="18"/>
                <w:szCs w:val="18"/>
              </w:rPr>
            </w:pPr>
            <w:r>
              <w:rPr>
                <w:rFonts w:hint="eastAsia" w:ascii="宋体" w:hAnsi="宋体"/>
                <w:bCs/>
                <w:sz w:val="18"/>
                <w:szCs w:val="18"/>
              </w:rPr>
              <w:t>频段（</w:t>
            </w:r>
            <w:r>
              <w:rPr>
                <w:rFonts w:ascii="宋体" w:hAnsi="宋体"/>
                <w:bCs/>
                <w:sz w:val="18"/>
                <w:szCs w:val="18"/>
              </w:rPr>
              <w:t>Hz）</w:t>
            </w:r>
          </w:p>
        </w:tc>
        <w:tc>
          <w:tcPr>
            <w:tcW w:w="1026" w:type="dxa"/>
            <w:shd w:val="clear" w:color="auto" w:fill="E6E6E6"/>
          </w:tcPr>
          <w:p>
            <w:pPr>
              <w:spacing w:after="15"/>
              <w:jc w:val="center"/>
              <w:rPr>
                <w:rFonts w:ascii="宋体" w:hAnsi="宋体"/>
                <w:bCs/>
                <w:sz w:val="18"/>
                <w:szCs w:val="18"/>
              </w:rPr>
            </w:pPr>
            <w:r>
              <w:rPr>
                <w:rFonts w:hint="eastAsia" w:ascii="宋体" w:hAnsi="宋体"/>
                <w:bCs/>
                <w:sz w:val="18"/>
                <w:szCs w:val="18"/>
              </w:rPr>
              <w:t>频宽设置（</w:t>
            </w:r>
            <w:r>
              <w:rPr>
                <w:rFonts w:ascii="宋体" w:hAnsi="宋体"/>
                <w:bCs/>
                <w:sz w:val="18"/>
                <w:szCs w:val="18"/>
              </w:rPr>
              <w:t>Hz）</w:t>
            </w:r>
          </w:p>
        </w:tc>
        <w:tc>
          <w:tcPr>
            <w:tcW w:w="1982" w:type="dxa"/>
            <w:shd w:val="clear" w:color="auto" w:fill="E6E6E6"/>
          </w:tcPr>
          <w:p>
            <w:pPr>
              <w:spacing w:after="15"/>
              <w:jc w:val="center"/>
              <w:rPr>
                <w:rFonts w:ascii="宋体" w:hAnsi="宋体"/>
                <w:bCs/>
                <w:sz w:val="18"/>
                <w:szCs w:val="18"/>
              </w:rPr>
            </w:pPr>
            <w:r>
              <w:rPr>
                <w:rFonts w:hint="eastAsia" w:ascii="宋体" w:hAnsi="宋体"/>
                <w:bCs/>
                <w:sz w:val="18"/>
                <w:szCs w:val="18"/>
              </w:rPr>
              <w:t>吞吐量要求不低于（</w:t>
            </w:r>
            <w:r>
              <w:rPr>
                <w:rFonts w:ascii="宋体" w:hAnsi="宋体"/>
                <w:bCs/>
                <w:sz w:val="18"/>
                <w:szCs w:val="18"/>
              </w:rPr>
              <w:t>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restart"/>
          </w:tcPr>
          <w:p>
            <w:pPr>
              <w:spacing w:after="15"/>
              <w:rPr>
                <w:rFonts w:ascii="宋体" w:hAnsi="宋体"/>
                <w:sz w:val="18"/>
                <w:szCs w:val="18"/>
              </w:rPr>
            </w:pPr>
            <w:r>
              <w:rPr>
                <w:rFonts w:ascii="宋体" w:hAnsi="宋体"/>
                <w:sz w:val="18"/>
                <w:szCs w:val="18"/>
              </w:rPr>
              <w:t>W_1</w:t>
            </w:r>
          </w:p>
        </w:tc>
        <w:tc>
          <w:tcPr>
            <w:tcW w:w="1070" w:type="dxa"/>
            <w:vMerge w:val="restart"/>
          </w:tcPr>
          <w:p>
            <w:pPr>
              <w:spacing w:after="15"/>
              <w:rPr>
                <w:rFonts w:ascii="宋体" w:hAnsi="宋体"/>
                <w:sz w:val="18"/>
                <w:szCs w:val="18"/>
              </w:rPr>
            </w:pPr>
            <w:r>
              <w:rPr>
                <w:rFonts w:ascii="宋体" w:hAnsi="宋体"/>
                <w:sz w:val="18"/>
                <w:szCs w:val="18"/>
              </w:rPr>
              <w:t>2.4G（</w:t>
            </w:r>
            <w:r>
              <w:rPr>
                <w:rFonts w:hint="eastAsia" w:ascii="宋体" w:hAnsi="宋体"/>
                <w:sz w:val="18"/>
                <w:szCs w:val="18"/>
              </w:rPr>
              <w:t>2X2</w:t>
            </w:r>
            <w:r>
              <w:rPr>
                <w:rFonts w:ascii="宋体" w:hAnsi="宋体"/>
                <w:sz w:val="18"/>
                <w:szCs w:val="18"/>
              </w:rPr>
              <w:t>）</w:t>
            </w:r>
          </w:p>
        </w:tc>
        <w:tc>
          <w:tcPr>
            <w:tcW w:w="1026" w:type="dxa"/>
          </w:tcPr>
          <w:p>
            <w:pPr>
              <w:spacing w:after="15"/>
              <w:jc w:val="center"/>
              <w:rPr>
                <w:rFonts w:ascii="宋体" w:hAnsi="宋体"/>
                <w:sz w:val="18"/>
                <w:szCs w:val="18"/>
              </w:rPr>
            </w:pPr>
            <w:r>
              <w:rPr>
                <w:rFonts w:ascii="宋体" w:hAnsi="宋体"/>
                <w:sz w:val="18"/>
                <w:szCs w:val="18"/>
              </w:rPr>
              <w:t>20M</w:t>
            </w:r>
          </w:p>
        </w:tc>
        <w:tc>
          <w:tcPr>
            <w:tcW w:w="1982" w:type="dxa"/>
          </w:tcPr>
          <w:p>
            <w:pPr>
              <w:spacing w:after="15"/>
              <w:jc w:val="center"/>
              <w:rPr>
                <w:rFonts w:ascii="宋体" w:hAnsi="宋体"/>
                <w:sz w:val="18"/>
                <w:szCs w:val="18"/>
              </w:rPr>
            </w:pPr>
            <w:r>
              <w:rPr>
                <w:rFonts w:ascii="宋体" w:hAnsi="宋体"/>
                <w:sz w:val="18"/>
                <w:szCs w:val="18"/>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keepNext/>
              <w:keepLines/>
              <w:spacing w:after="15" w:line="578" w:lineRule="auto"/>
              <w:outlineLvl w:val="0"/>
              <w:rPr>
                <w:rFonts w:ascii="宋体" w:hAnsi="宋体"/>
                <w:sz w:val="18"/>
                <w:szCs w:val="18"/>
              </w:rPr>
            </w:pPr>
          </w:p>
        </w:tc>
        <w:tc>
          <w:tcPr>
            <w:tcW w:w="1070" w:type="dxa"/>
            <w:vMerge w:val="continue"/>
          </w:tcPr>
          <w:p>
            <w:pPr>
              <w:keepNext/>
              <w:keepLines/>
              <w:spacing w:after="15" w:line="578" w:lineRule="auto"/>
              <w:outlineLvl w:val="0"/>
              <w:rPr>
                <w:rFonts w:ascii="宋体" w:hAnsi="宋体"/>
                <w:sz w:val="18"/>
                <w:szCs w:val="18"/>
              </w:rPr>
            </w:pPr>
          </w:p>
        </w:tc>
        <w:tc>
          <w:tcPr>
            <w:tcW w:w="1026" w:type="dxa"/>
          </w:tcPr>
          <w:p>
            <w:pPr>
              <w:spacing w:after="15"/>
              <w:jc w:val="center"/>
              <w:rPr>
                <w:rFonts w:ascii="宋体" w:hAnsi="宋体"/>
                <w:sz w:val="18"/>
                <w:szCs w:val="18"/>
              </w:rPr>
            </w:pPr>
            <w:r>
              <w:rPr>
                <w:rFonts w:ascii="宋体" w:hAnsi="宋体"/>
                <w:sz w:val="18"/>
                <w:szCs w:val="18"/>
              </w:rPr>
              <w:t>40M</w:t>
            </w:r>
          </w:p>
        </w:tc>
        <w:tc>
          <w:tcPr>
            <w:tcW w:w="1982" w:type="dxa"/>
          </w:tcPr>
          <w:p>
            <w:pPr>
              <w:spacing w:after="15"/>
              <w:jc w:val="center"/>
              <w:rPr>
                <w:rFonts w:ascii="宋体" w:hAnsi="宋体"/>
                <w:sz w:val="18"/>
                <w:szCs w:val="18"/>
              </w:rPr>
            </w:pPr>
            <w:r>
              <w:rPr>
                <w:rFonts w:ascii="宋体" w:hAnsi="宋体"/>
                <w:sz w:val="18"/>
                <w:szCs w:val="18"/>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restart"/>
          </w:tcPr>
          <w:p>
            <w:pPr>
              <w:spacing w:after="15"/>
              <w:rPr>
                <w:rFonts w:ascii="宋体" w:hAnsi="宋体"/>
                <w:sz w:val="18"/>
                <w:szCs w:val="18"/>
              </w:rPr>
            </w:pPr>
            <w:r>
              <w:rPr>
                <w:rFonts w:ascii="宋体" w:hAnsi="宋体"/>
                <w:sz w:val="18"/>
                <w:szCs w:val="18"/>
              </w:rPr>
              <w:t>W_</w:t>
            </w:r>
            <w:r>
              <w:rPr>
                <w:rFonts w:hint="eastAsia" w:ascii="宋体" w:hAnsi="宋体"/>
                <w:sz w:val="18"/>
                <w:szCs w:val="18"/>
              </w:rPr>
              <w:t>2</w:t>
            </w:r>
          </w:p>
        </w:tc>
        <w:tc>
          <w:tcPr>
            <w:tcW w:w="1070" w:type="dxa"/>
            <w:vMerge w:val="restart"/>
          </w:tcPr>
          <w:p>
            <w:pPr>
              <w:spacing w:after="15"/>
              <w:rPr>
                <w:rFonts w:ascii="宋体" w:hAnsi="宋体"/>
                <w:sz w:val="18"/>
                <w:szCs w:val="18"/>
              </w:rPr>
            </w:pPr>
            <w:r>
              <w:rPr>
                <w:rFonts w:ascii="宋体" w:hAnsi="宋体"/>
                <w:sz w:val="18"/>
                <w:szCs w:val="18"/>
              </w:rPr>
              <w:t>2.4G（</w:t>
            </w:r>
            <w:r>
              <w:rPr>
                <w:rFonts w:hint="eastAsia" w:ascii="宋体" w:hAnsi="宋体"/>
                <w:sz w:val="18"/>
                <w:szCs w:val="18"/>
              </w:rPr>
              <w:t>3X3</w:t>
            </w:r>
            <w:r>
              <w:rPr>
                <w:rFonts w:ascii="宋体" w:hAnsi="宋体"/>
                <w:sz w:val="18"/>
                <w:szCs w:val="18"/>
              </w:rPr>
              <w:t>）</w:t>
            </w:r>
          </w:p>
        </w:tc>
        <w:tc>
          <w:tcPr>
            <w:tcW w:w="1026" w:type="dxa"/>
          </w:tcPr>
          <w:p>
            <w:pPr>
              <w:spacing w:after="15"/>
              <w:jc w:val="center"/>
              <w:rPr>
                <w:rFonts w:ascii="宋体" w:hAnsi="宋体"/>
                <w:sz w:val="18"/>
                <w:szCs w:val="18"/>
              </w:rPr>
            </w:pPr>
            <w:r>
              <w:rPr>
                <w:rFonts w:ascii="宋体" w:hAnsi="宋体"/>
                <w:sz w:val="18"/>
                <w:szCs w:val="18"/>
              </w:rPr>
              <w:t>20M</w:t>
            </w:r>
          </w:p>
        </w:tc>
        <w:tc>
          <w:tcPr>
            <w:tcW w:w="1982" w:type="dxa"/>
          </w:tcPr>
          <w:p>
            <w:pPr>
              <w:spacing w:after="15"/>
              <w:jc w:val="center"/>
              <w:rPr>
                <w:rFonts w:ascii="宋体" w:hAnsi="宋体"/>
                <w:sz w:val="18"/>
                <w:szCs w:val="18"/>
              </w:rPr>
            </w:pPr>
            <w:r>
              <w:rPr>
                <w:rFonts w:hint="eastAsia" w:ascii="宋体" w:hAnsi="宋体"/>
                <w:sz w:val="18"/>
                <w:szCs w:val="18"/>
              </w:rP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keepNext/>
              <w:keepLines/>
              <w:spacing w:after="15" w:line="578" w:lineRule="auto"/>
              <w:outlineLvl w:val="0"/>
              <w:rPr>
                <w:rFonts w:ascii="宋体" w:hAnsi="宋体"/>
                <w:sz w:val="18"/>
                <w:szCs w:val="18"/>
              </w:rPr>
            </w:pPr>
          </w:p>
        </w:tc>
        <w:tc>
          <w:tcPr>
            <w:tcW w:w="1070" w:type="dxa"/>
            <w:vMerge w:val="continue"/>
          </w:tcPr>
          <w:p>
            <w:pPr>
              <w:keepNext/>
              <w:keepLines/>
              <w:spacing w:after="15" w:line="578" w:lineRule="auto"/>
              <w:outlineLvl w:val="0"/>
              <w:rPr>
                <w:rFonts w:ascii="宋体" w:hAnsi="宋体"/>
                <w:sz w:val="18"/>
                <w:szCs w:val="18"/>
              </w:rPr>
            </w:pPr>
          </w:p>
        </w:tc>
        <w:tc>
          <w:tcPr>
            <w:tcW w:w="1026" w:type="dxa"/>
          </w:tcPr>
          <w:p>
            <w:pPr>
              <w:spacing w:after="15"/>
              <w:jc w:val="center"/>
              <w:rPr>
                <w:rFonts w:ascii="宋体" w:hAnsi="宋体"/>
                <w:sz w:val="18"/>
                <w:szCs w:val="18"/>
              </w:rPr>
            </w:pPr>
            <w:r>
              <w:rPr>
                <w:rFonts w:ascii="宋体" w:hAnsi="宋体"/>
                <w:sz w:val="18"/>
                <w:szCs w:val="18"/>
              </w:rPr>
              <w:t>40M</w:t>
            </w:r>
          </w:p>
        </w:tc>
        <w:tc>
          <w:tcPr>
            <w:tcW w:w="1982" w:type="dxa"/>
          </w:tcPr>
          <w:p>
            <w:pPr>
              <w:spacing w:after="15"/>
              <w:jc w:val="center"/>
              <w:rPr>
                <w:rFonts w:ascii="宋体" w:hAnsi="宋体"/>
                <w:sz w:val="18"/>
                <w:szCs w:val="18"/>
              </w:rPr>
            </w:pPr>
            <w:r>
              <w:rPr>
                <w:rFonts w:hint="eastAsia" w:ascii="宋体" w:hAnsi="宋体"/>
                <w:sz w:val="18"/>
                <w:szCs w:val="18"/>
              </w:rPr>
              <w:t>22</w:t>
            </w:r>
            <w:r>
              <w:rPr>
                <w:rFonts w:ascii="宋体" w:hAnsi="宋体"/>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restart"/>
          </w:tcPr>
          <w:p>
            <w:pPr>
              <w:spacing w:after="15"/>
              <w:rPr>
                <w:rFonts w:ascii="宋体" w:hAnsi="宋体"/>
                <w:sz w:val="18"/>
                <w:szCs w:val="18"/>
              </w:rPr>
            </w:pPr>
            <w:r>
              <w:rPr>
                <w:rFonts w:ascii="宋体" w:hAnsi="宋体"/>
                <w:sz w:val="18"/>
                <w:szCs w:val="18"/>
              </w:rPr>
              <w:t>W_</w:t>
            </w:r>
            <w:r>
              <w:rPr>
                <w:rFonts w:hint="eastAsia" w:ascii="宋体" w:hAnsi="宋体"/>
                <w:sz w:val="18"/>
                <w:szCs w:val="18"/>
              </w:rPr>
              <w:t>3</w:t>
            </w:r>
          </w:p>
        </w:tc>
        <w:tc>
          <w:tcPr>
            <w:tcW w:w="1070" w:type="dxa"/>
            <w:vMerge w:val="restart"/>
          </w:tcPr>
          <w:p>
            <w:pPr>
              <w:spacing w:after="15"/>
              <w:rPr>
                <w:rFonts w:ascii="宋体" w:hAnsi="宋体"/>
                <w:sz w:val="18"/>
                <w:szCs w:val="18"/>
              </w:rPr>
            </w:pPr>
            <w:r>
              <w:rPr>
                <w:rFonts w:ascii="宋体" w:hAnsi="宋体"/>
                <w:sz w:val="18"/>
                <w:szCs w:val="18"/>
              </w:rPr>
              <w:t>5G（</w:t>
            </w:r>
            <w:r>
              <w:rPr>
                <w:rFonts w:hint="eastAsia" w:ascii="宋体" w:hAnsi="宋体"/>
                <w:sz w:val="18"/>
                <w:szCs w:val="18"/>
              </w:rPr>
              <w:t>2X2</w:t>
            </w:r>
            <w:r>
              <w:rPr>
                <w:rFonts w:ascii="宋体" w:hAnsi="宋体"/>
                <w:sz w:val="18"/>
                <w:szCs w:val="18"/>
              </w:rPr>
              <w:t>）</w:t>
            </w:r>
          </w:p>
        </w:tc>
        <w:tc>
          <w:tcPr>
            <w:tcW w:w="1026" w:type="dxa"/>
          </w:tcPr>
          <w:p>
            <w:pPr>
              <w:spacing w:after="15"/>
              <w:jc w:val="center"/>
              <w:rPr>
                <w:rFonts w:ascii="宋体" w:hAnsi="宋体"/>
                <w:sz w:val="18"/>
                <w:szCs w:val="18"/>
              </w:rPr>
            </w:pPr>
            <w:r>
              <w:rPr>
                <w:rFonts w:ascii="宋体" w:hAnsi="宋体"/>
                <w:sz w:val="18"/>
                <w:szCs w:val="18"/>
              </w:rPr>
              <w:t>20M</w:t>
            </w:r>
          </w:p>
        </w:tc>
        <w:tc>
          <w:tcPr>
            <w:tcW w:w="1982" w:type="dxa"/>
          </w:tcPr>
          <w:p>
            <w:pPr>
              <w:spacing w:after="15"/>
              <w:jc w:val="center"/>
              <w:rPr>
                <w:rFonts w:ascii="宋体" w:hAnsi="宋体"/>
                <w:sz w:val="18"/>
                <w:szCs w:val="18"/>
              </w:rPr>
            </w:pPr>
            <w:r>
              <w:rPr>
                <w:rFonts w:ascii="宋体" w:hAnsi="宋体"/>
                <w:sz w:val="18"/>
                <w:szCs w:val="18"/>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rPr>
            </w:pPr>
          </w:p>
        </w:tc>
        <w:tc>
          <w:tcPr>
            <w:tcW w:w="1070" w:type="dxa"/>
            <w:vMerge w:val="continue"/>
          </w:tcPr>
          <w:p>
            <w:pPr>
              <w:spacing w:after="15"/>
              <w:rPr>
                <w:rFonts w:ascii="宋体" w:hAnsi="宋体"/>
                <w:sz w:val="18"/>
                <w:szCs w:val="18"/>
              </w:rPr>
            </w:pPr>
          </w:p>
        </w:tc>
        <w:tc>
          <w:tcPr>
            <w:tcW w:w="1026" w:type="dxa"/>
          </w:tcPr>
          <w:p>
            <w:pPr>
              <w:spacing w:after="15"/>
              <w:jc w:val="center"/>
              <w:rPr>
                <w:rFonts w:ascii="宋体" w:hAnsi="宋体"/>
                <w:sz w:val="18"/>
                <w:szCs w:val="18"/>
              </w:rPr>
            </w:pPr>
            <w:r>
              <w:rPr>
                <w:rFonts w:ascii="宋体" w:hAnsi="宋体"/>
                <w:sz w:val="18"/>
                <w:szCs w:val="18"/>
              </w:rPr>
              <w:t>40M</w:t>
            </w:r>
          </w:p>
        </w:tc>
        <w:tc>
          <w:tcPr>
            <w:tcW w:w="1982" w:type="dxa"/>
          </w:tcPr>
          <w:p>
            <w:pPr>
              <w:spacing w:after="15"/>
              <w:jc w:val="center"/>
              <w:rPr>
                <w:rFonts w:ascii="宋体" w:hAnsi="宋体"/>
                <w:sz w:val="18"/>
                <w:szCs w:val="18"/>
              </w:rPr>
            </w:pPr>
            <w:r>
              <w:rPr>
                <w:rFonts w:ascii="宋体" w:hAnsi="宋体"/>
                <w:sz w:val="18"/>
                <w:szCs w:val="18"/>
              </w:rP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rPr>
            </w:pPr>
          </w:p>
        </w:tc>
        <w:tc>
          <w:tcPr>
            <w:tcW w:w="1070" w:type="dxa"/>
            <w:vMerge w:val="continue"/>
          </w:tcPr>
          <w:p>
            <w:pPr>
              <w:spacing w:after="15"/>
              <w:rPr>
                <w:rFonts w:ascii="宋体" w:hAnsi="宋体"/>
                <w:sz w:val="18"/>
                <w:szCs w:val="18"/>
              </w:rPr>
            </w:pPr>
          </w:p>
        </w:tc>
        <w:tc>
          <w:tcPr>
            <w:tcW w:w="1026" w:type="dxa"/>
          </w:tcPr>
          <w:p>
            <w:pPr>
              <w:spacing w:after="15"/>
              <w:jc w:val="center"/>
              <w:rPr>
                <w:rFonts w:ascii="宋体" w:hAnsi="宋体"/>
                <w:sz w:val="18"/>
                <w:szCs w:val="18"/>
              </w:rPr>
            </w:pPr>
            <w:r>
              <w:rPr>
                <w:rFonts w:ascii="宋体" w:hAnsi="宋体"/>
                <w:sz w:val="18"/>
                <w:szCs w:val="18"/>
              </w:rPr>
              <w:t>80M</w:t>
            </w:r>
          </w:p>
        </w:tc>
        <w:tc>
          <w:tcPr>
            <w:tcW w:w="1982" w:type="dxa"/>
          </w:tcPr>
          <w:p>
            <w:pPr>
              <w:spacing w:after="15"/>
              <w:jc w:val="center"/>
              <w:rPr>
                <w:rFonts w:ascii="宋体" w:hAnsi="宋体"/>
                <w:sz w:val="18"/>
                <w:szCs w:val="18"/>
              </w:rPr>
            </w:pPr>
            <w:r>
              <w:rPr>
                <w:rFonts w:ascii="宋体" w:hAnsi="宋体"/>
                <w:sz w:val="18"/>
                <w:szCs w:val="18"/>
              </w:rP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rPr>
            </w:pPr>
          </w:p>
        </w:tc>
        <w:tc>
          <w:tcPr>
            <w:tcW w:w="1070" w:type="dxa"/>
            <w:vMerge w:val="continue"/>
          </w:tcPr>
          <w:p>
            <w:pPr>
              <w:spacing w:after="15"/>
              <w:rPr>
                <w:rFonts w:ascii="宋体" w:hAnsi="宋体"/>
                <w:sz w:val="18"/>
                <w:szCs w:val="18"/>
              </w:rPr>
            </w:pPr>
          </w:p>
        </w:tc>
        <w:tc>
          <w:tcPr>
            <w:tcW w:w="1026" w:type="dxa"/>
          </w:tcPr>
          <w:p>
            <w:pPr>
              <w:spacing w:after="15"/>
              <w:jc w:val="center"/>
              <w:rPr>
                <w:rFonts w:ascii="宋体" w:hAnsi="宋体"/>
                <w:sz w:val="18"/>
                <w:szCs w:val="18"/>
              </w:rPr>
            </w:pPr>
            <w:r>
              <w:rPr>
                <w:rFonts w:ascii="宋体" w:hAnsi="宋体"/>
                <w:sz w:val="18"/>
                <w:szCs w:val="18"/>
              </w:rPr>
              <w:t>160M</w:t>
            </w:r>
          </w:p>
        </w:tc>
        <w:tc>
          <w:tcPr>
            <w:tcW w:w="1982" w:type="dxa"/>
          </w:tcPr>
          <w:p>
            <w:pPr>
              <w:spacing w:after="15"/>
              <w:jc w:val="center"/>
              <w:rPr>
                <w:rFonts w:ascii="宋体" w:hAnsi="宋体"/>
                <w:sz w:val="18"/>
                <w:szCs w:val="18"/>
              </w:rPr>
            </w:pPr>
            <w:r>
              <w:rPr>
                <w:rFonts w:ascii="宋体" w:hAnsi="宋体"/>
                <w:sz w:val="18"/>
                <w:szCs w:val="18"/>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keepNext/>
              <w:keepLines/>
              <w:spacing w:after="15" w:line="578" w:lineRule="auto"/>
              <w:outlineLvl w:val="0"/>
              <w:rPr>
                <w:rFonts w:ascii="宋体" w:hAnsi="宋体"/>
                <w:sz w:val="18"/>
                <w:szCs w:val="18"/>
              </w:rPr>
            </w:pPr>
          </w:p>
        </w:tc>
        <w:tc>
          <w:tcPr>
            <w:tcW w:w="1070" w:type="dxa"/>
            <w:vMerge w:val="continue"/>
          </w:tcPr>
          <w:p>
            <w:pPr>
              <w:keepNext/>
              <w:keepLines/>
              <w:spacing w:after="15" w:line="578" w:lineRule="auto"/>
              <w:outlineLvl w:val="0"/>
              <w:rPr>
                <w:rFonts w:ascii="宋体" w:hAnsi="宋体"/>
                <w:sz w:val="18"/>
                <w:szCs w:val="18"/>
              </w:rPr>
            </w:pPr>
          </w:p>
        </w:tc>
        <w:tc>
          <w:tcPr>
            <w:tcW w:w="1026" w:type="dxa"/>
          </w:tcPr>
          <w:p>
            <w:pPr>
              <w:spacing w:after="15"/>
              <w:jc w:val="center"/>
              <w:rPr>
                <w:rFonts w:ascii="宋体" w:hAnsi="宋体"/>
                <w:sz w:val="18"/>
                <w:szCs w:val="18"/>
              </w:rPr>
            </w:pPr>
            <w:r>
              <w:rPr>
                <w:rFonts w:ascii="宋体" w:hAnsi="宋体"/>
                <w:sz w:val="18"/>
                <w:szCs w:val="18"/>
              </w:rPr>
              <w:t>80+80M</w:t>
            </w:r>
          </w:p>
        </w:tc>
        <w:tc>
          <w:tcPr>
            <w:tcW w:w="1982" w:type="dxa"/>
          </w:tcPr>
          <w:p>
            <w:pPr>
              <w:spacing w:after="15"/>
              <w:jc w:val="center"/>
              <w:rPr>
                <w:rFonts w:ascii="宋体" w:hAnsi="宋体"/>
                <w:sz w:val="18"/>
                <w:szCs w:val="18"/>
              </w:rPr>
            </w:pPr>
            <w:r>
              <w:rPr>
                <w:rFonts w:ascii="宋体" w:hAnsi="宋体"/>
                <w:sz w:val="18"/>
                <w:szCs w:val="18"/>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restart"/>
          </w:tcPr>
          <w:p>
            <w:pPr>
              <w:spacing w:after="15"/>
              <w:rPr>
                <w:rFonts w:ascii="宋体" w:hAnsi="宋体"/>
                <w:sz w:val="18"/>
                <w:szCs w:val="18"/>
              </w:rPr>
            </w:pPr>
            <w:r>
              <w:rPr>
                <w:rFonts w:ascii="宋体" w:hAnsi="宋体"/>
                <w:sz w:val="18"/>
                <w:szCs w:val="18"/>
              </w:rPr>
              <w:t>W_</w:t>
            </w:r>
            <w:r>
              <w:rPr>
                <w:rFonts w:hint="eastAsia" w:ascii="宋体" w:hAnsi="宋体"/>
                <w:sz w:val="18"/>
                <w:szCs w:val="18"/>
              </w:rPr>
              <w:t>4</w:t>
            </w:r>
          </w:p>
        </w:tc>
        <w:tc>
          <w:tcPr>
            <w:tcW w:w="1070" w:type="dxa"/>
            <w:vMerge w:val="restart"/>
          </w:tcPr>
          <w:p>
            <w:pPr>
              <w:spacing w:after="15"/>
              <w:rPr>
                <w:rFonts w:ascii="宋体" w:hAnsi="宋体"/>
                <w:sz w:val="18"/>
                <w:szCs w:val="18"/>
              </w:rPr>
            </w:pPr>
            <w:r>
              <w:rPr>
                <w:rFonts w:ascii="宋体" w:hAnsi="宋体"/>
                <w:sz w:val="18"/>
                <w:szCs w:val="18"/>
              </w:rPr>
              <w:t>5G（</w:t>
            </w:r>
            <w:r>
              <w:rPr>
                <w:rFonts w:hint="eastAsia" w:ascii="宋体" w:hAnsi="宋体"/>
                <w:sz w:val="18"/>
                <w:szCs w:val="18"/>
              </w:rPr>
              <w:t>3X3</w:t>
            </w:r>
            <w:r>
              <w:rPr>
                <w:rFonts w:ascii="宋体" w:hAnsi="宋体"/>
                <w:sz w:val="18"/>
                <w:szCs w:val="18"/>
              </w:rPr>
              <w:t>）</w:t>
            </w:r>
          </w:p>
        </w:tc>
        <w:tc>
          <w:tcPr>
            <w:tcW w:w="1026" w:type="dxa"/>
          </w:tcPr>
          <w:p>
            <w:pPr>
              <w:spacing w:after="15"/>
              <w:jc w:val="center"/>
              <w:rPr>
                <w:rFonts w:ascii="宋体" w:hAnsi="宋体"/>
                <w:sz w:val="18"/>
                <w:szCs w:val="18"/>
              </w:rPr>
            </w:pPr>
            <w:r>
              <w:rPr>
                <w:rFonts w:ascii="宋体" w:hAnsi="宋体"/>
                <w:sz w:val="18"/>
                <w:szCs w:val="18"/>
              </w:rPr>
              <w:t>20M</w:t>
            </w:r>
          </w:p>
        </w:tc>
        <w:tc>
          <w:tcPr>
            <w:tcW w:w="1982" w:type="dxa"/>
          </w:tcPr>
          <w:p>
            <w:pPr>
              <w:spacing w:after="15"/>
              <w:jc w:val="center"/>
              <w:rPr>
                <w:rFonts w:ascii="宋体" w:hAnsi="宋体"/>
                <w:sz w:val="18"/>
                <w:szCs w:val="18"/>
              </w:rPr>
            </w:pPr>
            <w:r>
              <w:rPr>
                <w:rFonts w:ascii="宋体" w:hAnsi="宋体"/>
                <w:sz w:val="18"/>
                <w:szCs w:val="18"/>
              </w:rP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rPr>
            </w:pPr>
          </w:p>
        </w:tc>
        <w:tc>
          <w:tcPr>
            <w:tcW w:w="1070" w:type="dxa"/>
            <w:vMerge w:val="continue"/>
          </w:tcPr>
          <w:p>
            <w:pPr>
              <w:spacing w:after="15"/>
              <w:rPr>
                <w:rFonts w:ascii="宋体" w:hAnsi="宋体"/>
                <w:sz w:val="18"/>
                <w:szCs w:val="18"/>
              </w:rPr>
            </w:pPr>
          </w:p>
        </w:tc>
        <w:tc>
          <w:tcPr>
            <w:tcW w:w="1026" w:type="dxa"/>
          </w:tcPr>
          <w:p>
            <w:pPr>
              <w:spacing w:after="15"/>
              <w:jc w:val="center"/>
              <w:rPr>
                <w:rFonts w:ascii="宋体" w:hAnsi="宋体"/>
                <w:sz w:val="18"/>
                <w:szCs w:val="18"/>
              </w:rPr>
            </w:pPr>
            <w:r>
              <w:rPr>
                <w:rFonts w:ascii="宋体" w:hAnsi="宋体"/>
                <w:sz w:val="18"/>
                <w:szCs w:val="18"/>
              </w:rPr>
              <w:t>40M</w:t>
            </w:r>
          </w:p>
        </w:tc>
        <w:tc>
          <w:tcPr>
            <w:tcW w:w="1982" w:type="dxa"/>
          </w:tcPr>
          <w:p>
            <w:pPr>
              <w:spacing w:after="15"/>
              <w:jc w:val="center"/>
              <w:rPr>
                <w:rFonts w:ascii="宋体" w:hAnsi="宋体"/>
                <w:sz w:val="18"/>
                <w:szCs w:val="18"/>
              </w:rPr>
            </w:pPr>
            <w:r>
              <w:rPr>
                <w:rFonts w:ascii="宋体" w:hAnsi="宋体"/>
                <w:sz w:val="18"/>
                <w:szCs w:val="18"/>
              </w:rPr>
              <w:t>280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rPr>
            </w:pPr>
          </w:p>
        </w:tc>
        <w:tc>
          <w:tcPr>
            <w:tcW w:w="1070" w:type="dxa"/>
            <w:vMerge w:val="continue"/>
          </w:tcPr>
          <w:p>
            <w:pPr>
              <w:spacing w:after="15"/>
              <w:rPr>
                <w:rFonts w:ascii="宋体" w:hAnsi="宋体"/>
                <w:sz w:val="18"/>
                <w:szCs w:val="18"/>
              </w:rPr>
            </w:pPr>
          </w:p>
        </w:tc>
        <w:tc>
          <w:tcPr>
            <w:tcW w:w="1026" w:type="dxa"/>
          </w:tcPr>
          <w:p>
            <w:pPr>
              <w:spacing w:after="15"/>
              <w:jc w:val="center"/>
              <w:rPr>
                <w:rFonts w:ascii="宋体" w:hAnsi="宋体"/>
                <w:sz w:val="18"/>
                <w:szCs w:val="18"/>
              </w:rPr>
            </w:pPr>
            <w:r>
              <w:rPr>
                <w:rFonts w:ascii="宋体" w:hAnsi="宋体"/>
                <w:sz w:val="18"/>
                <w:szCs w:val="18"/>
              </w:rPr>
              <w:t>80M</w:t>
            </w:r>
          </w:p>
        </w:tc>
        <w:tc>
          <w:tcPr>
            <w:tcW w:w="1982" w:type="dxa"/>
          </w:tcPr>
          <w:p>
            <w:pPr>
              <w:spacing w:after="15"/>
              <w:jc w:val="center"/>
              <w:rPr>
                <w:rFonts w:ascii="宋体" w:hAnsi="宋体"/>
                <w:sz w:val="18"/>
                <w:szCs w:val="18"/>
              </w:rPr>
            </w:pPr>
            <w:r>
              <w:rPr>
                <w:rFonts w:ascii="宋体" w:hAnsi="宋体"/>
                <w:sz w:val="18"/>
                <w:szCs w:val="18"/>
              </w:rPr>
              <w:t>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rPr>
            </w:pPr>
          </w:p>
        </w:tc>
        <w:tc>
          <w:tcPr>
            <w:tcW w:w="1070" w:type="dxa"/>
            <w:vMerge w:val="continue"/>
          </w:tcPr>
          <w:p>
            <w:pPr>
              <w:spacing w:after="15"/>
              <w:rPr>
                <w:rFonts w:ascii="宋体" w:hAnsi="宋体"/>
                <w:sz w:val="18"/>
                <w:szCs w:val="18"/>
              </w:rPr>
            </w:pPr>
          </w:p>
        </w:tc>
        <w:tc>
          <w:tcPr>
            <w:tcW w:w="1026" w:type="dxa"/>
          </w:tcPr>
          <w:p>
            <w:pPr>
              <w:spacing w:after="15"/>
              <w:jc w:val="center"/>
              <w:rPr>
                <w:rFonts w:ascii="宋体" w:hAnsi="宋体"/>
                <w:sz w:val="18"/>
                <w:szCs w:val="18"/>
              </w:rPr>
            </w:pPr>
            <w:r>
              <w:rPr>
                <w:rFonts w:ascii="宋体" w:hAnsi="宋体"/>
                <w:sz w:val="18"/>
                <w:szCs w:val="18"/>
              </w:rPr>
              <w:t>160M</w:t>
            </w:r>
          </w:p>
        </w:tc>
        <w:tc>
          <w:tcPr>
            <w:tcW w:w="1982" w:type="dxa"/>
          </w:tcPr>
          <w:p>
            <w:pPr>
              <w:spacing w:after="15"/>
              <w:jc w:val="center"/>
              <w:rPr>
                <w:rFonts w:ascii="宋体" w:hAnsi="宋体"/>
                <w:sz w:val="18"/>
                <w:szCs w:val="18"/>
              </w:rPr>
            </w:pPr>
            <w:r>
              <w:rPr>
                <w:rFonts w:ascii="宋体" w:hAnsi="宋体"/>
                <w:sz w:val="18"/>
                <w:szCs w:val="18"/>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keepNext/>
              <w:keepLines/>
              <w:spacing w:after="15" w:line="578" w:lineRule="auto"/>
              <w:outlineLvl w:val="0"/>
              <w:rPr>
                <w:rFonts w:ascii="宋体" w:hAnsi="宋体"/>
                <w:sz w:val="18"/>
                <w:szCs w:val="18"/>
              </w:rPr>
            </w:pPr>
          </w:p>
        </w:tc>
        <w:tc>
          <w:tcPr>
            <w:tcW w:w="1070" w:type="dxa"/>
            <w:vMerge w:val="continue"/>
          </w:tcPr>
          <w:p>
            <w:pPr>
              <w:keepNext/>
              <w:keepLines/>
              <w:spacing w:after="15" w:line="578" w:lineRule="auto"/>
              <w:outlineLvl w:val="0"/>
              <w:rPr>
                <w:rFonts w:ascii="宋体" w:hAnsi="宋体"/>
                <w:sz w:val="18"/>
                <w:szCs w:val="18"/>
              </w:rPr>
            </w:pPr>
          </w:p>
        </w:tc>
        <w:tc>
          <w:tcPr>
            <w:tcW w:w="1026" w:type="dxa"/>
          </w:tcPr>
          <w:p>
            <w:pPr>
              <w:spacing w:after="15"/>
              <w:jc w:val="center"/>
              <w:rPr>
                <w:rFonts w:ascii="宋体" w:hAnsi="宋体"/>
                <w:sz w:val="18"/>
                <w:szCs w:val="18"/>
              </w:rPr>
            </w:pPr>
            <w:r>
              <w:rPr>
                <w:rFonts w:ascii="宋体" w:hAnsi="宋体"/>
                <w:sz w:val="18"/>
                <w:szCs w:val="18"/>
              </w:rPr>
              <w:t>80+80M</w:t>
            </w:r>
          </w:p>
        </w:tc>
        <w:tc>
          <w:tcPr>
            <w:tcW w:w="1982" w:type="dxa"/>
          </w:tcPr>
          <w:p>
            <w:pPr>
              <w:spacing w:after="15"/>
              <w:jc w:val="center"/>
              <w:rPr>
                <w:rFonts w:ascii="宋体" w:hAnsi="宋体"/>
                <w:sz w:val="18"/>
                <w:szCs w:val="18"/>
              </w:rPr>
            </w:pPr>
            <w:r>
              <w:rPr>
                <w:rFonts w:ascii="宋体" w:hAnsi="宋体"/>
                <w:sz w:val="18"/>
                <w:szCs w:val="18"/>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restart"/>
          </w:tcPr>
          <w:p>
            <w:pPr>
              <w:spacing w:after="15"/>
              <w:rPr>
                <w:rFonts w:ascii="宋体" w:hAnsi="宋体"/>
                <w:sz w:val="18"/>
                <w:szCs w:val="18"/>
              </w:rPr>
            </w:pPr>
            <w:r>
              <w:rPr>
                <w:rFonts w:ascii="宋体" w:hAnsi="宋体"/>
                <w:sz w:val="18"/>
                <w:szCs w:val="18"/>
              </w:rPr>
              <w:t>W_</w:t>
            </w:r>
            <w:r>
              <w:rPr>
                <w:rFonts w:hint="eastAsia" w:ascii="宋体" w:hAnsi="宋体"/>
                <w:sz w:val="18"/>
                <w:szCs w:val="18"/>
              </w:rPr>
              <w:t>5</w:t>
            </w:r>
          </w:p>
        </w:tc>
        <w:tc>
          <w:tcPr>
            <w:tcW w:w="1070" w:type="dxa"/>
            <w:vMerge w:val="restart"/>
          </w:tcPr>
          <w:p>
            <w:pPr>
              <w:spacing w:after="15"/>
              <w:rPr>
                <w:rFonts w:ascii="宋体" w:hAnsi="宋体"/>
                <w:sz w:val="18"/>
                <w:szCs w:val="18"/>
                <w:shd w:val="clear" w:color="auto" w:fill="FFFF00"/>
              </w:rPr>
            </w:pPr>
            <w:r>
              <w:rPr>
                <w:rFonts w:hint="eastAsia" w:ascii="宋体" w:hAnsi="宋体"/>
                <w:sz w:val="18"/>
                <w:szCs w:val="18"/>
              </w:rPr>
              <w:t>5</w:t>
            </w:r>
            <w:r>
              <w:rPr>
                <w:rFonts w:ascii="宋体" w:hAnsi="宋体"/>
                <w:sz w:val="18"/>
                <w:szCs w:val="18"/>
              </w:rPr>
              <w:t>G（</w:t>
            </w:r>
            <w:r>
              <w:rPr>
                <w:rFonts w:hint="eastAsia" w:ascii="宋体" w:hAnsi="宋体"/>
                <w:sz w:val="18"/>
                <w:szCs w:val="18"/>
              </w:rPr>
              <w:t>4X4</w:t>
            </w:r>
            <w:r>
              <w:rPr>
                <w:rFonts w:ascii="宋体" w:hAnsi="宋体"/>
                <w:sz w:val="18"/>
                <w:szCs w:val="18"/>
              </w:rPr>
              <w:t>）</w:t>
            </w:r>
          </w:p>
        </w:tc>
        <w:tc>
          <w:tcPr>
            <w:tcW w:w="1026" w:type="dxa"/>
          </w:tcPr>
          <w:p>
            <w:pPr>
              <w:spacing w:after="15"/>
              <w:jc w:val="center"/>
              <w:rPr>
                <w:rFonts w:ascii="宋体" w:hAnsi="宋体"/>
                <w:sz w:val="18"/>
                <w:szCs w:val="18"/>
              </w:rPr>
            </w:pPr>
            <w:r>
              <w:rPr>
                <w:rFonts w:ascii="宋体" w:hAnsi="宋体"/>
                <w:sz w:val="18"/>
                <w:szCs w:val="18"/>
              </w:rPr>
              <w:t>20M</w:t>
            </w:r>
          </w:p>
        </w:tc>
        <w:tc>
          <w:tcPr>
            <w:tcW w:w="1982" w:type="dxa"/>
          </w:tcPr>
          <w:p>
            <w:pPr>
              <w:spacing w:after="15"/>
              <w:jc w:val="center"/>
              <w:rPr>
                <w:rFonts w:ascii="宋体" w:hAnsi="宋体"/>
                <w:sz w:val="18"/>
                <w:szCs w:val="18"/>
              </w:rPr>
            </w:pPr>
            <w:r>
              <w:rPr>
                <w:rFonts w:ascii="宋体" w:hAnsi="宋体"/>
                <w:sz w:val="18"/>
                <w:szCs w:val="18"/>
              </w:rPr>
              <w:t>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rPr>
            </w:pPr>
          </w:p>
        </w:tc>
        <w:tc>
          <w:tcPr>
            <w:tcW w:w="1070" w:type="dxa"/>
            <w:vMerge w:val="continue"/>
          </w:tcPr>
          <w:p>
            <w:pPr>
              <w:spacing w:after="15"/>
              <w:rPr>
                <w:rFonts w:ascii="宋体" w:hAnsi="宋体"/>
                <w:sz w:val="18"/>
                <w:szCs w:val="18"/>
              </w:rPr>
            </w:pPr>
          </w:p>
        </w:tc>
        <w:tc>
          <w:tcPr>
            <w:tcW w:w="1026" w:type="dxa"/>
          </w:tcPr>
          <w:p>
            <w:pPr>
              <w:spacing w:after="15"/>
              <w:jc w:val="center"/>
              <w:rPr>
                <w:rFonts w:ascii="宋体" w:hAnsi="宋体"/>
                <w:sz w:val="18"/>
                <w:szCs w:val="18"/>
              </w:rPr>
            </w:pPr>
            <w:r>
              <w:rPr>
                <w:rFonts w:ascii="宋体" w:hAnsi="宋体"/>
                <w:sz w:val="18"/>
                <w:szCs w:val="18"/>
              </w:rPr>
              <w:t>40M</w:t>
            </w:r>
          </w:p>
        </w:tc>
        <w:tc>
          <w:tcPr>
            <w:tcW w:w="1982" w:type="dxa"/>
          </w:tcPr>
          <w:p>
            <w:pPr>
              <w:spacing w:after="15"/>
              <w:jc w:val="center"/>
              <w:rPr>
                <w:rFonts w:ascii="宋体" w:hAnsi="宋体"/>
                <w:sz w:val="18"/>
                <w:szCs w:val="18"/>
              </w:rPr>
            </w:pPr>
            <w:r>
              <w:rPr>
                <w:rFonts w:ascii="宋体" w:hAnsi="宋体"/>
                <w:sz w:val="18"/>
                <w:szCs w:val="18"/>
              </w:rPr>
              <w:t>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rPr>
            </w:pPr>
          </w:p>
        </w:tc>
        <w:tc>
          <w:tcPr>
            <w:tcW w:w="1070" w:type="dxa"/>
            <w:vMerge w:val="continue"/>
          </w:tcPr>
          <w:p>
            <w:pPr>
              <w:spacing w:after="15"/>
              <w:rPr>
                <w:rFonts w:ascii="宋体" w:hAnsi="宋体"/>
                <w:sz w:val="18"/>
                <w:szCs w:val="18"/>
              </w:rPr>
            </w:pPr>
          </w:p>
        </w:tc>
        <w:tc>
          <w:tcPr>
            <w:tcW w:w="1026" w:type="dxa"/>
          </w:tcPr>
          <w:p>
            <w:pPr>
              <w:spacing w:after="15"/>
              <w:jc w:val="center"/>
              <w:rPr>
                <w:rFonts w:ascii="宋体" w:hAnsi="宋体"/>
                <w:sz w:val="18"/>
                <w:szCs w:val="18"/>
              </w:rPr>
            </w:pPr>
            <w:r>
              <w:rPr>
                <w:rFonts w:ascii="宋体" w:hAnsi="宋体"/>
                <w:sz w:val="18"/>
                <w:szCs w:val="18"/>
              </w:rPr>
              <w:t>80M</w:t>
            </w:r>
          </w:p>
        </w:tc>
        <w:tc>
          <w:tcPr>
            <w:tcW w:w="1982" w:type="dxa"/>
          </w:tcPr>
          <w:p>
            <w:pPr>
              <w:spacing w:after="15"/>
              <w:jc w:val="center"/>
              <w:rPr>
                <w:rFonts w:ascii="宋体" w:hAnsi="宋体"/>
                <w:sz w:val="18"/>
                <w:szCs w:val="18"/>
              </w:rPr>
            </w:pPr>
            <w:r>
              <w:rPr>
                <w:rFonts w:ascii="宋体" w:hAnsi="宋体"/>
                <w:sz w:val="18"/>
                <w:szCs w:val="18"/>
              </w:rPr>
              <w:t>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rPr>
            </w:pPr>
          </w:p>
        </w:tc>
        <w:tc>
          <w:tcPr>
            <w:tcW w:w="1070" w:type="dxa"/>
            <w:vMerge w:val="continue"/>
          </w:tcPr>
          <w:p>
            <w:pPr>
              <w:spacing w:after="15"/>
              <w:rPr>
                <w:rFonts w:ascii="宋体" w:hAnsi="宋体"/>
                <w:sz w:val="18"/>
                <w:szCs w:val="18"/>
              </w:rPr>
            </w:pPr>
          </w:p>
        </w:tc>
        <w:tc>
          <w:tcPr>
            <w:tcW w:w="1026" w:type="dxa"/>
          </w:tcPr>
          <w:p>
            <w:pPr>
              <w:spacing w:after="15"/>
              <w:jc w:val="center"/>
              <w:rPr>
                <w:rFonts w:ascii="宋体" w:hAnsi="宋体"/>
                <w:sz w:val="18"/>
                <w:szCs w:val="18"/>
              </w:rPr>
            </w:pPr>
            <w:r>
              <w:rPr>
                <w:rFonts w:ascii="宋体" w:hAnsi="宋体"/>
                <w:sz w:val="18"/>
                <w:szCs w:val="18"/>
              </w:rPr>
              <w:t>160M</w:t>
            </w:r>
          </w:p>
        </w:tc>
        <w:tc>
          <w:tcPr>
            <w:tcW w:w="1982" w:type="dxa"/>
          </w:tcPr>
          <w:p>
            <w:pPr>
              <w:spacing w:after="15"/>
              <w:jc w:val="center"/>
              <w:rPr>
                <w:rFonts w:ascii="宋体" w:hAnsi="宋体"/>
                <w:sz w:val="18"/>
                <w:szCs w:val="18"/>
              </w:rPr>
            </w:pPr>
            <w:r>
              <w:rPr>
                <w:rFonts w:ascii="宋体" w:hAnsi="宋体"/>
                <w:sz w:val="18"/>
                <w:szCs w:val="18"/>
              </w:rPr>
              <w:t>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keepNext/>
              <w:keepLines/>
              <w:spacing w:after="15" w:line="578" w:lineRule="auto"/>
              <w:outlineLvl w:val="0"/>
              <w:rPr>
                <w:rFonts w:ascii="宋体" w:hAnsi="宋体"/>
                <w:sz w:val="18"/>
                <w:szCs w:val="18"/>
                <w:shd w:val="clear" w:color="auto" w:fill="FFFF00"/>
              </w:rPr>
            </w:pPr>
          </w:p>
        </w:tc>
        <w:tc>
          <w:tcPr>
            <w:tcW w:w="1070" w:type="dxa"/>
            <w:vMerge w:val="continue"/>
          </w:tcPr>
          <w:p>
            <w:pPr>
              <w:keepNext/>
              <w:keepLines/>
              <w:spacing w:after="15" w:line="578" w:lineRule="auto"/>
              <w:outlineLvl w:val="0"/>
              <w:rPr>
                <w:rFonts w:ascii="宋体" w:hAnsi="宋体"/>
                <w:sz w:val="18"/>
                <w:szCs w:val="18"/>
                <w:shd w:val="clear" w:color="auto" w:fill="FFFF00"/>
              </w:rPr>
            </w:pPr>
          </w:p>
        </w:tc>
        <w:tc>
          <w:tcPr>
            <w:tcW w:w="1026" w:type="dxa"/>
          </w:tcPr>
          <w:p>
            <w:pPr>
              <w:spacing w:after="15"/>
              <w:jc w:val="center"/>
              <w:rPr>
                <w:rFonts w:ascii="宋体" w:hAnsi="宋体"/>
                <w:sz w:val="18"/>
                <w:szCs w:val="18"/>
              </w:rPr>
            </w:pPr>
            <w:r>
              <w:rPr>
                <w:rFonts w:ascii="宋体" w:hAnsi="宋体"/>
                <w:sz w:val="18"/>
                <w:szCs w:val="18"/>
              </w:rPr>
              <w:t>80+80M</w:t>
            </w:r>
          </w:p>
        </w:tc>
        <w:tc>
          <w:tcPr>
            <w:tcW w:w="1982" w:type="dxa"/>
          </w:tcPr>
          <w:p>
            <w:pPr>
              <w:spacing w:after="15"/>
              <w:jc w:val="center"/>
              <w:rPr>
                <w:rFonts w:ascii="宋体" w:hAnsi="宋体"/>
                <w:sz w:val="18"/>
                <w:szCs w:val="18"/>
              </w:rPr>
            </w:pPr>
            <w:r>
              <w:rPr>
                <w:rFonts w:ascii="宋体" w:hAnsi="宋体"/>
                <w:sz w:val="18"/>
                <w:szCs w:val="18"/>
              </w:rPr>
              <w:t>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restart"/>
          </w:tcPr>
          <w:p>
            <w:pPr>
              <w:spacing w:after="15"/>
              <w:rPr>
                <w:rFonts w:ascii="宋体" w:hAnsi="宋体"/>
                <w:sz w:val="18"/>
                <w:szCs w:val="18"/>
                <w:shd w:val="clear" w:color="auto" w:fill="FFFF00"/>
              </w:rPr>
            </w:pPr>
            <w:r>
              <w:rPr>
                <w:rFonts w:ascii="宋体" w:hAnsi="宋体"/>
                <w:sz w:val="18"/>
                <w:szCs w:val="18"/>
              </w:rPr>
              <w:t>W_</w:t>
            </w:r>
            <w:r>
              <w:rPr>
                <w:rFonts w:hint="eastAsia" w:ascii="宋体" w:hAnsi="宋体"/>
                <w:sz w:val="18"/>
                <w:szCs w:val="18"/>
              </w:rPr>
              <w:t>6</w:t>
            </w:r>
          </w:p>
        </w:tc>
        <w:tc>
          <w:tcPr>
            <w:tcW w:w="1070" w:type="dxa"/>
            <w:vMerge w:val="restart"/>
          </w:tcPr>
          <w:p>
            <w:pPr>
              <w:spacing w:after="15"/>
              <w:rPr>
                <w:rFonts w:ascii="宋体" w:hAnsi="宋体"/>
                <w:sz w:val="18"/>
                <w:szCs w:val="18"/>
              </w:rPr>
            </w:pPr>
            <w:r>
              <w:rPr>
                <w:rFonts w:ascii="宋体" w:hAnsi="宋体"/>
                <w:sz w:val="18"/>
                <w:szCs w:val="18"/>
              </w:rPr>
              <w:t>2.4G（</w:t>
            </w:r>
            <w:r>
              <w:rPr>
                <w:rFonts w:hint="eastAsia" w:ascii="宋体" w:hAnsi="宋体"/>
                <w:sz w:val="18"/>
                <w:szCs w:val="18"/>
              </w:rPr>
              <w:t>2X2</w:t>
            </w:r>
            <w:r>
              <w:rPr>
                <w:rFonts w:ascii="宋体" w:hAnsi="宋体"/>
                <w:sz w:val="18"/>
                <w:szCs w:val="18"/>
              </w:rPr>
              <w:t>）</w:t>
            </w:r>
          </w:p>
          <w:p>
            <w:pPr>
              <w:spacing w:after="15"/>
              <w:rPr>
                <w:rFonts w:ascii="宋体" w:hAnsi="宋体"/>
                <w:sz w:val="18"/>
                <w:szCs w:val="18"/>
                <w:shd w:val="clear" w:color="auto" w:fill="FFFF00"/>
              </w:rPr>
            </w:pPr>
            <w:r>
              <w:rPr>
                <w:rFonts w:hint="eastAsia" w:ascii="宋体" w:hAnsi="宋体"/>
                <w:sz w:val="18"/>
                <w:szCs w:val="18"/>
              </w:rPr>
              <w:t>11ax</w:t>
            </w:r>
          </w:p>
        </w:tc>
        <w:tc>
          <w:tcPr>
            <w:tcW w:w="1026" w:type="dxa"/>
          </w:tcPr>
          <w:p>
            <w:pPr>
              <w:spacing w:after="15"/>
              <w:jc w:val="center"/>
              <w:rPr>
                <w:rFonts w:ascii="宋体" w:hAnsi="宋体"/>
                <w:sz w:val="18"/>
                <w:szCs w:val="18"/>
              </w:rPr>
            </w:pPr>
            <w:r>
              <w:rPr>
                <w:rFonts w:ascii="宋体" w:hAnsi="宋体"/>
                <w:sz w:val="18"/>
                <w:szCs w:val="18"/>
              </w:rPr>
              <w:t>20M</w:t>
            </w:r>
          </w:p>
        </w:tc>
        <w:tc>
          <w:tcPr>
            <w:tcW w:w="1982" w:type="dxa"/>
          </w:tcPr>
          <w:p>
            <w:pPr>
              <w:spacing w:after="15"/>
              <w:jc w:val="center"/>
              <w:rPr>
                <w:rFonts w:ascii="宋体" w:hAnsi="宋体"/>
                <w:sz w:val="18"/>
                <w:szCs w:val="18"/>
              </w:rPr>
            </w:pPr>
            <w:r>
              <w:rPr>
                <w:rFonts w:hint="eastAsia" w:ascii="宋体" w:hAnsi="宋体"/>
                <w:sz w:val="18"/>
                <w:szCs w:val="18"/>
              </w:rPr>
              <w:t>16</w:t>
            </w:r>
            <w:r>
              <w:rPr>
                <w:rFonts w:ascii="宋体" w:hAnsi="宋体"/>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shd w:val="clear" w:color="auto" w:fill="FFFF00"/>
              </w:rPr>
            </w:pPr>
          </w:p>
        </w:tc>
        <w:tc>
          <w:tcPr>
            <w:tcW w:w="1070" w:type="dxa"/>
            <w:vMerge w:val="continue"/>
          </w:tcPr>
          <w:p>
            <w:pPr>
              <w:spacing w:after="15"/>
              <w:rPr>
                <w:rFonts w:ascii="宋体" w:hAnsi="宋体"/>
                <w:sz w:val="18"/>
                <w:szCs w:val="18"/>
                <w:shd w:val="clear" w:color="auto" w:fill="FFFF00"/>
              </w:rPr>
            </w:pPr>
          </w:p>
        </w:tc>
        <w:tc>
          <w:tcPr>
            <w:tcW w:w="1026" w:type="dxa"/>
          </w:tcPr>
          <w:p>
            <w:pPr>
              <w:spacing w:after="15"/>
              <w:jc w:val="center"/>
              <w:rPr>
                <w:rFonts w:ascii="宋体" w:hAnsi="宋体"/>
                <w:sz w:val="18"/>
                <w:szCs w:val="18"/>
              </w:rPr>
            </w:pPr>
            <w:r>
              <w:rPr>
                <w:rFonts w:ascii="宋体" w:hAnsi="宋体"/>
                <w:sz w:val="18"/>
                <w:szCs w:val="18"/>
              </w:rPr>
              <w:t>40M</w:t>
            </w:r>
          </w:p>
        </w:tc>
        <w:tc>
          <w:tcPr>
            <w:tcW w:w="1982" w:type="dxa"/>
          </w:tcPr>
          <w:p>
            <w:pPr>
              <w:spacing w:after="15"/>
              <w:jc w:val="center"/>
              <w:rPr>
                <w:rFonts w:ascii="宋体" w:hAnsi="宋体"/>
                <w:sz w:val="18"/>
                <w:szCs w:val="18"/>
              </w:rPr>
            </w:pPr>
            <w:r>
              <w:rPr>
                <w:rFonts w:hint="eastAsia" w:ascii="宋体" w:hAnsi="宋体"/>
                <w:sz w:val="18"/>
                <w:szCs w:val="18"/>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restart"/>
          </w:tcPr>
          <w:p>
            <w:pPr>
              <w:spacing w:after="15"/>
              <w:rPr>
                <w:rFonts w:ascii="宋体" w:hAnsi="宋体"/>
                <w:sz w:val="18"/>
                <w:szCs w:val="18"/>
                <w:shd w:val="clear" w:color="auto" w:fill="FFFF00"/>
              </w:rPr>
            </w:pPr>
            <w:bookmarkStart w:id="626" w:name="_Hlk29718668"/>
            <w:r>
              <w:rPr>
                <w:rFonts w:ascii="宋体" w:hAnsi="宋体"/>
                <w:sz w:val="18"/>
                <w:szCs w:val="18"/>
              </w:rPr>
              <w:t>W_</w:t>
            </w:r>
            <w:r>
              <w:rPr>
                <w:rFonts w:hint="eastAsia" w:ascii="宋体" w:hAnsi="宋体"/>
                <w:sz w:val="18"/>
                <w:szCs w:val="18"/>
              </w:rPr>
              <w:t>7</w:t>
            </w:r>
          </w:p>
        </w:tc>
        <w:tc>
          <w:tcPr>
            <w:tcW w:w="1070" w:type="dxa"/>
            <w:vMerge w:val="restart"/>
          </w:tcPr>
          <w:p>
            <w:pPr>
              <w:spacing w:after="15"/>
              <w:rPr>
                <w:rFonts w:ascii="宋体" w:hAnsi="宋体"/>
                <w:sz w:val="18"/>
                <w:szCs w:val="18"/>
              </w:rPr>
            </w:pPr>
            <w:r>
              <w:rPr>
                <w:rFonts w:hint="eastAsia" w:ascii="宋体" w:hAnsi="宋体"/>
                <w:sz w:val="18"/>
                <w:szCs w:val="18"/>
              </w:rPr>
              <w:t>5</w:t>
            </w:r>
            <w:r>
              <w:rPr>
                <w:rFonts w:ascii="宋体" w:hAnsi="宋体"/>
                <w:sz w:val="18"/>
                <w:szCs w:val="18"/>
              </w:rPr>
              <w:t>G（</w:t>
            </w:r>
            <w:r>
              <w:rPr>
                <w:rFonts w:hint="eastAsia" w:ascii="宋体" w:hAnsi="宋体"/>
                <w:sz w:val="18"/>
                <w:szCs w:val="18"/>
              </w:rPr>
              <w:t>2X2</w:t>
            </w:r>
            <w:r>
              <w:rPr>
                <w:rFonts w:ascii="宋体" w:hAnsi="宋体"/>
                <w:sz w:val="18"/>
                <w:szCs w:val="18"/>
              </w:rPr>
              <w:t>）</w:t>
            </w:r>
          </w:p>
          <w:p>
            <w:pPr>
              <w:spacing w:after="15"/>
              <w:rPr>
                <w:rFonts w:ascii="宋体" w:hAnsi="宋体"/>
                <w:sz w:val="18"/>
                <w:szCs w:val="18"/>
                <w:shd w:val="clear" w:color="auto" w:fill="FFFF00"/>
              </w:rPr>
            </w:pPr>
            <w:r>
              <w:rPr>
                <w:rFonts w:hint="eastAsia" w:ascii="宋体" w:hAnsi="宋体"/>
                <w:sz w:val="18"/>
                <w:szCs w:val="18"/>
              </w:rPr>
              <w:t>11ax</w:t>
            </w:r>
          </w:p>
        </w:tc>
        <w:tc>
          <w:tcPr>
            <w:tcW w:w="1026" w:type="dxa"/>
          </w:tcPr>
          <w:p>
            <w:pPr>
              <w:spacing w:after="15"/>
              <w:jc w:val="center"/>
              <w:rPr>
                <w:rFonts w:ascii="宋体" w:hAnsi="宋体"/>
                <w:sz w:val="18"/>
                <w:szCs w:val="18"/>
              </w:rPr>
            </w:pPr>
            <w:r>
              <w:rPr>
                <w:rFonts w:ascii="宋体" w:hAnsi="宋体"/>
                <w:sz w:val="18"/>
                <w:szCs w:val="18"/>
              </w:rPr>
              <w:t>20M</w:t>
            </w:r>
          </w:p>
        </w:tc>
        <w:tc>
          <w:tcPr>
            <w:tcW w:w="1982" w:type="dxa"/>
          </w:tcPr>
          <w:p>
            <w:pPr>
              <w:spacing w:after="15"/>
              <w:jc w:val="center"/>
              <w:rPr>
                <w:rFonts w:ascii="宋体" w:hAnsi="宋体"/>
                <w:sz w:val="18"/>
                <w:szCs w:val="18"/>
              </w:rPr>
            </w:pPr>
            <w:r>
              <w:rPr>
                <w:rFonts w:ascii="宋体" w:hAnsi="宋体"/>
                <w:sz w:val="18"/>
                <w:szCs w:val="18"/>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shd w:val="clear" w:color="auto" w:fill="FFFF00"/>
              </w:rPr>
            </w:pPr>
          </w:p>
        </w:tc>
        <w:tc>
          <w:tcPr>
            <w:tcW w:w="1070" w:type="dxa"/>
            <w:vMerge w:val="continue"/>
          </w:tcPr>
          <w:p>
            <w:pPr>
              <w:spacing w:after="15"/>
              <w:rPr>
                <w:rFonts w:ascii="宋体" w:hAnsi="宋体"/>
                <w:sz w:val="18"/>
                <w:szCs w:val="18"/>
                <w:shd w:val="clear" w:color="auto" w:fill="FFFF00"/>
              </w:rPr>
            </w:pPr>
          </w:p>
        </w:tc>
        <w:tc>
          <w:tcPr>
            <w:tcW w:w="1026" w:type="dxa"/>
          </w:tcPr>
          <w:p>
            <w:pPr>
              <w:spacing w:after="15"/>
              <w:jc w:val="center"/>
              <w:rPr>
                <w:rFonts w:ascii="宋体" w:hAnsi="宋体"/>
                <w:sz w:val="18"/>
                <w:szCs w:val="18"/>
              </w:rPr>
            </w:pPr>
            <w:r>
              <w:rPr>
                <w:rFonts w:ascii="宋体" w:hAnsi="宋体"/>
                <w:sz w:val="18"/>
                <w:szCs w:val="18"/>
              </w:rPr>
              <w:t>40M</w:t>
            </w:r>
          </w:p>
        </w:tc>
        <w:tc>
          <w:tcPr>
            <w:tcW w:w="1982" w:type="dxa"/>
          </w:tcPr>
          <w:p>
            <w:pPr>
              <w:spacing w:after="15"/>
              <w:jc w:val="center"/>
              <w:rPr>
                <w:rFonts w:ascii="宋体" w:hAnsi="宋体"/>
                <w:sz w:val="18"/>
                <w:szCs w:val="18"/>
              </w:rPr>
            </w:pPr>
            <w:r>
              <w:rPr>
                <w:rFonts w:ascii="宋体" w:hAnsi="宋体"/>
                <w:sz w:val="18"/>
                <w:szCs w:val="18"/>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shd w:val="clear" w:color="auto" w:fill="FFFF00"/>
              </w:rPr>
            </w:pPr>
          </w:p>
        </w:tc>
        <w:tc>
          <w:tcPr>
            <w:tcW w:w="1070" w:type="dxa"/>
            <w:vMerge w:val="continue"/>
          </w:tcPr>
          <w:p>
            <w:pPr>
              <w:spacing w:after="15"/>
              <w:rPr>
                <w:rFonts w:ascii="宋体" w:hAnsi="宋体"/>
                <w:sz w:val="18"/>
                <w:szCs w:val="18"/>
                <w:shd w:val="clear" w:color="auto" w:fill="FFFF00"/>
              </w:rPr>
            </w:pPr>
          </w:p>
        </w:tc>
        <w:tc>
          <w:tcPr>
            <w:tcW w:w="1026" w:type="dxa"/>
          </w:tcPr>
          <w:p>
            <w:pPr>
              <w:spacing w:after="15"/>
              <w:jc w:val="center"/>
              <w:rPr>
                <w:rFonts w:ascii="宋体" w:hAnsi="宋体"/>
                <w:sz w:val="18"/>
                <w:szCs w:val="18"/>
              </w:rPr>
            </w:pPr>
            <w:r>
              <w:rPr>
                <w:rFonts w:ascii="宋体" w:hAnsi="宋体"/>
                <w:sz w:val="18"/>
                <w:szCs w:val="18"/>
              </w:rPr>
              <w:t>80M</w:t>
            </w:r>
          </w:p>
        </w:tc>
        <w:tc>
          <w:tcPr>
            <w:tcW w:w="1982" w:type="dxa"/>
          </w:tcPr>
          <w:p>
            <w:pPr>
              <w:spacing w:after="15"/>
              <w:jc w:val="center"/>
              <w:rPr>
                <w:rFonts w:ascii="宋体" w:hAnsi="宋体"/>
                <w:sz w:val="18"/>
                <w:szCs w:val="18"/>
              </w:rPr>
            </w:pPr>
            <w:r>
              <w:rPr>
                <w:rFonts w:ascii="宋体" w:hAnsi="宋体"/>
                <w:sz w:val="18"/>
                <w:szCs w:val="18"/>
              </w:rPr>
              <w:t>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shd w:val="clear" w:color="auto" w:fill="FFFF00"/>
              </w:rPr>
            </w:pPr>
          </w:p>
        </w:tc>
        <w:tc>
          <w:tcPr>
            <w:tcW w:w="1070" w:type="dxa"/>
            <w:vMerge w:val="continue"/>
          </w:tcPr>
          <w:p>
            <w:pPr>
              <w:spacing w:after="15"/>
              <w:rPr>
                <w:rFonts w:ascii="宋体" w:hAnsi="宋体"/>
                <w:sz w:val="18"/>
                <w:szCs w:val="18"/>
                <w:shd w:val="clear" w:color="auto" w:fill="FFFF00"/>
              </w:rPr>
            </w:pPr>
          </w:p>
        </w:tc>
        <w:tc>
          <w:tcPr>
            <w:tcW w:w="1026" w:type="dxa"/>
          </w:tcPr>
          <w:p>
            <w:pPr>
              <w:spacing w:after="15"/>
              <w:jc w:val="center"/>
              <w:rPr>
                <w:rFonts w:ascii="宋体" w:hAnsi="宋体"/>
                <w:sz w:val="18"/>
                <w:szCs w:val="18"/>
              </w:rPr>
            </w:pPr>
            <w:r>
              <w:rPr>
                <w:rFonts w:ascii="宋体" w:hAnsi="宋体"/>
                <w:sz w:val="18"/>
                <w:szCs w:val="18"/>
              </w:rPr>
              <w:t>160M</w:t>
            </w:r>
          </w:p>
        </w:tc>
        <w:tc>
          <w:tcPr>
            <w:tcW w:w="1982" w:type="dxa"/>
          </w:tcPr>
          <w:p>
            <w:pPr>
              <w:spacing w:after="15"/>
              <w:jc w:val="center"/>
              <w:rPr>
                <w:rFonts w:ascii="宋体" w:hAnsi="宋体"/>
                <w:sz w:val="18"/>
                <w:szCs w:val="18"/>
              </w:rPr>
            </w:pPr>
            <w:r>
              <w:rPr>
                <w:rFonts w:ascii="宋体" w:hAnsi="宋体"/>
                <w:sz w:val="18"/>
                <w:szCs w:val="18"/>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shd w:val="clear" w:color="auto" w:fill="FFFF00"/>
              </w:rPr>
            </w:pPr>
          </w:p>
        </w:tc>
        <w:tc>
          <w:tcPr>
            <w:tcW w:w="1070" w:type="dxa"/>
            <w:vMerge w:val="continue"/>
          </w:tcPr>
          <w:p>
            <w:pPr>
              <w:spacing w:after="15"/>
              <w:rPr>
                <w:rFonts w:ascii="宋体" w:hAnsi="宋体"/>
                <w:sz w:val="18"/>
                <w:szCs w:val="18"/>
                <w:shd w:val="clear" w:color="auto" w:fill="FFFF00"/>
              </w:rPr>
            </w:pPr>
          </w:p>
        </w:tc>
        <w:tc>
          <w:tcPr>
            <w:tcW w:w="1026" w:type="dxa"/>
          </w:tcPr>
          <w:p>
            <w:pPr>
              <w:spacing w:after="15"/>
              <w:jc w:val="center"/>
              <w:rPr>
                <w:rFonts w:ascii="宋体" w:hAnsi="宋体"/>
                <w:sz w:val="18"/>
                <w:szCs w:val="18"/>
              </w:rPr>
            </w:pPr>
            <w:r>
              <w:rPr>
                <w:rFonts w:ascii="宋体" w:hAnsi="宋体"/>
                <w:sz w:val="18"/>
                <w:szCs w:val="18"/>
              </w:rPr>
              <w:t>80+80M</w:t>
            </w:r>
          </w:p>
        </w:tc>
        <w:tc>
          <w:tcPr>
            <w:tcW w:w="1982" w:type="dxa"/>
          </w:tcPr>
          <w:p>
            <w:pPr>
              <w:spacing w:after="15"/>
              <w:jc w:val="center"/>
              <w:rPr>
                <w:rFonts w:ascii="宋体" w:hAnsi="宋体"/>
                <w:sz w:val="18"/>
                <w:szCs w:val="18"/>
              </w:rPr>
            </w:pPr>
            <w:r>
              <w:rPr>
                <w:rFonts w:ascii="宋体" w:hAnsi="宋体"/>
                <w:sz w:val="18"/>
                <w:szCs w:val="18"/>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restart"/>
          </w:tcPr>
          <w:p>
            <w:pPr>
              <w:spacing w:after="15"/>
              <w:rPr>
                <w:rFonts w:ascii="宋体" w:hAnsi="宋体"/>
                <w:sz w:val="18"/>
                <w:szCs w:val="18"/>
                <w:shd w:val="clear" w:color="auto" w:fill="FFFF00"/>
              </w:rPr>
            </w:pPr>
            <w:r>
              <w:rPr>
                <w:rFonts w:ascii="宋体" w:hAnsi="宋体"/>
                <w:sz w:val="18"/>
                <w:szCs w:val="18"/>
              </w:rPr>
              <w:t>W_8</w:t>
            </w:r>
          </w:p>
        </w:tc>
        <w:tc>
          <w:tcPr>
            <w:tcW w:w="1070" w:type="dxa"/>
            <w:vMerge w:val="restart"/>
          </w:tcPr>
          <w:p>
            <w:pPr>
              <w:spacing w:after="15"/>
              <w:rPr>
                <w:rFonts w:ascii="宋体" w:hAnsi="宋体"/>
                <w:sz w:val="18"/>
                <w:szCs w:val="18"/>
              </w:rPr>
            </w:pPr>
            <w:r>
              <w:rPr>
                <w:rFonts w:hint="eastAsia" w:ascii="宋体" w:hAnsi="宋体"/>
                <w:sz w:val="18"/>
                <w:szCs w:val="18"/>
              </w:rPr>
              <w:t>5</w:t>
            </w:r>
            <w:r>
              <w:rPr>
                <w:rFonts w:ascii="宋体" w:hAnsi="宋体"/>
                <w:sz w:val="18"/>
                <w:szCs w:val="18"/>
              </w:rPr>
              <w:t>G（</w:t>
            </w:r>
            <w:r>
              <w:rPr>
                <w:rFonts w:hint="eastAsia" w:ascii="宋体" w:hAnsi="宋体"/>
                <w:sz w:val="18"/>
                <w:szCs w:val="18"/>
              </w:rPr>
              <w:t>2X2</w:t>
            </w:r>
            <w:r>
              <w:rPr>
                <w:rFonts w:ascii="宋体" w:hAnsi="宋体"/>
                <w:sz w:val="18"/>
                <w:szCs w:val="18"/>
              </w:rPr>
              <w:t>）</w:t>
            </w:r>
          </w:p>
          <w:p>
            <w:pPr>
              <w:spacing w:after="15"/>
              <w:rPr>
                <w:rFonts w:ascii="宋体" w:hAnsi="宋体"/>
                <w:sz w:val="18"/>
                <w:szCs w:val="18"/>
                <w:shd w:val="clear" w:color="auto" w:fill="FFFF00"/>
              </w:rPr>
            </w:pPr>
            <w:r>
              <w:rPr>
                <w:rFonts w:hint="eastAsia" w:ascii="宋体" w:hAnsi="宋体"/>
                <w:sz w:val="18"/>
                <w:szCs w:val="18"/>
              </w:rPr>
              <w:t>11ax</w:t>
            </w:r>
          </w:p>
        </w:tc>
        <w:tc>
          <w:tcPr>
            <w:tcW w:w="1026" w:type="dxa"/>
          </w:tcPr>
          <w:p>
            <w:pPr>
              <w:spacing w:after="15"/>
              <w:jc w:val="center"/>
              <w:rPr>
                <w:rFonts w:ascii="宋体" w:hAnsi="宋体"/>
                <w:sz w:val="18"/>
                <w:szCs w:val="18"/>
              </w:rPr>
            </w:pPr>
            <w:r>
              <w:rPr>
                <w:rFonts w:ascii="宋体" w:hAnsi="宋体"/>
                <w:sz w:val="18"/>
                <w:szCs w:val="18"/>
              </w:rPr>
              <w:t>20M</w:t>
            </w:r>
          </w:p>
        </w:tc>
        <w:tc>
          <w:tcPr>
            <w:tcW w:w="1982" w:type="dxa"/>
          </w:tcPr>
          <w:p>
            <w:pPr>
              <w:spacing w:after="15"/>
              <w:jc w:val="center"/>
              <w:rPr>
                <w:rFonts w:ascii="宋体" w:hAnsi="宋体"/>
                <w:sz w:val="18"/>
                <w:szCs w:val="18"/>
              </w:rPr>
            </w:pPr>
            <w:r>
              <w:rPr>
                <w:rFonts w:hint="eastAsia" w:ascii="宋体" w:hAnsi="宋体"/>
                <w:sz w:val="18"/>
                <w:szCs w:val="18"/>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shd w:val="clear" w:color="auto" w:fill="FFFF00"/>
              </w:rPr>
            </w:pPr>
          </w:p>
        </w:tc>
        <w:tc>
          <w:tcPr>
            <w:tcW w:w="1070" w:type="dxa"/>
            <w:vMerge w:val="continue"/>
          </w:tcPr>
          <w:p>
            <w:pPr>
              <w:spacing w:after="15"/>
              <w:rPr>
                <w:rFonts w:ascii="宋体" w:hAnsi="宋体"/>
                <w:sz w:val="18"/>
                <w:szCs w:val="18"/>
                <w:shd w:val="clear" w:color="auto" w:fill="FFFF00"/>
              </w:rPr>
            </w:pPr>
          </w:p>
        </w:tc>
        <w:tc>
          <w:tcPr>
            <w:tcW w:w="1026" w:type="dxa"/>
          </w:tcPr>
          <w:p>
            <w:pPr>
              <w:spacing w:after="15"/>
              <w:jc w:val="center"/>
              <w:rPr>
                <w:rFonts w:ascii="宋体" w:hAnsi="宋体"/>
                <w:sz w:val="18"/>
                <w:szCs w:val="18"/>
              </w:rPr>
            </w:pPr>
            <w:r>
              <w:rPr>
                <w:rFonts w:ascii="宋体" w:hAnsi="宋体"/>
                <w:sz w:val="18"/>
                <w:szCs w:val="18"/>
              </w:rPr>
              <w:t>40M</w:t>
            </w:r>
          </w:p>
        </w:tc>
        <w:tc>
          <w:tcPr>
            <w:tcW w:w="1982" w:type="dxa"/>
          </w:tcPr>
          <w:p>
            <w:pPr>
              <w:spacing w:after="15"/>
              <w:jc w:val="center"/>
              <w:rPr>
                <w:rFonts w:ascii="宋体" w:hAnsi="宋体"/>
                <w:sz w:val="18"/>
                <w:szCs w:val="18"/>
              </w:rPr>
            </w:pPr>
            <w:r>
              <w:rPr>
                <w:rFonts w:hint="eastAsia" w:ascii="宋体" w:hAnsi="宋体"/>
                <w:sz w:val="18"/>
                <w:szCs w:val="18"/>
              </w:rPr>
              <w:t>3</w:t>
            </w:r>
            <w:r>
              <w:rPr>
                <w:rFonts w:ascii="宋体" w:hAnsi="宋体"/>
                <w:sz w:val="18"/>
                <w:szCs w:val="18"/>
              </w:rPr>
              <w:t>0</w:t>
            </w:r>
            <w:r>
              <w:rPr>
                <w:rFonts w:hint="eastAsia" w:ascii="宋体" w:hAnsi="宋体"/>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shd w:val="clear" w:color="auto" w:fill="FFFF00"/>
              </w:rPr>
            </w:pPr>
          </w:p>
        </w:tc>
        <w:tc>
          <w:tcPr>
            <w:tcW w:w="1070" w:type="dxa"/>
            <w:vMerge w:val="continue"/>
          </w:tcPr>
          <w:p>
            <w:pPr>
              <w:spacing w:after="15"/>
              <w:rPr>
                <w:rFonts w:ascii="宋体" w:hAnsi="宋体"/>
                <w:sz w:val="18"/>
                <w:szCs w:val="18"/>
                <w:shd w:val="clear" w:color="auto" w:fill="FFFF00"/>
              </w:rPr>
            </w:pPr>
          </w:p>
        </w:tc>
        <w:tc>
          <w:tcPr>
            <w:tcW w:w="1026" w:type="dxa"/>
          </w:tcPr>
          <w:p>
            <w:pPr>
              <w:spacing w:after="15"/>
              <w:jc w:val="center"/>
              <w:rPr>
                <w:rFonts w:ascii="宋体" w:hAnsi="宋体"/>
                <w:sz w:val="18"/>
                <w:szCs w:val="18"/>
              </w:rPr>
            </w:pPr>
            <w:r>
              <w:rPr>
                <w:rFonts w:ascii="宋体" w:hAnsi="宋体"/>
                <w:sz w:val="18"/>
                <w:szCs w:val="18"/>
              </w:rPr>
              <w:t>80M</w:t>
            </w:r>
          </w:p>
        </w:tc>
        <w:tc>
          <w:tcPr>
            <w:tcW w:w="1982" w:type="dxa"/>
          </w:tcPr>
          <w:p>
            <w:pPr>
              <w:spacing w:after="15"/>
              <w:jc w:val="center"/>
              <w:rPr>
                <w:rFonts w:ascii="宋体" w:hAnsi="宋体"/>
                <w:sz w:val="18"/>
                <w:szCs w:val="18"/>
              </w:rPr>
            </w:pPr>
            <w:r>
              <w:rPr>
                <w:rFonts w:hint="eastAsia" w:ascii="宋体" w:hAnsi="宋体"/>
                <w:sz w:val="18"/>
                <w:szCs w:val="18"/>
              </w:rPr>
              <w:t>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shd w:val="clear" w:color="auto" w:fill="FFFF00"/>
              </w:rPr>
            </w:pPr>
          </w:p>
        </w:tc>
        <w:tc>
          <w:tcPr>
            <w:tcW w:w="1070" w:type="dxa"/>
            <w:vMerge w:val="continue"/>
          </w:tcPr>
          <w:p>
            <w:pPr>
              <w:spacing w:after="15"/>
              <w:rPr>
                <w:rFonts w:ascii="宋体" w:hAnsi="宋体"/>
                <w:sz w:val="18"/>
                <w:szCs w:val="18"/>
                <w:shd w:val="clear" w:color="auto" w:fill="FFFF00"/>
              </w:rPr>
            </w:pPr>
          </w:p>
        </w:tc>
        <w:tc>
          <w:tcPr>
            <w:tcW w:w="1026" w:type="dxa"/>
          </w:tcPr>
          <w:p>
            <w:pPr>
              <w:spacing w:after="15"/>
              <w:jc w:val="center"/>
              <w:rPr>
                <w:rFonts w:ascii="宋体" w:hAnsi="宋体"/>
                <w:sz w:val="18"/>
                <w:szCs w:val="18"/>
              </w:rPr>
            </w:pPr>
            <w:r>
              <w:rPr>
                <w:rFonts w:ascii="宋体" w:hAnsi="宋体"/>
                <w:sz w:val="18"/>
                <w:szCs w:val="18"/>
              </w:rPr>
              <w:t>160M</w:t>
            </w:r>
          </w:p>
        </w:tc>
        <w:tc>
          <w:tcPr>
            <w:tcW w:w="1982" w:type="dxa"/>
          </w:tcPr>
          <w:p>
            <w:pPr>
              <w:spacing w:after="15"/>
              <w:jc w:val="center"/>
              <w:rPr>
                <w:rFonts w:ascii="宋体" w:hAnsi="宋体"/>
                <w:sz w:val="18"/>
                <w:szCs w:val="18"/>
              </w:rPr>
            </w:pPr>
            <w:r>
              <w:rPr>
                <w:rFonts w:ascii="宋体" w:hAnsi="宋体"/>
                <w:sz w:val="18"/>
                <w:szCs w:val="18"/>
              </w:rPr>
              <w:t>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Merge w:val="continue"/>
          </w:tcPr>
          <w:p>
            <w:pPr>
              <w:spacing w:after="15"/>
              <w:rPr>
                <w:rFonts w:ascii="宋体" w:hAnsi="宋体"/>
                <w:sz w:val="18"/>
                <w:szCs w:val="18"/>
                <w:shd w:val="clear" w:color="auto" w:fill="FFFF00"/>
              </w:rPr>
            </w:pPr>
          </w:p>
        </w:tc>
        <w:tc>
          <w:tcPr>
            <w:tcW w:w="1070" w:type="dxa"/>
            <w:vMerge w:val="continue"/>
          </w:tcPr>
          <w:p>
            <w:pPr>
              <w:spacing w:after="15"/>
              <w:rPr>
                <w:rFonts w:ascii="宋体" w:hAnsi="宋体"/>
                <w:sz w:val="18"/>
                <w:szCs w:val="18"/>
                <w:shd w:val="clear" w:color="auto" w:fill="FFFF00"/>
              </w:rPr>
            </w:pPr>
          </w:p>
        </w:tc>
        <w:tc>
          <w:tcPr>
            <w:tcW w:w="1026" w:type="dxa"/>
          </w:tcPr>
          <w:p>
            <w:pPr>
              <w:spacing w:after="15"/>
              <w:jc w:val="center"/>
              <w:rPr>
                <w:rFonts w:ascii="宋体" w:hAnsi="宋体"/>
                <w:sz w:val="18"/>
                <w:szCs w:val="18"/>
              </w:rPr>
            </w:pPr>
            <w:r>
              <w:rPr>
                <w:rFonts w:ascii="宋体" w:hAnsi="宋体"/>
                <w:sz w:val="18"/>
                <w:szCs w:val="18"/>
              </w:rPr>
              <w:t>80+80M</w:t>
            </w:r>
          </w:p>
        </w:tc>
        <w:tc>
          <w:tcPr>
            <w:tcW w:w="1982" w:type="dxa"/>
          </w:tcPr>
          <w:p>
            <w:pPr>
              <w:spacing w:after="15"/>
              <w:jc w:val="center"/>
              <w:rPr>
                <w:rFonts w:ascii="宋体" w:hAnsi="宋体"/>
                <w:sz w:val="18"/>
                <w:szCs w:val="18"/>
              </w:rPr>
            </w:pPr>
            <w:r>
              <w:rPr>
                <w:rFonts w:ascii="宋体" w:hAnsi="宋体"/>
                <w:sz w:val="18"/>
                <w:szCs w:val="18"/>
              </w:rPr>
              <w:t>1600</w:t>
            </w:r>
          </w:p>
        </w:tc>
      </w:tr>
      <w:bookmarkEnd w:id="626"/>
    </w:tbl>
    <w:p>
      <w:pPr>
        <w:spacing w:after="15"/>
        <w:ind w:firstLine="420" w:firstLineChars="200"/>
        <w:rPr>
          <w:rFonts w:ascii="宋体" w:hAnsi="宋体"/>
        </w:rPr>
      </w:pPr>
      <w:bookmarkStart w:id="627" w:name="_Toc224441744"/>
      <w:r>
        <w:rPr>
          <w:rFonts w:hint="eastAsia" w:ascii="宋体" w:hAnsi="宋体"/>
        </w:rPr>
        <w:t>WLAN吞吐量指标等级应符合如下条件：</w:t>
      </w:r>
    </w:p>
    <w:p>
      <w:pPr>
        <w:numPr>
          <w:ilvl w:val="1"/>
          <w:numId w:val="98"/>
        </w:numPr>
        <w:spacing w:before="0" w:afterLines="0"/>
        <w:rPr>
          <w:rFonts w:ascii="宋体" w:hAnsi="宋体"/>
        </w:rPr>
      </w:pPr>
      <w:r>
        <w:rPr>
          <w:rFonts w:hint="eastAsia" w:ascii="宋体" w:hAnsi="宋体"/>
        </w:rPr>
        <w:t>WLAN覆盖的范围内仅有1个终端，且为网关和WLAN终端无阻挡无干扰的室内短距离传播环境</w:t>
      </w:r>
    </w:p>
    <w:p>
      <w:pPr>
        <w:numPr>
          <w:ilvl w:val="1"/>
          <w:numId w:val="98"/>
        </w:numPr>
        <w:spacing w:before="0" w:afterLines="0"/>
        <w:rPr>
          <w:rFonts w:ascii="宋体" w:hAnsi="宋体"/>
        </w:rPr>
      </w:pPr>
      <w:r>
        <w:rPr>
          <w:rFonts w:hint="eastAsia" w:ascii="宋体" w:hAnsi="宋体"/>
        </w:rPr>
        <w:t>采用Chariot Throughput等脚本，测试时间应固定，例如5分钟、0.5小时、1小时等</w:t>
      </w:r>
    </w:p>
    <w:p>
      <w:pPr>
        <w:numPr>
          <w:ilvl w:val="1"/>
          <w:numId w:val="98"/>
        </w:numPr>
        <w:spacing w:before="0" w:afterLines="0"/>
        <w:rPr>
          <w:rFonts w:ascii="宋体" w:hAnsi="宋体"/>
        </w:rPr>
      </w:pPr>
      <w:r>
        <w:rPr>
          <w:rFonts w:hint="eastAsia" w:ascii="宋体" w:hAnsi="宋体"/>
        </w:rPr>
        <w:t>同时进行上下行吞吐量测试时，要求任一方向吞吐量不能低于总吞吐量的40％</w:t>
      </w:r>
    </w:p>
    <w:p>
      <w:pPr>
        <w:numPr>
          <w:ilvl w:val="1"/>
          <w:numId w:val="98"/>
        </w:numPr>
        <w:spacing w:before="0" w:afterLines="0"/>
        <w:rPr>
          <w:rFonts w:ascii="宋体" w:hAnsi="宋体"/>
        </w:rPr>
      </w:pPr>
      <w:r>
        <w:rPr>
          <w:rFonts w:hint="eastAsia" w:ascii="宋体" w:hAnsi="宋体"/>
        </w:rPr>
        <w:t>单pair/多pair/多pair上下行混和的情况下，均应满足相关指标要求</w:t>
      </w:r>
    </w:p>
    <w:p>
      <w:pPr>
        <w:numPr>
          <w:ilvl w:val="1"/>
          <w:numId w:val="98"/>
        </w:numPr>
        <w:spacing w:before="0" w:afterLines="0"/>
        <w:rPr>
          <w:rFonts w:ascii="宋体" w:hAnsi="宋体"/>
        </w:rPr>
      </w:pPr>
      <w:r>
        <w:rPr>
          <w:rFonts w:hint="eastAsia" w:ascii="宋体" w:hAnsi="宋体"/>
        </w:rPr>
        <w:t>对于支持双频的设备，应同时测试2.4G和5G两个频段</w:t>
      </w:r>
    </w:p>
    <w:p>
      <w:pPr>
        <w:pStyle w:val="102"/>
        <w:numPr>
          <w:ilvl w:val="2"/>
          <w:numId w:val="6"/>
        </w:numPr>
        <w:spacing w:before="156" w:after="156"/>
      </w:pPr>
      <w:r>
        <w:t>WLAN覆盖性能要求</w:t>
      </w:r>
      <w:bookmarkEnd w:id="627"/>
    </w:p>
    <w:p>
      <w:pPr>
        <w:spacing w:after="15"/>
        <w:ind w:firstLine="420" w:firstLineChars="200"/>
        <w:rPr>
          <w:rFonts w:ascii="宋体" w:hAnsi="宋体"/>
        </w:rPr>
      </w:pPr>
      <w:r>
        <w:rPr>
          <w:rFonts w:hint="eastAsia" w:ascii="宋体" w:hAnsi="宋体"/>
        </w:rPr>
        <w:t>典型无干扰覆盖场景下（覆盖范围内仅有1个终端）的</w:t>
      </w:r>
      <w:r>
        <w:rPr>
          <w:rFonts w:ascii="宋体" w:hAnsi="宋体"/>
        </w:rPr>
        <w:t>WLAN</w:t>
      </w:r>
      <w:r>
        <w:rPr>
          <w:rFonts w:hint="eastAsia" w:ascii="宋体" w:hAnsi="宋体"/>
        </w:rPr>
        <w:t>承载性能应不低于表10</w:t>
      </w:r>
      <w:r>
        <w:rPr>
          <w:rFonts w:ascii="宋体" w:hAnsi="宋体"/>
        </w:rPr>
        <w:t>的要求。</w:t>
      </w:r>
    </w:p>
    <w:p>
      <w:pPr>
        <w:pStyle w:val="188"/>
        <w:numPr>
          <w:ilvl w:val="0"/>
          <w:numId w:val="8"/>
        </w:numPr>
        <w:tabs>
          <w:tab w:val="left" w:pos="360"/>
        </w:tabs>
        <w:spacing w:before="156" w:after="156"/>
      </w:pPr>
      <w:r>
        <w:rPr>
          <w:rFonts w:hint="eastAsia"/>
        </w:rPr>
        <w:t>WLAN覆盖性要求</w:t>
      </w:r>
    </w:p>
    <w:tbl>
      <w:tblPr>
        <w:tblStyle w:val="67"/>
        <w:tblW w:w="8505" w:type="dxa"/>
        <w:tblInd w:w="5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3"/>
        <w:gridCol w:w="992"/>
        <w:gridCol w:w="1134"/>
        <w:gridCol w:w="1276"/>
        <w:gridCol w:w="1275"/>
        <w:gridCol w:w="1276"/>
        <w:gridCol w:w="15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3" w:type="dxa"/>
            <w:shd w:val="clear" w:color="auto" w:fill="D8D8D8" w:themeFill="background1" w:themeFillShade="D9"/>
          </w:tcPr>
          <w:p>
            <w:pPr>
              <w:spacing w:after="15"/>
              <w:jc w:val="center"/>
              <w:rPr>
                <w:rFonts w:ascii="宋体" w:hAnsi="宋体"/>
                <w:bCs/>
              </w:rPr>
            </w:pPr>
            <w:r>
              <w:rPr>
                <w:rFonts w:ascii="宋体" w:hAnsi="宋体"/>
                <w:bCs/>
              </w:rPr>
              <w:t>频宽设置</w:t>
            </w:r>
          </w:p>
        </w:tc>
        <w:tc>
          <w:tcPr>
            <w:tcW w:w="992" w:type="dxa"/>
            <w:shd w:val="clear" w:color="auto" w:fill="D8D8D8" w:themeFill="background1" w:themeFillShade="D9"/>
          </w:tcPr>
          <w:p>
            <w:pPr>
              <w:spacing w:after="15"/>
              <w:rPr>
                <w:rFonts w:ascii="宋体" w:hAnsi="宋体"/>
                <w:bCs/>
              </w:rPr>
            </w:pPr>
            <w:r>
              <w:rPr>
                <w:rFonts w:ascii="宋体" w:hAnsi="宋体"/>
                <w:bCs/>
              </w:rPr>
              <w:t>发射功率</w:t>
            </w:r>
          </w:p>
        </w:tc>
        <w:tc>
          <w:tcPr>
            <w:tcW w:w="1134" w:type="dxa"/>
            <w:shd w:val="clear" w:color="auto" w:fill="D8D8D8" w:themeFill="background1" w:themeFillShade="D9"/>
          </w:tcPr>
          <w:p>
            <w:pPr>
              <w:spacing w:after="15"/>
              <w:rPr>
                <w:rFonts w:ascii="宋体" w:hAnsi="宋体"/>
                <w:bCs/>
              </w:rPr>
            </w:pPr>
            <w:r>
              <w:rPr>
                <w:rFonts w:hint="eastAsia" w:ascii="宋体" w:hAnsi="宋体"/>
                <w:bCs/>
              </w:rPr>
              <w:t>室内可视距离</w:t>
            </w:r>
            <w:r>
              <w:rPr>
                <w:rFonts w:ascii="宋体" w:hAnsi="宋体"/>
                <w:bCs/>
              </w:rPr>
              <w:t>100</w:t>
            </w:r>
            <w:r>
              <w:rPr>
                <w:rFonts w:hint="eastAsia" w:ascii="宋体" w:hAnsi="宋体"/>
                <w:bCs/>
              </w:rPr>
              <w:t>米</w:t>
            </w:r>
          </w:p>
        </w:tc>
        <w:tc>
          <w:tcPr>
            <w:tcW w:w="1276" w:type="dxa"/>
            <w:shd w:val="clear" w:color="auto" w:fill="D8D8D8" w:themeFill="background1" w:themeFillShade="D9"/>
          </w:tcPr>
          <w:p>
            <w:pPr>
              <w:spacing w:after="15"/>
              <w:rPr>
                <w:rFonts w:ascii="宋体" w:hAnsi="宋体"/>
                <w:bCs/>
              </w:rPr>
            </w:pPr>
            <w:r>
              <w:rPr>
                <w:rFonts w:hint="eastAsia" w:ascii="宋体" w:hAnsi="宋体"/>
                <w:bCs/>
              </w:rPr>
              <w:t>间隔</w:t>
            </w:r>
            <w:r>
              <w:rPr>
                <w:rFonts w:ascii="宋体" w:hAnsi="宋体"/>
                <w:bCs/>
              </w:rPr>
              <w:t>1</w:t>
            </w:r>
            <w:r>
              <w:rPr>
                <w:rFonts w:hint="eastAsia" w:ascii="宋体" w:hAnsi="宋体"/>
                <w:bCs/>
              </w:rPr>
              <w:t>道混凝土墙</w:t>
            </w:r>
          </w:p>
        </w:tc>
        <w:tc>
          <w:tcPr>
            <w:tcW w:w="1275" w:type="dxa"/>
            <w:shd w:val="clear" w:color="auto" w:fill="D8D8D8" w:themeFill="background1" w:themeFillShade="D9"/>
          </w:tcPr>
          <w:p>
            <w:pPr>
              <w:spacing w:after="15"/>
              <w:rPr>
                <w:rFonts w:ascii="宋体" w:hAnsi="宋体"/>
                <w:bCs/>
              </w:rPr>
            </w:pPr>
            <w:r>
              <w:rPr>
                <w:rFonts w:hint="eastAsia" w:ascii="宋体" w:hAnsi="宋体"/>
                <w:bCs/>
              </w:rPr>
              <w:t>间隔</w:t>
            </w:r>
            <w:r>
              <w:rPr>
                <w:rFonts w:ascii="宋体" w:hAnsi="宋体"/>
                <w:bCs/>
              </w:rPr>
              <w:t>2</w:t>
            </w:r>
            <w:r>
              <w:rPr>
                <w:rFonts w:hint="eastAsia" w:ascii="宋体" w:hAnsi="宋体"/>
                <w:bCs/>
              </w:rPr>
              <w:t>道普通砖墙</w:t>
            </w:r>
          </w:p>
        </w:tc>
        <w:tc>
          <w:tcPr>
            <w:tcW w:w="1276" w:type="dxa"/>
            <w:shd w:val="clear" w:color="auto" w:fill="D8D8D8" w:themeFill="background1" w:themeFillShade="D9"/>
          </w:tcPr>
          <w:p>
            <w:pPr>
              <w:spacing w:after="15"/>
              <w:rPr>
                <w:rFonts w:ascii="宋体" w:hAnsi="宋体"/>
                <w:bCs/>
              </w:rPr>
            </w:pPr>
            <w:r>
              <w:rPr>
                <w:rFonts w:hint="eastAsia" w:ascii="宋体" w:hAnsi="宋体"/>
                <w:bCs/>
              </w:rPr>
              <w:t>相邻的两个楼层</w:t>
            </w:r>
          </w:p>
        </w:tc>
        <w:tc>
          <w:tcPr>
            <w:tcW w:w="1559" w:type="dxa"/>
            <w:shd w:val="clear" w:color="auto" w:fill="D8D8D8" w:themeFill="background1" w:themeFillShade="D9"/>
          </w:tcPr>
          <w:p>
            <w:pPr>
              <w:spacing w:after="15"/>
              <w:rPr>
                <w:rFonts w:ascii="宋体" w:hAnsi="宋体"/>
                <w:bCs/>
              </w:rPr>
            </w:pPr>
            <w:r>
              <w:rPr>
                <w:rFonts w:ascii="宋体" w:hAnsi="宋体"/>
                <w:bCs/>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3" w:type="dxa"/>
          </w:tcPr>
          <w:p>
            <w:pPr>
              <w:spacing w:after="15"/>
              <w:rPr>
                <w:rFonts w:ascii="宋体" w:hAnsi="宋体"/>
              </w:rPr>
            </w:pPr>
            <w:r>
              <w:rPr>
                <w:rFonts w:ascii="宋体" w:hAnsi="宋体"/>
              </w:rPr>
              <w:t>默认</w:t>
            </w:r>
          </w:p>
        </w:tc>
        <w:tc>
          <w:tcPr>
            <w:tcW w:w="992" w:type="dxa"/>
          </w:tcPr>
          <w:p>
            <w:pPr>
              <w:spacing w:after="15"/>
              <w:rPr>
                <w:rFonts w:ascii="宋体" w:hAnsi="宋体"/>
              </w:rPr>
            </w:pPr>
            <w:r>
              <w:rPr>
                <w:rFonts w:ascii="宋体" w:hAnsi="宋体"/>
              </w:rPr>
              <w:t>默认</w:t>
            </w:r>
          </w:p>
        </w:tc>
        <w:tc>
          <w:tcPr>
            <w:tcW w:w="1134" w:type="dxa"/>
          </w:tcPr>
          <w:p>
            <w:pPr>
              <w:spacing w:after="15"/>
              <w:rPr>
                <w:rFonts w:ascii="宋体" w:hAnsi="宋体"/>
              </w:rPr>
            </w:pPr>
            <w:r>
              <w:rPr>
                <w:rFonts w:ascii="宋体" w:hAnsi="宋体"/>
              </w:rPr>
              <w:t>1</w:t>
            </w:r>
            <w:r>
              <w:rPr>
                <w:rFonts w:hint="eastAsia" w:ascii="宋体" w:hAnsi="宋体"/>
              </w:rPr>
              <w:t>（</w:t>
            </w:r>
            <w:r>
              <w:rPr>
                <w:rFonts w:ascii="宋体" w:hAnsi="宋体"/>
              </w:rPr>
              <w:t>Mbps）</w:t>
            </w:r>
          </w:p>
        </w:tc>
        <w:tc>
          <w:tcPr>
            <w:tcW w:w="1276" w:type="dxa"/>
          </w:tcPr>
          <w:p>
            <w:pPr>
              <w:spacing w:after="15"/>
              <w:rPr>
                <w:rFonts w:ascii="宋体" w:hAnsi="宋体"/>
              </w:rPr>
            </w:pPr>
            <w:r>
              <w:rPr>
                <w:rFonts w:ascii="宋体" w:hAnsi="宋体"/>
              </w:rPr>
              <w:t>1</w:t>
            </w:r>
            <w:r>
              <w:rPr>
                <w:rFonts w:hint="eastAsia" w:ascii="宋体" w:hAnsi="宋体"/>
              </w:rPr>
              <w:t>（</w:t>
            </w:r>
            <w:r>
              <w:rPr>
                <w:rFonts w:ascii="宋体" w:hAnsi="宋体"/>
              </w:rPr>
              <w:t>Mbps）</w:t>
            </w:r>
          </w:p>
        </w:tc>
        <w:tc>
          <w:tcPr>
            <w:tcW w:w="1275" w:type="dxa"/>
          </w:tcPr>
          <w:p>
            <w:pPr>
              <w:spacing w:after="15"/>
              <w:rPr>
                <w:rFonts w:ascii="宋体" w:hAnsi="宋体"/>
              </w:rPr>
            </w:pPr>
            <w:r>
              <w:rPr>
                <w:rFonts w:ascii="宋体" w:hAnsi="宋体"/>
              </w:rPr>
              <w:t>1</w:t>
            </w:r>
            <w:r>
              <w:rPr>
                <w:rFonts w:hint="eastAsia" w:ascii="宋体" w:hAnsi="宋体"/>
              </w:rPr>
              <w:t>（</w:t>
            </w:r>
            <w:r>
              <w:rPr>
                <w:rFonts w:ascii="宋体" w:hAnsi="宋体"/>
              </w:rPr>
              <w:t>Mbps）</w:t>
            </w:r>
          </w:p>
        </w:tc>
        <w:tc>
          <w:tcPr>
            <w:tcW w:w="1276" w:type="dxa"/>
          </w:tcPr>
          <w:p>
            <w:pPr>
              <w:spacing w:after="15"/>
              <w:rPr>
                <w:rFonts w:ascii="宋体" w:hAnsi="宋体"/>
              </w:rPr>
            </w:pPr>
            <w:r>
              <w:rPr>
                <w:rFonts w:ascii="宋体" w:hAnsi="宋体"/>
              </w:rPr>
              <w:t>1</w:t>
            </w:r>
            <w:r>
              <w:rPr>
                <w:rFonts w:hint="eastAsia" w:ascii="宋体" w:hAnsi="宋体"/>
              </w:rPr>
              <w:t>（</w:t>
            </w:r>
            <w:r>
              <w:rPr>
                <w:rFonts w:ascii="宋体" w:hAnsi="宋体"/>
              </w:rPr>
              <w:t>Mbps）</w:t>
            </w:r>
          </w:p>
        </w:tc>
        <w:tc>
          <w:tcPr>
            <w:tcW w:w="1559" w:type="dxa"/>
            <w:vMerge w:val="restart"/>
          </w:tcPr>
          <w:p>
            <w:pPr>
              <w:spacing w:after="15"/>
              <w:rPr>
                <w:rFonts w:ascii="宋体" w:hAnsi="宋体"/>
                <w:shd w:val="clear" w:color="auto" w:fill="FFFF00"/>
              </w:rPr>
            </w:pPr>
            <w:r>
              <w:rPr>
                <w:rFonts w:hint="eastAsia" w:ascii="宋体" w:hAnsi="宋体"/>
              </w:rPr>
              <w:t>上、下行分别考核</w:t>
            </w:r>
            <w:r>
              <w:rPr>
                <w:rFonts w:ascii="宋体" w:hAnsi="宋体"/>
              </w:rPr>
              <w:t>TCP</w:t>
            </w:r>
            <w:r>
              <w:rPr>
                <w:rFonts w:hint="eastAsia" w:ascii="宋体" w:hAnsi="宋体"/>
              </w:rPr>
              <w:t>承载速率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3" w:type="dxa"/>
          </w:tcPr>
          <w:p>
            <w:pPr>
              <w:spacing w:after="15"/>
              <w:rPr>
                <w:rFonts w:ascii="宋体" w:hAnsi="宋体"/>
              </w:rPr>
            </w:pPr>
            <w:r>
              <w:rPr>
                <w:rFonts w:ascii="宋体" w:hAnsi="宋体"/>
              </w:rPr>
              <w:t>默认</w:t>
            </w:r>
          </w:p>
        </w:tc>
        <w:tc>
          <w:tcPr>
            <w:tcW w:w="992" w:type="dxa"/>
          </w:tcPr>
          <w:p>
            <w:pPr>
              <w:spacing w:after="15"/>
              <w:rPr>
                <w:rFonts w:ascii="宋体" w:hAnsi="宋体"/>
              </w:rPr>
            </w:pPr>
            <w:r>
              <w:rPr>
                <w:rFonts w:ascii="宋体" w:hAnsi="宋体"/>
              </w:rPr>
              <w:t>最大</w:t>
            </w:r>
            <w:r>
              <w:rPr>
                <w:rFonts w:hint="eastAsia" w:ascii="宋体" w:hAnsi="宋体"/>
              </w:rPr>
              <w:t>（针对支持</w:t>
            </w:r>
            <w:r>
              <w:rPr>
                <w:rFonts w:ascii="宋体" w:hAnsi="宋体"/>
              </w:rPr>
              <w:t>PA及LNA的设备）</w:t>
            </w:r>
          </w:p>
        </w:tc>
        <w:tc>
          <w:tcPr>
            <w:tcW w:w="1134" w:type="dxa"/>
          </w:tcPr>
          <w:p>
            <w:pPr>
              <w:spacing w:after="15"/>
              <w:rPr>
                <w:rFonts w:ascii="宋体" w:hAnsi="宋体"/>
              </w:rPr>
            </w:pPr>
            <w:r>
              <w:rPr>
                <w:rFonts w:ascii="宋体" w:hAnsi="宋体"/>
              </w:rPr>
              <w:t>5</w:t>
            </w:r>
            <w:r>
              <w:rPr>
                <w:rFonts w:hint="eastAsia" w:ascii="宋体" w:hAnsi="宋体"/>
              </w:rPr>
              <w:t>（</w:t>
            </w:r>
            <w:r>
              <w:rPr>
                <w:rFonts w:ascii="宋体" w:hAnsi="宋体"/>
              </w:rPr>
              <w:t>Mbps）</w:t>
            </w:r>
          </w:p>
        </w:tc>
        <w:tc>
          <w:tcPr>
            <w:tcW w:w="1276" w:type="dxa"/>
          </w:tcPr>
          <w:p>
            <w:pPr>
              <w:spacing w:after="15"/>
              <w:rPr>
                <w:rFonts w:ascii="宋体" w:hAnsi="宋体"/>
              </w:rPr>
            </w:pPr>
            <w:r>
              <w:rPr>
                <w:rFonts w:ascii="宋体" w:hAnsi="宋体"/>
              </w:rPr>
              <w:t>5</w:t>
            </w:r>
            <w:r>
              <w:rPr>
                <w:rFonts w:hint="eastAsia" w:ascii="宋体" w:hAnsi="宋体"/>
              </w:rPr>
              <w:t>（</w:t>
            </w:r>
            <w:r>
              <w:rPr>
                <w:rFonts w:ascii="宋体" w:hAnsi="宋体"/>
              </w:rPr>
              <w:t>Mbps）</w:t>
            </w:r>
          </w:p>
        </w:tc>
        <w:tc>
          <w:tcPr>
            <w:tcW w:w="1275" w:type="dxa"/>
          </w:tcPr>
          <w:p>
            <w:pPr>
              <w:spacing w:after="15"/>
              <w:rPr>
                <w:rFonts w:ascii="宋体" w:hAnsi="宋体"/>
              </w:rPr>
            </w:pPr>
            <w:r>
              <w:rPr>
                <w:rFonts w:ascii="宋体" w:hAnsi="宋体"/>
              </w:rPr>
              <w:t>5</w:t>
            </w:r>
            <w:r>
              <w:rPr>
                <w:rFonts w:hint="eastAsia" w:ascii="宋体" w:hAnsi="宋体"/>
              </w:rPr>
              <w:t>（</w:t>
            </w:r>
            <w:r>
              <w:rPr>
                <w:rFonts w:ascii="宋体" w:hAnsi="宋体"/>
              </w:rPr>
              <w:t>Mbps）</w:t>
            </w:r>
          </w:p>
        </w:tc>
        <w:tc>
          <w:tcPr>
            <w:tcW w:w="1276" w:type="dxa"/>
          </w:tcPr>
          <w:p>
            <w:pPr>
              <w:spacing w:after="15"/>
              <w:rPr>
                <w:rFonts w:ascii="宋体" w:hAnsi="宋体"/>
              </w:rPr>
            </w:pPr>
            <w:r>
              <w:rPr>
                <w:rFonts w:ascii="宋体" w:hAnsi="宋体"/>
              </w:rPr>
              <w:t>5</w:t>
            </w:r>
            <w:r>
              <w:rPr>
                <w:rFonts w:hint="eastAsia" w:ascii="宋体" w:hAnsi="宋体"/>
              </w:rPr>
              <w:t>（</w:t>
            </w:r>
            <w:r>
              <w:rPr>
                <w:rFonts w:ascii="宋体" w:hAnsi="宋体"/>
              </w:rPr>
              <w:t>Mbps）</w:t>
            </w:r>
          </w:p>
        </w:tc>
        <w:tc>
          <w:tcPr>
            <w:tcW w:w="1559" w:type="dxa"/>
            <w:vMerge w:val="continue"/>
          </w:tcPr>
          <w:p>
            <w:pPr>
              <w:keepNext/>
              <w:keepLines/>
              <w:tabs>
                <w:tab w:val="left" w:pos="851"/>
              </w:tabs>
              <w:suppressAutoHyphens/>
              <w:spacing w:after="15"/>
              <w:ind w:left="720" w:hanging="720"/>
              <w:outlineLvl w:val="2"/>
              <w:rPr>
                <w:rFonts w:ascii="宋体" w:hAnsi="宋体"/>
                <w:shd w:val="clear" w:color="auto" w:fill="FFFF00"/>
              </w:rPr>
            </w:pPr>
          </w:p>
        </w:tc>
      </w:tr>
    </w:tbl>
    <w:p>
      <w:pPr>
        <w:pStyle w:val="102"/>
        <w:numPr>
          <w:ilvl w:val="2"/>
          <w:numId w:val="6"/>
        </w:numPr>
        <w:spacing w:before="156" w:after="156"/>
      </w:pPr>
      <w:bookmarkStart w:id="628" w:name="_Toc224441745"/>
      <w:r>
        <w:t>WLAN接收灵敏度要求</w:t>
      </w:r>
      <w:bookmarkEnd w:id="628"/>
    </w:p>
    <w:p>
      <w:pPr>
        <w:spacing w:after="15"/>
        <w:ind w:firstLine="420" w:firstLineChars="200"/>
        <w:rPr>
          <w:rFonts w:ascii="宋体" w:hAnsi="宋体"/>
        </w:rPr>
      </w:pPr>
      <w:r>
        <w:rPr>
          <w:rFonts w:hint="eastAsia" w:ascii="宋体" w:hAnsi="宋体"/>
        </w:rPr>
        <w:t>智能家庭网关的WLAN接收灵敏度应符合表11的要求。</w:t>
      </w:r>
    </w:p>
    <w:p>
      <w:pPr>
        <w:pStyle w:val="188"/>
        <w:numPr>
          <w:ilvl w:val="0"/>
          <w:numId w:val="8"/>
        </w:numPr>
        <w:tabs>
          <w:tab w:val="left" w:pos="360"/>
        </w:tabs>
        <w:spacing w:before="156" w:after="156"/>
      </w:pPr>
      <w:r>
        <w:rPr>
          <w:rFonts w:hint="eastAsia"/>
        </w:rPr>
        <w:t>WLAN接收灵敏度</w:t>
      </w:r>
      <w:r>
        <w:t>要求</w:t>
      </w:r>
    </w:p>
    <w:tbl>
      <w:tblPr>
        <w:tblStyle w:val="66"/>
        <w:tblW w:w="7370" w:type="dxa"/>
        <w:tblInd w:w="9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2"/>
        <w:gridCol w:w="2410"/>
        <w:gridCol w:w="3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2" w:type="dxa"/>
            <w:shd w:val="clear" w:color="auto" w:fill="D9D9D9"/>
          </w:tcPr>
          <w:p>
            <w:pPr>
              <w:spacing w:after="15"/>
              <w:jc w:val="center"/>
              <w:rPr>
                <w:rFonts w:ascii="宋体" w:hAnsi="宋体"/>
                <w:bCs/>
                <w:sz w:val="18"/>
                <w:szCs w:val="18"/>
              </w:rPr>
            </w:pPr>
            <w:r>
              <w:rPr>
                <w:rFonts w:ascii="宋体" w:hAnsi="宋体"/>
                <w:bCs/>
                <w:sz w:val="18"/>
                <w:szCs w:val="18"/>
              </w:rPr>
              <w:t>频段（Hz）</w:t>
            </w:r>
          </w:p>
        </w:tc>
        <w:tc>
          <w:tcPr>
            <w:tcW w:w="2410" w:type="dxa"/>
            <w:shd w:val="clear" w:color="auto" w:fill="D9D9D9"/>
          </w:tcPr>
          <w:p>
            <w:pPr>
              <w:spacing w:after="15"/>
              <w:jc w:val="center"/>
              <w:rPr>
                <w:rFonts w:ascii="宋体" w:hAnsi="宋体"/>
                <w:bCs/>
                <w:sz w:val="18"/>
                <w:szCs w:val="18"/>
              </w:rPr>
            </w:pPr>
            <w:r>
              <w:rPr>
                <w:rFonts w:ascii="宋体" w:hAnsi="宋体"/>
                <w:bCs/>
                <w:sz w:val="18"/>
                <w:szCs w:val="18"/>
              </w:rPr>
              <w:t>模式</w:t>
            </w:r>
          </w:p>
        </w:tc>
        <w:tc>
          <w:tcPr>
            <w:tcW w:w="3118" w:type="dxa"/>
            <w:shd w:val="clear" w:color="auto" w:fill="D9D9D9"/>
          </w:tcPr>
          <w:p>
            <w:pPr>
              <w:spacing w:after="15"/>
              <w:jc w:val="center"/>
              <w:rPr>
                <w:rFonts w:ascii="宋体" w:hAnsi="宋体"/>
                <w:bCs/>
                <w:sz w:val="18"/>
                <w:szCs w:val="18"/>
              </w:rPr>
            </w:pPr>
            <w:r>
              <w:rPr>
                <w:rFonts w:ascii="宋体" w:hAnsi="宋体"/>
                <w:bCs/>
                <w:sz w:val="18"/>
                <w:szCs w:val="18"/>
              </w:rPr>
              <w:t>接收灵敏度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vMerge w:val="restart"/>
          </w:tcPr>
          <w:p>
            <w:pPr>
              <w:spacing w:after="15"/>
              <w:jc w:val="center"/>
              <w:rPr>
                <w:rFonts w:ascii="宋体" w:hAnsi="宋体"/>
                <w:bCs/>
                <w:sz w:val="18"/>
                <w:szCs w:val="18"/>
              </w:rPr>
            </w:pPr>
            <w:r>
              <w:rPr>
                <w:rFonts w:hint="eastAsia" w:ascii="宋体" w:hAnsi="宋体"/>
                <w:sz w:val="18"/>
                <w:szCs w:val="18"/>
              </w:rPr>
              <w:t>2.4G</w:t>
            </w:r>
          </w:p>
        </w:tc>
        <w:tc>
          <w:tcPr>
            <w:tcW w:w="2410" w:type="dxa"/>
          </w:tcPr>
          <w:p>
            <w:pPr>
              <w:spacing w:after="15"/>
              <w:jc w:val="center"/>
              <w:rPr>
                <w:rFonts w:ascii="宋体" w:hAnsi="宋体"/>
                <w:bCs/>
                <w:sz w:val="18"/>
                <w:szCs w:val="18"/>
              </w:rPr>
            </w:pPr>
            <w:r>
              <w:rPr>
                <w:rFonts w:ascii="宋体" w:hAnsi="宋体"/>
                <w:bCs/>
                <w:sz w:val="18"/>
                <w:szCs w:val="18"/>
              </w:rPr>
              <w:t>缺省模式</w:t>
            </w:r>
          </w:p>
        </w:tc>
        <w:tc>
          <w:tcPr>
            <w:tcW w:w="3118" w:type="dxa"/>
            <w:vAlign w:val="bottom"/>
          </w:tcPr>
          <w:p>
            <w:pPr>
              <w:widowControl/>
              <w:spacing w:after="15"/>
              <w:jc w:val="left"/>
              <w:rPr>
                <w:rFonts w:ascii="宋体" w:hAnsi="宋体"/>
                <w:bCs/>
                <w:sz w:val="18"/>
                <w:szCs w:val="18"/>
              </w:rPr>
            </w:pPr>
            <w:r>
              <w:rPr>
                <w:rFonts w:ascii="宋体" w:hAnsi="宋体"/>
                <w:bCs/>
                <w:sz w:val="18"/>
                <w:szCs w:val="18"/>
              </w:rPr>
              <w:t>1M:-95dBm</w:t>
            </w:r>
          </w:p>
          <w:p>
            <w:pPr>
              <w:widowControl/>
              <w:spacing w:after="15"/>
              <w:jc w:val="left"/>
              <w:rPr>
                <w:rFonts w:ascii="宋体" w:hAnsi="宋体"/>
                <w:bCs/>
                <w:sz w:val="18"/>
                <w:szCs w:val="18"/>
              </w:rPr>
            </w:pPr>
            <w:r>
              <w:rPr>
                <w:rFonts w:ascii="宋体" w:hAnsi="宋体"/>
                <w:bCs/>
                <w:sz w:val="18"/>
                <w:szCs w:val="18"/>
              </w:rPr>
              <w:t>11M:-86dBm</w:t>
            </w:r>
          </w:p>
          <w:p>
            <w:pPr>
              <w:widowControl/>
              <w:spacing w:after="15"/>
              <w:jc w:val="left"/>
              <w:rPr>
                <w:rFonts w:ascii="宋体" w:hAnsi="宋体"/>
                <w:bCs/>
                <w:sz w:val="18"/>
                <w:szCs w:val="18"/>
              </w:rPr>
            </w:pPr>
            <w:r>
              <w:rPr>
                <w:rFonts w:ascii="宋体" w:hAnsi="宋体"/>
                <w:bCs/>
                <w:sz w:val="18"/>
                <w:szCs w:val="18"/>
              </w:rPr>
              <w:t>54M:-72dBm</w:t>
            </w:r>
          </w:p>
          <w:p>
            <w:pPr>
              <w:widowControl/>
              <w:spacing w:after="15"/>
              <w:jc w:val="left"/>
              <w:rPr>
                <w:rFonts w:ascii="宋体" w:hAnsi="宋体"/>
                <w:bCs/>
                <w:sz w:val="18"/>
                <w:szCs w:val="18"/>
              </w:rPr>
            </w:pPr>
            <w:r>
              <w:rPr>
                <w:rFonts w:ascii="宋体" w:hAnsi="宋体"/>
                <w:bCs/>
                <w:sz w:val="18"/>
                <w:szCs w:val="18"/>
              </w:rPr>
              <w:t>HT20_MCS7:-69dBm</w:t>
            </w:r>
          </w:p>
          <w:p>
            <w:pPr>
              <w:spacing w:after="15"/>
              <w:rPr>
                <w:rFonts w:ascii="宋体" w:hAnsi="宋体"/>
                <w:bCs/>
                <w:sz w:val="18"/>
                <w:szCs w:val="18"/>
              </w:rPr>
            </w:pPr>
            <w:r>
              <w:rPr>
                <w:rFonts w:ascii="宋体" w:hAnsi="宋体"/>
                <w:bCs/>
                <w:sz w:val="18"/>
                <w:szCs w:val="18"/>
              </w:rPr>
              <w:t>HT40_MCS7:-67dBm</w:t>
            </w:r>
          </w:p>
          <w:p>
            <w:pPr>
              <w:spacing w:after="15"/>
              <w:rPr>
                <w:rFonts w:ascii="宋体" w:hAnsi="宋体"/>
                <w:bCs/>
                <w:sz w:val="18"/>
                <w:szCs w:val="18"/>
              </w:rPr>
            </w:pPr>
            <w:r>
              <w:rPr>
                <w:rFonts w:ascii="宋体" w:hAnsi="宋体"/>
                <w:bCs/>
                <w:sz w:val="18"/>
                <w:szCs w:val="18"/>
              </w:rPr>
              <w:t>HE20_MCS11: -62dBm</w:t>
            </w:r>
          </w:p>
          <w:p>
            <w:pPr>
              <w:spacing w:after="15"/>
              <w:rPr>
                <w:rFonts w:ascii="宋体" w:hAnsi="宋体"/>
                <w:bCs/>
                <w:sz w:val="18"/>
                <w:szCs w:val="18"/>
              </w:rPr>
            </w:pPr>
            <w:r>
              <w:rPr>
                <w:rFonts w:ascii="宋体" w:hAnsi="宋体"/>
                <w:bCs/>
                <w:sz w:val="18"/>
                <w:szCs w:val="18"/>
              </w:rPr>
              <w:t>HE40_MCS11: -59dBm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vMerge w:val="continue"/>
          </w:tcPr>
          <w:p>
            <w:pPr>
              <w:spacing w:after="15"/>
              <w:jc w:val="center"/>
              <w:rPr>
                <w:rFonts w:ascii="宋体" w:hAnsi="宋体"/>
                <w:bCs/>
                <w:sz w:val="18"/>
                <w:szCs w:val="18"/>
              </w:rPr>
            </w:pPr>
          </w:p>
        </w:tc>
        <w:tc>
          <w:tcPr>
            <w:tcW w:w="2410" w:type="dxa"/>
          </w:tcPr>
          <w:p>
            <w:pPr>
              <w:spacing w:after="15"/>
              <w:jc w:val="center"/>
              <w:rPr>
                <w:rFonts w:ascii="宋体" w:hAnsi="宋体"/>
                <w:bCs/>
                <w:sz w:val="18"/>
                <w:szCs w:val="18"/>
              </w:rPr>
            </w:pPr>
            <w:r>
              <w:rPr>
                <w:rFonts w:hint="eastAsia" w:ascii="宋体" w:hAnsi="宋体"/>
                <w:bCs/>
                <w:sz w:val="18"/>
                <w:szCs w:val="18"/>
              </w:rPr>
              <w:t>PA及LNA增强模式</w:t>
            </w:r>
          </w:p>
        </w:tc>
        <w:tc>
          <w:tcPr>
            <w:tcW w:w="3118" w:type="dxa"/>
            <w:vAlign w:val="bottom"/>
          </w:tcPr>
          <w:p>
            <w:pPr>
              <w:widowControl/>
              <w:spacing w:after="15"/>
              <w:jc w:val="left"/>
              <w:rPr>
                <w:rFonts w:ascii="宋体" w:hAnsi="宋体"/>
                <w:bCs/>
                <w:sz w:val="18"/>
                <w:szCs w:val="18"/>
              </w:rPr>
            </w:pPr>
            <w:r>
              <w:rPr>
                <w:rFonts w:ascii="宋体" w:hAnsi="宋体"/>
                <w:bCs/>
                <w:sz w:val="18"/>
                <w:szCs w:val="18"/>
              </w:rPr>
              <w:t>1M:-97dBm</w:t>
            </w:r>
          </w:p>
          <w:p>
            <w:pPr>
              <w:widowControl/>
              <w:spacing w:after="15"/>
              <w:jc w:val="left"/>
              <w:rPr>
                <w:rFonts w:ascii="宋体" w:hAnsi="宋体"/>
                <w:bCs/>
                <w:sz w:val="18"/>
                <w:szCs w:val="18"/>
              </w:rPr>
            </w:pPr>
            <w:r>
              <w:rPr>
                <w:rFonts w:ascii="宋体" w:hAnsi="宋体"/>
                <w:bCs/>
                <w:sz w:val="18"/>
                <w:szCs w:val="18"/>
              </w:rPr>
              <w:t>11M:-88dBm</w:t>
            </w:r>
          </w:p>
          <w:p>
            <w:pPr>
              <w:widowControl/>
              <w:spacing w:after="15"/>
              <w:jc w:val="left"/>
              <w:rPr>
                <w:rFonts w:ascii="宋体" w:hAnsi="宋体"/>
                <w:bCs/>
                <w:sz w:val="18"/>
                <w:szCs w:val="18"/>
              </w:rPr>
            </w:pPr>
            <w:r>
              <w:rPr>
                <w:rFonts w:ascii="宋体" w:hAnsi="宋体"/>
                <w:bCs/>
                <w:sz w:val="18"/>
                <w:szCs w:val="18"/>
              </w:rPr>
              <w:t>54M:-75dBm</w:t>
            </w:r>
          </w:p>
          <w:p>
            <w:pPr>
              <w:widowControl/>
              <w:spacing w:after="15"/>
              <w:jc w:val="left"/>
              <w:rPr>
                <w:rFonts w:ascii="宋体" w:hAnsi="宋体"/>
                <w:bCs/>
                <w:sz w:val="18"/>
                <w:szCs w:val="18"/>
              </w:rPr>
            </w:pPr>
            <w:r>
              <w:rPr>
                <w:rFonts w:ascii="宋体" w:hAnsi="宋体"/>
                <w:bCs/>
                <w:sz w:val="18"/>
                <w:szCs w:val="18"/>
              </w:rPr>
              <w:t>HT20_MCS7:-73dBm</w:t>
            </w:r>
          </w:p>
          <w:p>
            <w:pPr>
              <w:spacing w:after="15"/>
              <w:rPr>
                <w:rFonts w:ascii="宋体" w:hAnsi="宋体"/>
                <w:bCs/>
                <w:sz w:val="18"/>
                <w:szCs w:val="18"/>
              </w:rPr>
            </w:pPr>
            <w:r>
              <w:rPr>
                <w:rFonts w:ascii="宋体" w:hAnsi="宋体"/>
                <w:bCs/>
                <w:sz w:val="18"/>
                <w:szCs w:val="18"/>
              </w:rPr>
              <w:t>HT40_MCS7:-70dBm</w:t>
            </w:r>
          </w:p>
          <w:p>
            <w:pPr>
              <w:spacing w:after="15"/>
              <w:rPr>
                <w:rFonts w:ascii="宋体" w:hAnsi="宋体"/>
                <w:bCs/>
                <w:sz w:val="18"/>
                <w:szCs w:val="18"/>
              </w:rPr>
            </w:pPr>
            <w:r>
              <w:rPr>
                <w:rFonts w:ascii="宋体" w:hAnsi="宋体"/>
                <w:bCs/>
                <w:sz w:val="18"/>
                <w:szCs w:val="18"/>
              </w:rPr>
              <w:t>HE20_MCS11: -63dBm</w:t>
            </w:r>
          </w:p>
          <w:p>
            <w:pPr>
              <w:spacing w:after="15"/>
              <w:rPr>
                <w:rFonts w:ascii="宋体" w:hAnsi="宋体"/>
                <w:bCs/>
                <w:sz w:val="18"/>
                <w:szCs w:val="18"/>
              </w:rPr>
            </w:pPr>
            <w:r>
              <w:rPr>
                <w:rFonts w:ascii="宋体" w:hAnsi="宋体"/>
                <w:bCs/>
                <w:sz w:val="18"/>
                <w:szCs w:val="18"/>
              </w:rPr>
              <w:t>HE40_MCS11: -60dBm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vMerge w:val="restart"/>
          </w:tcPr>
          <w:p>
            <w:pPr>
              <w:spacing w:after="15"/>
              <w:jc w:val="center"/>
              <w:rPr>
                <w:rFonts w:ascii="宋体" w:hAnsi="宋体"/>
                <w:bCs/>
                <w:sz w:val="18"/>
                <w:szCs w:val="18"/>
              </w:rPr>
            </w:pPr>
            <w:r>
              <w:rPr>
                <w:rFonts w:hint="eastAsia" w:ascii="宋体" w:hAnsi="宋体"/>
                <w:sz w:val="18"/>
                <w:szCs w:val="18"/>
              </w:rPr>
              <w:t>5G</w:t>
            </w:r>
          </w:p>
        </w:tc>
        <w:tc>
          <w:tcPr>
            <w:tcW w:w="2410" w:type="dxa"/>
          </w:tcPr>
          <w:p>
            <w:pPr>
              <w:spacing w:after="15"/>
              <w:jc w:val="center"/>
              <w:rPr>
                <w:rFonts w:ascii="宋体" w:hAnsi="宋体"/>
                <w:bCs/>
                <w:sz w:val="18"/>
                <w:szCs w:val="18"/>
              </w:rPr>
            </w:pPr>
            <w:r>
              <w:rPr>
                <w:rFonts w:ascii="宋体" w:hAnsi="宋体"/>
                <w:bCs/>
                <w:sz w:val="18"/>
                <w:szCs w:val="18"/>
              </w:rPr>
              <w:t>缺省模式</w:t>
            </w:r>
          </w:p>
        </w:tc>
        <w:tc>
          <w:tcPr>
            <w:tcW w:w="3118" w:type="dxa"/>
            <w:vAlign w:val="bottom"/>
          </w:tcPr>
          <w:p>
            <w:pPr>
              <w:widowControl/>
              <w:spacing w:after="15"/>
              <w:jc w:val="left"/>
              <w:rPr>
                <w:rFonts w:ascii="宋体" w:hAnsi="宋体"/>
                <w:bCs/>
                <w:sz w:val="18"/>
                <w:szCs w:val="18"/>
              </w:rPr>
            </w:pPr>
            <w:r>
              <w:rPr>
                <w:rFonts w:ascii="宋体" w:hAnsi="宋体"/>
                <w:bCs/>
                <w:sz w:val="18"/>
                <w:szCs w:val="18"/>
              </w:rPr>
              <w:t>HT20_mcs8nss1:-66dBm</w:t>
            </w:r>
          </w:p>
          <w:p>
            <w:pPr>
              <w:widowControl/>
              <w:spacing w:after="15"/>
              <w:jc w:val="left"/>
              <w:rPr>
                <w:rFonts w:ascii="宋体" w:hAnsi="宋体"/>
                <w:bCs/>
                <w:sz w:val="18"/>
                <w:szCs w:val="18"/>
              </w:rPr>
            </w:pPr>
            <w:r>
              <w:rPr>
                <w:rFonts w:ascii="宋体" w:hAnsi="宋体"/>
                <w:bCs/>
                <w:sz w:val="18"/>
                <w:szCs w:val="18"/>
              </w:rPr>
              <w:t>HT40_mcs9nss1:-60dBm</w:t>
            </w:r>
          </w:p>
          <w:p>
            <w:pPr>
              <w:widowControl/>
              <w:spacing w:after="15"/>
              <w:jc w:val="left"/>
              <w:rPr>
                <w:rFonts w:ascii="宋体" w:hAnsi="宋体"/>
                <w:bCs/>
                <w:sz w:val="18"/>
                <w:szCs w:val="18"/>
              </w:rPr>
            </w:pPr>
            <w:r>
              <w:rPr>
                <w:rFonts w:ascii="宋体" w:hAnsi="宋体"/>
                <w:bCs/>
                <w:sz w:val="18"/>
                <w:szCs w:val="18"/>
              </w:rPr>
              <w:t>HT80_mcs9nss1:-59dBm</w:t>
            </w:r>
          </w:p>
          <w:p>
            <w:pPr>
              <w:widowControl/>
              <w:spacing w:after="15"/>
              <w:jc w:val="left"/>
              <w:rPr>
                <w:rFonts w:ascii="宋体" w:hAnsi="宋体"/>
                <w:bCs/>
                <w:sz w:val="18"/>
                <w:szCs w:val="18"/>
              </w:rPr>
            </w:pPr>
            <w:r>
              <w:rPr>
                <w:rFonts w:ascii="宋体" w:hAnsi="宋体"/>
                <w:bCs/>
                <w:sz w:val="18"/>
                <w:szCs w:val="18"/>
              </w:rPr>
              <w:t>HE20_mcs11nss1: -61dBm</w:t>
            </w:r>
          </w:p>
          <w:p>
            <w:pPr>
              <w:widowControl/>
              <w:spacing w:after="15"/>
              <w:jc w:val="left"/>
              <w:rPr>
                <w:rFonts w:ascii="宋体" w:hAnsi="宋体"/>
                <w:bCs/>
                <w:sz w:val="18"/>
                <w:szCs w:val="18"/>
              </w:rPr>
            </w:pPr>
            <w:r>
              <w:rPr>
                <w:rFonts w:ascii="宋体" w:hAnsi="宋体"/>
                <w:bCs/>
                <w:sz w:val="18"/>
                <w:szCs w:val="18"/>
              </w:rPr>
              <w:t>HE40_mcs11nss1: -58dBm</w:t>
            </w:r>
          </w:p>
          <w:p>
            <w:pPr>
              <w:widowControl/>
              <w:spacing w:after="15"/>
              <w:jc w:val="left"/>
              <w:rPr>
                <w:rFonts w:ascii="宋体" w:hAnsi="宋体"/>
                <w:bCs/>
                <w:sz w:val="18"/>
                <w:szCs w:val="18"/>
              </w:rPr>
            </w:pPr>
            <w:r>
              <w:rPr>
                <w:rFonts w:ascii="宋体" w:hAnsi="宋体"/>
                <w:bCs/>
                <w:sz w:val="18"/>
                <w:szCs w:val="18"/>
              </w:rPr>
              <w:t>HE80_mcs11nss1: -55dBm</w:t>
            </w:r>
          </w:p>
          <w:p>
            <w:pPr>
              <w:widowControl/>
              <w:spacing w:after="15"/>
              <w:jc w:val="left"/>
              <w:rPr>
                <w:rFonts w:ascii="宋体" w:hAnsi="宋体"/>
                <w:bCs/>
                <w:sz w:val="18"/>
                <w:szCs w:val="18"/>
              </w:rPr>
            </w:pPr>
            <w:r>
              <w:rPr>
                <w:rFonts w:ascii="宋体" w:hAnsi="宋体"/>
                <w:bCs/>
                <w:sz w:val="18"/>
                <w:szCs w:val="18"/>
              </w:rPr>
              <w:t>HE160_mcs11nss1: -54dBm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vMerge w:val="continue"/>
          </w:tcPr>
          <w:p>
            <w:pPr>
              <w:spacing w:after="15"/>
              <w:jc w:val="center"/>
              <w:rPr>
                <w:rFonts w:ascii="宋体" w:hAnsi="宋体"/>
                <w:bCs/>
                <w:sz w:val="18"/>
                <w:szCs w:val="18"/>
              </w:rPr>
            </w:pPr>
          </w:p>
        </w:tc>
        <w:tc>
          <w:tcPr>
            <w:tcW w:w="2410" w:type="dxa"/>
          </w:tcPr>
          <w:p>
            <w:pPr>
              <w:spacing w:after="15"/>
              <w:jc w:val="center"/>
              <w:rPr>
                <w:rFonts w:ascii="宋体" w:hAnsi="宋体"/>
                <w:bCs/>
                <w:sz w:val="18"/>
                <w:szCs w:val="18"/>
              </w:rPr>
            </w:pPr>
            <w:r>
              <w:rPr>
                <w:rFonts w:hint="eastAsia" w:ascii="宋体" w:hAnsi="宋体"/>
                <w:bCs/>
                <w:sz w:val="18"/>
                <w:szCs w:val="18"/>
              </w:rPr>
              <w:t>PA及LNA增强模式</w:t>
            </w:r>
          </w:p>
        </w:tc>
        <w:tc>
          <w:tcPr>
            <w:tcW w:w="3118" w:type="dxa"/>
            <w:vAlign w:val="bottom"/>
          </w:tcPr>
          <w:p>
            <w:pPr>
              <w:widowControl/>
              <w:spacing w:after="15"/>
              <w:jc w:val="left"/>
              <w:rPr>
                <w:rFonts w:ascii="宋体" w:hAnsi="宋体"/>
                <w:bCs/>
                <w:sz w:val="18"/>
                <w:szCs w:val="18"/>
              </w:rPr>
            </w:pPr>
            <w:r>
              <w:rPr>
                <w:rFonts w:ascii="宋体" w:hAnsi="宋体"/>
                <w:bCs/>
                <w:sz w:val="18"/>
                <w:szCs w:val="18"/>
              </w:rPr>
              <w:t>HT20_mcs8nss1:-66dBm</w:t>
            </w:r>
          </w:p>
          <w:p>
            <w:pPr>
              <w:widowControl/>
              <w:spacing w:after="15"/>
              <w:jc w:val="left"/>
              <w:rPr>
                <w:rFonts w:ascii="宋体" w:hAnsi="宋体"/>
                <w:bCs/>
                <w:sz w:val="18"/>
                <w:szCs w:val="18"/>
              </w:rPr>
            </w:pPr>
            <w:r>
              <w:rPr>
                <w:rFonts w:ascii="宋体" w:hAnsi="宋体"/>
                <w:bCs/>
                <w:sz w:val="18"/>
                <w:szCs w:val="18"/>
              </w:rPr>
              <w:t>HT40_mcs9nss1:-61dBm</w:t>
            </w:r>
          </w:p>
          <w:p>
            <w:pPr>
              <w:widowControl/>
              <w:spacing w:after="15"/>
              <w:jc w:val="left"/>
              <w:rPr>
                <w:rFonts w:ascii="宋体" w:hAnsi="宋体"/>
                <w:bCs/>
                <w:sz w:val="18"/>
                <w:szCs w:val="18"/>
              </w:rPr>
            </w:pPr>
            <w:r>
              <w:rPr>
                <w:rFonts w:ascii="宋体" w:hAnsi="宋体"/>
                <w:bCs/>
                <w:sz w:val="18"/>
                <w:szCs w:val="18"/>
              </w:rPr>
              <w:t>HT80_mcs9nss1:-59dBm</w:t>
            </w:r>
          </w:p>
          <w:p>
            <w:pPr>
              <w:widowControl/>
              <w:spacing w:after="15"/>
              <w:jc w:val="left"/>
              <w:rPr>
                <w:rFonts w:ascii="宋体" w:hAnsi="宋体"/>
                <w:bCs/>
                <w:sz w:val="18"/>
                <w:szCs w:val="18"/>
              </w:rPr>
            </w:pPr>
            <w:r>
              <w:rPr>
                <w:rFonts w:ascii="宋体" w:hAnsi="宋体"/>
                <w:bCs/>
                <w:sz w:val="18"/>
                <w:szCs w:val="18"/>
              </w:rPr>
              <w:t>HE20_mcs11nss1: -62dBm</w:t>
            </w:r>
          </w:p>
          <w:p>
            <w:pPr>
              <w:widowControl/>
              <w:spacing w:after="15"/>
              <w:jc w:val="left"/>
              <w:rPr>
                <w:rFonts w:ascii="宋体" w:hAnsi="宋体"/>
                <w:bCs/>
                <w:sz w:val="18"/>
                <w:szCs w:val="18"/>
              </w:rPr>
            </w:pPr>
            <w:r>
              <w:rPr>
                <w:rFonts w:ascii="宋体" w:hAnsi="宋体"/>
                <w:bCs/>
                <w:sz w:val="18"/>
                <w:szCs w:val="18"/>
              </w:rPr>
              <w:t>HE40_mcs11nss1: -59dBm</w:t>
            </w:r>
          </w:p>
          <w:p>
            <w:pPr>
              <w:widowControl/>
              <w:spacing w:after="15"/>
              <w:jc w:val="left"/>
              <w:rPr>
                <w:rFonts w:ascii="宋体" w:hAnsi="宋体"/>
                <w:bCs/>
                <w:sz w:val="18"/>
                <w:szCs w:val="18"/>
              </w:rPr>
            </w:pPr>
            <w:r>
              <w:rPr>
                <w:rFonts w:ascii="宋体" w:hAnsi="宋体"/>
                <w:bCs/>
                <w:sz w:val="18"/>
                <w:szCs w:val="18"/>
              </w:rPr>
              <w:t>HE80_mcs11nss1: -56dBm</w:t>
            </w:r>
          </w:p>
          <w:p>
            <w:pPr>
              <w:widowControl/>
              <w:spacing w:after="15"/>
              <w:jc w:val="left"/>
              <w:rPr>
                <w:rFonts w:ascii="宋体" w:hAnsi="宋体"/>
                <w:bCs/>
                <w:sz w:val="18"/>
                <w:szCs w:val="18"/>
              </w:rPr>
            </w:pPr>
            <w:r>
              <w:rPr>
                <w:rFonts w:ascii="宋体" w:hAnsi="宋体"/>
                <w:bCs/>
                <w:sz w:val="18"/>
                <w:szCs w:val="18"/>
              </w:rPr>
              <w:t>HE160_mcs11nss1: -55dBm</w:t>
            </w:r>
          </w:p>
        </w:tc>
      </w:tr>
    </w:tbl>
    <w:p>
      <w:pPr>
        <w:pStyle w:val="102"/>
        <w:numPr>
          <w:ilvl w:val="2"/>
          <w:numId w:val="6"/>
        </w:numPr>
        <w:spacing w:before="156" w:after="156"/>
        <w:rPr>
          <w:shd w:val="clear" w:color="auto" w:fill="FFFF00"/>
        </w:rPr>
      </w:pPr>
      <w:r>
        <w:rPr>
          <w:rFonts w:hint="eastAsia"/>
        </w:rPr>
        <w:t>WLAN设备接入能力</w:t>
      </w:r>
    </w:p>
    <w:p>
      <w:pPr>
        <w:autoSpaceDE w:val="0"/>
        <w:autoSpaceDN w:val="0"/>
        <w:adjustRightInd w:val="0"/>
        <w:spacing w:after="15"/>
        <w:ind w:firstLine="420" w:firstLineChars="200"/>
        <w:jc w:val="left"/>
        <w:rPr>
          <w:rFonts w:ascii="宋体" w:hAnsi="宋体"/>
          <w:kern w:val="0"/>
        </w:rPr>
      </w:pPr>
      <w:r>
        <w:rPr>
          <w:rFonts w:hint="eastAsia" w:ascii="宋体" w:hAnsi="宋体"/>
          <w:kern w:val="0"/>
        </w:rPr>
        <w:t>支持</w:t>
      </w:r>
      <w:r>
        <w:rPr>
          <w:rFonts w:ascii="宋体" w:hAnsi="宋体"/>
          <w:kern w:val="0"/>
        </w:rPr>
        <w:t>32个无线客户端设备同时在线，每秒支持16个无线客户端设备进行接入操作。</w:t>
      </w:r>
    </w:p>
    <w:p>
      <w:pPr>
        <w:autoSpaceDE w:val="0"/>
        <w:autoSpaceDN w:val="0"/>
        <w:adjustRightInd w:val="0"/>
        <w:spacing w:after="15"/>
        <w:ind w:firstLine="420" w:firstLineChars="200"/>
        <w:jc w:val="left"/>
        <w:rPr>
          <w:rFonts w:ascii="宋体" w:hAnsi="宋体"/>
          <w:kern w:val="0"/>
        </w:rPr>
      </w:pPr>
      <w:r>
        <w:rPr>
          <w:rFonts w:hint="eastAsia" w:ascii="宋体" w:hAnsi="宋体"/>
          <w:kern w:val="0"/>
        </w:rPr>
        <w:t>同时连接</w:t>
      </w:r>
      <w:r>
        <w:rPr>
          <w:rFonts w:ascii="宋体" w:hAnsi="宋体"/>
          <w:kern w:val="0"/>
        </w:rPr>
        <w:t>16个无线客户端设备(包括手机、PAD、PC等)时，家庭网关的WLAN吞吐量应不低于连接单个无线客户端设备指标的50%。</w:t>
      </w:r>
    </w:p>
    <w:p>
      <w:pPr>
        <w:autoSpaceDE w:val="0"/>
        <w:autoSpaceDN w:val="0"/>
        <w:adjustRightInd w:val="0"/>
        <w:spacing w:after="15"/>
        <w:ind w:firstLine="420" w:firstLineChars="200"/>
        <w:jc w:val="left"/>
        <w:rPr>
          <w:rFonts w:ascii="宋体" w:hAnsi="宋体"/>
          <w:kern w:val="0"/>
        </w:rPr>
      </w:pPr>
      <w:r>
        <w:rPr>
          <w:rFonts w:hint="eastAsia" w:ascii="宋体" w:hAnsi="宋体"/>
          <w:kern w:val="0"/>
        </w:rPr>
        <w:t>对于支持</w:t>
      </w:r>
      <w:r>
        <w:rPr>
          <w:rFonts w:ascii="宋体" w:hAnsi="宋体"/>
          <w:kern w:val="0"/>
        </w:rPr>
        <w:t>Wi-Fi 6(11ax)</w:t>
      </w:r>
      <w:r>
        <w:rPr>
          <w:rFonts w:hint="eastAsia" w:ascii="宋体" w:hAnsi="宋体"/>
          <w:kern w:val="0"/>
        </w:rPr>
        <w:t>的设备，上下行应分别支持至少4/8</w:t>
      </w:r>
      <w:r>
        <w:rPr>
          <w:rFonts w:ascii="宋体" w:hAnsi="宋体"/>
          <w:kern w:val="0"/>
        </w:rPr>
        <w:t>个无线客户终端设备</w:t>
      </w:r>
      <w:r>
        <w:rPr>
          <w:rFonts w:hint="eastAsia" w:ascii="宋体" w:hAnsi="宋体"/>
          <w:kern w:val="0"/>
        </w:rPr>
        <w:t>（2.4G频段支持4终端，5G频段支持8终端）</w:t>
      </w:r>
      <w:r>
        <w:rPr>
          <w:rFonts w:ascii="宋体" w:hAnsi="宋体"/>
          <w:kern w:val="0"/>
        </w:rPr>
        <w:t>的同时调度(DL/UL-OFDMA)</w:t>
      </w:r>
      <w:r>
        <w:rPr>
          <w:rFonts w:hint="eastAsia" w:ascii="宋体" w:hAnsi="宋体"/>
          <w:kern w:val="0"/>
        </w:rPr>
        <w:t>。4/8</w:t>
      </w:r>
      <w:r>
        <w:rPr>
          <w:rFonts w:ascii="宋体" w:hAnsi="宋体"/>
          <w:kern w:val="0"/>
        </w:rPr>
        <w:t>个无线终端设备并发</w:t>
      </w:r>
      <w:r>
        <w:rPr>
          <w:rFonts w:hint="eastAsia" w:ascii="宋体" w:hAnsi="宋体"/>
          <w:kern w:val="0"/>
        </w:rPr>
        <w:t>业务情况下的</w:t>
      </w:r>
      <w:r>
        <w:rPr>
          <w:rFonts w:ascii="宋体" w:hAnsi="宋体"/>
          <w:kern w:val="0"/>
        </w:rPr>
        <w:t>WLAN的吞吐量不低于</w:t>
      </w:r>
      <w:r>
        <w:rPr>
          <w:rFonts w:hint="eastAsia" w:ascii="宋体" w:hAnsi="宋体"/>
          <w:kern w:val="0"/>
        </w:rPr>
        <w:t>单</w:t>
      </w:r>
      <w:r>
        <w:rPr>
          <w:rFonts w:ascii="宋体" w:hAnsi="宋体"/>
          <w:kern w:val="0"/>
        </w:rPr>
        <w:t>个无线终端</w:t>
      </w:r>
      <w:r>
        <w:rPr>
          <w:rFonts w:hint="eastAsia" w:ascii="宋体" w:hAnsi="宋体"/>
          <w:kern w:val="0"/>
        </w:rPr>
        <w:t>吞吐量的6</w:t>
      </w:r>
      <w:r>
        <w:rPr>
          <w:rFonts w:ascii="宋体" w:hAnsi="宋体"/>
          <w:kern w:val="0"/>
        </w:rPr>
        <w:t>0%。</w:t>
      </w:r>
    </w:p>
    <w:p>
      <w:pPr>
        <w:pStyle w:val="102"/>
        <w:numPr>
          <w:ilvl w:val="2"/>
          <w:numId w:val="6"/>
        </w:numPr>
        <w:spacing w:before="156" w:after="156"/>
      </w:pPr>
      <w:bookmarkStart w:id="629" w:name="_Hlk25314127"/>
      <w:r>
        <w:t>WLAN</w:t>
      </w:r>
      <w:r>
        <w:rPr>
          <w:rFonts w:hint="eastAsia"/>
        </w:rPr>
        <w:t>网络时延和抖动的要求</w:t>
      </w:r>
    </w:p>
    <w:bookmarkEnd w:id="629"/>
    <w:p>
      <w:pPr>
        <w:pStyle w:val="47"/>
        <w:spacing w:after="15"/>
        <w:rPr>
          <w:rFonts w:hAnsi="宋体"/>
        </w:rPr>
      </w:pPr>
      <w:r>
        <w:rPr>
          <w:rFonts w:hint="eastAsia"/>
        </w:rPr>
        <w:t>对于支持Wi-Fi</w:t>
      </w:r>
      <w:r>
        <w:t xml:space="preserve"> </w:t>
      </w:r>
      <w:r>
        <w:rPr>
          <w:rFonts w:hint="eastAsia"/>
        </w:rPr>
        <w:t>6的设备，在4/</w:t>
      </w:r>
      <w:r>
        <w:t>8</w:t>
      </w:r>
      <w:r>
        <w:rPr>
          <w:rFonts w:hint="eastAsia"/>
        </w:rPr>
        <w:t>个无线客户终端同时工作的情况下，WLAN的网络时延应该满足在80%的情况下不超过20ms。</w:t>
      </w:r>
    </w:p>
    <w:p>
      <w:pPr>
        <w:pStyle w:val="96"/>
        <w:numPr>
          <w:ilvl w:val="1"/>
          <w:numId w:val="6"/>
        </w:numPr>
        <w:spacing w:before="156" w:after="156"/>
      </w:pPr>
      <w:bookmarkStart w:id="630" w:name="_Toc447897187"/>
      <w:bookmarkStart w:id="631" w:name="_Toc532477790"/>
      <w:r>
        <w:t>可靠性</w:t>
      </w:r>
      <w:bookmarkEnd w:id="625"/>
      <w:bookmarkEnd w:id="630"/>
      <w:r>
        <w:t>要求</w:t>
      </w:r>
      <w:bookmarkEnd w:id="631"/>
    </w:p>
    <w:p>
      <w:pPr>
        <w:pStyle w:val="204"/>
        <w:spacing w:after="15" w:line="240" w:lineRule="auto"/>
        <w:ind w:firstLine="420"/>
        <w:rPr>
          <w:rFonts w:ascii="Times New Roman" w:cs="Times New Roman"/>
          <w:szCs w:val="21"/>
        </w:rPr>
      </w:pPr>
      <w:r>
        <w:rPr>
          <w:rFonts w:ascii="Times New Roman" w:cs="Times New Roman"/>
          <w:szCs w:val="21"/>
        </w:rPr>
        <w:t>MTBF（平均无故障工作时间）应达到</w:t>
      </w:r>
      <w:r>
        <w:rPr>
          <w:rFonts w:hint="eastAsia" w:ascii="Times New Roman" w:cs="Times New Roman"/>
          <w:szCs w:val="21"/>
        </w:rPr>
        <w:t>3</w:t>
      </w:r>
      <w:r>
        <w:rPr>
          <w:rFonts w:ascii="Times New Roman" w:cs="Times New Roman"/>
          <w:szCs w:val="21"/>
        </w:rPr>
        <w:t>0000小时以上</w:t>
      </w:r>
      <w:r>
        <w:rPr>
          <w:rFonts w:hint="eastAsia"/>
          <w:color w:val="000000"/>
          <w:szCs w:val="21"/>
        </w:rPr>
        <w:t>，</w:t>
      </w:r>
      <w:r>
        <w:rPr>
          <w:rFonts w:hint="eastAsia"/>
          <w:szCs w:val="21"/>
        </w:rPr>
        <w:t>长时间运行时不应出现业务中断或性能下降</w:t>
      </w:r>
      <w:r>
        <w:rPr>
          <w:rFonts w:ascii="Times New Roman" w:cs="Times New Roman"/>
          <w:szCs w:val="21"/>
        </w:rPr>
        <w:t>。</w:t>
      </w:r>
    </w:p>
    <w:p>
      <w:pPr>
        <w:spacing w:after="15"/>
        <w:ind w:firstLine="420" w:firstLineChars="200"/>
        <w:rPr>
          <w:rFonts w:ascii="宋体" w:hAnsi="宋体"/>
          <w:color w:val="000000"/>
        </w:rPr>
      </w:pPr>
      <w:r>
        <w:rPr>
          <w:rFonts w:hint="eastAsia" w:ascii="宋体" w:hAnsi="宋体"/>
          <w:color w:val="000000"/>
        </w:rPr>
        <w:t>网关设备在开启防火墙、NAT，10条ACL，每秒新建TCP Session数和流量均为指标要求60%的情况下，7×24小时内的会话成功率在99.999%以上。</w:t>
      </w:r>
    </w:p>
    <w:p>
      <w:pPr>
        <w:pStyle w:val="204"/>
        <w:spacing w:after="15" w:line="240" w:lineRule="auto"/>
        <w:ind w:firstLine="420"/>
        <w:rPr>
          <w:rFonts w:ascii="Times New Roman" w:cs="Times New Roman"/>
          <w:szCs w:val="21"/>
        </w:rPr>
      </w:pPr>
      <w:r>
        <w:rPr>
          <w:rFonts w:hint="eastAsia" w:hAnsi="宋体"/>
          <w:color w:val="000000"/>
        </w:rPr>
        <w:t>网关设备应在超负荷运行（如用户发起的每秒新建TCP Session数及占用的WAN口带宽均超过设备实际最大能力）时不死机，负荷解除后可恢复到正常工作状态。</w:t>
      </w:r>
    </w:p>
    <w:p>
      <w:pPr>
        <w:spacing w:after="15"/>
        <w:ind w:firstLine="420" w:firstLineChars="200"/>
        <w:rPr>
          <w:rFonts w:ascii="宋体" w:hAnsi="宋体"/>
        </w:rPr>
      </w:pPr>
      <w:r>
        <w:rPr>
          <w:rFonts w:hint="eastAsia" w:hAnsi="宋体"/>
        </w:rPr>
        <w:t>针对融合版，应同时满足《</w:t>
      </w:r>
      <w:r>
        <w:rPr>
          <w:rFonts w:hint="eastAsia" w:ascii="宋体" w:hAnsi="宋体"/>
          <w:color w:val="000000"/>
          <w:szCs w:val="21"/>
        </w:rPr>
        <w:t>中国电信智能机顶盒技术要求</w:t>
      </w:r>
      <w:r>
        <w:rPr>
          <w:rFonts w:hint="eastAsia" w:hAnsi="宋体"/>
        </w:rPr>
        <w:t>》5.5和8的要求</w:t>
      </w:r>
      <w:r>
        <w:rPr>
          <w:rFonts w:hint="eastAsia" w:ascii="宋体" w:hAnsi="宋体"/>
        </w:rPr>
        <w:t>。</w:t>
      </w:r>
    </w:p>
    <w:p>
      <w:pPr>
        <w:spacing w:after="15"/>
        <w:ind w:firstLine="420" w:firstLineChars="200"/>
      </w:pPr>
    </w:p>
    <w:p>
      <w:pPr>
        <w:pStyle w:val="100"/>
        <w:numPr>
          <w:ilvl w:val="0"/>
          <w:numId w:val="6"/>
        </w:numPr>
        <w:spacing w:before="312" w:after="312"/>
      </w:pPr>
      <w:bookmarkStart w:id="632" w:name="_Toc447897188"/>
      <w:bookmarkStart w:id="633" w:name="_Toc532477791"/>
      <w:r>
        <w:t>运行环境要求</w:t>
      </w:r>
      <w:bookmarkEnd w:id="632"/>
      <w:bookmarkEnd w:id="633"/>
    </w:p>
    <w:p>
      <w:pPr>
        <w:pStyle w:val="96"/>
        <w:numPr>
          <w:ilvl w:val="1"/>
          <w:numId w:val="6"/>
        </w:numPr>
        <w:spacing w:before="156" w:after="156"/>
      </w:pPr>
      <w:bookmarkStart w:id="634" w:name="_Toc447897189"/>
      <w:bookmarkStart w:id="635" w:name="_Toc532477792"/>
      <w:bookmarkStart w:id="636" w:name="_Toc224441748"/>
      <w:r>
        <w:t>供电及功耗要求</w:t>
      </w:r>
      <w:bookmarkEnd w:id="634"/>
      <w:bookmarkEnd w:id="635"/>
      <w:bookmarkEnd w:id="636"/>
    </w:p>
    <w:p>
      <w:pPr>
        <w:autoSpaceDE w:val="0"/>
        <w:autoSpaceDN w:val="0"/>
        <w:adjustRightInd w:val="0"/>
        <w:spacing w:after="15"/>
        <w:ind w:firstLine="420" w:firstLineChars="200"/>
        <w:jc w:val="left"/>
        <w:rPr>
          <w:rFonts w:ascii="宋体" w:hAnsi="宋体"/>
          <w:kern w:val="0"/>
        </w:rPr>
      </w:pPr>
      <w:r>
        <w:rPr>
          <w:rFonts w:ascii="宋体" w:hAnsi="宋体"/>
          <w:kern w:val="0"/>
        </w:rPr>
        <w:t>智能家庭网关（或其电源适配器）应支持本地交流供电方式，输入交流电压及其波动范围要求为：单相220V，变化范围为</w:t>
      </w:r>
      <w:r>
        <w:rPr>
          <w:rFonts w:hint="eastAsia" w:ascii="宋体" w:hAnsi="宋体"/>
          <w:kern w:val="0"/>
        </w:rPr>
        <w:t>100～240V</w:t>
      </w:r>
      <w:r>
        <w:rPr>
          <w:rFonts w:ascii="宋体" w:hAnsi="宋体"/>
          <w:kern w:val="0"/>
        </w:rPr>
        <w:t>，频率50Hz，变化范围为5%，线电压波形畸变率小于5%。设备在此范围内应正常工作。</w:t>
      </w:r>
    </w:p>
    <w:p>
      <w:pPr>
        <w:spacing w:after="15"/>
        <w:ind w:firstLine="420" w:firstLineChars="200"/>
        <w:rPr>
          <w:rFonts w:ascii="宋体" w:hAnsi="宋体"/>
        </w:rPr>
      </w:pPr>
      <w:r>
        <w:rPr>
          <w:rFonts w:ascii="宋体" w:hAnsi="宋体"/>
        </w:rPr>
        <w:t>在正常情况下，设备的金属外壳与电源线间的绝缘电阻应不小于50MΩ</w:t>
      </w:r>
      <w:r>
        <w:rPr>
          <w:rFonts w:hint="eastAsia" w:ascii="宋体" w:hAnsi="宋体"/>
        </w:rPr>
        <w:t>。</w:t>
      </w:r>
    </w:p>
    <w:p>
      <w:pPr>
        <w:spacing w:after="15"/>
        <w:ind w:firstLine="420" w:firstLineChars="200"/>
        <w:rPr>
          <w:rFonts w:ascii="宋体" w:hAnsi="宋体"/>
        </w:rPr>
      </w:pPr>
      <w:r>
        <w:rPr>
          <w:rFonts w:hint="eastAsia" w:ascii="宋体" w:hAnsi="宋体"/>
        </w:rPr>
        <w:t>对于使用电源适配器的家庭网关，</w:t>
      </w:r>
      <w:r>
        <w:rPr>
          <w:rFonts w:ascii="宋体" w:hAnsi="宋体"/>
        </w:rPr>
        <w:t>设备自身的电源接口和电源适配器直流输出端接口应为统一的国际标准圆接口</w:t>
      </w:r>
      <w:r>
        <w:rPr>
          <w:rFonts w:hint="eastAsia" w:ascii="宋体" w:hAnsi="宋体"/>
        </w:rPr>
        <w:t>。电源适配器应符合YD/T 983的EMC要求，可选支持电力线通信功能，</w:t>
      </w:r>
      <w:r>
        <w:rPr>
          <w:rFonts w:ascii="宋体" w:hAnsi="宋体"/>
        </w:rPr>
        <w:t>直流输出端电源线</w:t>
      </w:r>
      <w:r>
        <w:rPr>
          <w:rFonts w:hint="eastAsia" w:ascii="宋体" w:hAnsi="宋体"/>
        </w:rPr>
        <w:t>可选具备</w:t>
      </w:r>
      <w:r>
        <w:rPr>
          <w:rFonts w:ascii="宋体" w:hAnsi="宋体"/>
        </w:rPr>
        <w:t>EMI吸收磁环</w:t>
      </w:r>
      <w:r>
        <w:rPr>
          <w:rFonts w:hint="eastAsia" w:ascii="宋体" w:hAnsi="宋体"/>
        </w:rPr>
        <w:t>，并应符合以下要求：</w:t>
      </w:r>
    </w:p>
    <w:p>
      <w:pPr>
        <w:numPr>
          <w:ilvl w:val="0"/>
          <w:numId w:val="99"/>
        </w:numPr>
        <w:spacing w:before="0" w:afterLines="0"/>
        <w:rPr>
          <w:rFonts w:ascii="宋体" w:hAnsi="宋体"/>
          <w:szCs w:val="21"/>
        </w:rPr>
      </w:pPr>
      <w:r>
        <w:rPr>
          <w:rFonts w:hint="eastAsia" w:ascii="宋体" w:hAnsi="宋体"/>
          <w:szCs w:val="21"/>
        </w:rPr>
        <w:t>输出电压：</w:t>
      </w:r>
      <w:r>
        <w:rPr>
          <w:rFonts w:ascii="宋体" w:hAnsi="宋体"/>
          <w:szCs w:val="21"/>
        </w:rPr>
        <w:t>直流</w:t>
      </w:r>
      <w:r>
        <w:rPr>
          <w:rFonts w:hint="eastAsia" w:ascii="宋体" w:hAnsi="宋体"/>
        </w:rPr>
        <w:t>＋11.4</w:t>
      </w:r>
      <w:r>
        <w:rPr>
          <w:rFonts w:ascii="宋体" w:hAnsi="宋体"/>
        </w:rPr>
        <w:t>V</w:t>
      </w:r>
      <w:r>
        <w:rPr>
          <w:rFonts w:hint="eastAsia" w:ascii="宋体" w:hAnsi="宋体"/>
        </w:rPr>
        <w:t>～＋12.6</w:t>
      </w:r>
      <w:r>
        <w:rPr>
          <w:rFonts w:ascii="宋体" w:hAnsi="宋体"/>
        </w:rPr>
        <w:t>V</w:t>
      </w:r>
    </w:p>
    <w:p>
      <w:pPr>
        <w:numPr>
          <w:ilvl w:val="0"/>
          <w:numId w:val="99"/>
        </w:numPr>
        <w:spacing w:before="0" w:afterLines="0"/>
        <w:rPr>
          <w:rFonts w:ascii="宋体" w:hAnsi="宋体"/>
          <w:szCs w:val="21"/>
        </w:rPr>
      </w:pPr>
      <w:r>
        <w:rPr>
          <w:rFonts w:ascii="宋体" w:hAnsi="宋体"/>
          <w:szCs w:val="21"/>
        </w:rPr>
        <w:t>输出端接口尺寸：</w:t>
      </w:r>
    </w:p>
    <w:p>
      <w:pPr>
        <w:numPr>
          <w:ilvl w:val="0"/>
          <w:numId w:val="17"/>
        </w:numPr>
        <w:tabs>
          <w:tab w:val="left" w:pos="1365"/>
          <w:tab w:val="clear" w:pos="1680"/>
        </w:tabs>
        <w:spacing w:before="0" w:afterLines="0"/>
        <w:ind w:left="1365"/>
        <w:rPr>
          <w:rFonts w:ascii="宋体" w:hAnsi="宋体"/>
        </w:rPr>
      </w:pPr>
      <w:r>
        <w:rPr>
          <w:rFonts w:ascii="宋体" w:hAnsi="宋体"/>
        </w:rPr>
        <w:t>金属部分内径： Φ2.</w:t>
      </w:r>
      <w:r>
        <w:rPr>
          <w:rFonts w:hint="eastAsia" w:ascii="宋体" w:hAnsi="宋体"/>
        </w:rPr>
        <w:t>1</w:t>
      </w:r>
      <w:r>
        <w:rPr>
          <w:rFonts w:ascii="宋体" w:hAnsi="宋体"/>
        </w:rPr>
        <w:t>±0.1mm</w:t>
      </w:r>
    </w:p>
    <w:p>
      <w:pPr>
        <w:numPr>
          <w:ilvl w:val="0"/>
          <w:numId w:val="17"/>
        </w:numPr>
        <w:tabs>
          <w:tab w:val="left" w:pos="1365"/>
          <w:tab w:val="clear" w:pos="1680"/>
        </w:tabs>
        <w:spacing w:before="0" w:afterLines="0"/>
        <w:ind w:left="1365"/>
        <w:rPr>
          <w:rFonts w:ascii="宋体" w:hAnsi="宋体"/>
        </w:rPr>
      </w:pPr>
      <w:r>
        <w:rPr>
          <w:rFonts w:ascii="宋体" w:hAnsi="宋体"/>
        </w:rPr>
        <w:t>金属部分外径： Φ5.5±0.1mm</w:t>
      </w:r>
    </w:p>
    <w:p>
      <w:pPr>
        <w:numPr>
          <w:ilvl w:val="0"/>
          <w:numId w:val="17"/>
        </w:numPr>
        <w:tabs>
          <w:tab w:val="left" w:pos="1365"/>
          <w:tab w:val="clear" w:pos="1680"/>
        </w:tabs>
        <w:spacing w:before="0" w:afterLines="0"/>
        <w:ind w:left="1365"/>
        <w:rPr>
          <w:rFonts w:ascii="宋体" w:hAnsi="宋体"/>
        </w:rPr>
      </w:pPr>
      <w:r>
        <w:rPr>
          <w:rFonts w:ascii="宋体" w:hAnsi="宋体"/>
        </w:rPr>
        <w:t>金属部分长度： 9.0±0.1mm</w:t>
      </w:r>
    </w:p>
    <w:p>
      <w:pPr>
        <w:numPr>
          <w:ilvl w:val="0"/>
          <w:numId w:val="17"/>
        </w:numPr>
        <w:tabs>
          <w:tab w:val="left" w:pos="1365"/>
          <w:tab w:val="clear" w:pos="1680"/>
        </w:tabs>
        <w:spacing w:before="0" w:afterLines="0"/>
        <w:ind w:left="1365"/>
        <w:rPr>
          <w:rFonts w:ascii="宋体" w:hAnsi="宋体"/>
        </w:rPr>
      </w:pPr>
      <w:r>
        <w:rPr>
          <w:rFonts w:ascii="宋体" w:hAnsi="宋体"/>
        </w:rPr>
        <w:t>塑胶部分直径小于8.6mm，如图</w:t>
      </w:r>
      <w:r>
        <w:rPr>
          <w:rFonts w:hint="eastAsia" w:ascii="宋体" w:hAnsi="宋体"/>
        </w:rPr>
        <w:t>2</w:t>
      </w:r>
      <w:r>
        <w:rPr>
          <w:rFonts w:ascii="宋体" w:hAnsi="宋体"/>
        </w:rPr>
        <w:t>所示</w:t>
      </w:r>
      <w:r>
        <w:rPr>
          <w:rFonts w:hint="eastAsia" w:ascii="宋体" w:hAnsi="宋体"/>
        </w:rPr>
        <w:t>。</w:t>
      </w:r>
    </w:p>
    <w:p>
      <w:pPr>
        <w:pStyle w:val="18"/>
        <w:keepNext/>
        <w:spacing w:after="15" w:line="240" w:lineRule="auto"/>
        <w:ind w:left="88" w:leftChars="-300" w:hanging="718" w:hangingChars="342"/>
        <w:jc w:val="center"/>
        <w:rPr>
          <w:rFonts w:ascii="宋体" w:hAnsi="宋体"/>
        </w:rPr>
      </w:pPr>
      <w:r>
        <w:rPr>
          <w:rFonts w:ascii="宋体" w:hAnsi="宋体" w:cs="Arial"/>
        </w:rPr>
        <w:drawing>
          <wp:inline distT="0" distB="0" distL="0" distR="0">
            <wp:extent cx="2401570" cy="1781175"/>
            <wp:effectExtent l="19050" t="0" r="0" b="0"/>
            <wp:docPr id="5" name="图片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标题-1"/>
                    <pic:cNvPicPr>
                      <a:picLocks noChangeAspect="1" noChangeArrowheads="1"/>
                    </pic:cNvPicPr>
                  </pic:nvPicPr>
                  <pic:blipFill>
                    <a:blip r:embed="rId14" cstate="print"/>
                    <a:srcRect/>
                    <a:stretch>
                      <a:fillRect/>
                    </a:stretch>
                  </pic:blipFill>
                  <pic:spPr>
                    <a:xfrm>
                      <a:off x="0" y="0"/>
                      <a:ext cx="2401570" cy="1781175"/>
                    </a:xfrm>
                    <a:prstGeom prst="rect">
                      <a:avLst/>
                    </a:prstGeom>
                    <a:noFill/>
                    <a:ln w="9525">
                      <a:noFill/>
                      <a:miter lim="800000"/>
                      <a:headEnd/>
                      <a:tailEnd/>
                    </a:ln>
                  </pic:spPr>
                </pic:pic>
              </a:graphicData>
            </a:graphic>
          </wp:inline>
        </w:drawing>
      </w:r>
      <w:r>
        <w:rPr>
          <w:rFonts w:ascii="宋体" w:hAnsi="宋体" w:cs="Arial"/>
        </w:rPr>
        <w:drawing>
          <wp:inline distT="0" distB="0" distL="0" distR="0">
            <wp:extent cx="2361565" cy="1804670"/>
            <wp:effectExtent l="19050" t="0" r="635" b="0"/>
            <wp:docPr id="6" name="图片 6"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标题-2"/>
                    <pic:cNvPicPr>
                      <a:picLocks noChangeAspect="1" noChangeArrowheads="1"/>
                    </pic:cNvPicPr>
                  </pic:nvPicPr>
                  <pic:blipFill>
                    <a:blip r:embed="rId15" cstate="print"/>
                    <a:srcRect/>
                    <a:stretch>
                      <a:fillRect/>
                    </a:stretch>
                  </pic:blipFill>
                  <pic:spPr>
                    <a:xfrm>
                      <a:off x="0" y="0"/>
                      <a:ext cx="2361565" cy="1804670"/>
                    </a:xfrm>
                    <a:prstGeom prst="rect">
                      <a:avLst/>
                    </a:prstGeom>
                    <a:noFill/>
                    <a:ln w="9525">
                      <a:noFill/>
                      <a:miter lim="800000"/>
                      <a:headEnd/>
                      <a:tailEnd/>
                    </a:ln>
                  </pic:spPr>
                </pic:pic>
              </a:graphicData>
            </a:graphic>
          </wp:inline>
        </w:drawing>
      </w:r>
    </w:p>
    <w:p>
      <w:pPr>
        <w:pStyle w:val="190"/>
        <w:numPr>
          <w:ilvl w:val="0"/>
          <w:numId w:val="7"/>
        </w:numPr>
        <w:tabs>
          <w:tab w:val="left" w:pos="360"/>
        </w:tabs>
        <w:spacing w:before="156" w:after="156"/>
      </w:pPr>
      <w:r>
        <w:t>电源适配器输出端接口示意图</w:t>
      </w:r>
    </w:p>
    <w:p>
      <w:pPr>
        <w:numPr>
          <w:ilvl w:val="0"/>
          <w:numId w:val="99"/>
        </w:numPr>
        <w:spacing w:before="0" w:afterLines="0"/>
        <w:rPr>
          <w:rFonts w:ascii="宋体" w:hAnsi="宋体"/>
          <w:szCs w:val="21"/>
        </w:rPr>
      </w:pPr>
      <w:r>
        <w:rPr>
          <w:rFonts w:hint="eastAsia" w:ascii="宋体" w:hAnsi="宋体"/>
          <w:szCs w:val="21"/>
        </w:rPr>
        <w:t>输入端接口管脚定义</w:t>
      </w:r>
      <w:r>
        <w:rPr>
          <w:rFonts w:ascii="宋体" w:hAnsi="宋体"/>
          <w:szCs w:val="21"/>
        </w:rPr>
        <w:t>：</w:t>
      </w:r>
    </w:p>
    <w:p>
      <w:pPr>
        <w:numPr>
          <w:ilvl w:val="0"/>
          <w:numId w:val="17"/>
        </w:numPr>
        <w:tabs>
          <w:tab w:val="left" w:pos="1365"/>
          <w:tab w:val="clear" w:pos="1680"/>
        </w:tabs>
        <w:spacing w:before="0" w:afterLines="0"/>
        <w:ind w:left="1365"/>
        <w:rPr>
          <w:rFonts w:ascii="宋体" w:hAnsi="宋体"/>
        </w:rPr>
      </w:pPr>
      <w:r>
        <w:rPr>
          <w:rFonts w:ascii="宋体" w:hAnsi="宋体"/>
        </w:rPr>
        <w:t>内：</w:t>
      </w:r>
      <w:r>
        <w:rPr>
          <w:rFonts w:hint="eastAsia" w:ascii="宋体" w:hAnsi="宋体"/>
        </w:rPr>
        <w:t>输出正极</w:t>
      </w:r>
    </w:p>
    <w:p>
      <w:pPr>
        <w:numPr>
          <w:ilvl w:val="0"/>
          <w:numId w:val="17"/>
        </w:numPr>
        <w:tabs>
          <w:tab w:val="left" w:pos="1365"/>
          <w:tab w:val="clear" w:pos="1680"/>
        </w:tabs>
        <w:spacing w:before="0" w:afterLines="0"/>
        <w:ind w:left="1365"/>
        <w:rPr>
          <w:rFonts w:ascii="宋体" w:hAnsi="宋体"/>
        </w:rPr>
      </w:pPr>
      <w:r>
        <w:rPr>
          <w:rFonts w:hint="eastAsia" w:ascii="宋体" w:hAnsi="宋体"/>
        </w:rPr>
        <w:t>外：输出负极</w:t>
      </w:r>
    </w:p>
    <w:p>
      <w:pPr>
        <w:numPr>
          <w:ilvl w:val="0"/>
          <w:numId w:val="99"/>
        </w:numPr>
        <w:spacing w:before="0" w:afterLines="0"/>
        <w:rPr>
          <w:rFonts w:ascii="宋体" w:hAnsi="宋体"/>
          <w:szCs w:val="21"/>
        </w:rPr>
      </w:pPr>
      <w:r>
        <w:rPr>
          <w:rFonts w:hint="eastAsia" w:ascii="宋体" w:hAnsi="宋体"/>
          <w:szCs w:val="21"/>
        </w:rPr>
        <w:t>EMI</w:t>
      </w:r>
      <w:r>
        <w:rPr>
          <w:rFonts w:ascii="宋体" w:hAnsi="宋体"/>
          <w:szCs w:val="21"/>
        </w:rPr>
        <w:t>吸收磁环</w:t>
      </w:r>
      <w:r>
        <w:rPr>
          <w:rFonts w:hint="eastAsia" w:ascii="宋体" w:hAnsi="宋体"/>
          <w:szCs w:val="21"/>
        </w:rPr>
        <w:t>要求（如图3所示）</w:t>
      </w:r>
      <w:r>
        <w:rPr>
          <w:rFonts w:ascii="宋体" w:hAnsi="宋体"/>
          <w:szCs w:val="21"/>
        </w:rPr>
        <w:t>：</w:t>
      </w:r>
    </w:p>
    <w:p>
      <w:pPr>
        <w:numPr>
          <w:ilvl w:val="0"/>
          <w:numId w:val="17"/>
        </w:numPr>
        <w:tabs>
          <w:tab w:val="left" w:pos="1365"/>
          <w:tab w:val="clear" w:pos="1680"/>
        </w:tabs>
        <w:spacing w:before="0" w:afterLines="0"/>
        <w:ind w:left="1365"/>
        <w:rPr>
          <w:rFonts w:ascii="宋体" w:hAnsi="宋体"/>
        </w:rPr>
      </w:pPr>
      <w:r>
        <w:rPr>
          <w:rFonts w:ascii="宋体" w:hAnsi="宋体"/>
        </w:rPr>
        <w:t>磁环直径&lt;18mm</w:t>
      </w:r>
    </w:p>
    <w:p>
      <w:pPr>
        <w:numPr>
          <w:ilvl w:val="0"/>
          <w:numId w:val="17"/>
        </w:numPr>
        <w:tabs>
          <w:tab w:val="left" w:pos="1365"/>
          <w:tab w:val="clear" w:pos="1680"/>
        </w:tabs>
        <w:spacing w:before="0" w:afterLines="0"/>
        <w:ind w:left="1365"/>
        <w:rPr>
          <w:rFonts w:ascii="宋体" w:hAnsi="宋体"/>
          <w:kern w:val="0"/>
        </w:rPr>
      </w:pPr>
      <w:r>
        <w:rPr>
          <w:rFonts w:ascii="宋体" w:hAnsi="宋体"/>
        </w:rPr>
        <w:t>磁环到插头距离</w:t>
      </w:r>
      <w:r>
        <w:rPr>
          <w:rFonts w:hint="eastAsia" w:ascii="宋体" w:hAnsi="宋体"/>
        </w:rPr>
        <w:t>&lt;25</w:t>
      </w:r>
      <w:r>
        <w:rPr>
          <w:rFonts w:ascii="宋体" w:hAnsi="宋体"/>
        </w:rPr>
        <w:t>mm</w:t>
      </w:r>
    </w:p>
    <w:p>
      <w:pPr>
        <w:pStyle w:val="18"/>
        <w:spacing w:after="15" w:line="240" w:lineRule="auto"/>
        <w:ind w:firstLineChars="200"/>
        <w:jc w:val="center"/>
        <w:rPr>
          <w:rFonts w:ascii="宋体" w:hAnsi="宋体"/>
        </w:rPr>
      </w:pPr>
      <w:r>
        <w:rPr>
          <w:rFonts w:ascii="宋体" w:hAnsi="宋体"/>
        </w:rPr>
        <mc:AlternateContent>
          <mc:Choice Requires="wpg">
            <w:drawing>
              <wp:inline distT="0" distB="0" distL="0" distR="0">
                <wp:extent cx="3810000" cy="1181100"/>
                <wp:effectExtent l="3175" t="0" r="0" b="4445"/>
                <wp:docPr id="34" name="画布 889"/>
                <wp:cNvGraphicFramePr/>
                <a:graphic xmlns:a="http://schemas.openxmlformats.org/drawingml/2006/main">
                  <a:graphicData uri="http://schemas.microsoft.com/office/word/2010/wordprocessingGroup">
                    <wpg:wgp>
                      <wpg:cNvGrpSpPr/>
                      <wpg:grpSpPr>
                        <a:xfrm>
                          <a:off x="0" y="0"/>
                          <a:ext cx="3810000" cy="1181100"/>
                          <a:chOff x="0" y="0"/>
                          <a:chExt cx="38100" cy="11811"/>
                        </a:xfrm>
                      </wpg:grpSpPr>
                      <wps:wsp>
                        <wps:cNvPr id="35" name="AutoShape 10"/>
                        <wps:cNvSpPr>
                          <a:spLocks noChangeAspect="1" noChangeArrowheads="1"/>
                        </wps:cNvSpPr>
                        <wps:spPr bwMode="auto">
                          <a:xfrm>
                            <a:off x="0" y="0"/>
                            <a:ext cx="38100" cy="11811"/>
                          </a:xfrm>
                          <a:prstGeom prst="rect">
                            <a:avLst/>
                          </a:prstGeom>
                          <a:noFill/>
                          <a:ln>
                            <a:noFill/>
                          </a:ln>
                        </wps:spPr>
                        <wps:bodyPr rot="0" vert="horz" wrap="square" lIns="91440" tIns="45720" rIns="91440" bIns="45720" anchor="t" anchorCtr="0" upright="1">
                          <a:noAutofit/>
                        </wps:bodyPr>
                      </wps:wsp>
                      <pic:pic xmlns:pic="http://schemas.openxmlformats.org/drawingml/2006/picture">
                        <pic:nvPicPr>
                          <pic:cNvPr id="36" name="Picture 8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100" cy="11811"/>
                          </a:xfrm>
                          <a:prstGeom prst="rect">
                            <a:avLst/>
                          </a:prstGeom>
                          <a:noFill/>
                        </pic:spPr>
                      </pic:pic>
                      <wps:wsp>
                        <wps:cNvPr id="37" name="Line 892"/>
                        <wps:cNvCnPr>
                          <a:cxnSpLocks noChangeShapeType="1"/>
                        </wps:cNvCnPr>
                        <wps:spPr bwMode="auto">
                          <a:xfrm flipH="1" flipV="1">
                            <a:off x="1447" y="5187"/>
                            <a:ext cx="4375" cy="464"/>
                          </a:xfrm>
                          <a:prstGeom prst="line">
                            <a:avLst/>
                          </a:prstGeom>
                          <a:noFill/>
                          <a:ln w="9525" cap="rnd">
                            <a:solidFill>
                              <a:srgbClr val="FFFF00"/>
                            </a:solidFill>
                            <a:round/>
                          </a:ln>
                        </wps:spPr>
                        <wps:bodyPr/>
                      </wps:wsp>
                      <wps:wsp>
                        <wps:cNvPr id="38" name="Rectangle 893"/>
                        <wps:cNvSpPr>
                          <a:spLocks noChangeArrowheads="1"/>
                        </wps:cNvSpPr>
                        <wps:spPr bwMode="auto">
                          <a:xfrm rot="360000">
                            <a:off x="2901" y="6292"/>
                            <a:ext cx="5125" cy="2413"/>
                          </a:xfrm>
                          <a:prstGeom prst="rect">
                            <a:avLst/>
                          </a:prstGeom>
                          <a:noFill/>
                          <a:ln>
                            <a:noFill/>
                          </a:ln>
                        </wps:spPr>
                        <wps:txbx>
                          <w:txbxContent>
                            <w:p>
                              <w:pPr>
                                <w:spacing w:after="15"/>
                              </w:pPr>
                              <w:r>
                                <w:rPr>
                                  <w:rFonts w:ascii="Arial" w:hAnsi="Arial" w:cs="Arial"/>
                                  <w:color w:val="FFFF00"/>
                                  <w:sz w:val="24"/>
                                </w:rPr>
                                <w:t>&lt;18mm</w:t>
                              </w:r>
                            </w:p>
                          </w:txbxContent>
                        </wps:txbx>
                        <wps:bodyPr rot="0" vert="horz" wrap="none" lIns="0" tIns="0" rIns="0" bIns="0" anchor="t" anchorCtr="0" upright="1">
                          <a:spAutoFit/>
                        </wps:bodyPr>
                      </wps:wsp>
                      <wps:wsp>
                        <wps:cNvPr id="39" name="Freeform 894"/>
                        <wps:cNvSpPr/>
                        <wps:spPr bwMode="auto">
                          <a:xfrm>
                            <a:off x="1727" y="5429"/>
                            <a:ext cx="1149" cy="3270"/>
                          </a:xfrm>
                          <a:custGeom>
                            <a:avLst/>
                            <a:gdLst>
                              <a:gd name="T0" fmla="*/ 12860949 w 605"/>
                              <a:gd name="T1" fmla="*/ 2274480 h 1717"/>
                              <a:gd name="T2" fmla="*/ 8745402 w 605"/>
                              <a:gd name="T3" fmla="*/ 54488195 h 1717"/>
                              <a:gd name="T4" fmla="*/ 7587990 w 605"/>
                              <a:gd name="T5" fmla="*/ 55510170 h 1717"/>
                              <a:gd name="T6" fmla="*/ 6591258 w 605"/>
                              <a:gd name="T7" fmla="*/ 54323403 h 1717"/>
                              <a:gd name="T8" fmla="*/ 10738953 w 605"/>
                              <a:gd name="T9" fmla="*/ 2109771 h 1717"/>
                              <a:gd name="T10" fmla="*/ 11896435 w 605"/>
                              <a:gd name="T11" fmla="*/ 1087796 h 1717"/>
                              <a:gd name="T12" fmla="*/ 12860949 w 605"/>
                              <a:gd name="T13" fmla="*/ 2274480 h 1717"/>
                              <a:gd name="T14" fmla="*/ 2411392 w 605"/>
                              <a:gd name="T15" fmla="*/ 14075385 h 1717"/>
                              <a:gd name="T16" fmla="*/ 11960672 w 605"/>
                              <a:gd name="T17" fmla="*/ 0 h 1717"/>
                              <a:gd name="T18" fmla="*/ 19194989 w 605"/>
                              <a:gd name="T19" fmla="*/ 15492833 h 1717"/>
                              <a:gd name="T20" fmla="*/ 18712806 w 605"/>
                              <a:gd name="T21" fmla="*/ 16943114 h 1717"/>
                              <a:gd name="T22" fmla="*/ 17265924 w 605"/>
                              <a:gd name="T23" fmla="*/ 16415762 h 1717"/>
                              <a:gd name="T24" fmla="*/ 10835456 w 605"/>
                              <a:gd name="T25" fmla="*/ 2670093 h 1717"/>
                              <a:gd name="T26" fmla="*/ 12668021 w 605"/>
                              <a:gd name="T27" fmla="*/ 2801832 h 1717"/>
                              <a:gd name="T28" fmla="*/ 4147694 w 605"/>
                              <a:gd name="T29" fmla="*/ 15327878 h 1717"/>
                              <a:gd name="T30" fmla="*/ 2668681 w 605"/>
                              <a:gd name="T31" fmla="*/ 15624549 h 1717"/>
                              <a:gd name="T32" fmla="*/ 2411392 w 605"/>
                              <a:gd name="T33" fmla="*/ 14075385 h 1717"/>
                              <a:gd name="T34" fmla="*/ 17072964 w 605"/>
                              <a:gd name="T35" fmla="*/ 42522570 h 1717"/>
                              <a:gd name="T36" fmla="*/ 7491484 w 605"/>
                              <a:gd name="T37" fmla="*/ 56597937 h 1717"/>
                              <a:gd name="T38" fmla="*/ 257273 w 605"/>
                              <a:gd name="T39" fmla="*/ 41105104 h 1717"/>
                              <a:gd name="T40" fmla="*/ 771551 w 605"/>
                              <a:gd name="T41" fmla="*/ 39654823 h 1717"/>
                              <a:gd name="T42" fmla="*/ 2186338 w 605"/>
                              <a:gd name="T43" fmla="*/ 40182175 h 1717"/>
                              <a:gd name="T44" fmla="*/ 8648897 w 605"/>
                              <a:gd name="T45" fmla="*/ 53927842 h 1717"/>
                              <a:gd name="T46" fmla="*/ 6784176 w 605"/>
                              <a:gd name="T47" fmla="*/ 53796107 h 1717"/>
                              <a:gd name="T48" fmla="*/ 15304471 w 605"/>
                              <a:gd name="T49" fmla="*/ 41270026 h 1717"/>
                              <a:gd name="T50" fmla="*/ 16815691 w 605"/>
                              <a:gd name="T51" fmla="*/ 40973416 h 1717"/>
                              <a:gd name="T52" fmla="*/ 17072964 w 605"/>
                              <a:gd name="T53" fmla="*/ 42522570 h 171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605" h="1717">
                                <a:moveTo>
                                  <a:pt x="400" y="69"/>
                                </a:moveTo>
                                <a:lnTo>
                                  <a:pt x="272" y="1653"/>
                                </a:lnTo>
                                <a:cubicBezTo>
                                  <a:pt x="270" y="1672"/>
                                  <a:pt x="254" y="1685"/>
                                  <a:pt x="236" y="1684"/>
                                </a:cubicBezTo>
                                <a:cubicBezTo>
                                  <a:pt x="218" y="1682"/>
                                  <a:pt x="204" y="1666"/>
                                  <a:pt x="205" y="1648"/>
                                </a:cubicBezTo>
                                <a:lnTo>
                                  <a:pt x="334" y="64"/>
                                </a:lnTo>
                                <a:cubicBezTo>
                                  <a:pt x="335" y="45"/>
                                  <a:pt x="351" y="32"/>
                                  <a:pt x="370" y="33"/>
                                </a:cubicBezTo>
                                <a:cubicBezTo>
                                  <a:pt x="388" y="35"/>
                                  <a:pt x="402" y="51"/>
                                  <a:pt x="400" y="69"/>
                                </a:cubicBezTo>
                                <a:close/>
                                <a:moveTo>
                                  <a:pt x="75" y="427"/>
                                </a:moveTo>
                                <a:lnTo>
                                  <a:pt x="372" y="0"/>
                                </a:lnTo>
                                <a:lnTo>
                                  <a:pt x="597" y="470"/>
                                </a:lnTo>
                                <a:cubicBezTo>
                                  <a:pt x="605" y="486"/>
                                  <a:pt x="598" y="506"/>
                                  <a:pt x="582" y="514"/>
                                </a:cubicBezTo>
                                <a:cubicBezTo>
                                  <a:pt x="565" y="522"/>
                                  <a:pt x="545" y="515"/>
                                  <a:pt x="537" y="498"/>
                                </a:cubicBezTo>
                                <a:lnTo>
                                  <a:pt x="337" y="81"/>
                                </a:lnTo>
                                <a:lnTo>
                                  <a:pt x="394" y="85"/>
                                </a:lnTo>
                                <a:lnTo>
                                  <a:pt x="129" y="465"/>
                                </a:lnTo>
                                <a:cubicBezTo>
                                  <a:pt x="119" y="480"/>
                                  <a:pt x="98" y="484"/>
                                  <a:pt x="83" y="474"/>
                                </a:cubicBezTo>
                                <a:cubicBezTo>
                                  <a:pt x="68" y="463"/>
                                  <a:pt x="64" y="442"/>
                                  <a:pt x="75" y="427"/>
                                </a:cubicBezTo>
                                <a:close/>
                                <a:moveTo>
                                  <a:pt x="531" y="1290"/>
                                </a:moveTo>
                                <a:lnTo>
                                  <a:pt x="233" y="1717"/>
                                </a:lnTo>
                                <a:lnTo>
                                  <a:pt x="8" y="1247"/>
                                </a:lnTo>
                                <a:cubicBezTo>
                                  <a:pt x="0" y="1231"/>
                                  <a:pt x="7" y="1211"/>
                                  <a:pt x="24" y="1203"/>
                                </a:cubicBezTo>
                                <a:cubicBezTo>
                                  <a:pt x="41" y="1195"/>
                                  <a:pt x="60" y="1202"/>
                                  <a:pt x="68" y="1219"/>
                                </a:cubicBezTo>
                                <a:lnTo>
                                  <a:pt x="269" y="1636"/>
                                </a:lnTo>
                                <a:lnTo>
                                  <a:pt x="211" y="1632"/>
                                </a:lnTo>
                                <a:lnTo>
                                  <a:pt x="476" y="1252"/>
                                </a:lnTo>
                                <a:cubicBezTo>
                                  <a:pt x="487" y="1237"/>
                                  <a:pt x="507" y="1233"/>
                                  <a:pt x="523" y="1243"/>
                                </a:cubicBezTo>
                                <a:cubicBezTo>
                                  <a:pt x="538" y="1254"/>
                                  <a:pt x="541" y="1275"/>
                                  <a:pt x="531" y="1290"/>
                                </a:cubicBezTo>
                                <a:close/>
                              </a:path>
                            </a:pathLst>
                          </a:custGeom>
                          <a:solidFill>
                            <a:srgbClr val="FFFF00"/>
                          </a:solidFill>
                          <a:ln w="1270">
                            <a:solidFill>
                              <a:srgbClr val="FFFF00"/>
                            </a:solidFill>
                            <a:bevel/>
                          </a:ln>
                        </wps:spPr>
                        <wps:bodyPr rot="0" vert="horz" wrap="square" lIns="91440" tIns="45720" rIns="91440" bIns="45720" anchor="t" anchorCtr="0" upright="1">
                          <a:noAutofit/>
                        </wps:bodyPr>
                      </wps:wsp>
                      <wps:wsp>
                        <wps:cNvPr id="40" name="Line 895"/>
                        <wps:cNvCnPr>
                          <a:cxnSpLocks noChangeShapeType="1"/>
                        </wps:cNvCnPr>
                        <wps:spPr bwMode="auto">
                          <a:xfrm flipH="1" flipV="1">
                            <a:off x="1123" y="8648"/>
                            <a:ext cx="4382" cy="464"/>
                          </a:xfrm>
                          <a:prstGeom prst="line">
                            <a:avLst/>
                          </a:prstGeom>
                          <a:noFill/>
                          <a:ln w="9525" cap="rnd">
                            <a:solidFill>
                              <a:srgbClr val="FFFF00"/>
                            </a:solidFill>
                            <a:round/>
                          </a:ln>
                        </wps:spPr>
                        <wps:bodyPr/>
                      </wps:wsp>
                      <wps:wsp>
                        <wps:cNvPr id="41" name="Line 896"/>
                        <wps:cNvCnPr>
                          <a:cxnSpLocks noChangeShapeType="1"/>
                        </wps:cNvCnPr>
                        <wps:spPr bwMode="auto">
                          <a:xfrm flipV="1">
                            <a:off x="28809" y="730"/>
                            <a:ext cx="0" cy="6477"/>
                          </a:xfrm>
                          <a:prstGeom prst="line">
                            <a:avLst/>
                          </a:prstGeom>
                          <a:noFill/>
                          <a:ln w="9525" cap="rnd">
                            <a:solidFill>
                              <a:srgbClr val="FFFF00"/>
                            </a:solidFill>
                            <a:round/>
                          </a:ln>
                        </wps:spPr>
                        <wps:bodyPr/>
                      </wps:wsp>
                      <wps:wsp>
                        <wps:cNvPr id="42" name="Freeform 897"/>
                        <wps:cNvSpPr/>
                        <wps:spPr bwMode="auto">
                          <a:xfrm>
                            <a:off x="10204" y="2355"/>
                            <a:ext cx="18478" cy="1048"/>
                          </a:xfrm>
                          <a:custGeom>
                            <a:avLst/>
                            <a:gdLst>
                              <a:gd name="T0" fmla="*/ 318511746 w 9699"/>
                              <a:gd name="T1" fmla="*/ 10328541 h 550"/>
                              <a:gd name="T2" fmla="*/ 2182206 w 9699"/>
                              <a:gd name="T3" fmla="*/ 10063704 h 550"/>
                              <a:gd name="T4" fmla="*/ 1091137 w 9699"/>
                              <a:gd name="T5" fmla="*/ 8971307 h 550"/>
                              <a:gd name="T6" fmla="*/ 2182206 w 9699"/>
                              <a:gd name="T7" fmla="*/ 7845749 h 550"/>
                              <a:gd name="T8" fmla="*/ 318511746 w 9699"/>
                              <a:gd name="T9" fmla="*/ 8110628 h 550"/>
                              <a:gd name="T10" fmla="*/ 319635793 w 9699"/>
                              <a:gd name="T11" fmla="*/ 9236178 h 550"/>
                              <a:gd name="T12" fmla="*/ 318511746 w 9699"/>
                              <a:gd name="T13" fmla="*/ 10328541 h 550"/>
                              <a:gd name="T14" fmla="*/ 305847986 w 9699"/>
                              <a:gd name="T15" fmla="*/ 529695 h 550"/>
                              <a:gd name="T16" fmla="*/ 320693956 w 9699"/>
                              <a:gd name="T17" fmla="*/ 9236178 h 550"/>
                              <a:gd name="T18" fmla="*/ 305847986 w 9699"/>
                              <a:gd name="T19" fmla="*/ 17876304 h 550"/>
                              <a:gd name="T20" fmla="*/ 304326905 w 9699"/>
                              <a:gd name="T21" fmla="*/ 17479030 h 550"/>
                              <a:gd name="T22" fmla="*/ 304723731 w 9699"/>
                              <a:gd name="T23" fmla="*/ 15989483 h 550"/>
                              <a:gd name="T24" fmla="*/ 317949582 w 9699"/>
                              <a:gd name="T25" fmla="*/ 8276031 h 550"/>
                              <a:gd name="T26" fmla="*/ 317949582 w 9699"/>
                              <a:gd name="T27" fmla="*/ 10163129 h 550"/>
                              <a:gd name="T28" fmla="*/ 304756804 w 9699"/>
                              <a:gd name="T29" fmla="*/ 2449671 h 550"/>
                              <a:gd name="T30" fmla="*/ 304359905 w 9699"/>
                              <a:gd name="T31" fmla="*/ 926946 h 550"/>
                              <a:gd name="T32" fmla="*/ 305847986 w 9699"/>
                              <a:gd name="T33" fmla="*/ 529695 h 550"/>
                              <a:gd name="T34" fmla="*/ 14845971 w 9699"/>
                              <a:gd name="T35" fmla="*/ 17644637 h 550"/>
                              <a:gd name="T36" fmla="*/ 0 w 9699"/>
                              <a:gd name="T37" fmla="*/ 8971307 h 550"/>
                              <a:gd name="T38" fmla="*/ 14879153 w 9699"/>
                              <a:gd name="T39" fmla="*/ 298030 h 550"/>
                              <a:gd name="T40" fmla="*/ 16366941 w 9699"/>
                              <a:gd name="T41" fmla="*/ 695304 h 550"/>
                              <a:gd name="T42" fmla="*/ 15970210 w 9699"/>
                              <a:gd name="T43" fmla="*/ 2184851 h 550"/>
                              <a:gd name="T44" fmla="*/ 2744319 w 9699"/>
                              <a:gd name="T45" fmla="*/ 9898305 h 550"/>
                              <a:gd name="T46" fmla="*/ 2744319 w 9699"/>
                              <a:gd name="T47" fmla="*/ 8011207 h 550"/>
                              <a:gd name="T48" fmla="*/ 15970210 w 9699"/>
                              <a:gd name="T49" fmla="*/ 15724613 h 550"/>
                              <a:gd name="T50" fmla="*/ 16366941 w 9699"/>
                              <a:gd name="T51" fmla="*/ 17247386 h 550"/>
                              <a:gd name="T52" fmla="*/ 14845971 w 9699"/>
                              <a:gd name="T53" fmla="*/ 17644637 h 550"/>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9699" h="550">
                                <a:moveTo>
                                  <a:pt x="9633" y="312"/>
                                </a:moveTo>
                                <a:lnTo>
                                  <a:pt x="66" y="304"/>
                                </a:lnTo>
                                <a:cubicBezTo>
                                  <a:pt x="48" y="304"/>
                                  <a:pt x="33" y="289"/>
                                  <a:pt x="33" y="271"/>
                                </a:cubicBezTo>
                                <a:cubicBezTo>
                                  <a:pt x="33" y="252"/>
                                  <a:pt x="48" y="237"/>
                                  <a:pt x="66" y="237"/>
                                </a:cubicBezTo>
                                <a:lnTo>
                                  <a:pt x="9633" y="245"/>
                                </a:lnTo>
                                <a:cubicBezTo>
                                  <a:pt x="9652" y="245"/>
                                  <a:pt x="9667" y="260"/>
                                  <a:pt x="9667" y="279"/>
                                </a:cubicBezTo>
                                <a:cubicBezTo>
                                  <a:pt x="9666" y="297"/>
                                  <a:pt x="9652" y="312"/>
                                  <a:pt x="9633" y="312"/>
                                </a:cubicBezTo>
                                <a:close/>
                                <a:moveTo>
                                  <a:pt x="9250" y="16"/>
                                </a:moveTo>
                                <a:lnTo>
                                  <a:pt x="9699" y="279"/>
                                </a:lnTo>
                                <a:lnTo>
                                  <a:pt x="9250" y="540"/>
                                </a:lnTo>
                                <a:cubicBezTo>
                                  <a:pt x="9234" y="550"/>
                                  <a:pt x="9213" y="544"/>
                                  <a:pt x="9204" y="528"/>
                                </a:cubicBezTo>
                                <a:cubicBezTo>
                                  <a:pt x="9195" y="513"/>
                                  <a:pt x="9200" y="492"/>
                                  <a:pt x="9216" y="483"/>
                                </a:cubicBezTo>
                                <a:lnTo>
                                  <a:pt x="9616" y="250"/>
                                </a:lnTo>
                                <a:lnTo>
                                  <a:pt x="9616" y="307"/>
                                </a:lnTo>
                                <a:lnTo>
                                  <a:pt x="9217" y="74"/>
                                </a:lnTo>
                                <a:cubicBezTo>
                                  <a:pt x="9201" y="65"/>
                                  <a:pt x="9195" y="44"/>
                                  <a:pt x="9205" y="28"/>
                                </a:cubicBezTo>
                                <a:cubicBezTo>
                                  <a:pt x="9214" y="12"/>
                                  <a:pt x="9234" y="7"/>
                                  <a:pt x="9250" y="16"/>
                                </a:cubicBezTo>
                                <a:close/>
                                <a:moveTo>
                                  <a:pt x="449" y="533"/>
                                </a:moveTo>
                                <a:lnTo>
                                  <a:pt x="0" y="271"/>
                                </a:lnTo>
                                <a:lnTo>
                                  <a:pt x="450" y="9"/>
                                </a:lnTo>
                                <a:cubicBezTo>
                                  <a:pt x="466" y="0"/>
                                  <a:pt x="486" y="5"/>
                                  <a:pt x="495" y="21"/>
                                </a:cubicBezTo>
                                <a:cubicBezTo>
                                  <a:pt x="505" y="37"/>
                                  <a:pt x="499" y="57"/>
                                  <a:pt x="483" y="66"/>
                                </a:cubicBezTo>
                                <a:lnTo>
                                  <a:pt x="83" y="299"/>
                                </a:lnTo>
                                <a:lnTo>
                                  <a:pt x="83" y="242"/>
                                </a:lnTo>
                                <a:lnTo>
                                  <a:pt x="483" y="475"/>
                                </a:lnTo>
                                <a:cubicBezTo>
                                  <a:pt x="499" y="485"/>
                                  <a:pt x="504" y="505"/>
                                  <a:pt x="495" y="521"/>
                                </a:cubicBezTo>
                                <a:cubicBezTo>
                                  <a:pt x="486" y="537"/>
                                  <a:pt x="465" y="542"/>
                                  <a:pt x="449" y="533"/>
                                </a:cubicBezTo>
                                <a:close/>
                              </a:path>
                            </a:pathLst>
                          </a:custGeom>
                          <a:solidFill>
                            <a:srgbClr val="FFFF00"/>
                          </a:solidFill>
                          <a:ln w="1270">
                            <a:solidFill>
                              <a:srgbClr val="FFFF00"/>
                            </a:solidFill>
                            <a:bevel/>
                          </a:ln>
                        </wps:spPr>
                        <wps:bodyPr rot="0" vert="horz" wrap="square" lIns="91440" tIns="45720" rIns="91440" bIns="45720" anchor="t" anchorCtr="0" upright="1">
                          <a:noAutofit/>
                        </wps:bodyPr>
                      </wps:wsp>
                      <wps:wsp>
                        <wps:cNvPr id="43" name="Line 898"/>
                        <wps:cNvCnPr>
                          <a:cxnSpLocks noChangeShapeType="1"/>
                        </wps:cNvCnPr>
                        <wps:spPr bwMode="auto">
                          <a:xfrm flipV="1">
                            <a:off x="10077" y="730"/>
                            <a:ext cx="0" cy="6477"/>
                          </a:xfrm>
                          <a:prstGeom prst="line">
                            <a:avLst/>
                          </a:prstGeom>
                          <a:noFill/>
                          <a:ln w="9525" cap="rnd">
                            <a:solidFill>
                              <a:srgbClr val="FFFF00"/>
                            </a:solidFill>
                            <a:round/>
                          </a:ln>
                        </wps:spPr>
                        <wps:bodyPr/>
                      </wps:wsp>
                      <wps:wsp>
                        <wps:cNvPr id="44" name="Rectangle 899"/>
                        <wps:cNvSpPr>
                          <a:spLocks noChangeArrowheads="1"/>
                        </wps:cNvSpPr>
                        <wps:spPr bwMode="auto">
                          <a:xfrm>
                            <a:off x="16503" y="781"/>
                            <a:ext cx="5125" cy="2190"/>
                          </a:xfrm>
                          <a:prstGeom prst="rect">
                            <a:avLst/>
                          </a:prstGeom>
                          <a:noFill/>
                          <a:ln>
                            <a:noFill/>
                          </a:ln>
                        </wps:spPr>
                        <wps:txbx>
                          <w:txbxContent>
                            <w:p>
                              <w:pPr>
                                <w:spacing w:after="15"/>
                              </w:pPr>
                              <w:r>
                                <w:rPr>
                                  <w:rFonts w:hint="eastAsia" w:ascii="Arial" w:hAnsi="Arial" w:cs="Arial"/>
                                  <w:color w:val="FFFF00"/>
                                  <w:sz w:val="24"/>
                                </w:rPr>
                                <w:t>&lt;25</w:t>
                              </w:r>
                              <w:r>
                                <w:rPr>
                                  <w:rFonts w:ascii="Arial" w:hAnsi="Arial" w:cs="Arial"/>
                                  <w:color w:val="FFFF00"/>
                                  <w:sz w:val="24"/>
                                </w:rPr>
                                <w:t>mm</w:t>
                              </w:r>
                            </w:p>
                          </w:txbxContent>
                        </wps:txbx>
                        <wps:bodyPr rot="0" vert="horz" wrap="none" lIns="0" tIns="0" rIns="0" bIns="0" anchor="t" anchorCtr="0" upright="1">
                          <a:noAutofit/>
                        </wps:bodyPr>
                      </wps:wsp>
                      <wps:wsp>
                        <wps:cNvPr id="45" name="Line 900"/>
                        <wps:cNvCnPr>
                          <a:cxnSpLocks noChangeShapeType="1"/>
                        </wps:cNvCnPr>
                        <wps:spPr bwMode="auto">
                          <a:xfrm flipV="1">
                            <a:off x="28809" y="730"/>
                            <a:ext cx="0" cy="6477"/>
                          </a:xfrm>
                          <a:prstGeom prst="line">
                            <a:avLst/>
                          </a:prstGeom>
                          <a:noFill/>
                          <a:ln w="9525" cap="rnd">
                            <a:solidFill>
                              <a:srgbClr val="FFFF00"/>
                            </a:solidFill>
                            <a:round/>
                          </a:ln>
                        </wps:spPr>
                        <wps:bodyPr/>
                      </wps:wsp>
                      <wps:wsp>
                        <wps:cNvPr id="46" name="Freeform 901"/>
                        <wps:cNvSpPr/>
                        <wps:spPr bwMode="auto">
                          <a:xfrm>
                            <a:off x="10204" y="2355"/>
                            <a:ext cx="18478" cy="1048"/>
                          </a:xfrm>
                          <a:custGeom>
                            <a:avLst/>
                            <a:gdLst>
                              <a:gd name="T0" fmla="*/ 318511746 w 9699"/>
                              <a:gd name="T1" fmla="*/ 10328541 h 550"/>
                              <a:gd name="T2" fmla="*/ 2182206 w 9699"/>
                              <a:gd name="T3" fmla="*/ 10063704 h 550"/>
                              <a:gd name="T4" fmla="*/ 1091137 w 9699"/>
                              <a:gd name="T5" fmla="*/ 8971307 h 550"/>
                              <a:gd name="T6" fmla="*/ 2182206 w 9699"/>
                              <a:gd name="T7" fmla="*/ 7845749 h 550"/>
                              <a:gd name="T8" fmla="*/ 318511746 w 9699"/>
                              <a:gd name="T9" fmla="*/ 8110628 h 550"/>
                              <a:gd name="T10" fmla="*/ 319635793 w 9699"/>
                              <a:gd name="T11" fmla="*/ 9236178 h 550"/>
                              <a:gd name="T12" fmla="*/ 318511746 w 9699"/>
                              <a:gd name="T13" fmla="*/ 10328541 h 550"/>
                              <a:gd name="T14" fmla="*/ 305847986 w 9699"/>
                              <a:gd name="T15" fmla="*/ 529695 h 550"/>
                              <a:gd name="T16" fmla="*/ 320693956 w 9699"/>
                              <a:gd name="T17" fmla="*/ 9236178 h 550"/>
                              <a:gd name="T18" fmla="*/ 305847986 w 9699"/>
                              <a:gd name="T19" fmla="*/ 17876304 h 550"/>
                              <a:gd name="T20" fmla="*/ 304326905 w 9699"/>
                              <a:gd name="T21" fmla="*/ 17479030 h 550"/>
                              <a:gd name="T22" fmla="*/ 304723731 w 9699"/>
                              <a:gd name="T23" fmla="*/ 15989483 h 550"/>
                              <a:gd name="T24" fmla="*/ 317949582 w 9699"/>
                              <a:gd name="T25" fmla="*/ 8276031 h 550"/>
                              <a:gd name="T26" fmla="*/ 317949582 w 9699"/>
                              <a:gd name="T27" fmla="*/ 10163129 h 550"/>
                              <a:gd name="T28" fmla="*/ 304756804 w 9699"/>
                              <a:gd name="T29" fmla="*/ 2449671 h 550"/>
                              <a:gd name="T30" fmla="*/ 304359905 w 9699"/>
                              <a:gd name="T31" fmla="*/ 926946 h 550"/>
                              <a:gd name="T32" fmla="*/ 305847986 w 9699"/>
                              <a:gd name="T33" fmla="*/ 529695 h 550"/>
                              <a:gd name="T34" fmla="*/ 14845971 w 9699"/>
                              <a:gd name="T35" fmla="*/ 17644637 h 550"/>
                              <a:gd name="T36" fmla="*/ 0 w 9699"/>
                              <a:gd name="T37" fmla="*/ 8971307 h 550"/>
                              <a:gd name="T38" fmla="*/ 14879153 w 9699"/>
                              <a:gd name="T39" fmla="*/ 298030 h 550"/>
                              <a:gd name="T40" fmla="*/ 16366941 w 9699"/>
                              <a:gd name="T41" fmla="*/ 695304 h 550"/>
                              <a:gd name="T42" fmla="*/ 15970210 w 9699"/>
                              <a:gd name="T43" fmla="*/ 2184851 h 550"/>
                              <a:gd name="T44" fmla="*/ 2744319 w 9699"/>
                              <a:gd name="T45" fmla="*/ 9898305 h 550"/>
                              <a:gd name="T46" fmla="*/ 2744319 w 9699"/>
                              <a:gd name="T47" fmla="*/ 8011207 h 550"/>
                              <a:gd name="T48" fmla="*/ 15970210 w 9699"/>
                              <a:gd name="T49" fmla="*/ 15724613 h 550"/>
                              <a:gd name="T50" fmla="*/ 16366941 w 9699"/>
                              <a:gd name="T51" fmla="*/ 17247386 h 550"/>
                              <a:gd name="T52" fmla="*/ 14845971 w 9699"/>
                              <a:gd name="T53" fmla="*/ 17644637 h 550"/>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9699" h="550">
                                <a:moveTo>
                                  <a:pt x="9633" y="312"/>
                                </a:moveTo>
                                <a:lnTo>
                                  <a:pt x="66" y="304"/>
                                </a:lnTo>
                                <a:cubicBezTo>
                                  <a:pt x="48" y="304"/>
                                  <a:pt x="33" y="289"/>
                                  <a:pt x="33" y="271"/>
                                </a:cubicBezTo>
                                <a:cubicBezTo>
                                  <a:pt x="33" y="252"/>
                                  <a:pt x="48" y="237"/>
                                  <a:pt x="66" y="237"/>
                                </a:cubicBezTo>
                                <a:lnTo>
                                  <a:pt x="9633" y="245"/>
                                </a:lnTo>
                                <a:cubicBezTo>
                                  <a:pt x="9652" y="245"/>
                                  <a:pt x="9667" y="260"/>
                                  <a:pt x="9667" y="279"/>
                                </a:cubicBezTo>
                                <a:cubicBezTo>
                                  <a:pt x="9666" y="297"/>
                                  <a:pt x="9652" y="312"/>
                                  <a:pt x="9633" y="312"/>
                                </a:cubicBezTo>
                                <a:close/>
                                <a:moveTo>
                                  <a:pt x="9250" y="16"/>
                                </a:moveTo>
                                <a:lnTo>
                                  <a:pt x="9699" y="279"/>
                                </a:lnTo>
                                <a:lnTo>
                                  <a:pt x="9250" y="540"/>
                                </a:lnTo>
                                <a:cubicBezTo>
                                  <a:pt x="9234" y="550"/>
                                  <a:pt x="9213" y="544"/>
                                  <a:pt x="9204" y="528"/>
                                </a:cubicBezTo>
                                <a:cubicBezTo>
                                  <a:pt x="9195" y="513"/>
                                  <a:pt x="9200" y="492"/>
                                  <a:pt x="9216" y="483"/>
                                </a:cubicBezTo>
                                <a:lnTo>
                                  <a:pt x="9616" y="250"/>
                                </a:lnTo>
                                <a:lnTo>
                                  <a:pt x="9616" y="307"/>
                                </a:lnTo>
                                <a:lnTo>
                                  <a:pt x="9217" y="74"/>
                                </a:lnTo>
                                <a:cubicBezTo>
                                  <a:pt x="9201" y="65"/>
                                  <a:pt x="9195" y="44"/>
                                  <a:pt x="9205" y="28"/>
                                </a:cubicBezTo>
                                <a:cubicBezTo>
                                  <a:pt x="9214" y="12"/>
                                  <a:pt x="9234" y="7"/>
                                  <a:pt x="9250" y="16"/>
                                </a:cubicBezTo>
                                <a:close/>
                                <a:moveTo>
                                  <a:pt x="449" y="533"/>
                                </a:moveTo>
                                <a:lnTo>
                                  <a:pt x="0" y="271"/>
                                </a:lnTo>
                                <a:lnTo>
                                  <a:pt x="450" y="9"/>
                                </a:lnTo>
                                <a:cubicBezTo>
                                  <a:pt x="466" y="0"/>
                                  <a:pt x="486" y="5"/>
                                  <a:pt x="495" y="21"/>
                                </a:cubicBezTo>
                                <a:cubicBezTo>
                                  <a:pt x="505" y="37"/>
                                  <a:pt x="499" y="57"/>
                                  <a:pt x="483" y="66"/>
                                </a:cubicBezTo>
                                <a:lnTo>
                                  <a:pt x="83" y="299"/>
                                </a:lnTo>
                                <a:lnTo>
                                  <a:pt x="83" y="242"/>
                                </a:lnTo>
                                <a:lnTo>
                                  <a:pt x="483" y="475"/>
                                </a:lnTo>
                                <a:cubicBezTo>
                                  <a:pt x="499" y="485"/>
                                  <a:pt x="504" y="505"/>
                                  <a:pt x="495" y="521"/>
                                </a:cubicBezTo>
                                <a:cubicBezTo>
                                  <a:pt x="486" y="537"/>
                                  <a:pt x="465" y="542"/>
                                  <a:pt x="449" y="533"/>
                                </a:cubicBezTo>
                                <a:close/>
                              </a:path>
                            </a:pathLst>
                          </a:custGeom>
                          <a:solidFill>
                            <a:srgbClr val="FFFF00"/>
                          </a:solidFill>
                          <a:ln w="1270">
                            <a:solidFill>
                              <a:srgbClr val="FFFF00"/>
                            </a:solidFill>
                            <a:bevel/>
                          </a:ln>
                        </wps:spPr>
                        <wps:bodyPr rot="0" vert="horz" wrap="square" lIns="91440" tIns="45720" rIns="91440" bIns="45720" anchor="t" anchorCtr="0" upright="1">
                          <a:noAutofit/>
                        </wps:bodyPr>
                      </wps:wsp>
                      <wps:wsp>
                        <wps:cNvPr id="47" name="Line 902"/>
                        <wps:cNvCnPr>
                          <a:cxnSpLocks noChangeShapeType="1"/>
                        </wps:cNvCnPr>
                        <wps:spPr bwMode="auto">
                          <a:xfrm flipV="1">
                            <a:off x="10077" y="730"/>
                            <a:ext cx="0" cy="6477"/>
                          </a:xfrm>
                          <a:prstGeom prst="line">
                            <a:avLst/>
                          </a:prstGeom>
                          <a:noFill/>
                          <a:ln w="9525" cap="rnd">
                            <a:solidFill>
                              <a:srgbClr val="FFFF00"/>
                            </a:solidFill>
                            <a:round/>
                          </a:ln>
                        </wps:spPr>
                        <wps:bodyPr/>
                      </wps:wsp>
                    </wpg:wgp>
                  </a:graphicData>
                </a:graphic>
              </wp:inline>
            </w:drawing>
          </mc:Choice>
          <mc:Fallback>
            <w:pict>
              <v:group id="画布 889" o:spid="_x0000_s1026" o:spt="203" style="height:93pt;width:300pt;" coordsize="38100,11811" o:gfxdata="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">
                <o:lock v:ext="edit" aspectratio="f"/>
                <v:rect id="AutoShape 10" o:spid="_x0000_s1026" o:spt="1" style="position:absolute;left:0;top:0;height:11811;width:38100;" filled="f" stroked="f" coordsize="21600,21600" o:gfxdata="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1b6L4A&#10;AADbAAAADwAAAAAAAAABACAAAAAiAAAAZHJzL2Rvd25yZXYueG1sUEsBAhQAFAAAAAgAh07iQDMv&#10;BZ47AAAAOQAAABAAAAAAAAAAAQAgAAAADQEAAGRycy9zaGFwZXhtbC54bWxQSwUGAAAAAAYABgBb&#10;AQAAtwMAAAAA&#10;">
                  <v:fill on="f" focussize="0,0"/>
                  <v:stroke on="f"/>
                  <v:imagedata o:title=""/>
                  <o:lock v:ext="edit" aspectratio="t"/>
                </v:rect>
                <v:shape id="Picture 891" o:spid="_x0000_s1026" o:spt="75" type="#_x0000_t75" style="position:absolute;left:0;top:0;height:11811;width:38100;" filled="f" o:preferrelative="t" stroked="f" coordsize="21600,21600" o:gfxdata="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kjRr4A&#10;AADbAAAADwAAAAAAAAABACAAAAAiAAAAZHJzL2Rvd25yZXYueG1sUEsBAhQAFAAAAAgAh07iQDMv&#10;BZ47AAAAOQAAABAAAAAAAAAAAQAgAAAADQEAAGRycy9zaGFwZXhtbC54bWxQSwUGAAAAAAYABgBb&#10;AQAAtwMAAAAA&#10;">
                  <v:fill on="f" focussize="0,0"/>
                  <v:stroke on="f"/>
                  <v:imagedata r:id="rId16" o:title=""/>
                  <o:lock v:ext="edit" aspectratio="t"/>
                </v:shape>
                <v:line id="Line 892" o:spid="_x0000_s1026" o:spt="20" style="position:absolute;left:1447;top:5187;flip:x y;height:464;width:4375;" filled="f" stroked="t" coordsize="21600,21600" o:gfxdata="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024ovQAA&#10;ANsAAAAPAAAAAAAAAAEAIAAAACIAAABkcnMvZG93bnJldi54bWxQSwECFAAUAAAACACHTuJAMy8F&#10;njsAAAA5AAAAEAAAAAAAAAABACAAAAAMAQAAZHJzL3NoYXBleG1sLnhtbFBLBQYAAAAABgAGAFsB&#10;AAC2AwAAAAA=&#10;">
                  <v:fill on="f" focussize="0,0"/>
                  <v:stroke color="#FFFF00" joinstyle="round" endcap="round"/>
                  <v:imagedata o:title=""/>
                  <o:lock v:ext="edit" aspectratio="f"/>
                </v:line>
                <v:rect id="Rectangle 893" o:spid="_x0000_s1026" o:spt="1" style="position:absolute;left:2901;top:6292;height:2413;width:5125;mso-wrap-style:none;rotation:393216f;" filled="f" stroked="f" coordsize="21600,21600" o:gfxdata="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gEt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after="15"/>
                        </w:pPr>
                        <w:r>
                          <w:rPr>
                            <w:rFonts w:ascii="Arial" w:hAnsi="Arial" w:cs="Arial"/>
                            <w:color w:val="FFFF00"/>
                            <w:sz w:val="24"/>
                          </w:rPr>
                          <w:t>&lt;18mm</w:t>
                        </w:r>
                      </w:p>
                    </w:txbxContent>
                  </v:textbox>
                </v:rect>
                <v:shape id="Freeform 894" o:spid="_x0000_s1026" o:spt="100" style="position:absolute;left:1727;top:5429;height:3270;width:1149;" fillcolor="#FFFF00" filled="t" stroked="t" coordsize="605,1717" o:gfxdata="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W4a4vQAA&#10;ANsAAAAPAAAAAAAAAAEAIAAAACIAAABkcnMvZG93bnJldi54bWxQSwECFAAUAAAACACHTuJAMy8F&#10;njsAAAA5AAAAEAAAAAAAAAABACAAAAAMAQAAZHJzL3NoYXBleG1sLnhtbFBLBQYAAAAABgAGAFsB&#10;AAC2AwAAAAA=&#10;" path="m400,69l272,1653c270,1672,254,1685,236,1684c218,1682,204,1666,205,1648l334,64c335,45,351,32,370,33c388,35,402,51,400,69xm75,427l372,0,597,470c605,486,598,506,582,514c565,522,545,515,537,498l337,81,394,85,129,465c119,480,98,484,83,474c68,463,64,442,75,427xm531,1290l233,1717,8,1247c0,1231,7,1211,24,1203c41,1195,60,1202,68,1219l269,1636,211,1632,476,1252c487,1237,507,1233,523,1243c538,1254,541,1275,531,1290xe">
                  <v:path o:connectlocs="24425174,4331712;16609036,103771926;14410909,105718262;12517942,103458082;20395135,4018026;22593394,2071690;24425174,4331712;4579651,26806353;22715391,0;36454615,29505861;35538866,32267899;32790986,31263565;20578411,5085150;24058770,5336045;7877190,29191707;5068288,29756712;4579651,26806353;32424521,80983578;14227628,107789897;488606,78284036;1465309,75521998;4152235,76526332;16425756,102704742;12884327,102453855;29065846,78598127;31935915,78033238;32424521,80983578" o:connectangles="0,0,0,0,0,0,0,0,0,0,0,0,0,0,0,0,0,0,0,0,0,0,0,0,0,0,0"/>
                  <v:fill on="t" focussize="0,0"/>
                  <v:stroke weight="0.1pt" color="#FFFF00" joinstyle="bevel"/>
                  <v:imagedata o:title=""/>
                  <o:lock v:ext="edit" aspectratio="f"/>
                </v:shape>
                <v:line id="Line 895" o:spid="_x0000_s1026" o:spt="20" style="position:absolute;left:1123;top:8648;flip:x y;height:464;width:4382;" filled="f" stroked="t" coordsize="21600,21600" o:gfxdata="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o8hSG5AAAA2wAA&#10;AA8AAAAAAAAAAQAgAAAAIgAAAGRycy9kb3ducmV2LnhtbFBLAQIUABQAAAAIAIdO4kAzLwWeOwAA&#10;ADkAAAAQAAAAAAAAAAEAIAAAAAgBAABkcnMvc2hhcGV4bWwueG1sUEsFBgAAAAAGAAYAWwEAALID&#10;AAAAAA==&#10;">
                  <v:fill on="f" focussize="0,0"/>
                  <v:stroke color="#FFFF00" joinstyle="round" endcap="round"/>
                  <v:imagedata o:title=""/>
                  <o:lock v:ext="edit" aspectratio="f"/>
                </v:line>
                <v:line id="Line 896" o:spid="_x0000_s1026" o:spt="20" style="position:absolute;left:28809;top:730;flip:y;height:6477;width:0;" filled="f" stroked="t" coordsize="21600,21600" o:gfxdata="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IdKS8AAAA&#10;2wAAAA8AAAAAAAAAAQAgAAAAIgAAAGRycy9kb3ducmV2LnhtbFBLAQIUABQAAAAIAIdO4kAzLwWe&#10;OwAAADkAAAAQAAAAAAAAAAEAIAAAAAsBAABkcnMvc2hhcGV4bWwueG1sUEsFBgAAAAAGAAYAWwEA&#10;ALUDAAAAAA==&#10;">
                  <v:fill on="f" focussize="0,0"/>
                  <v:stroke color="#FFFF00" joinstyle="round" endcap="round"/>
                  <v:imagedata o:title=""/>
                  <o:lock v:ext="edit" aspectratio="f"/>
                </v:line>
                <v:shape id="Freeform 897" o:spid="_x0000_s1026" o:spt="100" style="position:absolute;left:10204;top:2355;height:1048;width:18478;" fillcolor="#FFFF00" filled="t" stroked="t" coordsize="9699,550" o:gfxdata="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AHbbsAAADb&#10;AAAADwAAAAAAAAABACAAAAAiAAAAZHJzL2Rvd25yZXYueG1sUEsBAhQAFAAAAAgAh07iQDMvBZ47&#10;AAAAOQAAABAAAAAAAAAAAQAgAAAACgEAAGRycy9zaGFwZXhtbC54bWxQSwUGAAAAAAYABgBbAQAA&#10;tAMAAAAA&#10;" path="m9633,312l66,304c48,304,33,289,33,271c33,252,48,237,66,237l9633,245c9652,245,9667,260,9667,279c9666,297,9652,312,9633,312xm9250,16l9699,279,9250,540c9234,550,9213,544,9204,528c9195,513,9200,492,9216,483l9616,250,9616,307,9217,74c9201,65,9195,44,9205,28c9214,12,9234,7,9250,16xm449,533l0,271,450,9c466,0,486,5,495,21c505,37,499,57,483,66l83,299,83,242,483,475c499,485,504,505,495,521c486,537,465,542,449,533xe">
                  <v:path o:connectlocs="606811015,19680565;4157418,19175930;2078774,17094417;4157418,14949718;606811015,15454432;608952488,17599117;606811015,19680565;582684718,1009309;610968442,17599117;582684718,34062484;579786838,33305497;580542849,30467233;605740011,15769600;605740011,19365380;580605858,4667736;579849708,1766253;582684718,1009309;28283725,33621053;0,17094417;28346941,567882;31181393,1324870;30425563,4163134;5228325,18860770;5228325,15264990;30425563,29962535;31181393,32864110;28283725,33621053" o:connectangles="0,0,0,0,0,0,0,0,0,0,0,0,0,0,0,0,0,0,0,0,0,0,0,0,0,0,0"/>
                  <v:fill on="t" focussize="0,0"/>
                  <v:stroke weight="0.1pt" color="#FFFF00" joinstyle="bevel"/>
                  <v:imagedata o:title=""/>
                  <o:lock v:ext="edit" aspectratio="f"/>
                </v:shape>
                <v:line id="Line 898" o:spid="_x0000_s1026" o:spt="20" style="position:absolute;left:10077;top:730;flip:y;height:6477;width:0;" filled="f" stroked="t" coordsize="21600,21600" o:gfxdata="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ZPSLsAAADb&#10;AAAADwAAAAAAAAABACAAAAAiAAAAZHJzL2Rvd25yZXYueG1sUEsBAhQAFAAAAAgAh07iQDMvBZ47&#10;AAAAOQAAABAAAAAAAAAAAQAgAAAACgEAAGRycy9zaGFwZXhtbC54bWxQSwUGAAAAAAYABgBbAQAA&#10;tAMAAAAA&#10;">
                  <v:fill on="f" focussize="0,0"/>
                  <v:stroke color="#FFFF00" joinstyle="round" endcap="round"/>
                  <v:imagedata o:title=""/>
                  <o:lock v:ext="edit" aspectratio="f"/>
                </v:line>
                <v:rect id="Rectangle 899" o:spid="_x0000_s1026" o:spt="1" style="position:absolute;left:16503;top:781;height:2190;width:5125;mso-wrap-style:none;" filled="f" stroked="f" coordsize="21600,21600" o:gfxdata="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LI1z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5"/>
                        </w:pPr>
                        <w:r>
                          <w:rPr>
                            <w:rFonts w:hint="eastAsia" w:ascii="Arial" w:hAnsi="Arial" w:cs="Arial"/>
                            <w:color w:val="FFFF00"/>
                            <w:sz w:val="24"/>
                          </w:rPr>
                          <w:t>&lt;25</w:t>
                        </w:r>
                        <w:r>
                          <w:rPr>
                            <w:rFonts w:ascii="Arial" w:hAnsi="Arial" w:cs="Arial"/>
                            <w:color w:val="FFFF00"/>
                            <w:sz w:val="24"/>
                          </w:rPr>
                          <w:t>mm</w:t>
                        </w:r>
                      </w:p>
                    </w:txbxContent>
                  </v:textbox>
                </v:rect>
                <v:line id="Line 900" o:spid="_x0000_s1026" o:spt="20" style="position:absolute;left:28809;top:730;flip:y;height:6477;width:0;" filled="f" stroked="t" coordsize="21600,21600" o:gfxdata="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7Nyp7sAAADb&#10;AAAADwAAAAAAAAABACAAAAAiAAAAZHJzL2Rvd25yZXYueG1sUEsBAhQAFAAAAAgAh07iQDMvBZ47&#10;AAAAOQAAABAAAAAAAAAAAQAgAAAACgEAAGRycy9zaGFwZXhtbC54bWxQSwUGAAAAAAYABgBbAQAA&#10;tAMAAAAA&#10;">
                  <v:fill on="f" focussize="0,0"/>
                  <v:stroke color="#FFFF00" joinstyle="round" endcap="round"/>
                  <v:imagedata o:title=""/>
                  <o:lock v:ext="edit" aspectratio="f"/>
                </v:line>
                <v:shape id="Freeform 901" o:spid="_x0000_s1026" o:spt="100" style="position:absolute;left:10204;top:2355;height:1048;width:18478;" fillcolor="#FFFF00" filled="t" stroked="t" coordsize="9699,550" o:gfxdata="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sBbrgAAADbAAAA&#10;DwAAAAAAAAABACAAAAAiAAAAZHJzL2Rvd25yZXYueG1sUEsBAhQAFAAAAAgAh07iQDMvBZ47AAAA&#10;OQAAABAAAAAAAAAAAQAgAAAABwEAAGRycy9zaGFwZXhtbC54bWxQSwUGAAAAAAYABgBbAQAAsQMA&#10;AAAA&#10;" path="m9633,312l66,304c48,304,33,289,33,271c33,252,48,237,66,237l9633,245c9652,245,9667,260,9667,279c9666,297,9652,312,9633,312xm9250,16l9699,279,9250,540c9234,550,9213,544,9204,528c9195,513,9200,492,9216,483l9616,250,9616,307,9217,74c9201,65,9195,44,9205,28c9214,12,9234,7,9250,16xm449,533l0,271,450,9c466,0,486,5,495,21c505,37,499,57,483,66l83,299,83,242,483,475c499,485,504,505,495,521c486,537,465,542,449,533xe">
                  <v:path o:connectlocs="606811015,19680565;4157418,19175930;2078774,17094417;4157418,14949718;606811015,15454432;608952488,17599117;606811015,19680565;582684718,1009309;610968442,17599117;582684718,34062484;579786838,33305497;580542849,30467233;605740011,15769600;605740011,19365380;580605858,4667736;579849708,1766253;582684718,1009309;28283725,33621053;0,17094417;28346941,567882;31181393,1324870;30425563,4163134;5228325,18860770;5228325,15264990;30425563,29962535;31181393,32864110;28283725,33621053" o:connectangles="0,0,0,0,0,0,0,0,0,0,0,0,0,0,0,0,0,0,0,0,0,0,0,0,0,0,0"/>
                  <v:fill on="t" focussize="0,0"/>
                  <v:stroke weight="0.1pt" color="#FFFF00" joinstyle="bevel"/>
                  <v:imagedata o:title=""/>
                  <o:lock v:ext="edit" aspectratio="f"/>
                </v:shape>
                <v:line id="Line 902" o:spid="_x0000_s1026" o:spt="20" style="position:absolute;left:10077;top:730;flip:y;height:6477;width:0;" filled="f" stroked="t" coordsize="21600,21600" o:gfxdata="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1JS7sAAADb&#10;AAAADwAAAAAAAAABACAAAAAiAAAAZHJzL2Rvd25yZXYueG1sUEsBAhQAFAAAAAgAh07iQDMvBZ47&#10;AAAAOQAAABAAAAAAAAAAAQAgAAAACgEAAGRycy9zaGFwZXhtbC54bWxQSwUGAAAAAAYABgBbAQAA&#10;tAMAAAAA&#10;">
                  <v:fill on="f" focussize="0,0"/>
                  <v:stroke color="#FFFF00" joinstyle="round" endcap="round"/>
                  <v:imagedata o:title=""/>
                  <o:lock v:ext="edit" aspectratio="f"/>
                </v:line>
                <w10:wrap type="none"/>
                <w10:anchorlock/>
              </v:group>
            </w:pict>
          </mc:Fallback>
        </mc:AlternateContent>
      </w:r>
    </w:p>
    <w:p>
      <w:pPr>
        <w:pStyle w:val="47"/>
        <w:spacing w:after="15"/>
        <w:ind w:left="1785" w:firstLine="0" w:firstLineChars="0"/>
        <w:rPr>
          <w:rFonts w:hAnsi="宋体" w:cs="Arial"/>
        </w:rPr>
      </w:pPr>
      <w:r>
        <w:rPr>
          <w:rFonts w:hAnsi="宋体" w:cs="Arial"/>
        </w:rPr>
        <w:drawing>
          <wp:anchor distT="0" distB="0" distL="114300" distR="114300" simplePos="0" relativeHeight="251653120" behindDoc="1" locked="0" layoutInCell="1" allowOverlap="1">
            <wp:simplePos x="0" y="0"/>
            <wp:positionH relativeFrom="column">
              <wp:posOffset>1125220</wp:posOffset>
            </wp:positionH>
            <wp:positionV relativeFrom="paragraph">
              <wp:posOffset>129540</wp:posOffset>
            </wp:positionV>
            <wp:extent cx="3808730" cy="1174115"/>
            <wp:effectExtent l="19050" t="0" r="1270" b="0"/>
            <wp:wrapNone/>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noChangeArrowheads="1"/>
                    </pic:cNvPicPr>
                  </pic:nvPicPr>
                  <pic:blipFill>
                    <a:blip r:embed="rId17" cstate="print"/>
                    <a:srcRect/>
                    <a:stretch>
                      <a:fillRect/>
                    </a:stretch>
                  </pic:blipFill>
                  <pic:spPr>
                    <a:xfrm>
                      <a:off x="0" y="0"/>
                      <a:ext cx="3808730" cy="1174115"/>
                    </a:xfrm>
                    <a:prstGeom prst="rect">
                      <a:avLst/>
                    </a:prstGeom>
                    <a:noFill/>
                    <a:ln w="9525">
                      <a:noFill/>
                      <a:miter lim="800000"/>
                      <a:headEnd/>
                      <a:tailEnd/>
                    </a:ln>
                  </pic:spPr>
                </pic:pic>
              </a:graphicData>
            </a:graphic>
          </wp:anchor>
        </w:drawing>
      </w:r>
      <w:r>
        <w:rPr>
          <w:rFonts w:hAnsi="宋体" w:cs="Arial"/>
        </w:rPr>
        <mc:AlternateContent>
          <mc:Choice Requires="wpg">
            <w:drawing>
              <wp:inline distT="0" distB="0" distL="0" distR="0">
                <wp:extent cx="3819525" cy="1238250"/>
                <wp:effectExtent l="5080" t="0" r="4445" b="1270"/>
                <wp:docPr id="24" name="画布 879"/>
                <wp:cNvGraphicFramePr/>
                <a:graphic xmlns:a="http://schemas.openxmlformats.org/drawingml/2006/main">
                  <a:graphicData uri="http://schemas.microsoft.com/office/word/2010/wordprocessingGroup">
                    <wpg:wgp>
                      <wpg:cNvGrpSpPr/>
                      <wpg:grpSpPr>
                        <a:xfrm>
                          <a:off x="0" y="0"/>
                          <a:ext cx="3819525" cy="1238250"/>
                          <a:chOff x="0" y="0"/>
                          <a:chExt cx="38195" cy="12382"/>
                        </a:xfrm>
                      </wpg:grpSpPr>
                      <wps:wsp>
                        <wps:cNvPr id="25" name="AutoShape 24"/>
                        <wps:cNvSpPr>
                          <a:spLocks noChangeAspect="1" noChangeArrowheads="1"/>
                        </wps:cNvSpPr>
                        <wps:spPr bwMode="auto">
                          <a:xfrm>
                            <a:off x="0" y="0"/>
                            <a:ext cx="38195" cy="12382"/>
                          </a:xfrm>
                          <a:prstGeom prst="rect">
                            <a:avLst/>
                          </a:prstGeom>
                          <a:noFill/>
                          <a:ln>
                            <a:noFill/>
                          </a:ln>
                        </wps:spPr>
                        <wps:bodyPr rot="0" vert="horz" wrap="square" lIns="91440" tIns="45720" rIns="91440" bIns="45720" anchor="t" anchorCtr="0" upright="1">
                          <a:noAutofit/>
                        </wps:bodyPr>
                      </wps:wsp>
                      <wps:wsp>
                        <wps:cNvPr id="26" name="Line 881"/>
                        <wps:cNvCnPr>
                          <a:cxnSpLocks noChangeShapeType="1"/>
                        </wps:cNvCnPr>
                        <wps:spPr bwMode="auto">
                          <a:xfrm flipV="1">
                            <a:off x="26022" y="539"/>
                            <a:ext cx="0" cy="6490"/>
                          </a:xfrm>
                          <a:prstGeom prst="line">
                            <a:avLst/>
                          </a:prstGeom>
                          <a:noFill/>
                          <a:ln w="9525" cap="rnd">
                            <a:solidFill>
                              <a:srgbClr val="FFFF00"/>
                            </a:solidFill>
                            <a:round/>
                          </a:ln>
                        </wps:spPr>
                        <wps:bodyPr/>
                      </wps:wsp>
                      <wps:wsp>
                        <wps:cNvPr id="27" name="Freeform 882"/>
                        <wps:cNvSpPr/>
                        <wps:spPr bwMode="auto">
                          <a:xfrm>
                            <a:off x="15347" y="2171"/>
                            <a:ext cx="10548" cy="1048"/>
                          </a:xfrm>
                          <a:custGeom>
                            <a:avLst/>
                            <a:gdLst>
                              <a:gd name="T0" fmla="*/ 2147483646 w 2770"/>
                              <a:gd name="T1" fmla="*/ 2147483646 h 274"/>
                              <a:gd name="T2" fmla="*/ 555505028 w 2770"/>
                              <a:gd name="T3" fmla="*/ 2147483646 h 274"/>
                              <a:gd name="T4" fmla="*/ 269329833 w 2770"/>
                              <a:gd name="T5" fmla="*/ 2147483646 h 274"/>
                              <a:gd name="T6" fmla="*/ 555505028 w 2770"/>
                              <a:gd name="T7" fmla="*/ 2066677201 h 274"/>
                              <a:gd name="T8" fmla="*/ 2147483646 w 2770"/>
                              <a:gd name="T9" fmla="*/ 2136755569 h 274"/>
                              <a:gd name="T10" fmla="*/ 2147483646 w 2770"/>
                              <a:gd name="T11" fmla="*/ 2147483646 h 274"/>
                              <a:gd name="T12" fmla="*/ 2147483646 w 2770"/>
                              <a:gd name="T13" fmla="*/ 2147483646 h 274"/>
                              <a:gd name="T14" fmla="*/ 2147483646 w 2770"/>
                              <a:gd name="T15" fmla="*/ 140106627 h 274"/>
                              <a:gd name="T16" fmla="*/ 2147483646 w 2770"/>
                              <a:gd name="T17" fmla="*/ 2147483646 h 274"/>
                              <a:gd name="T18" fmla="*/ 2147483646 w 2770"/>
                              <a:gd name="T19" fmla="*/ 2147483646 h 274"/>
                              <a:gd name="T20" fmla="*/ 2147483646 w 2770"/>
                              <a:gd name="T21" fmla="*/ 2147483646 h 274"/>
                              <a:gd name="T22" fmla="*/ 2147483646 w 2770"/>
                              <a:gd name="T23" fmla="*/ 2147483646 h 274"/>
                              <a:gd name="T24" fmla="*/ 2147483646 w 2770"/>
                              <a:gd name="T25" fmla="*/ 2147483646 h 274"/>
                              <a:gd name="T26" fmla="*/ 2147483646 w 2770"/>
                              <a:gd name="T27" fmla="*/ 2147483646 h 274"/>
                              <a:gd name="T28" fmla="*/ 2147483646 w 2770"/>
                              <a:gd name="T29" fmla="*/ 630505934 h 274"/>
                              <a:gd name="T30" fmla="*/ 2147483646 w 2770"/>
                              <a:gd name="T31" fmla="*/ 245175286 h 274"/>
                              <a:gd name="T32" fmla="*/ 2147483646 w 2770"/>
                              <a:gd name="T33" fmla="*/ 140106627 h 274"/>
                              <a:gd name="T34" fmla="*/ 2147483646 w 2770"/>
                              <a:gd name="T35" fmla="*/ 2147483646 h 274"/>
                              <a:gd name="T36" fmla="*/ 0 w 2770"/>
                              <a:gd name="T37" fmla="*/ 2147483646 h 274"/>
                              <a:gd name="T38" fmla="*/ 2147483646 w 2770"/>
                              <a:gd name="T39" fmla="*/ 70078134 h 274"/>
                              <a:gd name="T40" fmla="*/ 2147483646 w 2770"/>
                              <a:gd name="T41" fmla="*/ 175147011 h 274"/>
                              <a:gd name="T42" fmla="*/ 2147483646 w 2770"/>
                              <a:gd name="T43" fmla="*/ 577972884 h 274"/>
                              <a:gd name="T44" fmla="*/ 690214793 w 2770"/>
                              <a:gd name="T45" fmla="*/ 2147483646 h 274"/>
                              <a:gd name="T46" fmla="*/ 690214793 w 2770"/>
                              <a:gd name="T47" fmla="*/ 2119213659 h 274"/>
                              <a:gd name="T48" fmla="*/ 2147483646 w 2770"/>
                              <a:gd name="T49" fmla="*/ 2147483646 h 274"/>
                              <a:gd name="T50" fmla="*/ 2147483646 w 2770"/>
                              <a:gd name="T51" fmla="*/ 2147483646 h 274"/>
                              <a:gd name="T52" fmla="*/ 2147483646 w 2770"/>
                              <a:gd name="T53" fmla="*/ 2147483646 h 27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2770" h="274">
                                <a:moveTo>
                                  <a:pt x="2737" y="156"/>
                                </a:moveTo>
                                <a:lnTo>
                                  <a:pt x="33" y="152"/>
                                </a:lnTo>
                                <a:cubicBezTo>
                                  <a:pt x="23" y="152"/>
                                  <a:pt x="16" y="144"/>
                                  <a:pt x="16" y="135"/>
                                </a:cubicBezTo>
                                <a:cubicBezTo>
                                  <a:pt x="16" y="126"/>
                                  <a:pt x="23" y="118"/>
                                  <a:pt x="33" y="118"/>
                                </a:cubicBezTo>
                                <a:lnTo>
                                  <a:pt x="2737" y="122"/>
                                </a:lnTo>
                                <a:cubicBezTo>
                                  <a:pt x="2746" y="122"/>
                                  <a:pt x="2753" y="130"/>
                                  <a:pt x="2753" y="139"/>
                                </a:cubicBezTo>
                                <a:cubicBezTo>
                                  <a:pt x="2753" y="148"/>
                                  <a:pt x="2746" y="156"/>
                                  <a:pt x="2737" y="156"/>
                                </a:cubicBezTo>
                                <a:close/>
                                <a:moveTo>
                                  <a:pt x="2545" y="8"/>
                                </a:moveTo>
                                <a:lnTo>
                                  <a:pt x="2770" y="139"/>
                                </a:lnTo>
                                <a:lnTo>
                                  <a:pt x="2545" y="270"/>
                                </a:lnTo>
                                <a:cubicBezTo>
                                  <a:pt x="2537" y="274"/>
                                  <a:pt x="2527" y="272"/>
                                  <a:pt x="2522" y="264"/>
                                </a:cubicBezTo>
                                <a:cubicBezTo>
                                  <a:pt x="2518" y="256"/>
                                  <a:pt x="2520" y="246"/>
                                  <a:pt x="2528" y="241"/>
                                </a:cubicBezTo>
                                <a:lnTo>
                                  <a:pt x="2728" y="125"/>
                                </a:lnTo>
                                <a:lnTo>
                                  <a:pt x="2728" y="153"/>
                                </a:lnTo>
                                <a:lnTo>
                                  <a:pt x="2529" y="36"/>
                                </a:lnTo>
                                <a:cubicBezTo>
                                  <a:pt x="2521" y="32"/>
                                  <a:pt x="2518" y="22"/>
                                  <a:pt x="2523" y="14"/>
                                </a:cubicBezTo>
                                <a:cubicBezTo>
                                  <a:pt x="2527" y="6"/>
                                  <a:pt x="2537" y="3"/>
                                  <a:pt x="2545" y="8"/>
                                </a:cubicBezTo>
                                <a:close/>
                                <a:moveTo>
                                  <a:pt x="224" y="266"/>
                                </a:moveTo>
                                <a:lnTo>
                                  <a:pt x="0" y="135"/>
                                </a:lnTo>
                                <a:lnTo>
                                  <a:pt x="224" y="4"/>
                                </a:lnTo>
                                <a:cubicBezTo>
                                  <a:pt x="232" y="0"/>
                                  <a:pt x="243" y="2"/>
                                  <a:pt x="247" y="10"/>
                                </a:cubicBezTo>
                                <a:cubicBezTo>
                                  <a:pt x="252" y="18"/>
                                  <a:pt x="249" y="28"/>
                                  <a:pt x="241" y="33"/>
                                </a:cubicBezTo>
                                <a:lnTo>
                                  <a:pt x="41" y="149"/>
                                </a:lnTo>
                                <a:lnTo>
                                  <a:pt x="41" y="121"/>
                                </a:lnTo>
                                <a:lnTo>
                                  <a:pt x="241" y="238"/>
                                </a:lnTo>
                                <a:cubicBezTo>
                                  <a:pt x="249" y="242"/>
                                  <a:pt x="251" y="253"/>
                                  <a:pt x="247" y="260"/>
                                </a:cubicBezTo>
                                <a:cubicBezTo>
                                  <a:pt x="242" y="268"/>
                                  <a:pt x="232" y="271"/>
                                  <a:pt x="224" y="266"/>
                                </a:cubicBezTo>
                                <a:close/>
                              </a:path>
                            </a:pathLst>
                          </a:custGeom>
                          <a:solidFill>
                            <a:srgbClr val="FFFF00"/>
                          </a:solidFill>
                          <a:ln w="1270">
                            <a:solidFill>
                              <a:srgbClr val="FFFF00"/>
                            </a:solidFill>
                            <a:bevel/>
                          </a:ln>
                        </wps:spPr>
                        <wps:bodyPr rot="0" vert="horz" wrap="square" lIns="91440" tIns="45720" rIns="91440" bIns="45720" anchor="t" anchorCtr="0" upright="1">
                          <a:noAutofit/>
                        </wps:bodyPr>
                      </wps:wsp>
                      <wps:wsp>
                        <wps:cNvPr id="28" name="Line 883"/>
                        <wps:cNvCnPr>
                          <a:cxnSpLocks noChangeShapeType="1"/>
                        </wps:cNvCnPr>
                        <wps:spPr bwMode="auto">
                          <a:xfrm flipV="1">
                            <a:off x="15214" y="539"/>
                            <a:ext cx="0" cy="6490"/>
                          </a:xfrm>
                          <a:prstGeom prst="line">
                            <a:avLst/>
                          </a:prstGeom>
                          <a:noFill/>
                          <a:ln w="9525" cap="rnd">
                            <a:solidFill>
                              <a:srgbClr val="FFFF00"/>
                            </a:solidFill>
                            <a:round/>
                          </a:ln>
                        </wps:spPr>
                        <wps:bodyPr/>
                      </wps:wsp>
                      <wps:wsp>
                        <wps:cNvPr id="29" name="Rectangle 884"/>
                        <wps:cNvSpPr>
                          <a:spLocks noChangeArrowheads="1"/>
                        </wps:cNvSpPr>
                        <wps:spPr bwMode="auto">
                          <a:xfrm>
                            <a:off x="17583" y="596"/>
                            <a:ext cx="5124" cy="2413"/>
                          </a:xfrm>
                          <a:prstGeom prst="rect">
                            <a:avLst/>
                          </a:prstGeom>
                          <a:noFill/>
                          <a:ln>
                            <a:noFill/>
                          </a:ln>
                        </wps:spPr>
                        <wps:txbx>
                          <w:txbxContent>
                            <w:p>
                              <w:pPr>
                                <w:spacing w:after="15"/>
                              </w:pPr>
                              <w:r>
                                <w:rPr>
                                  <w:rFonts w:hint="eastAsia" w:ascii="Arial" w:hAnsi="Arial" w:cs="Arial"/>
                                  <w:color w:val="FFFF00"/>
                                  <w:sz w:val="24"/>
                                </w:rPr>
                                <w:t>&lt;25</w:t>
                              </w:r>
                              <w:r>
                                <w:rPr>
                                  <w:rFonts w:ascii="Arial" w:hAnsi="Arial" w:cs="Arial"/>
                                  <w:color w:val="FFFF00"/>
                                  <w:sz w:val="24"/>
                                </w:rPr>
                                <w:t>mm</w:t>
                              </w:r>
                            </w:p>
                          </w:txbxContent>
                        </wps:txbx>
                        <wps:bodyPr rot="0" vert="horz" wrap="none" lIns="0" tIns="0" rIns="0" bIns="0" anchor="t" anchorCtr="0" upright="1">
                          <a:spAutoFit/>
                        </wps:bodyPr>
                      </wps:wsp>
                      <wps:wsp>
                        <wps:cNvPr id="30" name="Line 885"/>
                        <wps:cNvCnPr>
                          <a:cxnSpLocks noChangeShapeType="1"/>
                        </wps:cNvCnPr>
                        <wps:spPr bwMode="auto">
                          <a:xfrm flipH="1">
                            <a:off x="50" y="7162"/>
                            <a:ext cx="4369" cy="673"/>
                          </a:xfrm>
                          <a:prstGeom prst="line">
                            <a:avLst/>
                          </a:prstGeom>
                          <a:noFill/>
                          <a:ln w="9525" cap="rnd">
                            <a:solidFill>
                              <a:srgbClr val="FFFF00"/>
                            </a:solidFill>
                            <a:round/>
                          </a:ln>
                        </wps:spPr>
                        <wps:bodyPr/>
                      </wps:wsp>
                      <wps:wsp>
                        <wps:cNvPr id="31" name="Rectangle 886"/>
                        <wps:cNvSpPr>
                          <a:spLocks noChangeArrowheads="1"/>
                        </wps:cNvSpPr>
                        <wps:spPr bwMode="auto">
                          <a:xfrm rot="-660000">
                            <a:off x="1987" y="7778"/>
                            <a:ext cx="5125" cy="2413"/>
                          </a:xfrm>
                          <a:prstGeom prst="rect">
                            <a:avLst/>
                          </a:prstGeom>
                          <a:noFill/>
                          <a:ln>
                            <a:noFill/>
                          </a:ln>
                        </wps:spPr>
                        <wps:txbx>
                          <w:txbxContent>
                            <w:p>
                              <w:pPr>
                                <w:spacing w:after="15"/>
                              </w:pPr>
                              <w:r>
                                <w:rPr>
                                  <w:rFonts w:ascii="Arial" w:hAnsi="Arial" w:cs="Arial"/>
                                  <w:color w:val="FFFF00"/>
                                  <w:sz w:val="24"/>
                                </w:rPr>
                                <w:t>&lt;18mm</w:t>
                              </w:r>
                            </w:p>
                          </w:txbxContent>
                        </wps:txbx>
                        <wps:bodyPr rot="0" vert="horz" wrap="none" lIns="0" tIns="0" rIns="0" bIns="0" anchor="t" anchorCtr="0" upright="1">
                          <a:spAutoFit/>
                        </wps:bodyPr>
                      </wps:wsp>
                      <wps:wsp>
                        <wps:cNvPr id="32" name="Freeform 887"/>
                        <wps:cNvSpPr/>
                        <wps:spPr bwMode="auto">
                          <a:xfrm>
                            <a:off x="946" y="7727"/>
                            <a:ext cx="1435" cy="4217"/>
                          </a:xfrm>
                          <a:custGeom>
                            <a:avLst/>
                            <a:gdLst>
                              <a:gd name="T0" fmla="*/ 7885090 w 752"/>
                              <a:gd name="T1" fmla="*/ 2011839 h 2210"/>
                              <a:gd name="T2" fmla="*/ 19561542 w 752"/>
                              <a:gd name="T3" fmla="*/ 71755352 h 2210"/>
                              <a:gd name="T4" fmla="*/ 18622178 w 752"/>
                              <a:gd name="T5" fmla="*/ 73029497 h 2210"/>
                              <a:gd name="T6" fmla="*/ 17347091 w 752"/>
                              <a:gd name="T7" fmla="*/ 72124213 h 2210"/>
                              <a:gd name="T8" fmla="*/ 5670635 w 752"/>
                              <a:gd name="T9" fmla="*/ 2380729 h 2210"/>
                              <a:gd name="T10" fmla="*/ 6576452 w 752"/>
                              <a:gd name="T11" fmla="*/ 1106508 h 2210"/>
                              <a:gd name="T12" fmla="*/ 7885090 w 752"/>
                              <a:gd name="T13" fmla="*/ 2011839 h 2210"/>
                              <a:gd name="T14" fmla="*/ 234859 w 752"/>
                              <a:gd name="T15" fmla="*/ 16329260 h 2210"/>
                              <a:gd name="T16" fmla="*/ 6408744 w 752"/>
                              <a:gd name="T17" fmla="*/ 0 h 2210"/>
                              <a:gd name="T18" fmla="*/ 17582023 w 752"/>
                              <a:gd name="T19" fmla="*/ 13412212 h 2210"/>
                              <a:gd name="T20" fmla="*/ 17414242 w 752"/>
                              <a:gd name="T21" fmla="*/ 14988100 h 2210"/>
                              <a:gd name="T22" fmla="*/ 15837135 w 752"/>
                              <a:gd name="T23" fmla="*/ 14854005 h 2210"/>
                              <a:gd name="T24" fmla="*/ 5905290 w 752"/>
                              <a:gd name="T25" fmla="*/ 2917040 h 2210"/>
                              <a:gd name="T26" fmla="*/ 7817911 w 752"/>
                              <a:gd name="T27" fmla="*/ 2581958 h 2210"/>
                              <a:gd name="T28" fmla="*/ 2315208 w 752"/>
                              <a:gd name="T29" fmla="*/ 17100647 h 2210"/>
                              <a:gd name="T30" fmla="*/ 872442 w 752"/>
                              <a:gd name="T31" fmla="*/ 17771142 h 2210"/>
                              <a:gd name="T32" fmla="*/ 234859 w 752"/>
                              <a:gd name="T33" fmla="*/ 16329260 h 2210"/>
                              <a:gd name="T34" fmla="*/ 24997318 w 752"/>
                              <a:gd name="T35" fmla="*/ 57806520 h 2210"/>
                              <a:gd name="T36" fmla="*/ 18823517 w 752"/>
                              <a:gd name="T37" fmla="*/ 74102414 h 2210"/>
                              <a:gd name="T38" fmla="*/ 7650231 w 752"/>
                              <a:gd name="T39" fmla="*/ 60690194 h 2210"/>
                              <a:gd name="T40" fmla="*/ 7784369 w 752"/>
                              <a:gd name="T41" fmla="*/ 59147808 h 2210"/>
                              <a:gd name="T42" fmla="*/ 9361465 w 752"/>
                              <a:gd name="T43" fmla="*/ 59281903 h 2210"/>
                              <a:gd name="T44" fmla="*/ 19293338 w 752"/>
                              <a:gd name="T45" fmla="*/ 71218732 h 2210"/>
                              <a:gd name="T46" fmla="*/ 17414242 w 752"/>
                              <a:gd name="T47" fmla="*/ 71520543 h 2210"/>
                              <a:gd name="T48" fmla="*/ 22916914 w 752"/>
                              <a:gd name="T49" fmla="*/ 57001782 h 2210"/>
                              <a:gd name="T50" fmla="*/ 24359680 w 752"/>
                              <a:gd name="T51" fmla="*/ 56364863 h 2210"/>
                              <a:gd name="T52" fmla="*/ 24997318 w 752"/>
                              <a:gd name="T53" fmla="*/ 57806520 h 2210"/>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752" h="2210">
                                <a:moveTo>
                                  <a:pt x="235" y="60"/>
                                </a:moveTo>
                                <a:lnTo>
                                  <a:pt x="583" y="2140"/>
                                </a:lnTo>
                                <a:cubicBezTo>
                                  <a:pt x="586" y="2158"/>
                                  <a:pt x="573" y="2175"/>
                                  <a:pt x="555" y="2178"/>
                                </a:cubicBezTo>
                                <a:cubicBezTo>
                                  <a:pt x="537" y="2181"/>
                                  <a:pt x="520" y="2169"/>
                                  <a:pt x="517" y="2151"/>
                                </a:cubicBezTo>
                                <a:lnTo>
                                  <a:pt x="169" y="71"/>
                                </a:lnTo>
                                <a:cubicBezTo>
                                  <a:pt x="166" y="53"/>
                                  <a:pt x="178" y="36"/>
                                  <a:pt x="196" y="33"/>
                                </a:cubicBezTo>
                                <a:cubicBezTo>
                                  <a:pt x="215" y="30"/>
                                  <a:pt x="232" y="42"/>
                                  <a:pt x="235" y="60"/>
                                </a:cubicBezTo>
                                <a:close/>
                                <a:moveTo>
                                  <a:pt x="7" y="487"/>
                                </a:moveTo>
                                <a:lnTo>
                                  <a:pt x="191" y="0"/>
                                </a:lnTo>
                                <a:lnTo>
                                  <a:pt x="524" y="400"/>
                                </a:lnTo>
                                <a:cubicBezTo>
                                  <a:pt x="535" y="414"/>
                                  <a:pt x="533" y="435"/>
                                  <a:pt x="519" y="447"/>
                                </a:cubicBezTo>
                                <a:cubicBezTo>
                                  <a:pt x="505" y="459"/>
                                  <a:pt x="484" y="457"/>
                                  <a:pt x="472" y="443"/>
                                </a:cubicBezTo>
                                <a:lnTo>
                                  <a:pt x="176" y="87"/>
                                </a:lnTo>
                                <a:lnTo>
                                  <a:pt x="233" y="77"/>
                                </a:lnTo>
                                <a:lnTo>
                                  <a:pt x="69" y="510"/>
                                </a:lnTo>
                                <a:cubicBezTo>
                                  <a:pt x="62" y="527"/>
                                  <a:pt x="43" y="536"/>
                                  <a:pt x="26" y="530"/>
                                </a:cubicBezTo>
                                <a:cubicBezTo>
                                  <a:pt x="9" y="523"/>
                                  <a:pt x="0" y="504"/>
                                  <a:pt x="7" y="487"/>
                                </a:cubicBezTo>
                                <a:close/>
                                <a:moveTo>
                                  <a:pt x="745" y="1724"/>
                                </a:moveTo>
                                <a:lnTo>
                                  <a:pt x="561" y="2210"/>
                                </a:lnTo>
                                <a:lnTo>
                                  <a:pt x="228" y="1810"/>
                                </a:lnTo>
                                <a:cubicBezTo>
                                  <a:pt x="216" y="1796"/>
                                  <a:pt x="218" y="1775"/>
                                  <a:pt x="232" y="1764"/>
                                </a:cubicBezTo>
                                <a:cubicBezTo>
                                  <a:pt x="246" y="1752"/>
                                  <a:pt x="267" y="1754"/>
                                  <a:pt x="279" y="1768"/>
                                </a:cubicBezTo>
                                <a:lnTo>
                                  <a:pt x="575" y="2124"/>
                                </a:lnTo>
                                <a:lnTo>
                                  <a:pt x="519" y="2133"/>
                                </a:lnTo>
                                <a:lnTo>
                                  <a:pt x="683" y="1700"/>
                                </a:lnTo>
                                <a:cubicBezTo>
                                  <a:pt x="689" y="1683"/>
                                  <a:pt x="708" y="1674"/>
                                  <a:pt x="726" y="1681"/>
                                </a:cubicBezTo>
                                <a:cubicBezTo>
                                  <a:pt x="743" y="1688"/>
                                  <a:pt x="752" y="1707"/>
                                  <a:pt x="745" y="1724"/>
                                </a:cubicBezTo>
                                <a:close/>
                              </a:path>
                            </a:pathLst>
                          </a:custGeom>
                          <a:solidFill>
                            <a:srgbClr val="FFFF00"/>
                          </a:solidFill>
                          <a:ln w="1270">
                            <a:solidFill>
                              <a:srgbClr val="FFFF00"/>
                            </a:solidFill>
                            <a:bevel/>
                          </a:ln>
                        </wps:spPr>
                        <wps:bodyPr rot="0" vert="horz" wrap="square" lIns="91440" tIns="45720" rIns="91440" bIns="45720" anchor="t" anchorCtr="0" upright="1">
                          <a:noAutofit/>
                        </wps:bodyPr>
                      </wps:wsp>
                      <wps:wsp>
                        <wps:cNvPr id="33" name="Line 888"/>
                        <wps:cNvCnPr>
                          <a:cxnSpLocks noChangeShapeType="1"/>
                        </wps:cNvCnPr>
                        <wps:spPr bwMode="auto">
                          <a:xfrm flipH="1">
                            <a:off x="984" y="11506"/>
                            <a:ext cx="4369" cy="666"/>
                          </a:xfrm>
                          <a:prstGeom prst="line">
                            <a:avLst/>
                          </a:prstGeom>
                          <a:noFill/>
                          <a:ln w="9525" cap="rnd">
                            <a:solidFill>
                              <a:srgbClr val="FFFF00"/>
                            </a:solidFill>
                            <a:round/>
                          </a:ln>
                        </wps:spPr>
                        <wps:bodyPr/>
                      </wps:wsp>
                    </wpg:wgp>
                  </a:graphicData>
                </a:graphic>
              </wp:inline>
            </w:drawing>
          </mc:Choice>
          <mc:Fallback>
            <w:pict>
              <v:group id="画布 879" o:spid="_x0000_s1026" o:spt="203" style="height:97.5pt;width:300.75pt;" coordsize="38195,12382" o:gfxdata="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">
                <o:lock v:ext="edit" aspectratio="f"/>
                <v:rect id="AutoShape 24" o:spid="_x0000_s1026" o:spt="1" style="position:absolute;left:0;top:0;height:12382;width:38195;" filled="f" stroked="f" coordsize="21600,21600" o:gfxdata="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JM01vQAA&#10;ANsAAAAPAAAAAAAAAAEAIAAAACIAAABkcnMvZG93bnJldi54bWxQSwECFAAUAAAACACHTuJAMy8F&#10;njsAAAA5AAAAEAAAAAAAAAABACAAAAAMAQAAZHJzL3NoYXBleG1sLnhtbFBLBQYAAAAABgAGAFsB&#10;AAC2AwAAAAA=&#10;">
                  <v:fill on="f" focussize="0,0"/>
                  <v:stroke on="f"/>
                  <v:imagedata o:title=""/>
                  <o:lock v:ext="edit" aspectratio="t"/>
                </v:rect>
                <v:line id="Line 881" o:spid="_x0000_s1026" o:spt="20" style="position:absolute;left:26022;top:539;flip:y;height:6490;width:0;" filled="f" stroked="t" coordsize="21600,21600" o:gfxdata="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vglwugAAANsA&#10;AAAPAAAAAAAAAAEAIAAAACIAAABkcnMvZG93bnJldi54bWxQSwECFAAUAAAACACHTuJAMy8FnjsA&#10;AAA5AAAAEAAAAAAAAAABACAAAAAJAQAAZHJzL3NoYXBleG1sLnhtbFBLBQYAAAAABgAGAFsBAACz&#10;AwAAAAA=&#10;">
                  <v:fill on="f" focussize="0,0"/>
                  <v:stroke color="#FFFF00" joinstyle="round" endcap="round"/>
                  <v:imagedata o:title=""/>
                  <o:lock v:ext="edit" aspectratio="f"/>
                </v:line>
                <v:shape id="Freeform 882" o:spid="_x0000_s1026" o:spt="100" style="position:absolute;left:15347;top:2171;height:1048;width:10548;" fillcolor="#FFFF00" filled="t" stroked="t" coordsize="2770,274" o:gfxdata="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sGaevQAA&#10;ANsAAAAPAAAAAAAAAAEAIAAAACIAAABkcnMvZG93bnJldi54bWxQSwECFAAUAAAACACHTuJAMy8F&#10;njsAAAA5AAAAEAAAAAAAAAABACAAAAAMAQAAZHJzL3NoYXBleG1sLnhtbFBLBQYAAAAABgAGAFsB&#10;AAC2AwAAAAA=&#10;" path="m2737,156l33,152c23,152,16,144,16,135c16,126,23,118,33,118l2737,122c2746,122,2753,130,2753,139c2753,148,2746,156,2737,156xm2545,8l2770,139,2545,270c2537,274,2527,272,2522,264c2518,256,2520,246,2528,241l2728,125,2728,153,2529,36c2521,32,2518,22,2523,14c2527,6,2537,3,2545,8xm224,266l0,135,224,4c232,0,243,2,247,10c252,18,249,28,241,33l41,149,41,121,241,238c249,242,251,253,247,260c242,268,232,271,224,266xe">
                  <v:path o:connectlocs="@0,@0;2115331059,@0;1025592447,@0;2115331059,@0;@0,@0;@0,@0;@0,@0;@0,535882281;@0,@0;@0,@0;@0,@0;@0,@0;@0,@0;@0,@0;@0,@0;@0,937750728;@0,535882281;@0,@0;0,@0;@0,268036074;@0,669905355;@0,@0;@0,@0;@0,@0;@0,@0;@0,@0;@0,@0" o:connectangles="0,0,0,0,0,0,0,0,0,0,0,0,0,0,0,0,0,0,0,0,0,0,0,0,0,0,0"/>
                  <v:fill on="t" focussize="0,0"/>
                  <v:stroke weight="0.1pt" color="#FFFF00" joinstyle="bevel"/>
                  <v:imagedata o:title=""/>
                  <o:lock v:ext="edit" aspectratio="f"/>
                </v:shape>
                <v:line id="Line 883" o:spid="_x0000_s1026" o:spt="20" style="position:absolute;left:15214;top:539;flip:y;height:6490;width:0;" filled="f" stroked="t" coordsize="21600,21600" o:gfxdata="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obTiZtwAAANsAAAAP&#10;AAAAAAAAAAEAIAAAACIAAABkcnMvZG93bnJldi54bWxQSwECFAAUAAAACACHTuJAMy8FnjsAAAA5&#10;AAAAEAAAAAAAAAABACAAAAAGAQAAZHJzL3NoYXBleG1sLnhtbFBLBQYAAAAABgAGAFsBAACwAwAA&#10;AAA=&#10;">
                  <v:fill on="f" focussize="0,0"/>
                  <v:stroke color="#FFFF00" joinstyle="round" endcap="round"/>
                  <v:imagedata o:title=""/>
                  <o:lock v:ext="edit" aspectratio="f"/>
                </v:line>
                <v:rect id="Rectangle 884" o:spid="_x0000_s1026" o:spt="1" style="position:absolute;left:17583;top:596;height:2413;width:5124;mso-wrap-style:none;" filled="f" stroked="f" coordsize="21600,21600" o:gfxdata="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Uyat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spacing w:after="15"/>
                        </w:pPr>
                        <w:r>
                          <w:rPr>
                            <w:rFonts w:hint="eastAsia" w:ascii="Arial" w:hAnsi="Arial" w:cs="Arial"/>
                            <w:color w:val="FFFF00"/>
                            <w:sz w:val="24"/>
                          </w:rPr>
                          <w:t>&lt;25</w:t>
                        </w:r>
                        <w:r>
                          <w:rPr>
                            <w:rFonts w:ascii="Arial" w:hAnsi="Arial" w:cs="Arial"/>
                            <w:color w:val="FFFF00"/>
                            <w:sz w:val="24"/>
                          </w:rPr>
                          <w:t>mm</w:t>
                        </w:r>
                      </w:p>
                    </w:txbxContent>
                  </v:textbox>
                </v:rect>
                <v:line id="Line 885" o:spid="_x0000_s1026" o:spt="20" style="position:absolute;left:50;top:7162;flip:x;height:673;width:4369;" filled="f" stroked="t" coordsize="21600,21600" o:gfxdata="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TwqJCtwAAANsAAAAP&#10;AAAAAAAAAAEAIAAAACIAAABkcnMvZG93bnJldi54bWxQSwECFAAUAAAACACHTuJAMy8FnjsAAAA5&#10;AAAAEAAAAAAAAAABACAAAAAGAQAAZHJzL3NoYXBleG1sLnhtbFBLBQYAAAAABgAGAFsBAACwAwAA&#10;AAA=&#10;">
                  <v:fill on="f" focussize="0,0"/>
                  <v:stroke color="#FFFF00" joinstyle="round" endcap="round"/>
                  <v:imagedata o:title=""/>
                  <o:lock v:ext="edit" aspectratio="f"/>
                </v:line>
                <v:rect id="Rectangle 886" o:spid="_x0000_s1026" o:spt="1" style="position:absolute;left:1987;top:7778;height:2413;width:5125;mso-wrap-style:none;rotation:-720896f;" filled="f" stroked="f" coordsize="21600,21600" o:gfxdata="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pFay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after="15"/>
                        </w:pPr>
                        <w:r>
                          <w:rPr>
                            <w:rFonts w:ascii="Arial" w:hAnsi="Arial" w:cs="Arial"/>
                            <w:color w:val="FFFF00"/>
                            <w:sz w:val="24"/>
                          </w:rPr>
                          <w:t>&lt;18mm</w:t>
                        </w:r>
                      </w:p>
                    </w:txbxContent>
                  </v:textbox>
                </v:rect>
                <v:shape id="Freeform 887" o:spid="_x0000_s1026" o:spt="100" style="position:absolute;left:946;top:7727;height:4217;width:1435;" fillcolor="#FFFF00" filled="t" stroked="t" coordsize="752,2210" o:gfxdata="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pnnrr4A&#10;AADbAAAADwAAAAAAAAABACAAAAAiAAAAZHJzL2Rvd25yZXYueG1sUEsBAhQAFAAAAAgAh07iQDMv&#10;BZ47AAAAOQAAABAAAAAAAAAAAQAgAAAADQEAAGRycy9zaGFwZXhtbC54bWxQSwUGAAAAAAYABgBb&#10;AQAAtwMAAAAA&#10;" path="m235,60l583,2140c586,2158,573,2175,555,2178c537,2181,520,2169,517,2151l169,71c166,53,178,36,196,33c215,30,232,42,235,60xm7,487l191,0,524,400c535,414,533,435,519,447c505,459,484,457,472,443l176,87,233,77,69,510c62,527,43,536,26,530c9,523,0,504,7,487xm745,1724l561,2210,228,1810c216,1796,218,1775,232,1764c246,1752,267,1754,279,1768l575,2124,519,2133,683,1700c689,1683,708,1674,726,1681c743,1688,752,1707,745,1724xe">
                  <v:path o:connectlocs="15046681,3838880;37328208,136919601;35535672,139350854;33102494,137623441;10820959,4542775;12549479,2111377;15046681,3838880;448168,31158592;12229451,0;33550801,25592442;33230634,28599465;30221128,28343592;11268738,5566134;14918487,4926749;4417983,32630510;1664832,33909912;448168,31158592;47700999,110303210;35919876,141398135;14598512,115805677;14854480,112862582;17863965,113118454;36816409,135895652;33230634,136471551;43731079,108767653;46484229,107552320;47700999,110303210" o:connectangles="0,0,0,0,0,0,0,0,0,0,0,0,0,0,0,0,0,0,0,0,0,0,0,0,0,0,0"/>
                  <v:fill on="t" focussize="0,0"/>
                  <v:stroke weight="0.1pt" color="#FFFF00" joinstyle="bevel"/>
                  <v:imagedata o:title=""/>
                  <o:lock v:ext="edit" aspectratio="f"/>
                </v:shape>
                <v:line id="Line 888" o:spid="_x0000_s1026" o:spt="20" style="position:absolute;left:984;top:11506;flip:x;height:666;width:4369;" filled="f" stroked="t" coordsize="21600,21600" o:gfxdata="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A8NbsAAADb&#10;AAAADwAAAAAAAAABACAAAAAiAAAAZHJzL2Rvd25yZXYueG1sUEsBAhQAFAAAAAgAh07iQDMvBZ47&#10;AAAAOQAAABAAAAAAAAAAAQAgAAAACgEAAGRycy9zaGFwZXhtbC54bWxQSwUGAAAAAAYABgBbAQAA&#10;tAMAAAAA&#10;">
                  <v:fill on="f" focussize="0,0"/>
                  <v:stroke color="#FFFF00" joinstyle="round" endcap="round"/>
                  <v:imagedata o:title=""/>
                  <o:lock v:ext="edit" aspectratio="f"/>
                </v:line>
                <w10:wrap type="none"/>
                <w10:anchorlock/>
              </v:group>
            </w:pict>
          </mc:Fallback>
        </mc:AlternateContent>
      </w:r>
    </w:p>
    <w:p>
      <w:pPr>
        <w:pStyle w:val="190"/>
        <w:numPr>
          <w:ilvl w:val="0"/>
          <w:numId w:val="7"/>
        </w:numPr>
        <w:tabs>
          <w:tab w:val="left" w:pos="360"/>
        </w:tabs>
        <w:spacing w:before="156" w:after="156"/>
      </w:pPr>
      <w:r>
        <w:t>电源适配器输出电缆EMI吸收磁环示意图</w:t>
      </w:r>
    </w:p>
    <w:p>
      <w:pPr>
        <w:numPr>
          <w:ilvl w:val="0"/>
          <w:numId w:val="99"/>
        </w:numPr>
        <w:spacing w:before="0" w:afterLines="0"/>
        <w:rPr>
          <w:rFonts w:ascii="宋体" w:hAnsi="宋体"/>
          <w:szCs w:val="21"/>
        </w:rPr>
      </w:pPr>
      <w:r>
        <w:rPr>
          <w:rFonts w:hint="eastAsia" w:ascii="宋体" w:hAnsi="宋体"/>
        </w:rPr>
        <w:t>电力线通信功能：具体参见《中国电信家庭网关总体技术要求》附录H。</w:t>
      </w:r>
    </w:p>
    <w:p>
      <w:pPr>
        <w:numPr>
          <w:ilvl w:val="0"/>
          <w:numId w:val="99"/>
        </w:numPr>
        <w:spacing w:before="0" w:afterLines="0"/>
        <w:rPr>
          <w:rFonts w:ascii="宋体" w:hAnsi="宋体"/>
          <w:szCs w:val="21"/>
        </w:rPr>
      </w:pPr>
      <w:r>
        <w:rPr>
          <w:rFonts w:hint="eastAsia" w:ascii="宋体" w:hAnsi="宋体"/>
          <w:szCs w:val="21"/>
        </w:rPr>
        <w:t>其它要求</w:t>
      </w:r>
      <w:r>
        <w:rPr>
          <w:rFonts w:ascii="宋体" w:hAnsi="宋体"/>
          <w:szCs w:val="21"/>
        </w:rPr>
        <w:t>：</w:t>
      </w:r>
    </w:p>
    <w:p>
      <w:pPr>
        <w:numPr>
          <w:ilvl w:val="0"/>
          <w:numId w:val="17"/>
        </w:numPr>
        <w:tabs>
          <w:tab w:val="left" w:pos="1365"/>
          <w:tab w:val="clear" w:pos="1680"/>
        </w:tabs>
        <w:spacing w:before="0" w:afterLines="0"/>
        <w:ind w:left="1365"/>
        <w:rPr>
          <w:rFonts w:ascii="宋体" w:hAnsi="宋体"/>
        </w:rPr>
      </w:pPr>
      <w:r>
        <w:rPr>
          <w:rFonts w:hint="eastAsia" w:ascii="宋体" w:hAnsi="宋体"/>
        </w:rPr>
        <w:t>限流范围：1.8~3A</w:t>
      </w:r>
    </w:p>
    <w:p>
      <w:pPr>
        <w:numPr>
          <w:ilvl w:val="0"/>
          <w:numId w:val="17"/>
        </w:numPr>
        <w:tabs>
          <w:tab w:val="left" w:pos="1365"/>
          <w:tab w:val="clear" w:pos="1680"/>
        </w:tabs>
        <w:spacing w:before="0" w:afterLines="0"/>
        <w:ind w:left="1365"/>
        <w:rPr>
          <w:rFonts w:ascii="宋体" w:hAnsi="宋体"/>
        </w:rPr>
      </w:pPr>
      <w:r>
        <w:rPr>
          <w:rFonts w:hint="eastAsia" w:ascii="宋体" w:hAnsi="宋体"/>
        </w:rPr>
        <w:t>带容性负载能力不小于3000uF</w:t>
      </w:r>
    </w:p>
    <w:p>
      <w:pPr>
        <w:numPr>
          <w:ilvl w:val="0"/>
          <w:numId w:val="17"/>
        </w:numPr>
        <w:tabs>
          <w:tab w:val="left" w:pos="1365"/>
          <w:tab w:val="clear" w:pos="1680"/>
        </w:tabs>
        <w:spacing w:before="0" w:afterLines="0"/>
        <w:ind w:left="1365"/>
        <w:rPr>
          <w:rFonts w:ascii="宋体" w:hAnsi="宋体"/>
        </w:rPr>
      </w:pPr>
      <w:r>
        <w:rPr>
          <w:rFonts w:hint="eastAsia" w:ascii="宋体" w:hAnsi="宋体"/>
        </w:rPr>
        <w:t>输出纹波噪声小于120mV</w:t>
      </w:r>
    </w:p>
    <w:p>
      <w:pPr>
        <w:numPr>
          <w:ilvl w:val="0"/>
          <w:numId w:val="17"/>
        </w:numPr>
        <w:tabs>
          <w:tab w:val="left" w:pos="1365"/>
          <w:tab w:val="clear" w:pos="1680"/>
        </w:tabs>
        <w:spacing w:before="0" w:afterLines="0"/>
        <w:ind w:left="1365"/>
        <w:rPr>
          <w:rFonts w:ascii="宋体" w:hAnsi="宋体"/>
        </w:rPr>
      </w:pPr>
      <w:r>
        <w:rPr>
          <w:rFonts w:hint="eastAsia" w:ascii="宋体" w:hAnsi="宋体"/>
        </w:rPr>
        <w:t>雷击：差模±4KV，共模±4KV（B级标准）</w:t>
      </w:r>
    </w:p>
    <w:p>
      <w:pPr>
        <w:numPr>
          <w:ilvl w:val="0"/>
          <w:numId w:val="17"/>
        </w:numPr>
        <w:tabs>
          <w:tab w:val="left" w:pos="1365"/>
          <w:tab w:val="clear" w:pos="1680"/>
        </w:tabs>
        <w:spacing w:before="0" w:afterLines="0"/>
        <w:ind w:left="1365"/>
        <w:rPr>
          <w:rFonts w:ascii="宋体" w:hAnsi="宋体"/>
        </w:rPr>
      </w:pPr>
      <w:r>
        <w:rPr>
          <w:rFonts w:hint="eastAsia" w:ascii="宋体" w:hAnsi="宋体"/>
        </w:rPr>
        <w:t>静电：符合IEC61000-4-2标准，接触放电±4KV，空气放电±8KV（B级标准）</w:t>
      </w:r>
    </w:p>
    <w:p>
      <w:pPr>
        <w:numPr>
          <w:ilvl w:val="0"/>
          <w:numId w:val="17"/>
        </w:numPr>
        <w:tabs>
          <w:tab w:val="left" w:pos="1365"/>
          <w:tab w:val="clear" w:pos="1680"/>
        </w:tabs>
        <w:spacing w:before="0" w:afterLines="0"/>
        <w:ind w:left="1365"/>
        <w:rPr>
          <w:rFonts w:ascii="宋体" w:hAnsi="宋体"/>
        </w:rPr>
      </w:pPr>
      <w:r>
        <w:rPr>
          <w:rFonts w:hint="eastAsia" w:ascii="宋体" w:hAnsi="宋体"/>
        </w:rPr>
        <w:t>电压稳定度≤5%、负载稳定度≤5% (IL=20%~100%)</w:t>
      </w:r>
    </w:p>
    <w:p>
      <w:pPr>
        <w:numPr>
          <w:ilvl w:val="0"/>
          <w:numId w:val="17"/>
        </w:numPr>
        <w:tabs>
          <w:tab w:val="left" w:pos="1365"/>
          <w:tab w:val="clear" w:pos="1680"/>
        </w:tabs>
        <w:spacing w:before="0" w:afterLines="0"/>
        <w:ind w:left="1365"/>
        <w:rPr>
          <w:rFonts w:ascii="宋体" w:hAnsi="宋体"/>
        </w:rPr>
      </w:pPr>
      <w:r>
        <w:rPr>
          <w:rFonts w:hint="eastAsia" w:ascii="宋体" w:hAnsi="宋体"/>
        </w:rPr>
        <w:t>具有过流、过压（14V~16V）和短路保护能力</w:t>
      </w:r>
    </w:p>
    <w:p>
      <w:pPr>
        <w:numPr>
          <w:ilvl w:val="0"/>
          <w:numId w:val="17"/>
        </w:numPr>
        <w:tabs>
          <w:tab w:val="left" w:pos="1365"/>
          <w:tab w:val="clear" w:pos="1680"/>
        </w:tabs>
        <w:spacing w:before="0" w:afterLines="0"/>
        <w:ind w:left="1365"/>
        <w:rPr>
          <w:rFonts w:ascii="宋体" w:hAnsi="宋体"/>
        </w:rPr>
      </w:pPr>
      <w:r>
        <w:rPr>
          <w:rFonts w:hint="eastAsia" w:ascii="宋体" w:hAnsi="宋体"/>
        </w:rPr>
        <w:t>应满足LPS、RoHS要求，宜满足ErP V要求</w:t>
      </w:r>
    </w:p>
    <w:p>
      <w:pPr>
        <w:spacing w:after="15"/>
        <w:ind w:firstLine="420" w:firstLineChars="200"/>
        <w:rPr>
          <w:rFonts w:ascii="宋体" w:hAnsi="宋体"/>
        </w:rPr>
      </w:pPr>
      <w:r>
        <w:rPr>
          <w:rFonts w:hint="eastAsia" w:ascii="宋体" w:hAnsi="宋体"/>
        </w:rPr>
        <w:t>智能家庭网关（包括电源适配器）的最大功耗要求见4.3。</w:t>
      </w:r>
    </w:p>
    <w:p>
      <w:pPr>
        <w:pStyle w:val="96"/>
        <w:numPr>
          <w:ilvl w:val="1"/>
          <w:numId w:val="6"/>
        </w:numPr>
        <w:spacing w:before="156" w:after="156"/>
      </w:pPr>
      <w:bookmarkStart w:id="637" w:name="_Toc447897190"/>
      <w:bookmarkStart w:id="638" w:name="_Toc532477793"/>
      <w:bookmarkStart w:id="639" w:name="_Toc224441749"/>
      <w:r>
        <w:t>环境要求</w:t>
      </w:r>
      <w:bookmarkEnd w:id="637"/>
      <w:bookmarkEnd w:id="638"/>
      <w:bookmarkEnd w:id="639"/>
    </w:p>
    <w:p>
      <w:pPr>
        <w:pStyle w:val="204"/>
        <w:spacing w:after="15" w:line="240" w:lineRule="auto"/>
        <w:ind w:firstLine="420"/>
        <w:rPr>
          <w:rFonts w:hAnsi="宋体"/>
        </w:rPr>
      </w:pPr>
      <w:bookmarkStart w:id="640" w:name="_Toc224441750"/>
      <w:r>
        <w:rPr>
          <w:rFonts w:ascii="Times New Roman" w:cs="Times New Roman"/>
          <w:szCs w:val="21"/>
        </w:rPr>
        <w:t>设备应在</w:t>
      </w:r>
      <w:r>
        <w:rPr>
          <w:rFonts w:hint="eastAsia" w:ascii="Times New Roman" w:cs="Times New Roman"/>
          <w:szCs w:val="21"/>
        </w:rPr>
        <w:t>表12所列</w:t>
      </w:r>
      <w:r>
        <w:rPr>
          <w:rFonts w:ascii="Times New Roman" w:cs="Times New Roman"/>
          <w:szCs w:val="21"/>
        </w:rPr>
        <w:t>环境条件下正常工作，且</w:t>
      </w:r>
      <w:r>
        <w:rPr>
          <w:rFonts w:hint="eastAsia" w:ascii="Times New Roman" w:cs="Times New Roman"/>
          <w:szCs w:val="21"/>
        </w:rPr>
        <w:t>整机外壳任意点相对于环境的温度升高应不大于20℃</w:t>
      </w:r>
      <w:r>
        <w:rPr>
          <w:rFonts w:hint="eastAsia" w:hAnsi="宋体"/>
        </w:rPr>
        <w:t>。</w:t>
      </w:r>
    </w:p>
    <w:p>
      <w:pPr>
        <w:pStyle w:val="188"/>
        <w:numPr>
          <w:ilvl w:val="0"/>
          <w:numId w:val="8"/>
        </w:numPr>
        <w:tabs>
          <w:tab w:val="left" w:pos="360"/>
        </w:tabs>
        <w:spacing w:before="156" w:after="156"/>
      </w:pPr>
      <w:r>
        <w:rPr>
          <w:rFonts w:hint="eastAsia"/>
        </w:rPr>
        <w:t>环境</w:t>
      </w:r>
      <w:r>
        <w:t>要求</w:t>
      </w:r>
    </w:p>
    <w:tbl>
      <w:tblPr>
        <w:tblStyle w:val="66"/>
        <w:tblW w:w="756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4"/>
        <w:gridCol w:w="2486"/>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4" w:type="dxa"/>
            <w:shd w:val="clear" w:color="auto" w:fill="E0E0E0"/>
          </w:tcPr>
          <w:p>
            <w:pPr>
              <w:spacing w:after="15"/>
              <w:jc w:val="center"/>
              <w:rPr>
                <w:b/>
                <w:bCs/>
                <w:sz w:val="18"/>
                <w:szCs w:val="18"/>
              </w:rPr>
            </w:pPr>
            <w:r>
              <w:rPr>
                <w:b/>
                <w:bCs/>
                <w:sz w:val="18"/>
                <w:szCs w:val="18"/>
              </w:rPr>
              <w:t>温度(</w:t>
            </w:r>
            <w:r>
              <w:rPr>
                <w:rFonts w:hint="eastAsia" w:ascii="宋体" w:hAnsi="宋体" w:cs="宋体"/>
                <w:b/>
                <w:bCs/>
                <w:sz w:val="18"/>
                <w:szCs w:val="18"/>
              </w:rPr>
              <w:t>℃</w:t>
            </w:r>
            <w:r>
              <w:rPr>
                <w:b/>
                <w:bCs/>
                <w:sz w:val="18"/>
                <w:szCs w:val="18"/>
              </w:rPr>
              <w:t>)</w:t>
            </w:r>
          </w:p>
        </w:tc>
        <w:tc>
          <w:tcPr>
            <w:tcW w:w="2486" w:type="dxa"/>
            <w:shd w:val="clear" w:color="auto" w:fill="E0E0E0"/>
          </w:tcPr>
          <w:p>
            <w:pPr>
              <w:spacing w:after="15"/>
              <w:jc w:val="center"/>
              <w:rPr>
                <w:b/>
                <w:bCs/>
                <w:sz w:val="18"/>
                <w:szCs w:val="18"/>
              </w:rPr>
            </w:pPr>
            <w:r>
              <w:rPr>
                <w:b/>
                <w:bCs/>
                <w:sz w:val="18"/>
                <w:szCs w:val="18"/>
              </w:rPr>
              <w:t>相对湿度(％)</w:t>
            </w:r>
          </w:p>
        </w:tc>
        <w:tc>
          <w:tcPr>
            <w:tcW w:w="2700" w:type="dxa"/>
            <w:shd w:val="clear" w:color="auto" w:fill="E0E0E0"/>
          </w:tcPr>
          <w:p>
            <w:pPr>
              <w:spacing w:after="15"/>
              <w:jc w:val="center"/>
              <w:rPr>
                <w:b/>
                <w:bCs/>
                <w:sz w:val="18"/>
                <w:szCs w:val="18"/>
              </w:rPr>
            </w:pPr>
            <w:r>
              <w:rPr>
                <w:b/>
                <w:bCs/>
                <w:sz w:val="18"/>
                <w:szCs w:val="18"/>
              </w:rPr>
              <w:t>大气压力（KPa）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4" w:type="dxa"/>
          </w:tcPr>
          <w:p>
            <w:pPr>
              <w:spacing w:after="15"/>
              <w:jc w:val="center"/>
              <w:rPr>
                <w:sz w:val="18"/>
                <w:szCs w:val="18"/>
              </w:rPr>
            </w:pPr>
            <w:r>
              <w:rPr>
                <w:rFonts w:hint="eastAsia"/>
                <w:sz w:val="18"/>
                <w:szCs w:val="18"/>
              </w:rPr>
              <w:t>-5</w:t>
            </w:r>
            <w:r>
              <w:rPr>
                <w:sz w:val="18"/>
                <w:szCs w:val="18"/>
              </w:rPr>
              <w:t>~</w:t>
            </w:r>
            <w:r>
              <w:rPr>
                <w:rFonts w:hint="eastAsia"/>
                <w:sz w:val="18"/>
                <w:szCs w:val="18"/>
              </w:rPr>
              <w:t>45</w:t>
            </w:r>
          </w:p>
        </w:tc>
        <w:tc>
          <w:tcPr>
            <w:tcW w:w="2486" w:type="dxa"/>
          </w:tcPr>
          <w:p>
            <w:pPr>
              <w:spacing w:after="15"/>
              <w:jc w:val="center"/>
              <w:rPr>
                <w:sz w:val="18"/>
                <w:szCs w:val="18"/>
              </w:rPr>
            </w:pPr>
            <w:r>
              <w:rPr>
                <w:sz w:val="18"/>
                <w:szCs w:val="18"/>
              </w:rPr>
              <w:t>10~95</w:t>
            </w:r>
          </w:p>
        </w:tc>
        <w:tc>
          <w:tcPr>
            <w:tcW w:w="2700" w:type="dxa"/>
          </w:tcPr>
          <w:p>
            <w:pPr>
              <w:spacing w:after="15"/>
              <w:jc w:val="center"/>
              <w:rPr>
                <w:sz w:val="18"/>
                <w:szCs w:val="18"/>
              </w:rPr>
            </w:pPr>
            <w:r>
              <w:rPr>
                <w:sz w:val="18"/>
                <w:szCs w:val="18"/>
              </w:rPr>
              <w:t>86~106</w:t>
            </w:r>
          </w:p>
        </w:tc>
      </w:tr>
    </w:tbl>
    <w:p>
      <w:pPr>
        <w:pStyle w:val="96"/>
        <w:numPr>
          <w:ilvl w:val="1"/>
          <w:numId w:val="6"/>
        </w:numPr>
        <w:spacing w:before="156" w:after="156"/>
      </w:pPr>
      <w:bookmarkStart w:id="641" w:name="_Toc447897191"/>
      <w:bookmarkStart w:id="642" w:name="_Toc532477794"/>
      <w:r>
        <w:t>抗电磁干扰能力</w:t>
      </w:r>
      <w:bookmarkEnd w:id="640"/>
      <w:bookmarkEnd w:id="641"/>
      <w:bookmarkEnd w:id="642"/>
    </w:p>
    <w:p>
      <w:pPr>
        <w:pStyle w:val="204"/>
        <w:spacing w:after="15" w:line="240" w:lineRule="auto"/>
        <w:ind w:firstLine="420"/>
        <w:rPr>
          <w:rFonts w:ascii="Times New Roman" w:cs="Times New Roman"/>
          <w:szCs w:val="21"/>
        </w:rPr>
      </w:pPr>
      <w:bookmarkStart w:id="643" w:name="_Toc224441751"/>
      <w:r>
        <w:rPr>
          <w:rFonts w:ascii="Times New Roman" w:cs="Times New Roman"/>
          <w:szCs w:val="21"/>
        </w:rPr>
        <w:t>应符合YD/T 968-2002 电信终端设备电磁兼容性要求和测量方法》的要求。</w:t>
      </w:r>
    </w:p>
    <w:p>
      <w:pPr>
        <w:pStyle w:val="96"/>
        <w:numPr>
          <w:ilvl w:val="1"/>
          <w:numId w:val="6"/>
        </w:numPr>
        <w:spacing w:before="156" w:after="156"/>
      </w:pPr>
      <w:bookmarkStart w:id="644" w:name="_Toc447897192"/>
      <w:bookmarkStart w:id="645" w:name="_Toc532477795"/>
      <w:r>
        <w:t>设备本身产生的电磁干扰要求</w:t>
      </w:r>
      <w:bookmarkEnd w:id="643"/>
      <w:bookmarkEnd w:id="644"/>
      <w:bookmarkEnd w:id="645"/>
    </w:p>
    <w:p>
      <w:pPr>
        <w:spacing w:after="15"/>
        <w:ind w:left="420"/>
        <w:rPr>
          <w:szCs w:val="21"/>
        </w:rPr>
      </w:pPr>
      <w:r>
        <w:rPr>
          <w:szCs w:val="21"/>
        </w:rPr>
        <w:t>应符合YD/T 968-2002 电信终端设备电磁兼容性要求和测量方法》的要求。</w:t>
      </w:r>
    </w:p>
    <w:p>
      <w:pPr>
        <w:pStyle w:val="96"/>
        <w:numPr>
          <w:ilvl w:val="1"/>
          <w:numId w:val="6"/>
        </w:numPr>
        <w:spacing w:before="156" w:after="156"/>
      </w:pPr>
      <w:bookmarkStart w:id="646" w:name="_Toc531536121"/>
      <w:r>
        <w:rPr>
          <w:rFonts w:hint="eastAsia"/>
        </w:rPr>
        <w:t>电磁兼容性</w:t>
      </w:r>
      <w:bookmarkEnd w:id="646"/>
    </w:p>
    <w:p>
      <w:pPr>
        <w:spacing w:after="15"/>
        <w:ind w:left="420"/>
        <w:rPr>
          <w:rFonts w:ascii="宋体" w:hAnsi="宋体"/>
        </w:rPr>
      </w:pPr>
      <w:r>
        <w:rPr>
          <w:rFonts w:hint="eastAsia" w:ascii="宋体" w:hAnsi="宋体"/>
          <w:color w:val="000000"/>
        </w:rPr>
        <w:t>应满足</w:t>
      </w:r>
      <w:r>
        <w:rPr>
          <w:rFonts w:ascii="宋体" w:hAnsi="宋体"/>
          <w:color w:val="000000"/>
        </w:rPr>
        <w:t>YD/T1082-2000</w:t>
      </w:r>
      <w:r>
        <w:rPr>
          <w:rFonts w:hint="eastAsia" w:ascii="宋体" w:hAnsi="宋体"/>
          <w:color w:val="000000"/>
        </w:rPr>
        <w:t>《接入网设备过电压过电流防护及基本环境适应性技术条件》规定的要求。</w:t>
      </w:r>
    </w:p>
    <w:p>
      <w:pPr>
        <w:pStyle w:val="96"/>
        <w:numPr>
          <w:ilvl w:val="1"/>
          <w:numId w:val="6"/>
        </w:numPr>
        <w:spacing w:before="156" w:after="156"/>
      </w:pPr>
      <w:bookmarkStart w:id="647" w:name="_Toc532477796"/>
      <w:bookmarkStart w:id="648" w:name="_Toc224441752"/>
      <w:bookmarkStart w:id="649" w:name="_Toc447897193"/>
      <w:r>
        <w:t>过压过流保护</w:t>
      </w:r>
      <w:bookmarkEnd w:id="647"/>
      <w:bookmarkEnd w:id="648"/>
      <w:bookmarkEnd w:id="649"/>
    </w:p>
    <w:p>
      <w:pPr>
        <w:pStyle w:val="204"/>
        <w:spacing w:after="15" w:line="240" w:lineRule="auto"/>
        <w:ind w:firstLine="420"/>
        <w:rPr>
          <w:rFonts w:ascii="Times New Roman" w:cs="Times New Roman"/>
          <w:szCs w:val="21"/>
        </w:rPr>
      </w:pPr>
      <w:bookmarkStart w:id="650" w:name="_Toc196016328"/>
      <w:bookmarkStart w:id="651" w:name="_Toc227560209"/>
      <w:bookmarkStart w:id="652" w:name="_Toc188776212"/>
      <w:bookmarkStart w:id="653" w:name="_Toc189811447"/>
      <w:r>
        <w:rPr>
          <w:rFonts w:hint="eastAsia" w:ascii="Times New Roman" w:cs="Times New Roman"/>
          <w:szCs w:val="21"/>
        </w:rPr>
        <w:t>电源适配器应满足GBT 17626.5-2008《电磁兼容试验和测量技术 浪涌(冲击)抗扰度试验》附录A.</w:t>
      </w:r>
      <w:r>
        <w:rPr>
          <w:rFonts w:ascii="Times New Roman" w:cs="Times New Roman"/>
          <w:szCs w:val="21"/>
        </w:rPr>
        <w:t>1</w:t>
      </w:r>
      <w:r>
        <w:rPr>
          <w:rFonts w:hint="eastAsia" w:ascii="Times New Roman" w:cs="Times New Roman"/>
          <w:szCs w:val="21"/>
        </w:rPr>
        <w:t>中安装类别4的试验等级要求，且具备4KV</w:t>
      </w:r>
      <w:r>
        <w:rPr>
          <w:rFonts w:ascii="Times New Roman" w:cs="Times New Roman"/>
          <w:szCs w:val="21"/>
        </w:rPr>
        <w:t>（差模和共模）的防护能力</w:t>
      </w:r>
      <w:r>
        <w:rPr>
          <w:rFonts w:hint="eastAsia" w:ascii="Times New Roman" w:cs="Times New Roman"/>
          <w:szCs w:val="21"/>
        </w:rPr>
        <w:t>。</w:t>
      </w:r>
    </w:p>
    <w:p>
      <w:pPr>
        <w:pStyle w:val="204"/>
        <w:spacing w:before="78" w:after="15" w:line="240" w:lineRule="auto"/>
        <w:ind w:firstLine="420"/>
        <w:rPr>
          <w:rFonts w:ascii="Times New Roman" w:cs="Times New Roman"/>
          <w:szCs w:val="21"/>
        </w:rPr>
      </w:pPr>
      <w:r>
        <w:rPr>
          <w:rFonts w:ascii="Times New Roman" w:cs="Times New Roman"/>
          <w:szCs w:val="21"/>
        </w:rPr>
        <w:t>用户侧及网络侧接口应具备</w:t>
      </w:r>
      <w:r>
        <w:rPr>
          <w:rFonts w:hint="eastAsia" w:ascii="Times New Roman" w:cs="Times New Roman"/>
          <w:szCs w:val="21"/>
        </w:rPr>
        <w:t>0</w:t>
      </w:r>
      <w:r>
        <w:rPr>
          <w:rFonts w:ascii="Times New Roman" w:cs="Times New Roman"/>
          <w:szCs w:val="21"/>
        </w:rPr>
        <w:t>.5KV（差模和共模）的防护能力。</w:t>
      </w:r>
    </w:p>
    <w:p>
      <w:pPr>
        <w:pStyle w:val="96"/>
        <w:numPr>
          <w:ilvl w:val="1"/>
          <w:numId w:val="6"/>
        </w:numPr>
        <w:spacing w:before="156" w:after="156"/>
      </w:pPr>
      <w:bookmarkStart w:id="654" w:name="_Toc532477797"/>
      <w:bookmarkStart w:id="655" w:name="_Toc447897194"/>
      <w:r>
        <w:rPr>
          <w:rFonts w:hint="eastAsia"/>
        </w:rPr>
        <w:t>光接口安全性要求</w:t>
      </w:r>
      <w:bookmarkEnd w:id="650"/>
      <w:bookmarkEnd w:id="651"/>
      <w:bookmarkEnd w:id="652"/>
      <w:bookmarkEnd w:id="653"/>
      <w:bookmarkEnd w:id="654"/>
      <w:bookmarkEnd w:id="655"/>
    </w:p>
    <w:p>
      <w:pPr>
        <w:spacing w:after="15"/>
        <w:ind w:left="420"/>
        <w:rPr>
          <w:szCs w:val="21"/>
        </w:rPr>
      </w:pPr>
      <w:r>
        <w:rPr>
          <w:rFonts w:hint="eastAsia"/>
          <w:szCs w:val="21"/>
        </w:rPr>
        <w:t>对带有光接口的智能家庭网关，光接口安全性应符合IEC 60825-2中的Class 1激光安全性要求。</w:t>
      </w:r>
    </w:p>
    <w:p>
      <w:pPr>
        <w:pStyle w:val="96"/>
        <w:numPr>
          <w:ilvl w:val="1"/>
          <w:numId w:val="6"/>
        </w:numPr>
        <w:spacing w:before="156" w:after="156"/>
        <w:rPr>
          <w:rFonts w:hAnsi="宋体"/>
        </w:rPr>
      </w:pPr>
      <w:bookmarkStart w:id="656" w:name="_Toc532477798"/>
      <w:r>
        <w:rPr>
          <w:rFonts w:hint="eastAsia" w:hAnsi="宋体"/>
        </w:rPr>
        <w:t>视音频信号电气性能要求（仅针对融合版设备）</w:t>
      </w:r>
      <w:bookmarkEnd w:id="656"/>
    </w:p>
    <w:p>
      <w:pPr>
        <w:spacing w:after="15"/>
        <w:ind w:left="420"/>
        <w:rPr>
          <w:rFonts w:ascii="宋体" w:hAnsi="宋体"/>
        </w:rPr>
      </w:pPr>
      <w:r>
        <w:rPr>
          <w:rFonts w:hint="eastAsia" w:ascii="宋体" w:hAnsi="宋体"/>
        </w:rPr>
        <w:t>参见《中国电信智能机顶盒技术要求》5.5。</w:t>
      </w:r>
    </w:p>
    <w:p>
      <w:pPr>
        <w:spacing w:after="15"/>
        <w:ind w:left="420"/>
        <w:rPr>
          <w:rFonts w:ascii="宋体" w:hAnsi="宋体"/>
        </w:rPr>
      </w:pPr>
    </w:p>
    <w:p>
      <w:pPr>
        <w:pStyle w:val="100"/>
        <w:numPr>
          <w:ilvl w:val="0"/>
          <w:numId w:val="6"/>
        </w:numPr>
        <w:spacing w:before="312" w:after="312"/>
      </w:pPr>
      <w:bookmarkStart w:id="657" w:name="_Toc447897195"/>
      <w:bookmarkStart w:id="658" w:name="_Toc224441753"/>
      <w:bookmarkStart w:id="659" w:name="_Toc532477799"/>
      <w:r>
        <w:t>软硬件要求</w:t>
      </w:r>
      <w:bookmarkEnd w:id="657"/>
      <w:bookmarkEnd w:id="658"/>
      <w:bookmarkEnd w:id="659"/>
    </w:p>
    <w:p>
      <w:pPr>
        <w:pStyle w:val="96"/>
        <w:numPr>
          <w:ilvl w:val="1"/>
          <w:numId w:val="6"/>
        </w:numPr>
        <w:spacing w:before="156" w:after="156"/>
      </w:pPr>
      <w:bookmarkStart w:id="660" w:name="_Toc113673611"/>
      <w:bookmarkEnd w:id="660"/>
      <w:bookmarkStart w:id="661" w:name="_Toc113687547"/>
      <w:bookmarkEnd w:id="661"/>
      <w:bookmarkStart w:id="662" w:name="_Toc113681306"/>
      <w:bookmarkEnd w:id="662"/>
      <w:bookmarkStart w:id="663" w:name="_Toc532477800"/>
      <w:bookmarkStart w:id="664" w:name="_Toc224441754"/>
      <w:bookmarkStart w:id="665" w:name="_Toc447897196"/>
      <w:r>
        <w:t>硬件要求</w:t>
      </w:r>
      <w:bookmarkEnd w:id="663"/>
      <w:bookmarkEnd w:id="664"/>
      <w:bookmarkEnd w:id="665"/>
    </w:p>
    <w:p>
      <w:pPr>
        <w:pStyle w:val="102"/>
        <w:numPr>
          <w:ilvl w:val="2"/>
          <w:numId w:val="6"/>
        </w:numPr>
        <w:spacing w:before="156" w:after="156"/>
      </w:pPr>
      <w:bookmarkStart w:id="666" w:name="_Toc224441755"/>
      <w:r>
        <w:t>硬件基本要求</w:t>
      </w:r>
      <w:bookmarkEnd w:id="666"/>
    </w:p>
    <w:p>
      <w:pPr>
        <w:pStyle w:val="204"/>
        <w:spacing w:after="15" w:line="240" w:lineRule="auto"/>
        <w:ind w:firstLine="371" w:firstLineChars="177"/>
        <w:rPr>
          <w:rFonts w:hAnsi="宋体" w:cs="Times New Roman"/>
          <w:szCs w:val="21"/>
        </w:rPr>
      </w:pPr>
      <w:r>
        <w:rPr>
          <w:rFonts w:hAnsi="宋体" w:cs="Times New Roman"/>
          <w:szCs w:val="21"/>
        </w:rPr>
        <w:t>智能家庭网关的硬件设计应稳定可靠，能够全面满足本标准所提出的性能指标要求，并且具有良好的扩展性。</w:t>
      </w:r>
    </w:p>
    <w:p>
      <w:pPr>
        <w:pStyle w:val="102"/>
        <w:numPr>
          <w:ilvl w:val="2"/>
          <w:numId w:val="6"/>
        </w:numPr>
        <w:spacing w:before="156" w:after="156"/>
      </w:pPr>
      <w:bookmarkStart w:id="667" w:name="_Toc224441756"/>
      <w:r>
        <w:t>硬件能力要求</w:t>
      </w:r>
      <w:bookmarkEnd w:id="667"/>
    </w:p>
    <w:p>
      <w:pPr>
        <w:spacing w:after="15"/>
        <w:ind w:left="420"/>
        <w:rPr>
          <w:rFonts w:ascii="宋体" w:hAnsi="宋体"/>
        </w:rPr>
      </w:pPr>
      <w:r>
        <w:rPr>
          <w:rFonts w:ascii="宋体" w:hAnsi="宋体"/>
        </w:rPr>
        <w:t>智能家庭网关应满足的硬件要求见</w:t>
      </w:r>
      <w:r>
        <w:rPr>
          <w:rFonts w:hint="eastAsia" w:ascii="宋体" w:hAnsi="宋体"/>
        </w:rPr>
        <w:t>4.3</w:t>
      </w:r>
      <w:r>
        <w:rPr>
          <w:rFonts w:ascii="宋体" w:hAnsi="宋体"/>
        </w:rPr>
        <w:t>。</w:t>
      </w:r>
    </w:p>
    <w:p>
      <w:pPr>
        <w:spacing w:after="15"/>
        <w:ind w:left="420"/>
        <w:rPr>
          <w:rFonts w:ascii="宋体" w:hAnsi="宋体"/>
        </w:rPr>
      </w:pPr>
      <w:r>
        <w:rPr>
          <w:rFonts w:hint="eastAsia" w:ascii="宋体" w:hAnsi="宋体"/>
        </w:rPr>
        <w:t>融合版设备的</w:t>
      </w:r>
      <w:r>
        <w:rPr>
          <w:rFonts w:ascii="宋体" w:hAnsi="宋体"/>
        </w:rPr>
        <w:t>机顶盒</w:t>
      </w:r>
      <w:r>
        <w:rPr>
          <w:rFonts w:hint="eastAsia" w:ascii="宋体" w:hAnsi="宋体"/>
        </w:rPr>
        <w:t>模块同时应满足《中国电信智能机顶盒技术要求》5.1.</w:t>
      </w:r>
      <w:r>
        <w:rPr>
          <w:rFonts w:ascii="宋体" w:hAnsi="宋体"/>
        </w:rPr>
        <w:t>1</w:t>
      </w:r>
      <w:r>
        <w:rPr>
          <w:rFonts w:hint="eastAsia" w:ascii="宋体" w:hAnsi="宋体"/>
        </w:rPr>
        <w:t>-5.1.4</w:t>
      </w:r>
      <w:r>
        <w:rPr>
          <w:rFonts w:hint="eastAsia" w:hAnsi="宋体"/>
          <w:szCs w:val="21"/>
          <w:lang w:bidi="zh-CN"/>
        </w:rPr>
        <w:t>（含AVS2.0）</w:t>
      </w:r>
      <w:r>
        <w:rPr>
          <w:rFonts w:hint="eastAsia" w:ascii="宋体" w:hAnsi="宋体"/>
        </w:rPr>
        <w:t>。</w:t>
      </w:r>
    </w:p>
    <w:p>
      <w:pPr>
        <w:pStyle w:val="102"/>
        <w:numPr>
          <w:ilvl w:val="2"/>
          <w:numId w:val="6"/>
        </w:numPr>
        <w:spacing w:before="156" w:after="156"/>
      </w:pPr>
      <w:bookmarkStart w:id="668" w:name="_Toc224441757"/>
      <w:r>
        <w:t>Flash存储空间规划</w:t>
      </w:r>
      <w:bookmarkEnd w:id="668"/>
      <w:r>
        <w:t>要求</w:t>
      </w:r>
    </w:p>
    <w:p>
      <w:pPr>
        <w:pStyle w:val="204"/>
        <w:spacing w:after="15" w:line="240" w:lineRule="auto"/>
        <w:ind w:firstLine="420"/>
        <w:rPr>
          <w:rFonts w:hAnsi="宋体" w:cs="Times New Roman"/>
          <w:szCs w:val="21"/>
        </w:rPr>
      </w:pPr>
      <w:r>
        <w:rPr>
          <w:rFonts w:hAnsi="宋体" w:cs="Times New Roman"/>
          <w:szCs w:val="21"/>
        </w:rPr>
        <w:t>智能家庭网关Flash存储空间划分为</w:t>
      </w:r>
      <w:r>
        <w:rPr>
          <w:rFonts w:hint="eastAsia" w:hAnsi="宋体" w:cs="Times New Roman"/>
          <w:szCs w:val="21"/>
        </w:rPr>
        <w:t>8</w:t>
      </w:r>
      <w:r>
        <w:rPr>
          <w:rFonts w:hAnsi="宋体" w:cs="Times New Roman"/>
          <w:szCs w:val="21"/>
        </w:rPr>
        <w:t>个区域，如表</w:t>
      </w:r>
      <w:r>
        <w:rPr>
          <w:rFonts w:hint="eastAsia" w:hAnsi="宋体" w:cs="Times New Roman"/>
          <w:szCs w:val="21"/>
        </w:rPr>
        <w:t>13</w:t>
      </w:r>
      <w:r>
        <w:rPr>
          <w:rFonts w:hAnsi="宋体" w:cs="Times New Roman"/>
          <w:szCs w:val="21"/>
        </w:rPr>
        <w:t>所示。</w:t>
      </w:r>
    </w:p>
    <w:p>
      <w:pPr>
        <w:pStyle w:val="188"/>
        <w:numPr>
          <w:ilvl w:val="0"/>
          <w:numId w:val="8"/>
        </w:numPr>
        <w:tabs>
          <w:tab w:val="left" w:pos="360"/>
        </w:tabs>
        <w:spacing w:before="156" w:after="156"/>
      </w:pPr>
      <w:r>
        <w:t>Flash存储空间规划</w:t>
      </w:r>
    </w:p>
    <w:tbl>
      <w:tblPr>
        <w:tblStyle w:val="66"/>
        <w:tblW w:w="95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5"/>
        <w:gridCol w:w="1378"/>
        <w:gridCol w:w="1395"/>
        <w:gridCol w:w="1107"/>
        <w:gridCol w:w="1108"/>
        <w:gridCol w:w="1108"/>
        <w:gridCol w:w="1108"/>
        <w:gridCol w:w="1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dxa"/>
          </w:tcPr>
          <w:p>
            <w:pPr>
              <w:spacing w:after="15"/>
              <w:rPr>
                <w:rFonts w:ascii="宋体" w:hAnsi="宋体"/>
                <w:sz w:val="18"/>
                <w:szCs w:val="18"/>
              </w:rPr>
            </w:pPr>
            <w:r>
              <w:rPr>
                <w:rFonts w:ascii="宋体" w:hAnsi="宋体"/>
                <w:sz w:val="18"/>
                <w:szCs w:val="18"/>
              </w:rPr>
              <w:t>引导区（可能包含小型软件升级核）</w:t>
            </w:r>
          </w:p>
        </w:tc>
        <w:tc>
          <w:tcPr>
            <w:tcW w:w="1378" w:type="dxa"/>
          </w:tcPr>
          <w:p>
            <w:pPr>
              <w:spacing w:after="15"/>
              <w:rPr>
                <w:rFonts w:ascii="宋体" w:hAnsi="宋体"/>
                <w:sz w:val="18"/>
                <w:szCs w:val="18"/>
              </w:rPr>
            </w:pPr>
            <w:r>
              <w:rPr>
                <w:rFonts w:ascii="宋体" w:hAnsi="宋体"/>
                <w:sz w:val="18"/>
                <w:szCs w:val="18"/>
              </w:rPr>
              <w:t>终端软件（image 1）</w:t>
            </w:r>
          </w:p>
        </w:tc>
        <w:tc>
          <w:tcPr>
            <w:tcW w:w="1395" w:type="dxa"/>
          </w:tcPr>
          <w:p>
            <w:pPr>
              <w:spacing w:after="15"/>
              <w:rPr>
                <w:rFonts w:ascii="宋体" w:hAnsi="宋体"/>
                <w:sz w:val="18"/>
                <w:szCs w:val="18"/>
              </w:rPr>
            </w:pPr>
            <w:r>
              <w:rPr>
                <w:rFonts w:ascii="宋体" w:hAnsi="宋体"/>
                <w:sz w:val="18"/>
                <w:szCs w:val="18"/>
              </w:rPr>
              <w:t>终端软件（image 2）</w:t>
            </w:r>
          </w:p>
        </w:tc>
        <w:tc>
          <w:tcPr>
            <w:tcW w:w="1107" w:type="dxa"/>
          </w:tcPr>
          <w:p>
            <w:pPr>
              <w:spacing w:after="15"/>
              <w:rPr>
                <w:rFonts w:ascii="宋体" w:hAnsi="宋体"/>
                <w:sz w:val="18"/>
                <w:szCs w:val="18"/>
              </w:rPr>
            </w:pPr>
            <w:r>
              <w:rPr>
                <w:rFonts w:ascii="宋体" w:hAnsi="宋体"/>
                <w:sz w:val="18"/>
                <w:szCs w:val="18"/>
              </w:rPr>
              <w:t>参数区</w:t>
            </w:r>
          </w:p>
          <w:p>
            <w:pPr>
              <w:spacing w:after="15"/>
              <w:rPr>
                <w:rFonts w:ascii="宋体" w:hAnsi="宋体"/>
                <w:sz w:val="18"/>
                <w:szCs w:val="18"/>
              </w:rPr>
            </w:pPr>
            <w:r>
              <w:rPr>
                <w:rFonts w:ascii="宋体" w:hAnsi="宋体"/>
                <w:sz w:val="18"/>
                <w:szCs w:val="18"/>
              </w:rPr>
              <w:t>（可选）</w:t>
            </w:r>
          </w:p>
        </w:tc>
        <w:tc>
          <w:tcPr>
            <w:tcW w:w="1108" w:type="dxa"/>
          </w:tcPr>
          <w:p>
            <w:pPr>
              <w:spacing w:after="15"/>
              <w:rPr>
                <w:rFonts w:ascii="宋体" w:hAnsi="宋体"/>
                <w:sz w:val="18"/>
                <w:szCs w:val="18"/>
              </w:rPr>
            </w:pPr>
            <w:r>
              <w:rPr>
                <w:rFonts w:ascii="宋体" w:hAnsi="宋体"/>
                <w:sz w:val="18"/>
                <w:szCs w:val="18"/>
              </w:rPr>
              <w:t>文件系统</w:t>
            </w:r>
          </w:p>
        </w:tc>
        <w:tc>
          <w:tcPr>
            <w:tcW w:w="1108" w:type="dxa"/>
          </w:tcPr>
          <w:p>
            <w:pPr>
              <w:spacing w:after="15"/>
              <w:rPr>
                <w:rFonts w:ascii="宋体" w:hAnsi="宋体"/>
                <w:sz w:val="18"/>
                <w:szCs w:val="18"/>
              </w:rPr>
            </w:pPr>
            <w:r>
              <w:rPr>
                <w:rFonts w:hint="eastAsia" w:ascii="宋体" w:hAnsi="宋体"/>
                <w:sz w:val="18"/>
                <w:szCs w:val="18"/>
              </w:rPr>
              <w:t>Framework分区1（16MB）</w:t>
            </w:r>
          </w:p>
        </w:tc>
        <w:tc>
          <w:tcPr>
            <w:tcW w:w="1108" w:type="dxa"/>
          </w:tcPr>
          <w:p>
            <w:pPr>
              <w:spacing w:after="15"/>
              <w:rPr>
                <w:rFonts w:ascii="宋体" w:hAnsi="宋体"/>
                <w:sz w:val="18"/>
                <w:szCs w:val="18"/>
              </w:rPr>
            </w:pPr>
            <w:r>
              <w:rPr>
                <w:rFonts w:hint="eastAsia" w:ascii="宋体" w:hAnsi="宋体"/>
                <w:sz w:val="18"/>
                <w:szCs w:val="18"/>
              </w:rPr>
              <w:t>Framework分区2（16MB）</w:t>
            </w:r>
          </w:p>
        </w:tc>
        <w:tc>
          <w:tcPr>
            <w:tcW w:w="1108" w:type="dxa"/>
          </w:tcPr>
          <w:p>
            <w:pPr>
              <w:spacing w:after="15"/>
              <w:rPr>
                <w:rFonts w:ascii="宋体" w:hAnsi="宋体"/>
                <w:sz w:val="18"/>
                <w:szCs w:val="18"/>
              </w:rPr>
            </w:pPr>
            <w:r>
              <w:rPr>
                <w:rFonts w:hint="eastAsia" w:ascii="宋体" w:hAnsi="宋体"/>
                <w:sz w:val="18"/>
                <w:szCs w:val="18"/>
              </w:rPr>
              <w:t>插件分区</w:t>
            </w:r>
          </w:p>
          <w:p>
            <w:pPr>
              <w:spacing w:after="15"/>
              <w:rPr>
                <w:rFonts w:ascii="宋体" w:hAnsi="宋体"/>
                <w:sz w:val="18"/>
                <w:szCs w:val="18"/>
              </w:rPr>
            </w:pPr>
            <w:r>
              <w:rPr>
                <w:rFonts w:hint="eastAsia" w:ascii="宋体" w:hAnsi="宋体"/>
                <w:sz w:val="18"/>
                <w:szCs w:val="18"/>
              </w:rPr>
              <w:t>(不小于96MB)</w:t>
            </w:r>
          </w:p>
        </w:tc>
      </w:tr>
    </w:tbl>
    <w:p>
      <w:pPr>
        <w:pStyle w:val="204"/>
        <w:spacing w:after="15" w:line="240" w:lineRule="auto"/>
        <w:ind w:firstLine="420" w:firstLineChars="0"/>
        <w:rPr>
          <w:rFonts w:hAnsi="宋体" w:cs="Times New Roman"/>
          <w:sz w:val="18"/>
          <w:szCs w:val="21"/>
        </w:rPr>
      </w:pPr>
      <w:r>
        <w:rPr>
          <w:rFonts w:hAnsi="宋体" w:cs="Times New Roman"/>
          <w:sz w:val="18"/>
          <w:szCs w:val="21"/>
        </w:rPr>
        <w:t>说明：</w:t>
      </w:r>
    </w:p>
    <w:p>
      <w:pPr>
        <w:numPr>
          <w:ilvl w:val="0"/>
          <w:numId w:val="100"/>
        </w:numPr>
        <w:spacing w:before="0" w:afterLines="0"/>
        <w:rPr>
          <w:rFonts w:ascii="宋体" w:hAnsi="宋体"/>
          <w:sz w:val="18"/>
          <w:szCs w:val="21"/>
        </w:rPr>
      </w:pPr>
      <w:r>
        <w:rPr>
          <w:rFonts w:ascii="宋体" w:hAnsi="宋体"/>
          <w:sz w:val="18"/>
          <w:szCs w:val="21"/>
        </w:rPr>
        <w:t>在引导区支持小型软件升级核处理升级异常恢复的情况下，双image备份要求可选，否则必选</w:t>
      </w:r>
      <w:r>
        <w:rPr>
          <w:rFonts w:hint="eastAsia" w:ascii="宋体" w:hAnsi="宋体"/>
          <w:sz w:val="18"/>
          <w:szCs w:val="21"/>
        </w:rPr>
        <w:t>；</w:t>
      </w:r>
    </w:p>
    <w:p>
      <w:pPr>
        <w:numPr>
          <w:ilvl w:val="0"/>
          <w:numId w:val="100"/>
        </w:numPr>
        <w:spacing w:before="0" w:afterLines="0"/>
        <w:rPr>
          <w:rFonts w:ascii="宋体" w:hAnsi="宋体"/>
          <w:sz w:val="18"/>
          <w:szCs w:val="21"/>
        </w:rPr>
      </w:pPr>
      <w:r>
        <w:rPr>
          <w:rFonts w:ascii="宋体" w:hAnsi="宋体"/>
          <w:sz w:val="18"/>
          <w:szCs w:val="21"/>
        </w:rPr>
        <w:t>参数区（可选）主要用以存放终端运行时所需的各种参数；</w:t>
      </w:r>
    </w:p>
    <w:p>
      <w:pPr>
        <w:numPr>
          <w:ilvl w:val="0"/>
          <w:numId w:val="100"/>
        </w:numPr>
        <w:spacing w:before="0" w:afterLines="0"/>
        <w:rPr>
          <w:rFonts w:ascii="宋体" w:hAnsi="宋体"/>
          <w:sz w:val="18"/>
          <w:szCs w:val="21"/>
        </w:rPr>
      </w:pPr>
      <w:r>
        <w:rPr>
          <w:rFonts w:ascii="宋体" w:hAnsi="宋体"/>
          <w:sz w:val="18"/>
          <w:szCs w:val="21"/>
        </w:rPr>
        <w:t>文件系统可用于存放配置文件、用户数据、设备日志等；</w:t>
      </w:r>
    </w:p>
    <w:p>
      <w:pPr>
        <w:numPr>
          <w:ilvl w:val="0"/>
          <w:numId w:val="100"/>
        </w:numPr>
        <w:spacing w:before="0" w:afterLines="0"/>
        <w:rPr>
          <w:rFonts w:ascii="宋体" w:hAnsi="宋体"/>
          <w:sz w:val="18"/>
          <w:szCs w:val="21"/>
        </w:rPr>
      </w:pPr>
      <w:r>
        <w:rPr>
          <w:rFonts w:hint="eastAsia" w:ascii="宋体" w:hAnsi="宋体"/>
          <w:sz w:val="18"/>
          <w:szCs w:val="21"/>
        </w:rPr>
        <w:t>Framework分区要求双备份；</w:t>
      </w:r>
    </w:p>
    <w:p>
      <w:pPr>
        <w:numPr>
          <w:ilvl w:val="0"/>
          <w:numId w:val="100"/>
        </w:numPr>
        <w:spacing w:before="0" w:afterLines="0"/>
        <w:rPr>
          <w:rFonts w:ascii="宋体" w:hAnsi="宋体"/>
          <w:sz w:val="18"/>
          <w:szCs w:val="21"/>
        </w:rPr>
      </w:pPr>
      <w:r>
        <w:rPr>
          <w:rFonts w:hint="eastAsia" w:ascii="宋体" w:hAnsi="宋体"/>
          <w:sz w:val="18"/>
          <w:szCs w:val="21"/>
        </w:rPr>
        <w:t>插件分区用于存放插件、插件应用数据及相关日志等。</w:t>
      </w:r>
    </w:p>
    <w:p>
      <w:pPr>
        <w:numPr>
          <w:ilvl w:val="0"/>
          <w:numId w:val="100"/>
        </w:numPr>
        <w:spacing w:before="0" w:afterLines="0"/>
        <w:rPr>
          <w:rFonts w:ascii="宋体" w:hAnsi="宋体"/>
          <w:sz w:val="18"/>
          <w:szCs w:val="21"/>
        </w:rPr>
      </w:pPr>
      <w:r>
        <w:rPr>
          <w:rFonts w:hint="eastAsia" w:ascii="宋体" w:hAnsi="宋体"/>
          <w:sz w:val="18"/>
          <w:szCs w:val="21"/>
        </w:rPr>
        <w:t>融合版设备的机顶盒模块同时应满足：</w:t>
      </w:r>
    </w:p>
    <w:p>
      <w:pPr>
        <w:numPr>
          <w:ilvl w:val="1"/>
          <w:numId w:val="101"/>
        </w:numPr>
        <w:tabs>
          <w:tab w:val="left" w:pos="840"/>
        </w:tabs>
        <w:spacing w:before="0" w:afterLines="0"/>
        <w:rPr>
          <w:rFonts w:ascii="宋体" w:hAnsi="宋体"/>
          <w:sz w:val="18"/>
          <w:szCs w:val="21"/>
        </w:rPr>
      </w:pPr>
      <w:r>
        <w:rPr>
          <w:rFonts w:ascii="宋体" w:hAnsi="宋体"/>
          <w:sz w:val="18"/>
          <w:szCs w:val="21"/>
        </w:rPr>
        <w:t>Flash</w:t>
      </w:r>
      <w:r>
        <w:rPr>
          <w:rFonts w:hint="eastAsia" w:ascii="宋体" w:hAnsi="宋体"/>
          <w:sz w:val="18"/>
          <w:szCs w:val="21"/>
        </w:rPr>
        <w:t>类型不低于</w:t>
      </w:r>
      <w:r>
        <w:rPr>
          <w:rFonts w:ascii="宋体" w:hAnsi="宋体"/>
          <w:sz w:val="18"/>
          <w:szCs w:val="18"/>
        </w:rPr>
        <w:t>EMMC</w:t>
      </w:r>
    </w:p>
    <w:p>
      <w:pPr>
        <w:numPr>
          <w:ilvl w:val="1"/>
          <w:numId w:val="101"/>
        </w:numPr>
        <w:tabs>
          <w:tab w:val="left" w:pos="840"/>
        </w:tabs>
        <w:spacing w:before="0" w:afterLines="0"/>
        <w:rPr>
          <w:rFonts w:ascii="宋体" w:hAnsi="宋体"/>
          <w:sz w:val="18"/>
          <w:szCs w:val="21"/>
        </w:rPr>
      </w:pPr>
      <w:r>
        <w:rPr>
          <w:rFonts w:hint="eastAsia" w:ascii="宋体" w:hAnsi="宋体"/>
          <w:sz w:val="18"/>
          <w:szCs w:val="21"/>
        </w:rPr>
        <w:t>存储空间应至少</w:t>
      </w:r>
      <w:r>
        <w:rPr>
          <w:rFonts w:ascii="宋体" w:hAnsi="宋体"/>
          <w:sz w:val="18"/>
          <w:szCs w:val="21"/>
        </w:rPr>
        <w:t>包括系统分区、应用分区、恢复分区</w:t>
      </w:r>
      <w:r>
        <w:rPr>
          <w:rFonts w:hint="eastAsia" w:ascii="宋体" w:hAnsi="宋体"/>
          <w:sz w:val="18"/>
          <w:szCs w:val="21"/>
        </w:rPr>
        <w:t>、额外分区</w:t>
      </w:r>
      <w:r>
        <w:rPr>
          <w:rFonts w:ascii="宋体" w:hAnsi="宋体"/>
          <w:sz w:val="18"/>
          <w:szCs w:val="21"/>
        </w:rPr>
        <w:t>等</w:t>
      </w:r>
      <w:r>
        <w:rPr>
          <w:rFonts w:hint="eastAsia" w:ascii="宋体" w:hAnsi="宋体"/>
          <w:sz w:val="18"/>
          <w:szCs w:val="21"/>
        </w:rPr>
        <w:t>分区</w:t>
      </w:r>
      <w:r>
        <w:rPr>
          <w:rFonts w:ascii="宋体" w:hAnsi="宋体"/>
          <w:sz w:val="18"/>
          <w:szCs w:val="21"/>
        </w:rPr>
        <w:t xml:space="preserve">。建议系统分区在 </w:t>
      </w:r>
      <w:r>
        <w:rPr>
          <w:rFonts w:hint="eastAsia" w:ascii="宋体" w:hAnsi="宋体"/>
          <w:sz w:val="18"/>
          <w:szCs w:val="21"/>
        </w:rPr>
        <w:t>700M至1G</w:t>
      </w:r>
      <w:r>
        <w:rPr>
          <w:rFonts w:ascii="宋体" w:hAnsi="宋体"/>
          <w:sz w:val="18"/>
          <w:szCs w:val="21"/>
        </w:rPr>
        <w:t>(Android4.4 版本)，应用分区在 1G Byte 以上，恢复分区在100M Byte 以上，额外分区</w:t>
      </w:r>
      <w:r>
        <w:rPr>
          <w:rFonts w:hint="eastAsia" w:ascii="宋体" w:hAnsi="宋体"/>
          <w:sz w:val="18"/>
          <w:szCs w:val="21"/>
        </w:rPr>
        <w:t>（</w:t>
      </w:r>
      <w:r>
        <w:rPr>
          <w:rFonts w:ascii="宋体" w:hAnsi="宋体"/>
          <w:sz w:val="18"/>
          <w:szCs w:val="21"/>
        </w:rPr>
        <w:t>用于存放账号数据，挂载目录为/backup/，挂载权限为 system 级别</w:t>
      </w:r>
      <w:r>
        <w:rPr>
          <w:rFonts w:hint="eastAsia" w:ascii="宋体" w:hAnsi="宋体"/>
          <w:sz w:val="18"/>
          <w:szCs w:val="21"/>
        </w:rPr>
        <w:t>）</w:t>
      </w:r>
      <w:r>
        <w:rPr>
          <w:rFonts w:ascii="宋体" w:hAnsi="宋体"/>
          <w:sz w:val="18"/>
          <w:szCs w:val="21"/>
        </w:rPr>
        <w:t>不少于 30MB。</w:t>
      </w:r>
    </w:p>
    <w:p>
      <w:pPr>
        <w:numPr>
          <w:ilvl w:val="1"/>
          <w:numId w:val="101"/>
        </w:numPr>
        <w:tabs>
          <w:tab w:val="left" w:pos="840"/>
        </w:tabs>
        <w:spacing w:before="0" w:afterLines="0"/>
        <w:rPr>
          <w:rFonts w:ascii="宋体" w:hAnsi="宋体"/>
          <w:sz w:val="18"/>
          <w:szCs w:val="21"/>
        </w:rPr>
      </w:pPr>
      <w:r>
        <w:rPr>
          <w:rFonts w:hint="eastAsia" w:ascii="宋体" w:hAnsi="宋体"/>
          <w:sz w:val="18"/>
          <w:szCs w:val="21"/>
        </w:rPr>
        <w:t>具备CTC分区</w:t>
      </w:r>
      <w:r>
        <w:rPr>
          <w:rFonts w:ascii="宋体" w:hAnsi="宋体"/>
          <w:sz w:val="18"/>
          <w:szCs w:val="21"/>
        </w:rPr>
        <w:t>，且大小</w:t>
      </w:r>
      <w:r>
        <w:rPr>
          <w:rFonts w:hint="eastAsia" w:ascii="宋体" w:hAnsi="宋体"/>
          <w:sz w:val="18"/>
          <w:szCs w:val="21"/>
        </w:rPr>
        <w:t>不少于256M</w:t>
      </w:r>
      <w:r>
        <w:rPr>
          <w:rFonts w:ascii="宋体" w:hAnsi="宋体"/>
          <w:sz w:val="18"/>
          <w:szCs w:val="21"/>
        </w:rPr>
        <w:t>B</w:t>
      </w:r>
      <w:r>
        <w:rPr>
          <w:rFonts w:hint="eastAsia" w:ascii="宋体" w:hAnsi="宋体"/>
          <w:sz w:val="18"/>
          <w:szCs w:val="21"/>
        </w:rPr>
        <w:t>。CTC分区应用支持</w:t>
      </w:r>
      <w:r>
        <w:rPr>
          <w:rFonts w:ascii="宋体" w:hAnsi="宋体"/>
          <w:sz w:val="18"/>
          <w:szCs w:val="21"/>
        </w:rPr>
        <w:t>自升级</w:t>
      </w:r>
      <w:r>
        <w:rPr>
          <w:rFonts w:hint="eastAsia" w:ascii="宋体" w:hAnsi="宋体"/>
          <w:sz w:val="18"/>
          <w:szCs w:val="21"/>
        </w:rPr>
        <w:t>，恢复出厂后CTC分区应用</w:t>
      </w:r>
      <w:r>
        <w:rPr>
          <w:rFonts w:ascii="宋体" w:hAnsi="宋体"/>
          <w:sz w:val="18"/>
          <w:szCs w:val="21"/>
        </w:rPr>
        <w:t>不会回退</w:t>
      </w:r>
      <w:r>
        <w:rPr>
          <w:rFonts w:hint="eastAsia" w:ascii="宋体" w:hAnsi="宋体"/>
          <w:sz w:val="18"/>
          <w:szCs w:val="21"/>
        </w:rPr>
        <w:t>。</w:t>
      </w:r>
    </w:p>
    <w:p>
      <w:pPr>
        <w:pStyle w:val="102"/>
        <w:numPr>
          <w:ilvl w:val="2"/>
          <w:numId w:val="6"/>
        </w:numPr>
        <w:spacing w:before="156" w:after="156"/>
      </w:pPr>
      <w:bookmarkStart w:id="669" w:name="_Toc224441758"/>
      <w:r>
        <w:t>指示灯要求</w:t>
      </w:r>
      <w:bookmarkEnd w:id="669"/>
    </w:p>
    <w:p>
      <w:pPr>
        <w:pStyle w:val="204"/>
        <w:spacing w:after="15" w:line="240" w:lineRule="auto"/>
        <w:ind w:firstLine="420"/>
        <w:rPr>
          <w:rFonts w:hAnsi="宋体" w:cs="Times New Roman"/>
          <w:szCs w:val="21"/>
        </w:rPr>
      </w:pPr>
      <w:r>
        <w:rPr>
          <w:rFonts w:hAnsi="宋体" w:cs="Times New Roman"/>
          <w:szCs w:val="21"/>
        </w:rPr>
        <w:t>智能家庭网关应具有足够的指示灯，用以简单明了地指示各部分的运行状态，具体要求如表</w:t>
      </w:r>
      <w:r>
        <w:rPr>
          <w:rFonts w:hint="eastAsia" w:hAnsi="宋体" w:cs="Times New Roman"/>
          <w:szCs w:val="21"/>
        </w:rPr>
        <w:t>14</w:t>
      </w:r>
      <w:r>
        <w:rPr>
          <w:rFonts w:hAnsi="宋体" w:cs="Times New Roman"/>
          <w:szCs w:val="21"/>
        </w:rPr>
        <w:t>所示。</w:t>
      </w:r>
    </w:p>
    <w:p>
      <w:pPr>
        <w:pStyle w:val="188"/>
        <w:numPr>
          <w:ilvl w:val="0"/>
          <w:numId w:val="8"/>
        </w:numPr>
        <w:tabs>
          <w:tab w:val="left" w:pos="360"/>
        </w:tabs>
        <w:spacing w:before="156" w:after="156"/>
      </w:pPr>
      <w:r>
        <w:t>指示灯要求</w:t>
      </w:r>
    </w:p>
    <w:tbl>
      <w:tblPr>
        <w:tblStyle w:val="66"/>
        <w:tblW w:w="9042" w:type="dxa"/>
        <w:tblInd w:w="5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3"/>
        <w:gridCol w:w="1276"/>
        <w:gridCol w:w="6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Borders>
              <w:top w:val="single" w:color="auto" w:sz="4" w:space="0"/>
              <w:left w:val="single" w:color="auto" w:sz="4" w:space="0"/>
              <w:bottom w:val="single" w:color="auto" w:sz="4" w:space="0"/>
              <w:right w:val="single" w:color="auto" w:sz="4" w:space="0"/>
            </w:tcBorders>
            <w:shd w:val="clear" w:color="auto" w:fill="E0E0E0"/>
          </w:tcPr>
          <w:p>
            <w:pPr>
              <w:spacing w:after="15"/>
              <w:jc w:val="center"/>
              <w:rPr>
                <w:b/>
                <w:sz w:val="18"/>
                <w:szCs w:val="18"/>
              </w:rPr>
            </w:pPr>
            <w:r>
              <w:rPr>
                <w:b/>
                <w:sz w:val="18"/>
                <w:szCs w:val="18"/>
              </w:rPr>
              <w:br w:type="page"/>
            </w:r>
            <w:r>
              <w:rPr>
                <w:b/>
                <w:sz w:val="18"/>
                <w:szCs w:val="18"/>
              </w:rPr>
              <w:t>指示灯名称</w:t>
            </w:r>
          </w:p>
        </w:tc>
        <w:tc>
          <w:tcPr>
            <w:tcW w:w="1276" w:type="dxa"/>
            <w:tcBorders>
              <w:top w:val="single" w:color="auto" w:sz="4" w:space="0"/>
              <w:left w:val="single" w:color="auto" w:sz="4" w:space="0"/>
              <w:bottom w:val="single" w:color="auto" w:sz="4" w:space="0"/>
              <w:right w:val="single" w:color="auto" w:sz="4" w:space="0"/>
            </w:tcBorders>
            <w:shd w:val="clear" w:color="auto" w:fill="E0E0E0"/>
          </w:tcPr>
          <w:p>
            <w:pPr>
              <w:spacing w:after="15"/>
              <w:jc w:val="center"/>
              <w:rPr>
                <w:b/>
                <w:sz w:val="18"/>
                <w:szCs w:val="18"/>
              </w:rPr>
            </w:pPr>
            <w:r>
              <w:rPr>
                <w:b/>
                <w:sz w:val="18"/>
                <w:szCs w:val="18"/>
              </w:rPr>
              <w:t>标识文字</w:t>
            </w:r>
          </w:p>
        </w:tc>
        <w:tc>
          <w:tcPr>
            <w:tcW w:w="6343" w:type="dxa"/>
            <w:tcBorders>
              <w:top w:val="single" w:color="auto" w:sz="4" w:space="0"/>
              <w:left w:val="single" w:color="auto" w:sz="4" w:space="0"/>
              <w:bottom w:val="single" w:color="auto" w:sz="4" w:space="0"/>
              <w:right w:val="single" w:color="auto" w:sz="4" w:space="0"/>
            </w:tcBorders>
            <w:shd w:val="clear" w:color="auto" w:fill="E0E0E0"/>
          </w:tcPr>
          <w:p>
            <w:pPr>
              <w:spacing w:after="15"/>
              <w:jc w:val="center"/>
              <w:rPr>
                <w:b/>
                <w:sz w:val="18"/>
                <w:szCs w:val="18"/>
              </w:rPr>
            </w:pPr>
            <w:r>
              <w:rPr>
                <w:b/>
                <w:sz w:val="18"/>
                <w:szCs w:val="18"/>
              </w:rPr>
              <w:t>显示功能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ascii="宋体" w:hAnsi="宋体"/>
                <w:sz w:val="18"/>
                <w:szCs w:val="18"/>
              </w:rPr>
              <w:t>电源状态灯</w:t>
            </w:r>
          </w:p>
        </w:tc>
        <w:tc>
          <w:tcPr>
            <w:tcW w:w="1276"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sz w:val="18"/>
                <w:szCs w:val="18"/>
              </w:rPr>
              <w:t>电源</w:t>
            </w:r>
          </w:p>
        </w:tc>
        <w:tc>
          <w:tcPr>
            <w:tcW w:w="6343" w:type="dxa"/>
            <w:tcBorders>
              <w:top w:val="single" w:color="auto" w:sz="4" w:space="0"/>
              <w:left w:val="single" w:color="auto" w:sz="4" w:space="0"/>
              <w:bottom w:val="single" w:color="auto" w:sz="4" w:space="0"/>
              <w:right w:val="single" w:color="auto" w:sz="4" w:space="0"/>
            </w:tcBorders>
          </w:tcPr>
          <w:p>
            <w:pPr>
              <w:numPr>
                <w:ilvl w:val="0"/>
                <w:numId w:val="98"/>
              </w:numPr>
              <w:spacing w:before="0" w:afterLines="0"/>
              <w:rPr>
                <w:rFonts w:ascii="宋体" w:hAnsi="宋体"/>
                <w:sz w:val="18"/>
                <w:szCs w:val="18"/>
              </w:rPr>
            </w:pPr>
            <w:r>
              <w:rPr>
                <w:rFonts w:ascii="宋体" w:hAnsi="宋体"/>
                <w:sz w:val="18"/>
                <w:szCs w:val="18"/>
              </w:rPr>
              <w:t>熄灭</w:t>
            </w:r>
            <w:r>
              <w:rPr>
                <w:rFonts w:hint="eastAsia" w:ascii="宋体" w:hAnsi="宋体"/>
                <w:sz w:val="18"/>
                <w:szCs w:val="18"/>
              </w:rPr>
              <w:t>：</w:t>
            </w:r>
            <w:r>
              <w:rPr>
                <w:rFonts w:ascii="宋体" w:hAnsi="宋体"/>
                <w:sz w:val="18"/>
                <w:szCs w:val="18"/>
              </w:rPr>
              <w:t>表示</w:t>
            </w:r>
            <w:r>
              <w:rPr>
                <w:rFonts w:hint="eastAsia" w:ascii="宋体" w:hAnsi="宋体"/>
                <w:sz w:val="18"/>
                <w:szCs w:val="18"/>
              </w:rPr>
              <w:t>网关</w:t>
            </w:r>
            <w:r>
              <w:rPr>
                <w:rFonts w:ascii="宋体" w:hAnsi="宋体"/>
                <w:sz w:val="18"/>
                <w:szCs w:val="18"/>
              </w:rPr>
              <w:t>未上电或指示灯被关闭</w:t>
            </w:r>
          </w:p>
          <w:p>
            <w:pPr>
              <w:numPr>
                <w:ilvl w:val="0"/>
                <w:numId w:val="98"/>
              </w:numPr>
              <w:spacing w:before="0" w:afterLines="0"/>
              <w:rPr>
                <w:rFonts w:ascii="宋体" w:hAnsi="宋体"/>
                <w:sz w:val="18"/>
                <w:szCs w:val="18"/>
              </w:rPr>
            </w:pPr>
            <w:r>
              <w:rPr>
                <w:rFonts w:ascii="宋体" w:hAnsi="宋体"/>
                <w:sz w:val="18"/>
                <w:szCs w:val="18"/>
              </w:rPr>
              <w:t>常亮</w:t>
            </w:r>
            <w:r>
              <w:rPr>
                <w:rFonts w:hint="eastAsia" w:ascii="宋体" w:hAnsi="宋体"/>
                <w:sz w:val="18"/>
                <w:szCs w:val="18"/>
              </w:rPr>
              <w:t>：</w:t>
            </w:r>
            <w:r>
              <w:rPr>
                <w:rFonts w:ascii="宋体" w:hAnsi="宋体"/>
                <w:sz w:val="18"/>
                <w:szCs w:val="18"/>
              </w:rPr>
              <w:t>表示</w:t>
            </w:r>
            <w:r>
              <w:rPr>
                <w:rFonts w:hint="eastAsia" w:ascii="宋体" w:hAnsi="宋体"/>
                <w:sz w:val="18"/>
                <w:szCs w:val="18"/>
              </w:rPr>
              <w:t>网关</w:t>
            </w:r>
            <w:r>
              <w:rPr>
                <w:rFonts w:ascii="宋体" w:hAnsi="宋体"/>
                <w:sz w:val="18"/>
                <w:szCs w:val="18"/>
              </w:rPr>
              <w:t>上电</w:t>
            </w:r>
            <w:r>
              <w:rPr>
                <w:rFonts w:hint="eastAsia" w:ascii="宋体" w:hAnsi="宋体"/>
                <w:sz w:val="18"/>
                <w:szCs w:val="18"/>
              </w:rPr>
              <w:t>启动完成，已处于</w:t>
            </w:r>
            <w:r>
              <w:rPr>
                <w:rFonts w:ascii="宋体" w:hAnsi="宋体"/>
                <w:sz w:val="18"/>
                <w:szCs w:val="18"/>
              </w:rPr>
              <w:t>正常</w:t>
            </w:r>
            <w:r>
              <w:rPr>
                <w:rFonts w:hint="eastAsia" w:ascii="宋体" w:hAnsi="宋体"/>
                <w:sz w:val="18"/>
                <w:szCs w:val="18"/>
              </w:rPr>
              <w:t>运行状态</w:t>
            </w:r>
          </w:p>
          <w:p>
            <w:pPr>
              <w:numPr>
                <w:ilvl w:val="0"/>
                <w:numId w:val="98"/>
              </w:numPr>
              <w:spacing w:before="0" w:afterLines="0"/>
              <w:rPr>
                <w:rFonts w:ascii="宋体" w:hAnsi="宋体"/>
                <w:sz w:val="18"/>
                <w:szCs w:val="18"/>
              </w:rPr>
            </w:pPr>
            <w:r>
              <w:rPr>
                <w:rFonts w:hint="eastAsia" w:ascii="宋体" w:hAnsi="宋体"/>
                <w:sz w:val="18"/>
                <w:szCs w:val="18"/>
              </w:rPr>
              <w:t>闪烁（亮灭各0.25秒）：网关上电启动中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15"/>
              <w:rPr>
                <w:rFonts w:ascii="宋体" w:hAnsi="宋体"/>
                <w:sz w:val="18"/>
                <w:szCs w:val="18"/>
              </w:rPr>
            </w:pPr>
            <w:r>
              <w:rPr>
                <w:rFonts w:ascii="宋体" w:hAnsi="宋体"/>
                <w:sz w:val="18"/>
                <w:szCs w:val="18"/>
              </w:rPr>
              <w:t>PON状态灯（仅针</w:t>
            </w:r>
            <w:r>
              <w:rPr>
                <w:sz w:val="18"/>
                <w:szCs w:val="18"/>
              </w:rPr>
              <w:t>对</w:t>
            </w:r>
            <w:r>
              <w:rPr>
                <w:rFonts w:hint="eastAsia" w:ascii="宋体" w:hAnsi="宋体"/>
                <w:sz w:val="18"/>
                <w:szCs w:val="18"/>
              </w:rPr>
              <w:t>PON</w:t>
            </w:r>
            <w:r>
              <w:rPr>
                <w:rFonts w:hint="eastAsia"/>
                <w:sz w:val="18"/>
                <w:szCs w:val="18"/>
              </w:rPr>
              <w:t>上行</w:t>
            </w:r>
            <w:r>
              <w:rPr>
                <w:sz w:val="18"/>
                <w:szCs w:val="18"/>
              </w:rPr>
              <w:t>的设备）</w:t>
            </w:r>
          </w:p>
        </w:tc>
        <w:tc>
          <w:tcPr>
            <w:tcW w:w="1276"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15"/>
              <w:rPr>
                <w:rFonts w:ascii="宋体" w:hAnsi="宋体"/>
                <w:sz w:val="18"/>
                <w:szCs w:val="18"/>
              </w:rPr>
            </w:pPr>
            <w:r>
              <w:rPr>
                <w:rFonts w:hint="eastAsia" w:ascii="宋体" w:hAnsi="宋体"/>
                <w:sz w:val="18"/>
                <w:szCs w:val="18"/>
              </w:rPr>
              <w:t>光纤</w:t>
            </w:r>
          </w:p>
        </w:tc>
        <w:tc>
          <w:tcPr>
            <w:tcW w:w="6343" w:type="dxa"/>
            <w:tcBorders>
              <w:top w:val="single" w:color="auto" w:sz="4" w:space="0"/>
              <w:left w:val="single" w:color="auto" w:sz="4" w:space="0"/>
              <w:bottom w:val="single" w:color="auto" w:sz="4" w:space="0"/>
              <w:right w:val="single" w:color="auto" w:sz="4" w:space="0"/>
            </w:tcBorders>
            <w:shd w:val="clear" w:color="auto" w:fill="FFFFFF" w:themeFill="background1"/>
          </w:tcPr>
          <w:p>
            <w:pPr>
              <w:numPr>
                <w:ilvl w:val="0"/>
                <w:numId w:val="98"/>
              </w:numPr>
              <w:spacing w:before="0" w:afterLines="0"/>
              <w:rPr>
                <w:rFonts w:ascii="宋体" w:hAnsi="宋体"/>
                <w:sz w:val="18"/>
                <w:szCs w:val="18"/>
              </w:rPr>
            </w:pPr>
            <w:r>
              <w:rPr>
                <w:rFonts w:hint="eastAsia" w:ascii="宋体" w:hAnsi="宋体"/>
                <w:sz w:val="18"/>
                <w:szCs w:val="18"/>
              </w:rPr>
              <w:t>熄灭：尚未OLT注册或授权成功</w:t>
            </w:r>
          </w:p>
          <w:p>
            <w:pPr>
              <w:numPr>
                <w:ilvl w:val="0"/>
                <w:numId w:val="98"/>
              </w:numPr>
              <w:spacing w:before="0" w:afterLines="0"/>
              <w:rPr>
                <w:rFonts w:ascii="宋体" w:hAnsi="宋体"/>
                <w:sz w:val="18"/>
                <w:szCs w:val="18"/>
              </w:rPr>
            </w:pPr>
            <w:r>
              <w:rPr>
                <w:rFonts w:hint="eastAsia" w:ascii="宋体" w:hAnsi="宋体"/>
                <w:sz w:val="18"/>
                <w:szCs w:val="18"/>
              </w:rPr>
              <w:t>长亮：已经OLT注册或授权成功</w:t>
            </w:r>
          </w:p>
          <w:p>
            <w:pPr>
              <w:numPr>
                <w:ilvl w:val="0"/>
                <w:numId w:val="98"/>
              </w:numPr>
              <w:spacing w:before="0" w:afterLines="0"/>
              <w:rPr>
                <w:rFonts w:ascii="宋体" w:hAnsi="宋体"/>
                <w:sz w:val="18"/>
                <w:szCs w:val="18"/>
              </w:rPr>
            </w:pPr>
            <w:r>
              <w:rPr>
                <w:rFonts w:hint="eastAsia" w:ascii="宋体" w:hAnsi="宋体"/>
                <w:sz w:val="18"/>
                <w:szCs w:val="18"/>
              </w:rPr>
              <w:t>闪烁：正在进行OLT注册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15"/>
              <w:rPr>
                <w:rFonts w:ascii="宋体" w:hAnsi="宋体"/>
                <w:sz w:val="18"/>
                <w:szCs w:val="18"/>
              </w:rPr>
            </w:pPr>
            <w:r>
              <w:rPr>
                <w:rFonts w:ascii="宋体" w:hAnsi="宋体"/>
                <w:sz w:val="18"/>
                <w:szCs w:val="18"/>
              </w:rPr>
              <w:t>光信号灯（仅针</w:t>
            </w:r>
            <w:r>
              <w:rPr>
                <w:sz w:val="18"/>
                <w:szCs w:val="18"/>
              </w:rPr>
              <w:t>对</w:t>
            </w:r>
            <w:r>
              <w:rPr>
                <w:rFonts w:hint="eastAsia" w:ascii="宋体" w:hAnsi="宋体"/>
                <w:sz w:val="18"/>
                <w:szCs w:val="18"/>
              </w:rPr>
              <w:t>PON</w:t>
            </w:r>
            <w:r>
              <w:rPr>
                <w:rFonts w:hint="eastAsia"/>
                <w:sz w:val="18"/>
                <w:szCs w:val="18"/>
              </w:rPr>
              <w:t>上行</w:t>
            </w:r>
            <w:r>
              <w:rPr>
                <w:sz w:val="18"/>
                <w:szCs w:val="18"/>
              </w:rPr>
              <w:t>的设备）</w:t>
            </w:r>
          </w:p>
        </w:tc>
        <w:tc>
          <w:tcPr>
            <w:tcW w:w="1276"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15"/>
              <w:rPr>
                <w:rFonts w:ascii="宋体" w:hAnsi="宋体"/>
                <w:sz w:val="18"/>
                <w:szCs w:val="18"/>
              </w:rPr>
            </w:pPr>
            <w:r>
              <w:rPr>
                <w:rFonts w:hint="eastAsia"/>
                <w:sz w:val="18"/>
                <w:szCs w:val="18"/>
              </w:rPr>
              <w:t>光信号</w:t>
            </w:r>
          </w:p>
        </w:tc>
        <w:tc>
          <w:tcPr>
            <w:tcW w:w="6343" w:type="dxa"/>
            <w:tcBorders>
              <w:top w:val="single" w:color="auto" w:sz="4" w:space="0"/>
              <w:left w:val="single" w:color="auto" w:sz="4" w:space="0"/>
              <w:bottom w:val="single" w:color="auto" w:sz="4" w:space="0"/>
              <w:right w:val="single" w:color="auto" w:sz="4" w:space="0"/>
            </w:tcBorders>
            <w:shd w:val="clear" w:color="auto" w:fill="FFFFFF" w:themeFill="background1"/>
          </w:tcPr>
          <w:p>
            <w:pPr>
              <w:numPr>
                <w:ilvl w:val="0"/>
                <w:numId w:val="98"/>
              </w:numPr>
              <w:spacing w:before="0" w:afterLines="0"/>
              <w:rPr>
                <w:rFonts w:ascii="宋体" w:hAnsi="宋体"/>
                <w:sz w:val="18"/>
                <w:szCs w:val="18"/>
              </w:rPr>
            </w:pPr>
            <w:r>
              <w:rPr>
                <w:rFonts w:hint="eastAsia" w:ascii="宋体" w:hAnsi="宋体"/>
                <w:sz w:val="18"/>
                <w:szCs w:val="18"/>
              </w:rPr>
              <w:t>熄灭：光信号接收正常</w:t>
            </w:r>
          </w:p>
          <w:p>
            <w:pPr>
              <w:numPr>
                <w:ilvl w:val="0"/>
                <w:numId w:val="98"/>
              </w:numPr>
              <w:spacing w:before="0" w:afterLines="0"/>
              <w:rPr>
                <w:rFonts w:ascii="宋体" w:hAnsi="宋体"/>
                <w:sz w:val="18"/>
                <w:szCs w:val="18"/>
              </w:rPr>
            </w:pPr>
            <w:r>
              <w:rPr>
                <w:rFonts w:hint="eastAsia" w:ascii="宋体" w:hAnsi="宋体"/>
                <w:sz w:val="18"/>
                <w:szCs w:val="18"/>
              </w:rPr>
              <w:t>红色闪烁：光信号低于光接收机灵敏度</w:t>
            </w:r>
          </w:p>
          <w:p>
            <w:pPr>
              <w:numPr>
                <w:ilvl w:val="0"/>
                <w:numId w:val="98"/>
              </w:numPr>
              <w:spacing w:before="0" w:afterLines="0"/>
              <w:rPr>
                <w:rFonts w:ascii="宋体" w:hAnsi="宋体"/>
                <w:sz w:val="18"/>
                <w:szCs w:val="18"/>
              </w:rPr>
            </w:pPr>
            <w:r>
              <w:rPr>
                <w:rFonts w:hint="eastAsia" w:ascii="宋体" w:hAnsi="宋体"/>
                <w:sz w:val="18"/>
                <w:szCs w:val="18"/>
              </w:rPr>
              <w:t>红色长亮：PON口光模块电源关断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15"/>
              <w:rPr>
                <w:rFonts w:ascii="宋体" w:hAnsi="宋体"/>
                <w:sz w:val="18"/>
                <w:szCs w:val="18"/>
              </w:rPr>
            </w:pPr>
            <w:r>
              <w:rPr>
                <w:rFonts w:ascii="宋体" w:hAnsi="宋体"/>
                <w:sz w:val="18"/>
                <w:szCs w:val="18"/>
              </w:rPr>
              <w:t>WAN口状态灯（仅针</w:t>
            </w:r>
            <w:r>
              <w:rPr>
                <w:sz w:val="18"/>
                <w:szCs w:val="18"/>
              </w:rPr>
              <w:t>对</w:t>
            </w:r>
            <w:r>
              <w:rPr>
                <w:rFonts w:hint="eastAsia"/>
                <w:sz w:val="18"/>
                <w:szCs w:val="18"/>
              </w:rPr>
              <w:t>以太网上行</w:t>
            </w:r>
            <w:r>
              <w:rPr>
                <w:sz w:val="18"/>
                <w:szCs w:val="18"/>
              </w:rPr>
              <w:t>的设备）</w:t>
            </w:r>
          </w:p>
        </w:tc>
        <w:tc>
          <w:tcPr>
            <w:tcW w:w="1276"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15"/>
              <w:rPr>
                <w:sz w:val="18"/>
                <w:szCs w:val="18"/>
              </w:rPr>
            </w:pPr>
            <w:r>
              <w:rPr>
                <w:rFonts w:hint="eastAsia"/>
                <w:sz w:val="18"/>
                <w:szCs w:val="18"/>
              </w:rPr>
              <w:t>网络L</w:t>
            </w:r>
          </w:p>
        </w:tc>
        <w:tc>
          <w:tcPr>
            <w:tcW w:w="6343" w:type="dxa"/>
            <w:tcBorders>
              <w:top w:val="single" w:color="auto" w:sz="4" w:space="0"/>
              <w:left w:val="single" w:color="auto" w:sz="4" w:space="0"/>
              <w:bottom w:val="single" w:color="auto" w:sz="4" w:space="0"/>
              <w:right w:val="single" w:color="auto" w:sz="4" w:space="0"/>
            </w:tcBorders>
            <w:shd w:val="clear" w:color="auto" w:fill="FFFFFF" w:themeFill="background1"/>
          </w:tcPr>
          <w:p>
            <w:pPr>
              <w:numPr>
                <w:ilvl w:val="0"/>
                <w:numId w:val="98"/>
              </w:numPr>
              <w:spacing w:before="0" w:afterLines="0"/>
              <w:rPr>
                <w:sz w:val="18"/>
                <w:szCs w:val="18"/>
              </w:rPr>
            </w:pPr>
            <w:r>
              <w:rPr>
                <w:sz w:val="18"/>
                <w:szCs w:val="18"/>
              </w:rPr>
              <w:t>常亮</w:t>
            </w:r>
            <w:r>
              <w:rPr>
                <w:rFonts w:hint="eastAsia"/>
                <w:sz w:val="18"/>
                <w:szCs w:val="18"/>
              </w:rPr>
              <w:t>：</w:t>
            </w:r>
            <w:r>
              <w:rPr>
                <w:sz w:val="18"/>
                <w:szCs w:val="18"/>
              </w:rPr>
              <w:t>表示</w:t>
            </w:r>
            <w:r>
              <w:rPr>
                <w:rFonts w:hint="eastAsia"/>
                <w:sz w:val="18"/>
                <w:szCs w:val="18"/>
              </w:rPr>
              <w:t>上行</w:t>
            </w:r>
            <w:r>
              <w:rPr>
                <w:sz w:val="18"/>
                <w:szCs w:val="18"/>
              </w:rPr>
              <w:t>网口已连接，但无数据传输</w:t>
            </w:r>
          </w:p>
          <w:p>
            <w:pPr>
              <w:numPr>
                <w:ilvl w:val="0"/>
                <w:numId w:val="98"/>
              </w:numPr>
              <w:spacing w:before="0" w:afterLines="0"/>
              <w:rPr>
                <w:sz w:val="18"/>
                <w:szCs w:val="18"/>
              </w:rPr>
            </w:pPr>
            <w:r>
              <w:rPr>
                <w:sz w:val="18"/>
                <w:szCs w:val="18"/>
              </w:rPr>
              <w:t>熄灭</w:t>
            </w:r>
            <w:r>
              <w:rPr>
                <w:rFonts w:hint="eastAsia"/>
                <w:sz w:val="18"/>
                <w:szCs w:val="18"/>
              </w:rPr>
              <w:t>：</w:t>
            </w:r>
            <w:r>
              <w:rPr>
                <w:sz w:val="18"/>
                <w:szCs w:val="18"/>
              </w:rPr>
              <w:t>表示系统未上电</w:t>
            </w:r>
            <w:r>
              <w:rPr>
                <w:rFonts w:hint="eastAsia"/>
                <w:sz w:val="18"/>
                <w:szCs w:val="18"/>
              </w:rPr>
              <w:t>或上行</w:t>
            </w:r>
            <w:r>
              <w:rPr>
                <w:sz w:val="18"/>
                <w:szCs w:val="18"/>
              </w:rPr>
              <w:t>网口</w:t>
            </w:r>
            <w:r>
              <w:rPr>
                <w:rFonts w:hint="eastAsia"/>
                <w:sz w:val="18"/>
                <w:szCs w:val="18"/>
              </w:rPr>
              <w:t>未</w:t>
            </w:r>
            <w:r>
              <w:rPr>
                <w:sz w:val="18"/>
                <w:szCs w:val="18"/>
              </w:rPr>
              <w:t>连接</w:t>
            </w:r>
          </w:p>
          <w:p>
            <w:pPr>
              <w:numPr>
                <w:ilvl w:val="0"/>
                <w:numId w:val="98"/>
              </w:numPr>
              <w:spacing w:before="0" w:afterLines="0"/>
              <w:rPr>
                <w:rFonts w:ascii="宋体" w:hAnsi="宋体"/>
                <w:sz w:val="18"/>
                <w:szCs w:val="18"/>
              </w:rPr>
            </w:pPr>
            <w:r>
              <w:rPr>
                <w:sz w:val="18"/>
                <w:szCs w:val="18"/>
              </w:rPr>
              <w:t>闪烁：表示有数据传输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上网状态灯</w:t>
            </w:r>
          </w:p>
        </w:tc>
        <w:tc>
          <w:tcPr>
            <w:tcW w:w="1276"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宽带</w:t>
            </w:r>
          </w:p>
        </w:tc>
        <w:tc>
          <w:tcPr>
            <w:tcW w:w="6343" w:type="dxa"/>
            <w:tcBorders>
              <w:top w:val="single" w:color="auto" w:sz="4" w:space="0"/>
              <w:left w:val="single" w:color="auto" w:sz="4" w:space="0"/>
              <w:bottom w:val="single" w:color="auto" w:sz="4" w:space="0"/>
              <w:right w:val="single" w:color="auto" w:sz="4" w:space="0"/>
            </w:tcBorders>
          </w:tcPr>
          <w:p>
            <w:pPr>
              <w:numPr>
                <w:ilvl w:val="0"/>
                <w:numId w:val="98"/>
              </w:numPr>
              <w:spacing w:before="0" w:afterLines="0"/>
              <w:rPr>
                <w:rFonts w:ascii="宋体" w:hAnsi="宋体"/>
                <w:sz w:val="18"/>
                <w:szCs w:val="18"/>
              </w:rPr>
            </w:pPr>
            <w:r>
              <w:rPr>
                <w:rFonts w:hint="eastAsia" w:ascii="宋体" w:hAnsi="宋体"/>
                <w:sz w:val="18"/>
                <w:szCs w:val="18"/>
              </w:rPr>
              <w:t>熄灭：未配置带“INTERNET”关键字的WAN连接，或配置了但未生效，</w:t>
            </w:r>
            <w:r>
              <w:rPr>
                <w:rFonts w:ascii="宋体" w:hAnsi="宋体"/>
                <w:sz w:val="18"/>
                <w:szCs w:val="18"/>
              </w:rPr>
              <w:t>或指示灯被关闭</w:t>
            </w:r>
          </w:p>
          <w:p>
            <w:pPr>
              <w:numPr>
                <w:ilvl w:val="0"/>
                <w:numId w:val="98"/>
              </w:numPr>
              <w:spacing w:before="0" w:afterLines="0"/>
              <w:rPr>
                <w:rFonts w:ascii="宋体" w:hAnsi="宋体"/>
                <w:sz w:val="18"/>
                <w:szCs w:val="18"/>
              </w:rPr>
            </w:pPr>
            <w:r>
              <w:rPr>
                <w:rFonts w:hint="eastAsia" w:ascii="宋体" w:hAnsi="宋体"/>
                <w:sz w:val="18"/>
                <w:szCs w:val="18"/>
              </w:rPr>
              <w:t>常亮：带“INTERNET”关键字的WAN连接正常生效（桥接WAN连接配置已生效、路由WAN连接已正常获取IP地址及DNS等信息）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ascii="宋体" w:hAnsi="宋体"/>
                <w:sz w:val="18"/>
                <w:szCs w:val="18"/>
              </w:rPr>
              <w:t>WLAN口状态灯（</w:t>
            </w:r>
            <w:r>
              <w:rPr>
                <w:rFonts w:hint="eastAsia" w:ascii="宋体" w:hAnsi="宋体"/>
                <w:sz w:val="18"/>
                <w:szCs w:val="18"/>
              </w:rPr>
              <w:t>仅针对A</w:t>
            </w:r>
            <w:r>
              <w:rPr>
                <w:rFonts w:ascii="宋体" w:hAnsi="宋体"/>
                <w:sz w:val="18"/>
                <w:szCs w:val="18"/>
              </w:rPr>
              <w:t>P</w:t>
            </w:r>
            <w:r>
              <w:rPr>
                <w:rFonts w:hint="eastAsia" w:ascii="宋体" w:hAnsi="宋体"/>
                <w:sz w:val="18"/>
                <w:szCs w:val="18"/>
              </w:rPr>
              <w:t>内置型设备</w:t>
            </w:r>
            <w:r>
              <w:rPr>
                <w:sz w:val="18"/>
                <w:szCs w:val="18"/>
              </w:rPr>
              <w:t>）</w:t>
            </w:r>
          </w:p>
        </w:tc>
        <w:tc>
          <w:tcPr>
            <w:tcW w:w="1276"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ascii="宋体" w:hAnsi="宋体"/>
                <w:sz w:val="18"/>
                <w:szCs w:val="18"/>
              </w:rPr>
              <w:t>无线</w:t>
            </w:r>
          </w:p>
        </w:tc>
        <w:tc>
          <w:tcPr>
            <w:tcW w:w="6343" w:type="dxa"/>
            <w:tcBorders>
              <w:top w:val="single" w:color="auto" w:sz="4" w:space="0"/>
              <w:left w:val="single" w:color="auto" w:sz="4" w:space="0"/>
              <w:bottom w:val="single" w:color="auto" w:sz="4" w:space="0"/>
              <w:right w:val="single" w:color="auto" w:sz="4" w:space="0"/>
            </w:tcBorders>
          </w:tcPr>
          <w:p>
            <w:pPr>
              <w:numPr>
                <w:ilvl w:val="0"/>
                <w:numId w:val="98"/>
              </w:numPr>
              <w:spacing w:before="0" w:afterLines="0"/>
              <w:rPr>
                <w:rFonts w:ascii="宋体" w:hAnsi="宋体"/>
                <w:sz w:val="18"/>
                <w:szCs w:val="18"/>
              </w:rPr>
            </w:pPr>
            <w:r>
              <w:rPr>
                <w:rFonts w:ascii="宋体" w:hAnsi="宋体"/>
                <w:sz w:val="18"/>
                <w:szCs w:val="18"/>
              </w:rPr>
              <w:t>熄灭</w:t>
            </w:r>
            <w:r>
              <w:rPr>
                <w:rFonts w:hint="eastAsia" w:ascii="宋体" w:hAnsi="宋体"/>
                <w:sz w:val="18"/>
                <w:szCs w:val="18"/>
              </w:rPr>
              <w:t>：</w:t>
            </w:r>
            <w:r>
              <w:rPr>
                <w:rFonts w:ascii="宋体" w:hAnsi="宋体"/>
                <w:sz w:val="18"/>
                <w:szCs w:val="18"/>
              </w:rPr>
              <w:t>表示系统未上电，或无线接口（</w:t>
            </w:r>
            <w:r>
              <w:rPr>
                <w:rFonts w:hint="eastAsia" w:ascii="宋体" w:hAnsi="宋体"/>
                <w:sz w:val="18"/>
                <w:szCs w:val="18"/>
              </w:rPr>
              <w:t>2.4GHz和5GHz</w:t>
            </w:r>
            <w:r>
              <w:rPr>
                <w:rFonts w:ascii="宋体" w:hAnsi="宋体"/>
                <w:sz w:val="18"/>
                <w:szCs w:val="18"/>
              </w:rPr>
              <w:t>）均被禁用，或指示灯被关闭</w:t>
            </w:r>
          </w:p>
          <w:p>
            <w:pPr>
              <w:numPr>
                <w:ilvl w:val="0"/>
                <w:numId w:val="98"/>
              </w:numPr>
              <w:spacing w:before="0" w:afterLines="0"/>
              <w:rPr>
                <w:rFonts w:ascii="宋体" w:hAnsi="宋体"/>
                <w:sz w:val="18"/>
                <w:szCs w:val="18"/>
              </w:rPr>
            </w:pPr>
            <w:r>
              <w:rPr>
                <w:rFonts w:ascii="宋体" w:hAnsi="宋体"/>
                <w:sz w:val="18"/>
                <w:szCs w:val="18"/>
              </w:rPr>
              <w:t>常亮：表示</w:t>
            </w:r>
            <w:r>
              <w:rPr>
                <w:rFonts w:hint="eastAsia" w:ascii="宋体" w:hAnsi="宋体"/>
                <w:sz w:val="18"/>
                <w:szCs w:val="18"/>
              </w:rPr>
              <w:t>2.4GHz或5GHz</w:t>
            </w:r>
            <w:r>
              <w:rPr>
                <w:rFonts w:ascii="宋体" w:hAnsi="宋体"/>
                <w:sz w:val="18"/>
                <w:szCs w:val="18"/>
              </w:rPr>
              <w:t>无线接口已启动</w:t>
            </w:r>
          </w:p>
          <w:p>
            <w:pPr>
              <w:numPr>
                <w:ilvl w:val="0"/>
                <w:numId w:val="98"/>
              </w:numPr>
              <w:spacing w:before="0" w:afterLines="0"/>
              <w:rPr>
                <w:rFonts w:ascii="宋体" w:hAnsi="宋体"/>
                <w:sz w:val="18"/>
                <w:szCs w:val="18"/>
              </w:rPr>
            </w:pPr>
            <w:r>
              <w:rPr>
                <w:rFonts w:ascii="宋体" w:hAnsi="宋体"/>
                <w:sz w:val="18"/>
                <w:szCs w:val="18"/>
              </w:rPr>
              <w:t>闪烁</w:t>
            </w:r>
            <w:r>
              <w:rPr>
                <w:rFonts w:hint="eastAsia" w:ascii="宋体" w:hAnsi="宋体"/>
                <w:sz w:val="18"/>
                <w:szCs w:val="18"/>
              </w:rPr>
              <w:t>：</w:t>
            </w:r>
            <w:r>
              <w:rPr>
                <w:rFonts w:ascii="宋体" w:hAnsi="宋体"/>
                <w:sz w:val="18"/>
                <w:szCs w:val="18"/>
              </w:rPr>
              <w:t>表示</w:t>
            </w:r>
            <w:r>
              <w:rPr>
                <w:rFonts w:hint="eastAsia" w:ascii="宋体" w:hAnsi="宋体"/>
                <w:sz w:val="18"/>
                <w:szCs w:val="18"/>
              </w:rPr>
              <w:t>2.4GHz或5GHz</w:t>
            </w:r>
            <w:r>
              <w:rPr>
                <w:rFonts w:ascii="宋体" w:hAnsi="宋体"/>
                <w:sz w:val="18"/>
                <w:szCs w:val="18"/>
              </w:rPr>
              <w:t>无线接口有数据传输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存储</w:t>
            </w:r>
            <w:r>
              <w:rPr>
                <w:rFonts w:ascii="宋体" w:hAnsi="宋体"/>
                <w:sz w:val="18"/>
                <w:szCs w:val="18"/>
              </w:rPr>
              <w:t>状态灯</w:t>
            </w:r>
          </w:p>
        </w:tc>
        <w:tc>
          <w:tcPr>
            <w:tcW w:w="1276"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存储</w:t>
            </w:r>
          </w:p>
        </w:tc>
        <w:tc>
          <w:tcPr>
            <w:tcW w:w="6343" w:type="dxa"/>
            <w:tcBorders>
              <w:top w:val="single" w:color="auto" w:sz="4" w:space="0"/>
              <w:left w:val="single" w:color="auto" w:sz="4" w:space="0"/>
              <w:bottom w:val="single" w:color="auto" w:sz="4" w:space="0"/>
              <w:right w:val="single" w:color="auto" w:sz="4" w:space="0"/>
            </w:tcBorders>
          </w:tcPr>
          <w:p>
            <w:pPr>
              <w:numPr>
                <w:ilvl w:val="0"/>
                <w:numId w:val="98"/>
              </w:numPr>
              <w:spacing w:before="0" w:afterLines="0"/>
              <w:rPr>
                <w:rFonts w:ascii="宋体" w:hAnsi="宋体"/>
                <w:sz w:val="18"/>
                <w:szCs w:val="18"/>
              </w:rPr>
            </w:pPr>
            <w:r>
              <w:rPr>
                <w:rFonts w:ascii="宋体" w:hAnsi="宋体"/>
                <w:sz w:val="18"/>
                <w:szCs w:val="18"/>
              </w:rPr>
              <w:t>熄灭</w:t>
            </w:r>
            <w:r>
              <w:rPr>
                <w:rFonts w:hint="eastAsia" w:ascii="宋体" w:hAnsi="宋体"/>
                <w:sz w:val="18"/>
                <w:szCs w:val="18"/>
              </w:rPr>
              <w:t>：</w:t>
            </w:r>
            <w:r>
              <w:rPr>
                <w:rFonts w:ascii="宋体" w:hAnsi="宋体"/>
                <w:sz w:val="18"/>
                <w:szCs w:val="18"/>
              </w:rPr>
              <w:t>表示系统未上电，或未连接</w:t>
            </w:r>
            <w:r>
              <w:rPr>
                <w:rFonts w:hint="eastAsia" w:ascii="宋体" w:hAnsi="宋体"/>
                <w:sz w:val="18"/>
                <w:szCs w:val="18"/>
              </w:rPr>
              <w:t>任何存储设备（即USB和SATA均未连接存储设备），</w:t>
            </w:r>
            <w:r>
              <w:rPr>
                <w:rFonts w:ascii="宋体" w:hAnsi="宋体"/>
                <w:sz w:val="18"/>
                <w:szCs w:val="18"/>
              </w:rPr>
              <w:t>或指示灯被关闭</w:t>
            </w:r>
          </w:p>
          <w:p>
            <w:pPr>
              <w:numPr>
                <w:ilvl w:val="0"/>
                <w:numId w:val="98"/>
              </w:numPr>
              <w:spacing w:before="0" w:afterLines="0"/>
              <w:rPr>
                <w:rFonts w:ascii="宋体" w:hAnsi="宋体"/>
                <w:sz w:val="18"/>
                <w:szCs w:val="18"/>
              </w:rPr>
            </w:pPr>
            <w:r>
              <w:rPr>
                <w:rFonts w:ascii="宋体" w:hAnsi="宋体"/>
                <w:sz w:val="18"/>
                <w:szCs w:val="18"/>
              </w:rPr>
              <w:t>常亮</w:t>
            </w:r>
            <w:r>
              <w:rPr>
                <w:rFonts w:hint="eastAsia" w:ascii="宋体" w:hAnsi="宋体"/>
                <w:sz w:val="18"/>
                <w:szCs w:val="18"/>
              </w:rPr>
              <w:t>：</w:t>
            </w:r>
            <w:r>
              <w:rPr>
                <w:rFonts w:ascii="宋体" w:hAnsi="宋体"/>
                <w:sz w:val="18"/>
                <w:szCs w:val="18"/>
              </w:rPr>
              <w:t>表示连接</w:t>
            </w:r>
            <w:r>
              <w:rPr>
                <w:rFonts w:hint="eastAsia" w:ascii="宋体" w:hAnsi="宋体"/>
                <w:sz w:val="18"/>
                <w:szCs w:val="18"/>
              </w:rPr>
              <w:t>了存储设备（即USB或SATA连接了存储设备）</w:t>
            </w:r>
            <w:r>
              <w:rPr>
                <w:rFonts w:ascii="宋体" w:hAnsi="宋体"/>
                <w:sz w:val="18"/>
                <w:szCs w:val="18"/>
              </w:rPr>
              <w:t>，但无数据传输</w:t>
            </w:r>
          </w:p>
          <w:p>
            <w:pPr>
              <w:numPr>
                <w:ilvl w:val="0"/>
                <w:numId w:val="98"/>
              </w:numPr>
              <w:spacing w:before="0" w:afterLines="0"/>
              <w:rPr>
                <w:rFonts w:ascii="宋体" w:hAnsi="宋体"/>
                <w:sz w:val="18"/>
                <w:szCs w:val="18"/>
              </w:rPr>
            </w:pPr>
            <w:r>
              <w:rPr>
                <w:rFonts w:ascii="宋体" w:hAnsi="宋体"/>
                <w:sz w:val="18"/>
                <w:szCs w:val="18"/>
              </w:rPr>
              <w:t>闪烁：表示与</w:t>
            </w:r>
            <w:r>
              <w:rPr>
                <w:rFonts w:hint="eastAsia" w:ascii="宋体" w:hAnsi="宋体"/>
                <w:sz w:val="18"/>
                <w:szCs w:val="18"/>
              </w:rPr>
              <w:t>存储设备</w:t>
            </w:r>
            <w:r>
              <w:rPr>
                <w:rFonts w:ascii="宋体" w:hAnsi="宋体"/>
                <w:sz w:val="18"/>
                <w:szCs w:val="18"/>
              </w:rPr>
              <w:t>有数据传输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语音状态灯</w:t>
            </w:r>
          </w:p>
        </w:tc>
        <w:tc>
          <w:tcPr>
            <w:tcW w:w="1276"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电话</w:t>
            </w:r>
          </w:p>
        </w:tc>
        <w:tc>
          <w:tcPr>
            <w:tcW w:w="6343" w:type="dxa"/>
            <w:tcBorders>
              <w:top w:val="single" w:color="auto" w:sz="4" w:space="0"/>
              <w:left w:val="single" w:color="auto" w:sz="4" w:space="0"/>
              <w:bottom w:val="single" w:color="auto" w:sz="4" w:space="0"/>
              <w:right w:val="single" w:color="auto" w:sz="4" w:space="0"/>
            </w:tcBorders>
          </w:tcPr>
          <w:p>
            <w:pPr>
              <w:numPr>
                <w:ilvl w:val="0"/>
                <w:numId w:val="98"/>
              </w:numPr>
              <w:spacing w:before="0" w:afterLines="0"/>
              <w:rPr>
                <w:sz w:val="18"/>
                <w:szCs w:val="18"/>
              </w:rPr>
            </w:pPr>
            <w:r>
              <w:rPr>
                <w:sz w:val="18"/>
                <w:szCs w:val="18"/>
              </w:rPr>
              <w:t>熄灭</w:t>
            </w:r>
            <w:r>
              <w:rPr>
                <w:rFonts w:hint="eastAsia"/>
                <w:sz w:val="18"/>
                <w:szCs w:val="18"/>
              </w:rPr>
              <w:t>：</w:t>
            </w:r>
            <w:r>
              <w:rPr>
                <w:sz w:val="18"/>
                <w:szCs w:val="18"/>
              </w:rPr>
              <w:t>表示系统未上电或者无法注册到软交换机；</w:t>
            </w:r>
          </w:p>
          <w:p>
            <w:pPr>
              <w:numPr>
                <w:ilvl w:val="0"/>
                <w:numId w:val="98"/>
              </w:numPr>
              <w:spacing w:before="0" w:afterLines="0"/>
              <w:rPr>
                <w:sz w:val="18"/>
                <w:szCs w:val="18"/>
              </w:rPr>
            </w:pPr>
            <w:r>
              <w:rPr>
                <w:sz w:val="18"/>
                <w:szCs w:val="18"/>
              </w:rPr>
              <w:t>常亮</w:t>
            </w:r>
            <w:r>
              <w:rPr>
                <w:rFonts w:hint="eastAsia"/>
                <w:sz w:val="18"/>
                <w:szCs w:val="18"/>
              </w:rPr>
              <w:t>：</w:t>
            </w:r>
            <w:r>
              <w:rPr>
                <w:sz w:val="18"/>
                <w:szCs w:val="18"/>
              </w:rPr>
              <w:t>表示已经成功注册到软交换机，但无业务流；</w:t>
            </w:r>
          </w:p>
          <w:p>
            <w:pPr>
              <w:numPr>
                <w:ilvl w:val="0"/>
                <w:numId w:val="98"/>
              </w:numPr>
              <w:spacing w:before="0" w:afterLines="0"/>
              <w:rPr>
                <w:rFonts w:ascii="宋体" w:hAnsi="宋体"/>
                <w:sz w:val="18"/>
                <w:szCs w:val="18"/>
              </w:rPr>
            </w:pPr>
            <w:r>
              <w:rPr>
                <w:sz w:val="18"/>
                <w:szCs w:val="18"/>
              </w:rPr>
              <w:t>闪烁：表示有业务流传输。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IPTV状态灯</w:t>
            </w:r>
            <w:r>
              <w:rPr>
                <w:rFonts w:ascii="宋体" w:hAnsi="宋体"/>
                <w:sz w:val="18"/>
                <w:szCs w:val="18"/>
              </w:rPr>
              <w:t>(</w:t>
            </w:r>
            <w:r>
              <w:rPr>
                <w:rFonts w:hint="eastAsia" w:ascii="宋体" w:hAnsi="宋体"/>
                <w:sz w:val="18"/>
                <w:szCs w:val="18"/>
              </w:rPr>
              <w:t>仅针对融合版)</w:t>
            </w:r>
          </w:p>
        </w:tc>
        <w:tc>
          <w:tcPr>
            <w:tcW w:w="1276"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i</w:t>
            </w:r>
            <w:r>
              <w:rPr>
                <w:rFonts w:ascii="宋体" w:hAnsi="宋体"/>
                <w:sz w:val="18"/>
                <w:szCs w:val="18"/>
              </w:rPr>
              <w:t>TV</w:t>
            </w:r>
          </w:p>
        </w:tc>
        <w:tc>
          <w:tcPr>
            <w:tcW w:w="6343" w:type="dxa"/>
            <w:tcBorders>
              <w:top w:val="single" w:color="auto" w:sz="4" w:space="0"/>
              <w:left w:val="single" w:color="auto" w:sz="4" w:space="0"/>
              <w:bottom w:val="single" w:color="auto" w:sz="4" w:space="0"/>
              <w:right w:val="single" w:color="auto" w:sz="4" w:space="0"/>
            </w:tcBorders>
          </w:tcPr>
          <w:p>
            <w:pPr>
              <w:numPr>
                <w:ilvl w:val="0"/>
                <w:numId w:val="98"/>
              </w:numPr>
              <w:spacing w:before="0" w:afterLines="0"/>
              <w:rPr>
                <w:rFonts w:ascii="宋体" w:hAnsi="宋体"/>
                <w:sz w:val="18"/>
                <w:szCs w:val="18"/>
              </w:rPr>
            </w:pPr>
            <w:r>
              <w:rPr>
                <w:rFonts w:hint="eastAsia" w:ascii="宋体" w:hAnsi="宋体"/>
                <w:sz w:val="18"/>
                <w:szCs w:val="18"/>
              </w:rPr>
              <w:t>常亮：机顶盒模块网络正常</w:t>
            </w:r>
          </w:p>
          <w:p>
            <w:pPr>
              <w:numPr>
                <w:ilvl w:val="0"/>
                <w:numId w:val="98"/>
              </w:numPr>
              <w:spacing w:before="0" w:afterLines="0"/>
              <w:rPr>
                <w:rFonts w:ascii="宋体" w:hAnsi="宋体"/>
                <w:sz w:val="18"/>
                <w:szCs w:val="18"/>
              </w:rPr>
            </w:pPr>
            <w:r>
              <w:rPr>
                <w:rFonts w:hint="eastAsia" w:ascii="宋体" w:hAnsi="宋体"/>
                <w:sz w:val="18"/>
                <w:szCs w:val="18"/>
              </w:rPr>
              <w:t>红色常亮（可选）：机顶盒模块网络故障</w:t>
            </w:r>
          </w:p>
          <w:p>
            <w:pPr>
              <w:numPr>
                <w:ilvl w:val="0"/>
                <w:numId w:val="98"/>
              </w:numPr>
              <w:spacing w:before="0" w:afterLines="0"/>
              <w:rPr>
                <w:rFonts w:ascii="宋体" w:hAnsi="宋体"/>
                <w:sz w:val="18"/>
                <w:szCs w:val="18"/>
              </w:rPr>
            </w:pPr>
            <w:r>
              <w:rPr>
                <w:rFonts w:hint="eastAsia" w:ascii="宋体" w:hAnsi="宋体"/>
                <w:sz w:val="18"/>
                <w:szCs w:val="18"/>
              </w:rPr>
              <w:t>熄灭：机顶盒模块待机状态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遥控器指示灯</w:t>
            </w:r>
            <w:r>
              <w:rPr>
                <w:rFonts w:ascii="宋体" w:hAnsi="宋体"/>
                <w:sz w:val="18"/>
                <w:szCs w:val="18"/>
              </w:rPr>
              <w:t>(</w:t>
            </w:r>
            <w:r>
              <w:rPr>
                <w:rFonts w:hint="eastAsia" w:ascii="宋体" w:hAnsi="宋体"/>
                <w:sz w:val="18"/>
                <w:szCs w:val="18"/>
              </w:rPr>
              <w:t>仅针对融合版)</w:t>
            </w:r>
          </w:p>
        </w:tc>
        <w:tc>
          <w:tcPr>
            <w:tcW w:w="1276"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红外</w:t>
            </w:r>
          </w:p>
        </w:tc>
        <w:tc>
          <w:tcPr>
            <w:tcW w:w="6343" w:type="dxa"/>
            <w:tcBorders>
              <w:top w:val="single" w:color="auto" w:sz="4" w:space="0"/>
              <w:left w:val="single" w:color="auto" w:sz="4" w:space="0"/>
              <w:bottom w:val="single" w:color="auto" w:sz="4" w:space="0"/>
              <w:right w:val="single" w:color="auto" w:sz="4" w:space="0"/>
            </w:tcBorders>
          </w:tcPr>
          <w:p>
            <w:pPr>
              <w:numPr>
                <w:ilvl w:val="0"/>
                <w:numId w:val="98"/>
              </w:numPr>
              <w:spacing w:before="0" w:afterLines="0"/>
              <w:rPr>
                <w:rFonts w:ascii="宋体" w:hAnsi="宋体"/>
                <w:sz w:val="18"/>
                <w:szCs w:val="18"/>
              </w:rPr>
            </w:pPr>
            <w:r>
              <w:rPr>
                <w:rFonts w:hint="eastAsia"/>
                <w:sz w:val="18"/>
                <w:szCs w:val="18"/>
              </w:rPr>
              <w:t>闪烁：</w:t>
            </w:r>
            <w:r>
              <w:rPr>
                <w:sz w:val="18"/>
                <w:szCs w:val="18"/>
              </w:rPr>
              <w:t>机顶盒</w:t>
            </w:r>
            <w:r>
              <w:rPr>
                <w:rFonts w:hint="eastAsia"/>
                <w:sz w:val="18"/>
                <w:szCs w:val="18"/>
              </w:rPr>
              <w:t>模块</w:t>
            </w:r>
            <w:r>
              <w:rPr>
                <w:sz w:val="18"/>
                <w:szCs w:val="18"/>
              </w:rPr>
              <w:t>响应遥控器操作</w:t>
            </w:r>
          </w:p>
        </w:tc>
      </w:tr>
    </w:tbl>
    <w:p>
      <w:pPr>
        <w:pStyle w:val="204"/>
        <w:spacing w:after="15" w:line="240" w:lineRule="auto"/>
        <w:ind w:firstLine="420"/>
        <w:rPr>
          <w:rFonts w:hAnsi="宋体" w:cs="Times New Roman"/>
          <w:szCs w:val="21"/>
        </w:rPr>
      </w:pPr>
      <w:bookmarkStart w:id="670" w:name="_Toc224441759"/>
      <w:r>
        <w:rPr>
          <w:rFonts w:hint="eastAsia" w:hAnsi="宋体" w:cs="Times New Roman"/>
          <w:szCs w:val="21"/>
        </w:rPr>
        <w:t>说明：</w:t>
      </w:r>
    </w:p>
    <w:p>
      <w:pPr>
        <w:pStyle w:val="204"/>
        <w:spacing w:after="15" w:line="240" w:lineRule="auto"/>
        <w:ind w:firstLine="420"/>
        <w:rPr>
          <w:rFonts w:hAnsi="宋体" w:cs="Times New Roman"/>
          <w:szCs w:val="21"/>
        </w:rPr>
      </w:pPr>
      <w:r>
        <w:rPr>
          <w:rFonts w:hint="eastAsia" w:hAnsi="宋体" w:cs="Times New Roman"/>
          <w:szCs w:val="21"/>
        </w:rPr>
        <w:t>a)</w:t>
      </w:r>
      <w:r>
        <w:rPr>
          <w:rFonts w:hint="eastAsia" w:hAnsi="宋体" w:cs="Times New Roman"/>
          <w:szCs w:val="21"/>
        </w:rPr>
        <w:tab/>
      </w:r>
      <w:r>
        <w:rPr>
          <w:rFonts w:hint="eastAsia" w:hAnsi="宋体" w:cs="Times New Roman"/>
          <w:szCs w:val="21"/>
        </w:rPr>
        <w:t>所有指示灯应采用中文标识（除i</w:t>
      </w:r>
      <w:r>
        <w:rPr>
          <w:rFonts w:hAnsi="宋体" w:cs="Times New Roman"/>
          <w:szCs w:val="21"/>
        </w:rPr>
        <w:t>TV</w:t>
      </w:r>
      <w:r>
        <w:rPr>
          <w:rFonts w:hint="eastAsia" w:hAnsi="宋体" w:cs="Times New Roman"/>
          <w:szCs w:val="21"/>
        </w:rPr>
        <w:t>外）；</w:t>
      </w:r>
    </w:p>
    <w:p>
      <w:pPr>
        <w:pStyle w:val="204"/>
        <w:spacing w:after="15" w:line="240" w:lineRule="auto"/>
        <w:ind w:firstLine="420"/>
        <w:rPr>
          <w:rFonts w:hAnsi="宋体" w:cs="Times New Roman"/>
          <w:szCs w:val="21"/>
        </w:rPr>
      </w:pPr>
      <w:r>
        <w:rPr>
          <w:rFonts w:hint="eastAsia" w:hAnsi="宋体" w:cs="Times New Roman"/>
          <w:szCs w:val="21"/>
        </w:rPr>
        <w:t>b)</w:t>
      </w:r>
      <w:r>
        <w:rPr>
          <w:rFonts w:hint="eastAsia" w:hAnsi="宋体" w:cs="Times New Roman"/>
          <w:szCs w:val="21"/>
        </w:rPr>
        <w:tab/>
      </w:r>
      <w:r>
        <w:rPr>
          <w:rFonts w:hint="eastAsia" w:hAnsi="宋体" w:cs="Times New Roman"/>
          <w:szCs w:val="21"/>
        </w:rPr>
        <w:t>PON状态灯应为蓝色，光信号灯应为红色，其它灯建议蓝色；</w:t>
      </w:r>
    </w:p>
    <w:p>
      <w:pPr>
        <w:pStyle w:val="204"/>
        <w:spacing w:after="15" w:line="240" w:lineRule="auto"/>
        <w:ind w:firstLine="420"/>
        <w:rPr>
          <w:rFonts w:hAnsi="宋体" w:cs="Times New Roman"/>
          <w:szCs w:val="21"/>
        </w:rPr>
      </w:pPr>
      <w:r>
        <w:rPr>
          <w:rFonts w:hint="eastAsia" w:hAnsi="宋体" w:cs="Times New Roman"/>
          <w:szCs w:val="21"/>
        </w:rPr>
        <w:t>c)</w:t>
      </w:r>
      <w:r>
        <w:rPr>
          <w:rFonts w:hint="eastAsia" w:hAnsi="宋体" w:cs="Times New Roman"/>
          <w:szCs w:val="21"/>
        </w:rPr>
        <w:tab/>
      </w:r>
      <w:r>
        <w:rPr>
          <w:rFonts w:hint="eastAsia" w:hAnsi="宋体" w:cs="Times New Roman"/>
          <w:szCs w:val="21"/>
        </w:rPr>
        <w:t>PON状态灯、光信号灯可以集成至一个灯位（标识为“光纤”），且应保持各自的颜色及显示功能。</w:t>
      </w:r>
    </w:p>
    <w:p>
      <w:pPr>
        <w:pStyle w:val="204"/>
        <w:spacing w:after="15" w:line="240" w:lineRule="auto"/>
        <w:ind w:firstLine="420"/>
        <w:rPr>
          <w:rFonts w:hAnsi="宋体" w:cs="Times New Roman"/>
          <w:szCs w:val="21"/>
        </w:rPr>
      </w:pPr>
      <w:r>
        <w:rPr>
          <w:rFonts w:hint="eastAsia" w:hAnsi="宋体" w:cs="Times New Roman"/>
          <w:szCs w:val="21"/>
        </w:rPr>
        <w:t>d</w:t>
      </w:r>
      <w:r>
        <w:rPr>
          <w:rFonts w:hAnsi="宋体" w:cs="Times New Roman"/>
          <w:szCs w:val="21"/>
        </w:rPr>
        <w:t xml:space="preserve">) </w:t>
      </w:r>
      <w:r>
        <w:rPr>
          <w:rFonts w:hint="eastAsia" w:hAnsi="宋体" w:cs="Times New Roman"/>
          <w:szCs w:val="21"/>
        </w:rPr>
        <w:t>对于融合版，存储指示灯依据网关模块的状态进行显示，遥控器指示灯可以并入到IPTV状态灯中。</w:t>
      </w:r>
    </w:p>
    <w:p>
      <w:pPr>
        <w:pStyle w:val="102"/>
        <w:numPr>
          <w:ilvl w:val="2"/>
          <w:numId w:val="6"/>
        </w:numPr>
        <w:spacing w:before="156" w:after="156"/>
      </w:pPr>
      <w:r>
        <w:t>开关与按钮</w:t>
      </w:r>
      <w:bookmarkEnd w:id="670"/>
    </w:p>
    <w:p>
      <w:pPr>
        <w:spacing w:after="15"/>
        <w:ind w:left="420"/>
        <w:rPr>
          <w:rFonts w:ascii="宋体" w:hAnsi="宋体"/>
        </w:rPr>
      </w:pPr>
      <w:r>
        <w:rPr>
          <w:rFonts w:hint="eastAsia" w:ascii="宋体" w:hAnsi="宋体"/>
        </w:rPr>
        <w:t>应具有</w:t>
      </w:r>
      <w:r>
        <w:rPr>
          <w:rFonts w:ascii="宋体" w:hAnsi="宋体"/>
        </w:rPr>
        <w:t>整机</w:t>
      </w:r>
      <w:r>
        <w:rPr>
          <w:rFonts w:hint="eastAsia" w:ascii="宋体" w:hAnsi="宋体"/>
        </w:rPr>
        <w:t>恢复出厂设置</w:t>
      </w:r>
      <w:r>
        <w:rPr>
          <w:rFonts w:ascii="宋体" w:hAnsi="宋体"/>
        </w:rPr>
        <w:t>按钮</w:t>
      </w:r>
      <w:r>
        <w:rPr>
          <w:rFonts w:hint="eastAsia" w:ascii="宋体" w:hAnsi="宋体"/>
        </w:rPr>
        <w:t>，标识为“复位”，用以复位重启设备。</w:t>
      </w:r>
    </w:p>
    <w:p>
      <w:pPr>
        <w:pStyle w:val="102"/>
        <w:numPr>
          <w:ilvl w:val="2"/>
          <w:numId w:val="6"/>
        </w:numPr>
        <w:spacing w:before="156" w:after="156"/>
      </w:pPr>
      <w:bookmarkStart w:id="671" w:name="_Toc224441760"/>
      <w:r>
        <w:rPr>
          <w:rFonts w:hint="eastAsia"/>
        </w:rPr>
        <w:t>环保性要求</w:t>
      </w:r>
    </w:p>
    <w:p>
      <w:pPr>
        <w:pStyle w:val="204"/>
        <w:spacing w:after="15" w:line="240" w:lineRule="auto"/>
        <w:ind w:firstLine="420"/>
        <w:rPr>
          <w:rFonts w:hAnsi="宋体" w:cs="Times New Roman"/>
          <w:szCs w:val="21"/>
        </w:rPr>
      </w:pPr>
      <w:r>
        <w:rPr>
          <w:rFonts w:hint="eastAsia" w:ascii="Times New Roman" w:cs="Times New Roman"/>
          <w:szCs w:val="21"/>
        </w:rPr>
        <w:t>应满足SJ/T 11363对其有毒物质的限制和管理要求。</w:t>
      </w:r>
    </w:p>
    <w:p>
      <w:pPr>
        <w:pStyle w:val="96"/>
        <w:numPr>
          <w:ilvl w:val="1"/>
          <w:numId w:val="6"/>
        </w:numPr>
        <w:spacing w:before="156" w:after="156"/>
      </w:pPr>
      <w:bookmarkStart w:id="672" w:name="_Toc447897197"/>
      <w:bookmarkStart w:id="673" w:name="_Toc532477801"/>
      <w:r>
        <w:t>软件要求</w:t>
      </w:r>
      <w:bookmarkEnd w:id="671"/>
      <w:bookmarkEnd w:id="672"/>
      <w:bookmarkEnd w:id="673"/>
    </w:p>
    <w:p>
      <w:pPr>
        <w:pStyle w:val="102"/>
        <w:numPr>
          <w:ilvl w:val="2"/>
          <w:numId w:val="6"/>
        </w:numPr>
        <w:spacing w:before="156" w:after="156"/>
      </w:pPr>
      <w:bookmarkStart w:id="674" w:name="_Toc224441761"/>
      <w:bookmarkStart w:id="675" w:name="_Toc139701816"/>
      <w:bookmarkStart w:id="676" w:name="_Toc142375153"/>
      <w:r>
        <w:t>软件基本要求</w:t>
      </w:r>
      <w:bookmarkEnd w:id="674"/>
      <w:bookmarkEnd w:id="675"/>
      <w:bookmarkEnd w:id="676"/>
    </w:p>
    <w:p>
      <w:pPr>
        <w:pStyle w:val="204"/>
        <w:spacing w:after="15" w:line="240" w:lineRule="auto"/>
        <w:ind w:firstLine="420"/>
        <w:rPr>
          <w:rFonts w:hAnsi="宋体"/>
        </w:rPr>
      </w:pPr>
      <w:r>
        <w:rPr>
          <w:rFonts w:hAnsi="宋体"/>
        </w:rPr>
        <w:t>软件系统应稳定，功能软件具有明显的层次结构。</w:t>
      </w:r>
      <w:bookmarkStart w:id="677" w:name="_Toc139701817"/>
    </w:p>
    <w:p>
      <w:pPr>
        <w:pStyle w:val="204"/>
        <w:spacing w:after="15" w:line="240" w:lineRule="auto"/>
        <w:ind w:firstLine="420"/>
        <w:rPr>
          <w:rFonts w:hAnsi="宋体"/>
        </w:rPr>
      </w:pPr>
      <w:r>
        <w:rPr>
          <w:rFonts w:hint="eastAsia" w:hAnsi="宋体"/>
        </w:rPr>
        <w:t>Linux操作系统版本应不低于3.18，宜不低于4.4。</w:t>
      </w:r>
    </w:p>
    <w:p>
      <w:pPr>
        <w:pStyle w:val="204"/>
        <w:spacing w:after="15" w:line="240" w:lineRule="auto"/>
        <w:ind w:firstLine="420"/>
        <w:rPr>
          <w:rFonts w:hAnsi="宋体"/>
        </w:rPr>
      </w:pPr>
      <w:bookmarkStart w:id="678" w:name="_Toc425179430"/>
      <w:r>
        <w:rPr>
          <w:rFonts w:hint="eastAsia" w:hAnsi="宋体"/>
        </w:rPr>
        <w:t>Linux系统内核应支持Relay和DebugFS。</w:t>
      </w:r>
      <w:bookmarkEnd w:id="678"/>
    </w:p>
    <w:p>
      <w:pPr>
        <w:pStyle w:val="204"/>
        <w:spacing w:after="15" w:line="240" w:lineRule="auto"/>
        <w:ind w:firstLine="420"/>
        <w:rPr>
          <w:rFonts w:hAnsi="宋体"/>
        </w:rPr>
      </w:pPr>
      <w:r>
        <w:rPr>
          <w:rFonts w:hint="eastAsia" w:hAnsi="宋体"/>
        </w:rPr>
        <w:t>应支持中文文件操作（包括中文文件名及中文文件内容），支持大于</w:t>
      </w:r>
      <w:r>
        <w:rPr>
          <w:rFonts w:hAnsi="宋体"/>
        </w:rPr>
        <w:t>4G</w:t>
      </w:r>
      <w:r>
        <w:rPr>
          <w:rFonts w:hint="eastAsia" w:hAnsi="宋体"/>
        </w:rPr>
        <w:t>字节的文件的读写（即支持</w:t>
      </w:r>
      <w:r>
        <w:rPr>
          <w:rFonts w:hAnsi="宋体"/>
        </w:rPr>
        <w:t>64</w:t>
      </w:r>
      <w:r>
        <w:rPr>
          <w:rFonts w:hint="eastAsia" w:hAnsi="宋体"/>
        </w:rPr>
        <w:t>位文件位置指针、文件长度等）。</w:t>
      </w:r>
    </w:p>
    <w:p>
      <w:pPr>
        <w:pStyle w:val="204"/>
        <w:spacing w:after="15" w:line="240" w:lineRule="auto"/>
        <w:ind w:firstLine="420"/>
        <w:rPr>
          <w:rFonts w:hAnsi="宋体"/>
        </w:rPr>
      </w:pPr>
      <w:r>
        <w:rPr>
          <w:rFonts w:hint="eastAsia" w:hAnsi="宋体"/>
        </w:rPr>
        <w:t>宜不开启Linux系统网卡的GRO（Generic receive offload）功能。</w:t>
      </w:r>
    </w:p>
    <w:p>
      <w:pPr>
        <w:pStyle w:val="204"/>
        <w:spacing w:after="15" w:line="240" w:lineRule="auto"/>
        <w:ind w:firstLine="420"/>
        <w:rPr>
          <w:rFonts w:hAnsi="宋体"/>
        </w:rPr>
      </w:pPr>
      <w:r>
        <w:rPr>
          <w:rFonts w:hint="eastAsia" w:hAnsi="宋体"/>
        </w:rPr>
        <w:t>融合版设备机顶盒模块应满足的软件基本应符合</w:t>
      </w:r>
      <w:r>
        <w:rPr>
          <w:rFonts w:hint="eastAsia" w:hAnsi="宋体"/>
          <w:szCs w:val="21"/>
          <w:lang w:bidi="zh-CN"/>
        </w:rPr>
        <w:t>《中国电信智能机顶盒技术要求》6.1-6.6,6.9-6.16,7.1-7.15的要求。</w:t>
      </w:r>
    </w:p>
    <w:p>
      <w:pPr>
        <w:pStyle w:val="102"/>
        <w:numPr>
          <w:ilvl w:val="2"/>
          <w:numId w:val="6"/>
        </w:numPr>
        <w:spacing w:before="156" w:after="156"/>
      </w:pPr>
      <w:bookmarkStart w:id="679" w:name="_Toc165128298"/>
      <w:bookmarkStart w:id="680" w:name="_Toc224441762"/>
      <w:bookmarkStart w:id="681" w:name="_Toc165129280"/>
      <w:r>
        <w:rPr>
          <w:rFonts w:hint="eastAsia"/>
        </w:rPr>
        <w:t>操作系统</w:t>
      </w:r>
      <w:r>
        <w:t>软件</w:t>
      </w:r>
      <w:bookmarkEnd w:id="679"/>
      <w:bookmarkEnd w:id="680"/>
      <w:bookmarkEnd w:id="681"/>
      <w:r>
        <w:rPr>
          <w:rFonts w:hint="eastAsia"/>
        </w:rPr>
        <w:t>要求</w:t>
      </w:r>
    </w:p>
    <w:bookmarkEnd w:id="677"/>
    <w:p>
      <w:pPr>
        <w:pStyle w:val="108"/>
        <w:numPr>
          <w:ilvl w:val="3"/>
          <w:numId w:val="6"/>
        </w:numPr>
        <w:spacing w:before="156" w:after="156"/>
      </w:pPr>
      <w:bookmarkStart w:id="682" w:name="_Toc196286686"/>
      <w:bookmarkEnd w:id="682"/>
      <w:bookmarkStart w:id="683" w:name="_Toc196286679"/>
      <w:bookmarkEnd w:id="683"/>
      <w:bookmarkStart w:id="684" w:name="_Toc158627869"/>
      <w:bookmarkEnd w:id="684"/>
      <w:bookmarkStart w:id="685" w:name="_Toc224441768"/>
      <w:bookmarkStart w:id="686" w:name="_Toc165129286"/>
      <w:r>
        <w:rPr>
          <w:rFonts w:hint="eastAsia"/>
        </w:rPr>
        <w:t>智能OS要求</w:t>
      </w:r>
    </w:p>
    <w:p>
      <w:pPr>
        <w:pStyle w:val="204"/>
        <w:spacing w:after="15" w:line="240" w:lineRule="auto"/>
        <w:ind w:firstLine="420"/>
        <w:rPr>
          <w:rFonts w:hAnsi="宋体"/>
        </w:rPr>
      </w:pPr>
      <w:r>
        <w:rPr>
          <w:rFonts w:hint="eastAsia" w:hAnsi="宋体"/>
        </w:rPr>
        <w:t>智能家庭网关应支持智能OS（</w:t>
      </w:r>
      <w:r>
        <w:rPr>
          <w:rFonts w:hAnsi="宋体"/>
        </w:rPr>
        <w:t>具体要求见</w:t>
      </w:r>
      <w:r>
        <w:rPr>
          <w:rFonts w:hint="eastAsia" w:hAnsi="宋体"/>
        </w:rPr>
        <w:t>附录</w:t>
      </w:r>
      <w:r>
        <w:rPr>
          <w:rFonts w:hAnsi="宋体"/>
        </w:rPr>
        <w:t>C</w:t>
      </w:r>
      <w:r>
        <w:rPr>
          <w:rFonts w:hint="eastAsia" w:hAnsi="宋体"/>
        </w:rPr>
        <w:t>），支持与智家平台、手机APP的交互和管理，能够提供对外能力开放，支持插件（如ko、so和专用业务插件）的动态加载、生命周期控制（包括安装、启动、卸载、更新、停止等）、资源管理和安全管理，支持对智能OS、专用功能模块（如基本软件能力接口模块、APP管理平台接口模块等）的软件升级。</w:t>
      </w:r>
    </w:p>
    <w:p>
      <w:pPr>
        <w:pStyle w:val="108"/>
        <w:numPr>
          <w:ilvl w:val="3"/>
          <w:numId w:val="6"/>
        </w:numPr>
        <w:spacing w:before="156" w:after="156"/>
      </w:pPr>
      <w:r>
        <w:t>Linux文件系统结构要求</w:t>
      </w:r>
      <w:bookmarkEnd w:id="685"/>
      <w:bookmarkEnd w:id="686"/>
    </w:p>
    <w:p>
      <w:pPr>
        <w:spacing w:after="15"/>
        <w:ind w:firstLine="420"/>
      </w:pPr>
      <w:r>
        <w:rPr>
          <w:rFonts w:hint="eastAsia" w:hAnsi="宋体"/>
          <w:szCs w:val="21"/>
        </w:rPr>
        <w:t>智能</w:t>
      </w:r>
      <w:r>
        <w:t>家庭网关的Linux系统根文件系统的顶层目录</w:t>
      </w:r>
      <w:r>
        <w:rPr>
          <w:rFonts w:hint="eastAsia"/>
        </w:rPr>
        <w:t>建议</w:t>
      </w:r>
      <w:r>
        <w:t>包含以下目录：</w:t>
      </w:r>
    </w:p>
    <w:p>
      <w:pPr>
        <w:numPr>
          <w:ilvl w:val="0"/>
          <w:numId w:val="17"/>
        </w:numPr>
        <w:tabs>
          <w:tab w:val="left" w:pos="851"/>
          <w:tab w:val="clear" w:pos="1680"/>
        </w:tabs>
        <w:spacing w:before="0" w:after="15" w:afterLines="0"/>
        <w:ind w:left="851"/>
      </w:pPr>
      <w:r>
        <w:t>/bin 必要的用户命令</w:t>
      </w:r>
      <w:r>
        <w:rPr>
          <w:rFonts w:hint="eastAsia"/>
        </w:rPr>
        <w:t>（</w:t>
      </w:r>
      <w:r>
        <w:t>二进制文件</w:t>
      </w:r>
      <w:r>
        <w:rPr>
          <w:rFonts w:hint="eastAsia"/>
        </w:rPr>
        <w:t>）</w:t>
      </w:r>
    </w:p>
    <w:p>
      <w:pPr>
        <w:numPr>
          <w:ilvl w:val="0"/>
          <w:numId w:val="17"/>
        </w:numPr>
        <w:tabs>
          <w:tab w:val="left" w:pos="851"/>
          <w:tab w:val="clear" w:pos="1680"/>
        </w:tabs>
        <w:spacing w:before="0" w:after="15" w:afterLines="0"/>
        <w:ind w:left="851"/>
      </w:pPr>
      <w:r>
        <w:t>/dev 设备文件和其它特殊文件</w:t>
      </w:r>
    </w:p>
    <w:p>
      <w:pPr>
        <w:numPr>
          <w:ilvl w:val="0"/>
          <w:numId w:val="17"/>
        </w:numPr>
        <w:tabs>
          <w:tab w:val="left" w:pos="851"/>
          <w:tab w:val="clear" w:pos="1680"/>
        </w:tabs>
        <w:spacing w:before="0" w:after="15" w:afterLines="0"/>
        <w:ind w:left="851"/>
      </w:pPr>
      <w:r>
        <w:t>/etc 系统配置文件，包括启动文件</w:t>
      </w:r>
    </w:p>
    <w:p>
      <w:pPr>
        <w:numPr>
          <w:ilvl w:val="0"/>
          <w:numId w:val="17"/>
        </w:numPr>
        <w:tabs>
          <w:tab w:val="left" w:pos="851"/>
          <w:tab w:val="clear" w:pos="1680"/>
        </w:tabs>
        <w:spacing w:before="0" w:after="15" w:afterLines="0"/>
        <w:ind w:left="851"/>
      </w:pPr>
      <w:r>
        <w:t>/lib</w:t>
      </w:r>
      <w:r>
        <w:tab/>
      </w:r>
      <w:r>
        <w:t>必要的链接库</w:t>
      </w:r>
    </w:p>
    <w:p>
      <w:pPr>
        <w:numPr>
          <w:ilvl w:val="0"/>
          <w:numId w:val="17"/>
        </w:numPr>
        <w:tabs>
          <w:tab w:val="left" w:pos="851"/>
          <w:tab w:val="clear" w:pos="1680"/>
        </w:tabs>
        <w:spacing w:before="0" w:after="15" w:afterLines="0"/>
        <w:ind w:left="851"/>
      </w:pPr>
      <w:r>
        <w:t>/mnt 安装点，用于暂时安装文件系统</w:t>
      </w:r>
    </w:p>
    <w:p>
      <w:pPr>
        <w:numPr>
          <w:ilvl w:val="0"/>
          <w:numId w:val="17"/>
        </w:numPr>
        <w:tabs>
          <w:tab w:val="left" w:pos="851"/>
          <w:tab w:val="clear" w:pos="1680"/>
        </w:tabs>
        <w:spacing w:before="0" w:after="15" w:afterLines="0"/>
        <w:ind w:left="851"/>
      </w:pPr>
      <w:r>
        <w:t>/proc 提供内核与进程信息的虚拟文件系统</w:t>
      </w:r>
    </w:p>
    <w:p>
      <w:pPr>
        <w:numPr>
          <w:ilvl w:val="0"/>
          <w:numId w:val="17"/>
        </w:numPr>
        <w:tabs>
          <w:tab w:val="left" w:pos="851"/>
          <w:tab w:val="clear" w:pos="1680"/>
        </w:tabs>
        <w:spacing w:before="0" w:after="15" w:afterLines="0"/>
        <w:ind w:left="851"/>
      </w:pPr>
      <w:r>
        <w:t>/sbin 必要的系统管理员命令</w:t>
      </w:r>
      <w:r>
        <w:rPr>
          <w:rFonts w:hint="eastAsia"/>
        </w:rPr>
        <w:t>（</w:t>
      </w:r>
      <w:r>
        <w:t>二进制文件</w:t>
      </w:r>
      <w:r>
        <w:rPr>
          <w:rFonts w:hint="eastAsia"/>
        </w:rPr>
        <w:t>）</w:t>
      </w:r>
    </w:p>
    <w:p>
      <w:pPr>
        <w:numPr>
          <w:ilvl w:val="0"/>
          <w:numId w:val="17"/>
        </w:numPr>
        <w:tabs>
          <w:tab w:val="left" w:pos="851"/>
          <w:tab w:val="clear" w:pos="1680"/>
        </w:tabs>
        <w:spacing w:before="0" w:after="15" w:afterLines="0"/>
        <w:ind w:left="851"/>
      </w:pPr>
      <w:r>
        <w:t>/usr</w:t>
      </w:r>
      <w:r>
        <w:tab/>
      </w:r>
      <w:r>
        <w:t>在第二层包括</w:t>
      </w:r>
      <w:r>
        <w:rPr>
          <w:rFonts w:hint="eastAsia"/>
        </w:rPr>
        <w:t>智能</w:t>
      </w:r>
      <w:r>
        <w:t>家庭网关应用程序，中间件模块以及中间件管理程序</w:t>
      </w:r>
    </w:p>
    <w:p>
      <w:pPr>
        <w:numPr>
          <w:ilvl w:val="0"/>
          <w:numId w:val="17"/>
        </w:numPr>
        <w:tabs>
          <w:tab w:val="left" w:pos="851"/>
          <w:tab w:val="clear" w:pos="1680"/>
        </w:tabs>
        <w:spacing w:before="0" w:after="15" w:afterLines="0"/>
        <w:ind w:left="851"/>
      </w:pPr>
      <w:r>
        <w:t>/var</w:t>
      </w:r>
      <w:r>
        <w:tab/>
      </w:r>
      <w:r>
        <w:t>监控程序和工具程序所存放的可变数据</w:t>
      </w:r>
    </w:p>
    <w:p>
      <w:pPr>
        <w:numPr>
          <w:ilvl w:val="0"/>
          <w:numId w:val="17"/>
        </w:numPr>
        <w:tabs>
          <w:tab w:val="left" w:pos="851"/>
          <w:tab w:val="clear" w:pos="1680"/>
        </w:tabs>
        <w:spacing w:before="0" w:after="15" w:afterLines="0"/>
        <w:ind w:left="851"/>
      </w:pPr>
      <w:r>
        <w:t>/var/local/tmp 目录用于PF_UNIX类型socket通信的文件路径</w:t>
      </w:r>
    </w:p>
    <w:p>
      <w:pPr>
        <w:numPr>
          <w:ilvl w:val="0"/>
          <w:numId w:val="17"/>
        </w:numPr>
        <w:tabs>
          <w:tab w:val="left" w:pos="851"/>
          <w:tab w:val="clear" w:pos="1680"/>
        </w:tabs>
        <w:spacing w:before="0" w:after="15" w:afterLines="0"/>
        <w:ind w:left="851"/>
      </w:pPr>
      <w:r>
        <w:t>/webs WEB界面访问文件</w:t>
      </w:r>
    </w:p>
    <w:p>
      <w:pPr>
        <w:pStyle w:val="108"/>
        <w:numPr>
          <w:ilvl w:val="3"/>
          <w:numId w:val="6"/>
        </w:numPr>
        <w:spacing w:before="156" w:after="156"/>
      </w:pPr>
      <w:bookmarkStart w:id="687" w:name="_Toc165129287"/>
      <w:bookmarkStart w:id="688" w:name="_Toc224441769"/>
      <w:r>
        <w:t>Linux系统命令要求</w:t>
      </w:r>
      <w:bookmarkEnd w:id="687"/>
      <w:bookmarkEnd w:id="688"/>
    </w:p>
    <w:p>
      <w:pPr>
        <w:spacing w:after="15"/>
        <w:ind w:firstLine="420" w:firstLineChars="200"/>
      </w:pPr>
      <w:r>
        <w:t>Linux可执行命令存放的目录包括/bin、/sbin、 /usr/bin，在这些目录下只允许包含以下两类命令：</w:t>
      </w:r>
    </w:p>
    <w:p>
      <w:pPr>
        <w:numPr>
          <w:ilvl w:val="0"/>
          <w:numId w:val="102"/>
        </w:numPr>
        <w:spacing w:before="0" w:after="15" w:afterLines="0"/>
      </w:pPr>
      <w:r>
        <w:t>用于当telnet服务被允许时由操作维护人员使用，用于对系统进行初步维护的系统命令：ls、ps、iptables、ping。</w:t>
      </w:r>
    </w:p>
    <w:p>
      <w:pPr>
        <w:numPr>
          <w:ilvl w:val="0"/>
          <w:numId w:val="102"/>
        </w:numPr>
        <w:spacing w:before="0" w:after="15" w:afterLines="0"/>
      </w:pPr>
      <w:r>
        <w:t>用于实现网关业务能力的应用软件，厂商需要对所包含的应用软件进行详细技术说明。</w:t>
      </w:r>
    </w:p>
    <w:p>
      <w:pPr>
        <w:pStyle w:val="108"/>
        <w:numPr>
          <w:ilvl w:val="3"/>
          <w:numId w:val="6"/>
        </w:numPr>
        <w:spacing w:before="156" w:after="156"/>
      </w:pPr>
      <w:bookmarkStart w:id="689" w:name="_Toc196286689"/>
      <w:bookmarkEnd w:id="689"/>
      <w:bookmarkStart w:id="690" w:name="_Toc165129283"/>
      <w:bookmarkStart w:id="691" w:name="_Toc224441765"/>
      <w:r>
        <w:t>要求提供的服务</w:t>
      </w:r>
      <w:bookmarkEnd w:id="690"/>
      <w:bookmarkEnd w:id="691"/>
    </w:p>
    <w:p>
      <w:pPr>
        <w:spacing w:after="15"/>
        <w:ind w:firstLine="420"/>
        <w:rPr>
          <w:rFonts w:ascii="宋体" w:hAnsi="宋体" w:cs="宋体"/>
          <w:kern w:val="0"/>
          <w:szCs w:val="20"/>
        </w:rPr>
      </w:pPr>
      <w:r>
        <w:rPr>
          <w:rFonts w:ascii="宋体" w:hAnsi="宋体" w:cs="宋体"/>
          <w:kern w:val="0"/>
          <w:szCs w:val="20"/>
        </w:rPr>
        <w:t>除上网</w:t>
      </w:r>
      <w:r>
        <w:rPr>
          <w:rFonts w:hint="eastAsia" w:ascii="宋体" w:hAnsi="宋体" w:cs="宋体"/>
          <w:kern w:val="0"/>
          <w:szCs w:val="20"/>
        </w:rPr>
        <w:t>业务</w:t>
      </w:r>
      <w:r>
        <w:rPr>
          <w:rFonts w:ascii="宋体" w:hAnsi="宋体" w:cs="宋体"/>
          <w:kern w:val="0"/>
          <w:szCs w:val="20"/>
        </w:rPr>
        <w:t>、IPTV业务、语音业务、TR069管理、智家平台管理、加载插件所需的服务之外，家庭网关应提供FTP服务、 SAMBA服务、HTTP服务和Telnet登录服务，不应提供其它服务（参见附录G）。</w:t>
      </w:r>
    </w:p>
    <w:p>
      <w:pPr>
        <w:spacing w:after="15"/>
        <w:ind w:firstLine="420"/>
        <w:rPr>
          <w:rFonts w:ascii="宋体" w:hAnsi="宋体" w:cs="宋体"/>
          <w:kern w:val="0"/>
          <w:szCs w:val="20"/>
        </w:rPr>
      </w:pPr>
      <w:r>
        <w:rPr>
          <w:rFonts w:ascii="宋体" w:hAnsi="宋体" w:cs="宋体"/>
          <w:kern w:val="0"/>
          <w:szCs w:val="20"/>
        </w:rPr>
        <w:t>FTP服务和SAMBA</w:t>
      </w:r>
      <w:r>
        <w:rPr>
          <w:rFonts w:hint="eastAsia" w:ascii="宋体" w:hAnsi="宋体" w:cs="宋体"/>
          <w:kern w:val="0"/>
          <w:szCs w:val="20"/>
        </w:rPr>
        <w:t>服务</w:t>
      </w:r>
      <w:r>
        <w:rPr>
          <w:rFonts w:ascii="宋体" w:hAnsi="宋体" w:cs="宋体"/>
          <w:kern w:val="0"/>
          <w:szCs w:val="20"/>
        </w:rPr>
        <w:t>默认为</w:t>
      </w:r>
      <w:r>
        <w:rPr>
          <w:rFonts w:hint="eastAsia" w:ascii="宋体" w:hAnsi="宋体" w:cs="宋体"/>
          <w:kern w:val="0"/>
          <w:szCs w:val="20"/>
        </w:rPr>
        <w:t>仅本地开启</w:t>
      </w:r>
      <w:r>
        <w:rPr>
          <w:rFonts w:ascii="宋体" w:hAnsi="宋体" w:cs="宋体"/>
          <w:kern w:val="0"/>
          <w:szCs w:val="20"/>
        </w:rPr>
        <w:t>状态；</w:t>
      </w:r>
      <w:r>
        <w:rPr>
          <w:rFonts w:hint="eastAsia" w:ascii="宋体" w:hAnsi="宋体" w:cs="宋体"/>
          <w:kern w:val="0"/>
          <w:szCs w:val="20"/>
        </w:rPr>
        <w:t>服务</w:t>
      </w:r>
      <w:r>
        <w:rPr>
          <w:rFonts w:ascii="宋体" w:hAnsi="宋体" w:cs="宋体"/>
          <w:kern w:val="0"/>
          <w:szCs w:val="20"/>
        </w:rPr>
        <w:t>的</w:t>
      </w:r>
      <w:r>
        <w:rPr>
          <w:rFonts w:hint="eastAsia" w:ascii="宋体" w:hAnsi="宋体" w:cs="宋体"/>
          <w:kern w:val="0"/>
          <w:szCs w:val="20"/>
        </w:rPr>
        <w:t>开放范围（内网、外网）配置</w:t>
      </w:r>
      <w:r>
        <w:rPr>
          <w:rFonts w:ascii="宋体" w:hAnsi="宋体" w:cs="宋体"/>
          <w:kern w:val="0"/>
          <w:szCs w:val="20"/>
        </w:rPr>
        <w:t>、服务端口的配置、用户名与密码的设置等只能通过ITMS+</w:t>
      </w:r>
      <w:r>
        <w:rPr>
          <w:rFonts w:hint="eastAsia" w:ascii="宋体" w:hAnsi="宋体" w:cs="宋体"/>
          <w:kern w:val="0"/>
          <w:szCs w:val="20"/>
        </w:rPr>
        <w:t>、智家平台</w:t>
      </w:r>
      <w:r>
        <w:rPr>
          <w:rFonts w:ascii="宋体" w:hAnsi="宋体" w:cs="宋体"/>
          <w:kern w:val="0"/>
          <w:szCs w:val="20"/>
        </w:rPr>
        <w:t>进行。</w:t>
      </w:r>
    </w:p>
    <w:p>
      <w:pPr>
        <w:spacing w:after="15"/>
        <w:ind w:firstLine="420"/>
        <w:rPr>
          <w:rFonts w:ascii="宋体" w:hAnsi="宋体" w:cs="宋体"/>
          <w:kern w:val="0"/>
          <w:szCs w:val="20"/>
        </w:rPr>
      </w:pPr>
      <w:r>
        <w:rPr>
          <w:rFonts w:ascii="宋体" w:hAnsi="宋体" w:cs="宋体"/>
          <w:kern w:val="0"/>
          <w:szCs w:val="20"/>
        </w:rPr>
        <w:t>HTTP服务默认为仅本地开启状态，不可修改。</w:t>
      </w:r>
    </w:p>
    <w:p>
      <w:pPr>
        <w:spacing w:after="15"/>
        <w:ind w:firstLine="420"/>
        <w:rPr>
          <w:rFonts w:ascii="宋体" w:hAnsi="宋体" w:cs="宋体"/>
          <w:kern w:val="0"/>
          <w:szCs w:val="20"/>
        </w:rPr>
      </w:pPr>
      <w:r>
        <w:rPr>
          <w:rFonts w:ascii="宋体" w:hAnsi="宋体" w:cs="宋体"/>
          <w:kern w:val="0"/>
          <w:szCs w:val="20"/>
        </w:rPr>
        <w:t>Telnet服务默认为关闭状态；</w:t>
      </w:r>
      <w:r>
        <w:rPr>
          <w:rFonts w:hint="eastAsia" w:ascii="宋体" w:hAnsi="宋体" w:cs="宋体"/>
          <w:kern w:val="0"/>
          <w:szCs w:val="20"/>
        </w:rPr>
        <w:t>服务</w:t>
      </w:r>
      <w:r>
        <w:rPr>
          <w:rFonts w:ascii="宋体" w:hAnsi="宋体" w:cs="宋体"/>
          <w:kern w:val="0"/>
          <w:szCs w:val="20"/>
        </w:rPr>
        <w:t>的启动和关闭</w:t>
      </w:r>
      <w:r>
        <w:rPr>
          <w:rFonts w:hint="eastAsia" w:ascii="宋体" w:hAnsi="宋体" w:cs="宋体"/>
          <w:kern w:val="0"/>
          <w:szCs w:val="20"/>
        </w:rPr>
        <w:t>只能通过ITMS+、智家平台进行，</w:t>
      </w:r>
      <w:r>
        <w:rPr>
          <w:rFonts w:ascii="宋体" w:hAnsi="宋体" w:cs="宋体"/>
          <w:kern w:val="0"/>
          <w:szCs w:val="20"/>
        </w:rPr>
        <w:t>服务端口的配置、用户名与密码的设置等只能通过ITMS+进行。</w:t>
      </w:r>
    </w:p>
    <w:p>
      <w:pPr>
        <w:pStyle w:val="102"/>
        <w:numPr>
          <w:ilvl w:val="2"/>
          <w:numId w:val="6"/>
        </w:numPr>
        <w:spacing w:before="156" w:after="156"/>
      </w:pPr>
      <w:bookmarkStart w:id="692" w:name="_Toc146571375"/>
      <w:bookmarkEnd w:id="692"/>
      <w:bookmarkStart w:id="693" w:name="_Toc146571374"/>
      <w:bookmarkEnd w:id="693"/>
      <w:bookmarkStart w:id="694" w:name="_Toc146570065"/>
      <w:bookmarkEnd w:id="694"/>
      <w:bookmarkStart w:id="695" w:name="_Toc146571373"/>
      <w:bookmarkEnd w:id="695"/>
      <w:bookmarkStart w:id="696" w:name="_Toc146570063"/>
      <w:bookmarkEnd w:id="696"/>
      <w:bookmarkStart w:id="697" w:name="_Toc146570067"/>
      <w:bookmarkEnd w:id="697"/>
      <w:bookmarkStart w:id="698" w:name="_Toc146571372"/>
      <w:bookmarkEnd w:id="698"/>
      <w:bookmarkStart w:id="699" w:name="_Toc146570064"/>
      <w:bookmarkEnd w:id="699"/>
      <w:bookmarkStart w:id="700" w:name="_Toc196286683"/>
      <w:bookmarkEnd w:id="700"/>
      <w:bookmarkStart w:id="701" w:name="_Toc146571377"/>
      <w:bookmarkEnd w:id="701"/>
      <w:bookmarkStart w:id="702" w:name="_Toc146570061"/>
      <w:bookmarkEnd w:id="702"/>
      <w:bookmarkStart w:id="703" w:name="_Toc146571378"/>
      <w:bookmarkEnd w:id="703"/>
      <w:bookmarkStart w:id="704" w:name="_Toc146570066"/>
      <w:bookmarkEnd w:id="704"/>
      <w:bookmarkStart w:id="705" w:name="_Toc146570062"/>
      <w:bookmarkEnd w:id="705"/>
      <w:bookmarkStart w:id="706" w:name="_Toc146571376"/>
      <w:bookmarkEnd w:id="706"/>
      <w:r>
        <w:rPr>
          <w:rFonts w:hint="eastAsia"/>
        </w:rPr>
        <w:t>插件加载要求</w:t>
      </w:r>
    </w:p>
    <w:p>
      <w:pPr>
        <w:pStyle w:val="108"/>
        <w:numPr>
          <w:ilvl w:val="3"/>
          <w:numId w:val="6"/>
        </w:numPr>
        <w:spacing w:before="156" w:after="156"/>
      </w:pPr>
      <w:r>
        <w:t>插件预装要求</w:t>
      </w:r>
    </w:p>
    <w:p>
      <w:pPr>
        <w:pStyle w:val="204"/>
        <w:spacing w:after="15" w:line="240" w:lineRule="auto"/>
        <w:ind w:firstLine="371" w:firstLineChars="177"/>
        <w:rPr>
          <w:rFonts w:hAnsi="宋体"/>
        </w:rPr>
      </w:pPr>
      <w:r>
        <w:rPr>
          <w:rFonts w:hAnsi="宋体"/>
        </w:rPr>
        <w:t>智能家庭网关</w:t>
      </w:r>
      <w:r>
        <w:rPr>
          <w:rFonts w:hint="eastAsia" w:hAnsi="宋体"/>
        </w:rPr>
        <w:t>应支持电信统一开发插件（包括数据检测插件、智能组网插件、网关质量诊断插件、网络质量诊断插件、统一上报插件、云客户端扩展插件等）的出厂预装，出厂预装插件默认启动。</w:t>
      </w:r>
    </w:p>
    <w:p>
      <w:pPr>
        <w:pStyle w:val="204"/>
        <w:spacing w:after="15" w:line="240" w:lineRule="auto"/>
        <w:ind w:firstLine="371" w:firstLineChars="177"/>
        <w:rPr>
          <w:rFonts w:hAnsi="宋体"/>
        </w:rPr>
      </w:pPr>
      <w:r>
        <w:rPr>
          <w:rFonts w:hint="eastAsia" w:hAnsi="宋体"/>
        </w:rPr>
        <w:t>当执行长按恢复出厂设置时，预装插件作为非关键参数，无论是否已经被卸载或升级，都应恢复成出厂预装时的版本及状态（即清空所有的用户私有参数配置并默认启动）。</w:t>
      </w:r>
    </w:p>
    <w:p>
      <w:pPr>
        <w:pStyle w:val="204"/>
        <w:spacing w:after="15" w:line="240" w:lineRule="auto"/>
        <w:ind w:firstLine="371" w:firstLineChars="177"/>
        <w:rPr>
          <w:rFonts w:hAnsi="宋体"/>
        </w:rPr>
      </w:pPr>
      <w:r>
        <w:rPr>
          <w:rFonts w:hint="eastAsia" w:hAnsi="宋体"/>
        </w:rPr>
        <w:t>对于数据检测插件，家庭网关除满足本规范要求的插件处理机制之外，在以下场景下应保障数据检测插件安装文件夹的data子文件夹原样具有网关当前固件包中数据检测插件子文件夹MyPlugin下的所有文件（包括config、m01-b01-us、m01_prog.tgz、m01_sig.tgz、md5.txt）：</w:t>
      </w:r>
    </w:p>
    <w:p>
      <w:pPr>
        <w:numPr>
          <w:ilvl w:val="0"/>
          <w:numId w:val="17"/>
        </w:numPr>
        <w:tabs>
          <w:tab w:val="left" w:pos="1134"/>
          <w:tab w:val="clear" w:pos="1680"/>
        </w:tabs>
        <w:spacing w:before="0" w:afterLines="0"/>
        <w:ind w:hanging="971"/>
        <w:rPr>
          <w:rFonts w:ascii="宋体" w:hAnsi="宋体"/>
        </w:rPr>
      </w:pPr>
      <w:r>
        <w:rPr>
          <w:rFonts w:hint="eastAsia" w:ascii="宋体" w:hAnsi="宋体"/>
        </w:rPr>
        <w:t>出厂预装时</w:t>
      </w:r>
    </w:p>
    <w:p>
      <w:pPr>
        <w:numPr>
          <w:ilvl w:val="0"/>
          <w:numId w:val="17"/>
        </w:numPr>
        <w:tabs>
          <w:tab w:val="left" w:pos="1134"/>
          <w:tab w:val="clear" w:pos="1680"/>
        </w:tabs>
        <w:spacing w:before="0" w:afterLines="0"/>
        <w:ind w:hanging="971"/>
        <w:rPr>
          <w:rFonts w:ascii="宋体" w:hAnsi="宋体"/>
        </w:rPr>
      </w:pPr>
      <w:r>
        <w:rPr>
          <w:rFonts w:hint="eastAsia" w:ascii="宋体" w:hAnsi="宋体"/>
        </w:rPr>
        <w:t>网关固件升级，网关上的数据检测插件被升级成新固件内的数据检测插件版本时</w:t>
      </w:r>
    </w:p>
    <w:p>
      <w:pPr>
        <w:numPr>
          <w:ilvl w:val="0"/>
          <w:numId w:val="17"/>
        </w:numPr>
        <w:tabs>
          <w:tab w:val="left" w:pos="1134"/>
          <w:tab w:val="clear" w:pos="1680"/>
        </w:tabs>
        <w:spacing w:before="0" w:afterLines="0"/>
        <w:ind w:hanging="971"/>
        <w:rPr>
          <w:rFonts w:ascii="宋体" w:hAnsi="宋体"/>
        </w:rPr>
      </w:pPr>
      <w:r>
        <w:rPr>
          <w:rFonts w:hint="eastAsia" w:ascii="宋体" w:hAnsi="宋体"/>
        </w:rPr>
        <w:t>长按恢复出厂设置时</w:t>
      </w:r>
    </w:p>
    <w:p>
      <w:pPr>
        <w:numPr>
          <w:ilvl w:val="0"/>
          <w:numId w:val="17"/>
        </w:numPr>
        <w:tabs>
          <w:tab w:val="left" w:pos="1134"/>
          <w:tab w:val="clear" w:pos="1680"/>
        </w:tabs>
        <w:spacing w:before="0" w:afterLines="0"/>
        <w:ind w:hanging="971"/>
        <w:rPr>
          <w:rFonts w:ascii="宋体" w:hAnsi="宋体"/>
        </w:rPr>
      </w:pPr>
      <w:r>
        <w:rPr>
          <w:rFonts w:hint="eastAsia" w:ascii="宋体" w:hAnsi="宋体"/>
        </w:rPr>
        <w:t>恢复数据检测插件默认配置时</w:t>
      </w:r>
    </w:p>
    <w:p>
      <w:pPr>
        <w:pStyle w:val="204"/>
        <w:spacing w:after="15" w:line="240" w:lineRule="auto"/>
        <w:ind w:firstLine="371" w:firstLineChars="177"/>
        <w:rPr>
          <w:rFonts w:hAnsi="宋体"/>
        </w:rPr>
      </w:pPr>
      <w:r>
        <w:rPr>
          <w:rFonts w:hint="eastAsia" w:hAnsi="宋体"/>
        </w:rPr>
        <w:t>网关质量诊断插件的支持要求参见附录H。</w:t>
      </w:r>
    </w:p>
    <w:p>
      <w:pPr>
        <w:pStyle w:val="108"/>
        <w:numPr>
          <w:ilvl w:val="3"/>
          <w:numId w:val="6"/>
        </w:numPr>
        <w:spacing w:before="156" w:after="156"/>
      </w:pPr>
      <w:r>
        <w:t>插件生命周期控制</w:t>
      </w:r>
    </w:p>
    <w:p>
      <w:pPr>
        <w:pStyle w:val="204"/>
        <w:spacing w:after="15" w:line="240" w:lineRule="auto"/>
        <w:ind w:firstLine="371" w:firstLineChars="177"/>
        <w:rPr>
          <w:rFonts w:hAnsi="宋体"/>
        </w:rPr>
      </w:pPr>
      <w:r>
        <w:rPr>
          <w:rFonts w:hint="eastAsia" w:hAnsi="宋体"/>
        </w:rPr>
        <w:t>智能家庭网关应支持根据智家平台下发的命令，对插件进行加载、启动、停止、更新、卸载等操作，详细要求如下：</w:t>
      </w:r>
    </w:p>
    <w:p>
      <w:pPr>
        <w:numPr>
          <w:ilvl w:val="0"/>
          <w:numId w:val="103"/>
        </w:numPr>
        <w:spacing w:before="0" w:afterLines="0"/>
        <w:rPr>
          <w:rFonts w:ascii="宋体" w:hAnsi="宋体"/>
        </w:rPr>
      </w:pPr>
      <w:r>
        <w:rPr>
          <w:rFonts w:hint="eastAsia" w:ascii="宋体" w:hAnsi="宋体"/>
        </w:rPr>
        <w:t>加载：加载后的插件自动启动</w:t>
      </w:r>
    </w:p>
    <w:p>
      <w:pPr>
        <w:numPr>
          <w:ilvl w:val="0"/>
          <w:numId w:val="103"/>
        </w:numPr>
        <w:spacing w:before="0" w:afterLines="0"/>
        <w:rPr>
          <w:rFonts w:ascii="宋体" w:hAnsi="宋体"/>
        </w:rPr>
      </w:pPr>
      <w:r>
        <w:rPr>
          <w:rFonts w:hint="eastAsia" w:ascii="宋体" w:hAnsi="宋体"/>
        </w:rPr>
        <w:t>启动：若插件处于停止状态，则启动插件并回应平台；若插件处于启动状态，则直接回应平台；若插件处于其它状态，则向平台报错</w:t>
      </w:r>
    </w:p>
    <w:p>
      <w:pPr>
        <w:numPr>
          <w:ilvl w:val="0"/>
          <w:numId w:val="103"/>
        </w:numPr>
        <w:spacing w:before="0" w:afterLines="0"/>
        <w:rPr>
          <w:rFonts w:ascii="宋体" w:hAnsi="宋体"/>
        </w:rPr>
      </w:pPr>
      <w:r>
        <w:rPr>
          <w:rFonts w:hint="eastAsia" w:ascii="宋体" w:hAnsi="宋体"/>
        </w:rPr>
        <w:t>停止：若插件处于启动状态，则停止插件并回应平台；若插件处于停止状态，则直接回应平台；若插件处于其它状态，则向平台报错</w:t>
      </w:r>
    </w:p>
    <w:p>
      <w:pPr>
        <w:numPr>
          <w:ilvl w:val="0"/>
          <w:numId w:val="103"/>
        </w:numPr>
        <w:spacing w:before="0" w:afterLines="0"/>
        <w:rPr>
          <w:rFonts w:ascii="宋体" w:hAnsi="宋体"/>
        </w:rPr>
      </w:pPr>
      <w:r>
        <w:rPr>
          <w:rFonts w:hint="eastAsia" w:ascii="宋体" w:hAnsi="宋体"/>
        </w:rPr>
        <w:t>更新：若插件存在，则更新插件并回应平台，同时需保持插件的生命周期状态不变（原来启动的仍启动，原来停止的仍停止）；若不存在该插件，则向平台报错</w:t>
      </w:r>
    </w:p>
    <w:p>
      <w:pPr>
        <w:numPr>
          <w:ilvl w:val="0"/>
          <w:numId w:val="103"/>
        </w:numPr>
        <w:spacing w:before="0" w:afterLines="0"/>
        <w:rPr>
          <w:rFonts w:ascii="宋体" w:hAnsi="宋体"/>
        </w:rPr>
      </w:pPr>
      <w:r>
        <w:rPr>
          <w:rFonts w:hint="eastAsia" w:ascii="宋体" w:hAnsi="宋体"/>
        </w:rPr>
        <w:t>卸载：若存在插件，则卸载插件并回应平台；若不存在该插件，则向平台报错</w:t>
      </w:r>
    </w:p>
    <w:p>
      <w:pPr>
        <w:pStyle w:val="108"/>
        <w:numPr>
          <w:ilvl w:val="3"/>
          <w:numId w:val="6"/>
        </w:numPr>
        <w:spacing w:before="156" w:after="156"/>
      </w:pPr>
      <w:r>
        <w:t>插件资源及协议端口管理要求</w:t>
      </w:r>
    </w:p>
    <w:p>
      <w:pPr>
        <w:pStyle w:val="204"/>
        <w:spacing w:after="15" w:line="240" w:lineRule="auto"/>
        <w:ind w:firstLine="371" w:firstLineChars="177"/>
        <w:rPr>
          <w:rFonts w:hAnsi="宋体"/>
        </w:rPr>
      </w:pPr>
      <w:r>
        <w:rPr>
          <w:rFonts w:hint="eastAsia" w:hAnsi="宋体"/>
        </w:rPr>
        <w:t>当插件是user权限时，要求网关为每个C插件创建单独的用户运行，并根据C插件配置文件中的CPU、VirtualRam、Socket数值进行相应的资源限制。</w:t>
      </w:r>
    </w:p>
    <w:p>
      <w:pPr>
        <w:pStyle w:val="204"/>
        <w:spacing w:after="15" w:line="240" w:lineRule="auto"/>
        <w:ind w:firstLine="371" w:firstLineChars="177"/>
        <w:rPr>
          <w:rFonts w:hAnsi="宋体"/>
        </w:rPr>
      </w:pPr>
      <w:r>
        <w:rPr>
          <w:rFonts w:hint="eastAsia" w:hAnsi="宋体"/>
        </w:rPr>
        <w:t>网关应启动一个监控进程定时监控每个插件占用的FLASH存储空间大小：缺省每10分钟检查一次；当发现某个插件占用的FLASH存储空间达到其</w:t>
      </w:r>
      <w:r>
        <w:rPr>
          <w:rFonts w:hAnsi="宋体"/>
        </w:rPr>
        <w:t>MaxStorageSize</w:t>
      </w:r>
      <w:r>
        <w:rPr>
          <w:rFonts w:hint="eastAsia" w:hAnsi="宋体"/>
        </w:rPr>
        <w:t>的70%时，开始每3分钟对该插件检查一次；当发现某个插件占用的FLASH存储空间超过其</w:t>
      </w:r>
      <w:r>
        <w:rPr>
          <w:rFonts w:hAnsi="宋体"/>
        </w:rPr>
        <w:t>MaxStorageSize</w:t>
      </w:r>
      <w:r>
        <w:rPr>
          <w:rFonts w:hint="eastAsia" w:hAnsi="宋体"/>
        </w:rPr>
        <w:t>值时，立即停止该插件，同时将该操作及原因记入网关日志文件。</w:t>
      </w:r>
    </w:p>
    <w:p>
      <w:pPr>
        <w:pStyle w:val="204"/>
        <w:spacing w:after="15" w:line="240" w:lineRule="auto"/>
        <w:ind w:firstLine="371" w:firstLineChars="177"/>
        <w:rPr>
          <w:rFonts w:hAnsi="宋体"/>
        </w:rPr>
      </w:pPr>
      <w:r>
        <w:rPr>
          <w:rFonts w:hint="eastAsia" w:hAnsi="宋体"/>
        </w:rPr>
        <w:t>智能家庭网关应支持根据智家平台下发的命令，只允许插件在许可的协议及端口上进行网络侧、用户侧、家庭网关设备内部的数据侦听及服务提供。</w:t>
      </w:r>
    </w:p>
    <w:p>
      <w:pPr>
        <w:pStyle w:val="204"/>
        <w:spacing w:after="15" w:line="240" w:lineRule="auto"/>
        <w:ind w:firstLine="371" w:firstLineChars="177"/>
        <w:rPr>
          <w:rFonts w:hAnsi="宋体"/>
        </w:rPr>
      </w:pPr>
      <w:r>
        <w:rPr>
          <w:rFonts w:hint="eastAsia" w:hAnsi="宋体"/>
        </w:rPr>
        <w:t>家庭网关设备内部允许插件使用的端口范围为9000-9500（TCP/UDP）。</w:t>
      </w:r>
    </w:p>
    <w:p>
      <w:pPr>
        <w:pStyle w:val="96"/>
        <w:numPr>
          <w:ilvl w:val="1"/>
          <w:numId w:val="6"/>
        </w:numPr>
        <w:spacing w:before="156" w:after="156"/>
      </w:pPr>
      <w:bookmarkStart w:id="707" w:name="_Toc532477802"/>
      <w:r>
        <w:t>版本号管理要求</w:t>
      </w:r>
      <w:bookmarkEnd w:id="707"/>
    </w:p>
    <w:p>
      <w:pPr>
        <w:pStyle w:val="204"/>
        <w:spacing w:after="15" w:line="240" w:lineRule="auto"/>
        <w:ind w:firstLine="420"/>
        <w:rPr>
          <w:rFonts w:hAnsi="宋体" w:cs="Times New Roman"/>
          <w:kern w:val="2"/>
          <w:szCs w:val="24"/>
        </w:rPr>
      </w:pPr>
      <w:r>
        <w:rPr>
          <w:rFonts w:hint="eastAsia" w:hAnsi="宋体" w:cs="Times New Roman"/>
          <w:kern w:val="2"/>
          <w:szCs w:val="24"/>
        </w:rPr>
        <w:t>家庭网关的硬件、软件、可单独升级软件模块（如智能OS、基本软件能力接口模块、APP管理平台接口模块等）应支持严格定义的版本号管理，应能够标识或区分所有软硬件设计及功能变化。具体要求如下：</w:t>
      </w:r>
    </w:p>
    <w:p>
      <w:pPr>
        <w:numPr>
          <w:ilvl w:val="0"/>
          <w:numId w:val="17"/>
        </w:numPr>
        <w:tabs>
          <w:tab w:val="left" w:pos="1365"/>
          <w:tab w:val="clear" w:pos="1680"/>
        </w:tabs>
        <w:spacing w:before="0" w:afterLines="0"/>
        <w:ind w:left="874"/>
        <w:rPr>
          <w:rFonts w:ascii="宋体" w:hAnsi="宋体" w:cs="宋体"/>
          <w:kern w:val="0"/>
          <w:szCs w:val="20"/>
        </w:rPr>
      </w:pPr>
      <w:r>
        <w:rPr>
          <w:rFonts w:hint="eastAsia" w:ascii="宋体" w:hAnsi="宋体" w:cs="宋体"/>
          <w:kern w:val="0"/>
          <w:szCs w:val="20"/>
        </w:rPr>
        <w:t>版本号采用分段式设计</w:t>
      </w:r>
    </w:p>
    <w:p>
      <w:pPr>
        <w:numPr>
          <w:ilvl w:val="0"/>
          <w:numId w:val="17"/>
        </w:numPr>
        <w:tabs>
          <w:tab w:val="left" w:pos="1365"/>
          <w:tab w:val="clear" w:pos="1680"/>
        </w:tabs>
        <w:spacing w:before="0" w:afterLines="0"/>
        <w:ind w:left="874"/>
        <w:rPr>
          <w:rFonts w:ascii="宋体" w:hAnsi="宋体" w:cs="宋体"/>
          <w:kern w:val="0"/>
          <w:szCs w:val="20"/>
        </w:rPr>
      </w:pPr>
      <w:r>
        <w:rPr>
          <w:rFonts w:hint="eastAsia" w:ascii="宋体" w:hAnsi="宋体" w:cs="宋体"/>
          <w:kern w:val="0"/>
          <w:szCs w:val="20"/>
        </w:rPr>
        <w:t>格式应为</w:t>
      </w:r>
      <w:r>
        <w:rPr>
          <w:rFonts w:ascii="宋体" w:hAnsi="宋体" w:cs="宋体"/>
          <w:kern w:val="0"/>
          <w:szCs w:val="20"/>
        </w:rPr>
        <w:t>VXX.XX.################</w:t>
      </w:r>
      <w:r>
        <w:rPr>
          <w:rFonts w:hint="eastAsia" w:ascii="宋体" w:hAnsi="宋体" w:cs="宋体"/>
          <w:kern w:val="0"/>
          <w:szCs w:val="20"/>
        </w:rPr>
        <w:t>，其中“</w:t>
      </w:r>
      <w:r>
        <w:rPr>
          <w:rFonts w:ascii="宋体" w:hAnsi="宋体" w:cs="宋体"/>
          <w:kern w:val="0"/>
          <w:szCs w:val="20"/>
        </w:rPr>
        <w:t>XX”代表1到2位的数字，“################</w:t>
      </w:r>
      <w:r>
        <w:rPr>
          <w:rFonts w:hint="eastAsia" w:ascii="宋体" w:hAnsi="宋体" w:cs="宋体"/>
          <w:kern w:val="0"/>
          <w:szCs w:val="20"/>
        </w:rPr>
        <w:t>”代表</w:t>
      </w:r>
      <w:r>
        <w:rPr>
          <w:rFonts w:ascii="宋体" w:hAnsi="宋体" w:cs="宋体"/>
          <w:kern w:val="0"/>
          <w:szCs w:val="20"/>
        </w:rPr>
        <w:t>0~16位的数字</w:t>
      </w:r>
      <w:r>
        <w:rPr>
          <w:rFonts w:hint="eastAsia" w:ascii="宋体" w:hAnsi="宋体" w:cs="宋体"/>
          <w:kern w:val="0"/>
          <w:szCs w:val="20"/>
        </w:rPr>
        <w:t>、字母及下划线的组合</w:t>
      </w:r>
    </w:p>
    <w:p>
      <w:pPr>
        <w:numPr>
          <w:ilvl w:val="0"/>
          <w:numId w:val="17"/>
        </w:numPr>
        <w:tabs>
          <w:tab w:val="left" w:pos="1365"/>
          <w:tab w:val="clear" w:pos="1680"/>
        </w:tabs>
        <w:spacing w:before="0" w:afterLines="0"/>
        <w:ind w:left="874"/>
        <w:rPr>
          <w:rFonts w:ascii="宋体" w:hAnsi="宋体" w:cs="宋体"/>
          <w:kern w:val="0"/>
          <w:szCs w:val="20"/>
        </w:rPr>
      </w:pPr>
      <w:r>
        <w:rPr>
          <w:rFonts w:hint="eastAsia" w:ascii="宋体" w:hAnsi="宋体" w:cs="宋体"/>
          <w:kern w:val="0"/>
          <w:szCs w:val="20"/>
        </w:rPr>
        <w:t>版本号前面两段（即“</w:t>
      </w:r>
      <w:r>
        <w:rPr>
          <w:rFonts w:ascii="宋体" w:hAnsi="宋体" w:cs="宋体"/>
          <w:kern w:val="0"/>
          <w:szCs w:val="20"/>
        </w:rPr>
        <w:t>VXX.XX”段位）定义为“集中运营基线版本号”。凡是对智能网关集中运营相关功能（包括与智家平台的连接、APP管理、预装及加载插件等）产生或可能产生影响的软硬件变化（如</w:t>
      </w:r>
      <w:r>
        <w:rPr>
          <w:rFonts w:hint="eastAsia" w:ascii="宋体" w:hAnsi="宋体" w:cs="宋体"/>
          <w:kern w:val="0"/>
          <w:szCs w:val="20"/>
        </w:rPr>
        <w:t>toolchain、kernal版本更改、linux container相关模块更新等</w:t>
      </w:r>
      <w:r>
        <w:rPr>
          <w:rFonts w:ascii="宋体" w:hAnsi="宋体" w:cs="宋体"/>
          <w:kern w:val="0"/>
          <w:szCs w:val="20"/>
        </w:rPr>
        <w:t>），都应变更“集中运营基线版本号”（即“VXX.XX”段位）；凡是不影响集中运营相关功能的版本变化，应只变更“集中运营基线版本号”后面的段位（即“################”段位）</w:t>
      </w:r>
    </w:p>
    <w:p>
      <w:pPr>
        <w:numPr>
          <w:ilvl w:val="0"/>
          <w:numId w:val="17"/>
        </w:numPr>
        <w:tabs>
          <w:tab w:val="left" w:pos="1365"/>
          <w:tab w:val="clear" w:pos="1680"/>
        </w:tabs>
        <w:spacing w:before="0" w:afterLines="0"/>
        <w:ind w:left="874"/>
        <w:rPr>
          <w:rFonts w:ascii="宋体" w:hAnsi="宋体" w:cs="宋体"/>
          <w:kern w:val="0"/>
          <w:szCs w:val="20"/>
        </w:rPr>
      </w:pPr>
      <w:r>
        <w:rPr>
          <w:rFonts w:hint="eastAsia" w:ascii="宋体" w:hAnsi="宋体" w:cs="宋体"/>
          <w:kern w:val="0"/>
          <w:szCs w:val="20"/>
        </w:rPr>
        <w:t>举例：</w:t>
      </w:r>
      <w:r>
        <w:rPr>
          <w:rFonts w:ascii="宋体" w:hAnsi="宋体" w:cs="宋体"/>
          <w:kern w:val="0"/>
          <w:szCs w:val="20"/>
        </w:rPr>
        <w:t>V1.0.0（集中运营基线版本号为V1.0）、V3.12.16TS_IMSSIP_03</w:t>
      </w:r>
      <w:r>
        <w:rPr>
          <w:rFonts w:hint="eastAsia" w:ascii="宋体" w:hAnsi="宋体" w:cs="宋体"/>
          <w:kern w:val="0"/>
          <w:szCs w:val="20"/>
        </w:rPr>
        <w:t>（集中运营基线版本号为</w:t>
      </w:r>
      <w:r>
        <w:rPr>
          <w:rFonts w:ascii="宋体" w:hAnsi="宋体" w:cs="宋体"/>
          <w:kern w:val="0"/>
          <w:szCs w:val="20"/>
        </w:rPr>
        <w:t>V3.12</w:t>
      </w:r>
      <w:r>
        <w:rPr>
          <w:rFonts w:hint="eastAsia" w:ascii="宋体" w:hAnsi="宋体" w:cs="宋体"/>
          <w:kern w:val="0"/>
          <w:szCs w:val="20"/>
        </w:rPr>
        <w:t>）</w:t>
      </w:r>
    </w:p>
    <w:p>
      <w:pPr>
        <w:pStyle w:val="96"/>
        <w:numPr>
          <w:ilvl w:val="1"/>
          <w:numId w:val="6"/>
        </w:numPr>
        <w:spacing w:before="156" w:after="156"/>
      </w:pPr>
      <w:r>
        <w:rPr>
          <w:rFonts w:hint="eastAsia" w:hAnsi="宋体"/>
        </w:rPr>
        <w:t>上报机顶盒管理平台的</w:t>
      </w:r>
      <w:r>
        <w:rPr>
          <w:rFonts w:hint="eastAsia"/>
        </w:rPr>
        <w:t>设备型号要求（仅针对融合版）</w:t>
      </w:r>
    </w:p>
    <w:p>
      <w:pPr>
        <w:pStyle w:val="204"/>
        <w:spacing w:after="15" w:line="240" w:lineRule="auto"/>
        <w:ind w:firstLine="420"/>
        <w:rPr>
          <w:rFonts w:hAnsi="宋体" w:cs="Times New Roman"/>
          <w:kern w:val="2"/>
          <w:szCs w:val="24"/>
        </w:rPr>
      </w:pPr>
      <w:r>
        <w:rPr>
          <w:rFonts w:hint="eastAsia" w:hAnsi="宋体" w:cs="Times New Roman"/>
          <w:kern w:val="2"/>
          <w:szCs w:val="24"/>
        </w:rPr>
        <w:t>机顶盒模块上报机顶盒管理平台的设备型号必须包含“CTMix-P</w:t>
      </w:r>
      <w:r>
        <w:rPr>
          <w:rFonts w:hAnsi="宋体" w:cs="Times New Roman"/>
          <w:kern w:val="2"/>
          <w:szCs w:val="24"/>
        </w:rPr>
        <w:t>”</w:t>
      </w:r>
      <w:r>
        <w:rPr>
          <w:rFonts w:hint="eastAsia" w:hAnsi="宋体" w:cs="Times New Roman"/>
          <w:kern w:val="2"/>
          <w:szCs w:val="24"/>
        </w:rPr>
        <w:t>字符。</w:t>
      </w:r>
    </w:p>
    <w:p>
      <w:pPr>
        <w:pStyle w:val="96"/>
        <w:numPr>
          <w:ilvl w:val="1"/>
          <w:numId w:val="6"/>
        </w:numPr>
        <w:spacing w:before="156" w:after="156"/>
      </w:pPr>
      <w:r>
        <w:rPr>
          <w:rFonts w:hint="eastAsia" w:hAnsi="宋体"/>
        </w:rPr>
        <w:t>上报机顶盒管理平台的</w:t>
      </w:r>
      <w:r>
        <w:rPr>
          <w:rFonts w:hint="eastAsia"/>
        </w:rPr>
        <w:t>硬件版本号要求（仅针对融合版）</w:t>
      </w:r>
    </w:p>
    <w:p>
      <w:pPr>
        <w:pStyle w:val="204"/>
        <w:spacing w:after="15" w:line="240" w:lineRule="auto"/>
        <w:ind w:firstLine="420"/>
        <w:rPr>
          <w:rFonts w:hAnsi="宋体" w:cs="Times New Roman"/>
          <w:kern w:val="2"/>
          <w:szCs w:val="24"/>
        </w:rPr>
      </w:pPr>
      <w:r>
        <w:rPr>
          <w:rFonts w:hint="eastAsia" w:hAnsi="宋体" w:cs="Times New Roman"/>
          <w:kern w:val="2"/>
          <w:szCs w:val="24"/>
        </w:rPr>
        <w:t>机顶盒模块上报机顶盒管理平台的硬件版本号具体规则要求如下：</w:t>
      </w:r>
    </w:p>
    <w:p>
      <w:pPr>
        <w:numPr>
          <w:ilvl w:val="0"/>
          <w:numId w:val="17"/>
        </w:numPr>
        <w:tabs>
          <w:tab w:val="left" w:pos="1365"/>
          <w:tab w:val="clear" w:pos="1680"/>
        </w:tabs>
        <w:spacing w:before="0" w:afterLines="0"/>
        <w:ind w:left="874"/>
        <w:rPr>
          <w:rFonts w:ascii="宋体" w:hAnsi="宋体" w:cs="宋体"/>
          <w:kern w:val="0"/>
          <w:szCs w:val="20"/>
        </w:rPr>
      </w:pPr>
      <w:r>
        <w:rPr>
          <w:rFonts w:hint="eastAsia" w:ascii="宋体" w:hAnsi="宋体" w:cs="宋体"/>
          <w:kern w:val="0"/>
          <w:szCs w:val="20"/>
        </w:rPr>
        <w:t>6位厂家OUI+6位芯片型号代码（2位为芯片厂商代码+4位芯片代码，可确认芯片型号及解码能力）+4位序号（表示同一设备型号下的硬件版本时间和顺序）+8位“厂家自定义”，共计24位</w:t>
      </w:r>
    </w:p>
    <w:p>
      <w:pPr>
        <w:numPr>
          <w:ilvl w:val="0"/>
          <w:numId w:val="17"/>
        </w:numPr>
        <w:tabs>
          <w:tab w:val="left" w:pos="1365"/>
          <w:tab w:val="clear" w:pos="1680"/>
        </w:tabs>
        <w:spacing w:before="0" w:afterLines="0"/>
        <w:ind w:left="874"/>
        <w:rPr>
          <w:rFonts w:ascii="宋体" w:hAnsi="宋体" w:cs="宋体"/>
          <w:kern w:val="0"/>
          <w:szCs w:val="20"/>
        </w:rPr>
      </w:pPr>
      <w:r>
        <w:rPr>
          <w:rFonts w:hint="eastAsia" w:ascii="宋体" w:hAnsi="宋体" w:cs="宋体"/>
          <w:kern w:val="0"/>
          <w:szCs w:val="20"/>
        </w:rPr>
        <w:t>芯片厂商代码：由电信统一分配</w:t>
      </w:r>
    </w:p>
    <w:p>
      <w:pPr>
        <w:numPr>
          <w:ilvl w:val="0"/>
          <w:numId w:val="17"/>
        </w:numPr>
        <w:tabs>
          <w:tab w:val="left" w:pos="1365"/>
          <w:tab w:val="clear" w:pos="1680"/>
        </w:tabs>
        <w:spacing w:before="0" w:afterLines="0"/>
        <w:ind w:left="874"/>
        <w:rPr>
          <w:rFonts w:ascii="宋体" w:hAnsi="宋体" w:cs="宋体"/>
          <w:kern w:val="0"/>
          <w:szCs w:val="20"/>
        </w:rPr>
      </w:pPr>
      <w:r>
        <w:rPr>
          <w:rFonts w:hint="eastAsia" w:ascii="宋体" w:hAnsi="宋体" w:cs="宋体"/>
          <w:kern w:val="0"/>
          <w:szCs w:val="20"/>
        </w:rPr>
        <w:t>4位芯片代码：需要芯片厂商上报对应的芯片型号及解码能力</w:t>
      </w:r>
    </w:p>
    <w:p>
      <w:pPr>
        <w:numPr>
          <w:ilvl w:val="0"/>
          <w:numId w:val="17"/>
        </w:numPr>
        <w:tabs>
          <w:tab w:val="left" w:pos="1365"/>
          <w:tab w:val="clear" w:pos="1680"/>
        </w:tabs>
        <w:spacing w:before="0" w:afterLines="0"/>
        <w:ind w:left="874"/>
        <w:rPr>
          <w:rFonts w:ascii="宋体" w:hAnsi="宋体" w:cs="宋体"/>
          <w:kern w:val="0"/>
          <w:szCs w:val="20"/>
        </w:rPr>
      </w:pPr>
      <w:r>
        <w:rPr>
          <w:rFonts w:hint="eastAsia" w:ascii="宋体" w:hAnsi="宋体" w:cs="宋体"/>
          <w:kern w:val="0"/>
          <w:szCs w:val="20"/>
        </w:rPr>
        <w:t>4位序号：前2位为年份，后2位为当年设备硬件版本序号。如1701指2017年第一个硬件版本。</w:t>
      </w:r>
    </w:p>
    <w:p>
      <w:pPr>
        <w:pStyle w:val="47"/>
        <w:spacing w:before="0" w:afterLines="0"/>
      </w:pPr>
    </w:p>
    <w:p>
      <w:pPr>
        <w:pStyle w:val="100"/>
        <w:numPr>
          <w:ilvl w:val="0"/>
          <w:numId w:val="6"/>
        </w:numPr>
        <w:spacing w:before="312" w:after="312"/>
      </w:pPr>
      <w:bookmarkStart w:id="708" w:name="_Toc532477803"/>
      <w:bookmarkStart w:id="709" w:name="_Toc447897198"/>
      <w:r>
        <w:t>基本应用要求</w:t>
      </w:r>
      <w:bookmarkEnd w:id="708"/>
      <w:bookmarkEnd w:id="709"/>
    </w:p>
    <w:p>
      <w:pPr>
        <w:pStyle w:val="96"/>
        <w:numPr>
          <w:ilvl w:val="1"/>
          <w:numId w:val="6"/>
        </w:numPr>
        <w:spacing w:before="156" w:after="156"/>
      </w:pPr>
      <w:bookmarkStart w:id="710" w:name="_Toc447897199"/>
      <w:bookmarkStart w:id="711" w:name="_Toc532477804"/>
      <w:bookmarkStart w:id="712" w:name="_Toc224441773"/>
      <w:bookmarkStart w:id="713" w:name="_Toc139701821"/>
      <w:r>
        <w:t>强制门户功能</w:t>
      </w:r>
      <w:bookmarkEnd w:id="710"/>
      <w:bookmarkEnd w:id="711"/>
      <w:bookmarkEnd w:id="712"/>
      <w:bookmarkEnd w:id="713"/>
    </w:p>
    <w:p>
      <w:pPr>
        <w:spacing w:after="15"/>
        <w:ind w:firstLine="420" w:firstLineChars="200"/>
        <w:rPr>
          <w:rFonts w:ascii="宋体" w:hAnsi="宋体"/>
        </w:rPr>
      </w:pPr>
      <w:r>
        <w:rPr>
          <w:rFonts w:ascii="宋体" w:hAnsi="宋体"/>
        </w:rPr>
        <w:t>家庭网关在路由模式下应支持强制门户功能。家庭网关应能够识别不同终端（电脑、手机、机顶盒等），在以下情况时家庭网关应强制链接到家庭门户的相关页面：</w:t>
      </w:r>
    </w:p>
    <w:p>
      <w:pPr>
        <w:numPr>
          <w:ilvl w:val="0"/>
          <w:numId w:val="17"/>
        </w:numPr>
        <w:tabs>
          <w:tab w:val="left" w:pos="1365"/>
          <w:tab w:val="clear" w:pos="1680"/>
        </w:tabs>
        <w:spacing w:before="0" w:afterLines="0"/>
        <w:ind w:left="874"/>
        <w:rPr>
          <w:rFonts w:ascii="宋体" w:hAnsi="宋体"/>
        </w:rPr>
      </w:pPr>
      <w:r>
        <w:rPr>
          <w:rFonts w:hint="eastAsia" w:ascii="宋体" w:hAnsi="宋体"/>
        </w:rPr>
        <w:t>强制门户功能每次使能后，每个用户终端首次发送公网</w:t>
      </w:r>
      <w:r>
        <w:rPr>
          <w:rFonts w:ascii="宋体" w:hAnsi="宋体"/>
        </w:rPr>
        <w:t>HTTP</w:t>
      </w:r>
      <w:r>
        <w:rPr>
          <w:rFonts w:hint="eastAsia" w:ascii="宋体" w:hAnsi="宋体"/>
        </w:rPr>
        <w:t>请求时</w:t>
      </w:r>
    </w:p>
    <w:p>
      <w:pPr>
        <w:numPr>
          <w:ilvl w:val="0"/>
          <w:numId w:val="17"/>
        </w:numPr>
        <w:tabs>
          <w:tab w:val="left" w:pos="1365"/>
          <w:tab w:val="clear" w:pos="1680"/>
        </w:tabs>
        <w:spacing w:before="0" w:afterLines="0"/>
        <w:ind w:left="874"/>
        <w:rPr>
          <w:rFonts w:ascii="宋体" w:hAnsi="宋体"/>
        </w:rPr>
      </w:pPr>
      <w:r>
        <w:rPr>
          <w:rFonts w:hint="eastAsia" w:ascii="宋体" w:hAnsi="宋体"/>
        </w:rPr>
        <w:t>强制门户功能每次使能后，每个终端每次关联（开机连接、插拔网线及重新连接无线都视为一次关联）到家庭网关首次发送公网</w:t>
      </w:r>
      <w:r>
        <w:rPr>
          <w:rFonts w:ascii="宋体" w:hAnsi="宋体"/>
        </w:rPr>
        <w:t>HTTP</w:t>
      </w:r>
      <w:r>
        <w:rPr>
          <w:rFonts w:hint="eastAsia" w:ascii="宋体" w:hAnsi="宋体"/>
        </w:rPr>
        <w:t>请求时</w:t>
      </w:r>
    </w:p>
    <w:p>
      <w:pPr>
        <w:pStyle w:val="96"/>
        <w:numPr>
          <w:ilvl w:val="1"/>
          <w:numId w:val="6"/>
        </w:numPr>
        <w:spacing w:before="156" w:after="156"/>
      </w:pPr>
      <w:bookmarkStart w:id="714" w:name="_Toc196286694"/>
      <w:bookmarkEnd w:id="714"/>
      <w:bookmarkStart w:id="715" w:name="_Toc155253538"/>
      <w:bookmarkEnd w:id="715"/>
      <w:bookmarkStart w:id="716" w:name="_Toc156485814"/>
      <w:bookmarkEnd w:id="716"/>
      <w:bookmarkStart w:id="717" w:name="_Toc147311423"/>
      <w:bookmarkEnd w:id="717"/>
      <w:bookmarkStart w:id="718" w:name="_Toc156486371"/>
      <w:bookmarkEnd w:id="718"/>
      <w:bookmarkStart w:id="719" w:name="_Toc196286696"/>
      <w:bookmarkEnd w:id="719"/>
      <w:bookmarkStart w:id="720" w:name="_Toc155253540"/>
      <w:bookmarkEnd w:id="720"/>
      <w:bookmarkStart w:id="721" w:name="_Toc155251496"/>
      <w:bookmarkEnd w:id="721"/>
      <w:bookmarkStart w:id="722" w:name="_Toc156485813"/>
      <w:bookmarkEnd w:id="722"/>
      <w:bookmarkStart w:id="723" w:name="_Toc155251656"/>
      <w:bookmarkEnd w:id="723"/>
      <w:bookmarkStart w:id="724" w:name="_Toc156485815"/>
      <w:bookmarkEnd w:id="724"/>
      <w:bookmarkStart w:id="725" w:name="_Toc155253539"/>
      <w:bookmarkEnd w:id="725"/>
      <w:bookmarkStart w:id="726" w:name="_Toc155251497"/>
      <w:bookmarkEnd w:id="726"/>
      <w:bookmarkStart w:id="727" w:name="_Toc155251657"/>
      <w:bookmarkEnd w:id="727"/>
      <w:bookmarkStart w:id="728" w:name="_Toc147311422"/>
      <w:bookmarkEnd w:id="728"/>
      <w:bookmarkStart w:id="729" w:name="_Toc156486369"/>
      <w:bookmarkEnd w:id="729"/>
      <w:bookmarkStart w:id="730" w:name="_Toc156486370"/>
      <w:bookmarkEnd w:id="730"/>
      <w:bookmarkStart w:id="731" w:name="_Toc155251495"/>
      <w:bookmarkEnd w:id="731"/>
      <w:bookmarkStart w:id="732" w:name="_Toc155251658"/>
      <w:bookmarkEnd w:id="732"/>
      <w:bookmarkStart w:id="733" w:name="_Toc265443737"/>
      <w:bookmarkStart w:id="734" w:name="_Toc532477805"/>
      <w:bookmarkStart w:id="735" w:name="_Toc447897200"/>
      <w:bookmarkStart w:id="736" w:name="_Toc224441775"/>
      <w:bookmarkStart w:id="737" w:name="_Toc142375229"/>
      <w:r>
        <w:t>家庭存储</w:t>
      </w:r>
      <w:bookmarkEnd w:id="733"/>
      <w:bookmarkEnd w:id="734"/>
      <w:bookmarkEnd w:id="735"/>
    </w:p>
    <w:p>
      <w:pPr>
        <w:pStyle w:val="18"/>
        <w:spacing w:after="15" w:line="240" w:lineRule="auto"/>
        <w:ind w:firstLine="371" w:firstLineChars="177"/>
        <w:rPr>
          <w:rFonts w:ascii="宋体" w:hAnsi="宋体"/>
          <w:szCs w:val="21"/>
        </w:rPr>
      </w:pPr>
      <w:r>
        <w:rPr>
          <w:rFonts w:hint="eastAsia" w:ascii="宋体" w:hAnsi="宋体"/>
          <w:szCs w:val="21"/>
        </w:rPr>
        <w:t>智能家庭</w:t>
      </w:r>
      <w:r>
        <w:rPr>
          <w:rFonts w:ascii="宋体" w:hAnsi="宋体"/>
          <w:szCs w:val="21"/>
        </w:rPr>
        <w:t>网关</w:t>
      </w:r>
      <w:r>
        <w:rPr>
          <w:rFonts w:hint="eastAsia" w:ascii="宋体" w:hAnsi="宋体"/>
          <w:szCs w:val="21"/>
        </w:rPr>
        <w:t>应</w:t>
      </w:r>
      <w:r>
        <w:rPr>
          <w:rFonts w:ascii="宋体" w:hAnsi="宋体"/>
          <w:szCs w:val="21"/>
        </w:rPr>
        <w:t>能够识别外接或内置USB/Sata存储设备的基本信息</w:t>
      </w:r>
      <w:r>
        <w:rPr>
          <w:rFonts w:hint="eastAsia" w:ascii="宋体" w:hAnsi="宋体"/>
          <w:szCs w:val="21"/>
        </w:rPr>
        <w:t>（包括设备类型、设备总容量、剩余空间），应支持不同的存储设备的命名，应支持SAMBA、DLNA等存储应用对各存储设备内容的访问。</w:t>
      </w:r>
    </w:p>
    <w:p>
      <w:pPr>
        <w:pStyle w:val="18"/>
        <w:spacing w:after="15" w:line="240" w:lineRule="auto"/>
        <w:ind w:firstLine="371" w:firstLineChars="177"/>
        <w:rPr>
          <w:rFonts w:ascii="宋体" w:hAnsi="宋体"/>
        </w:rPr>
      </w:pPr>
      <w:r>
        <w:rPr>
          <w:rFonts w:hint="eastAsia" w:ascii="宋体" w:hAnsi="宋体"/>
          <w:szCs w:val="21"/>
        </w:rPr>
        <w:t>智能家庭网关应</w:t>
      </w:r>
      <w:r>
        <w:rPr>
          <w:rFonts w:ascii="宋体" w:hAnsi="宋体"/>
        </w:rPr>
        <w:t>支持FTP Server及Client</w:t>
      </w:r>
      <w:r>
        <w:rPr>
          <w:rFonts w:hint="eastAsia" w:ascii="宋体" w:hAnsi="宋体"/>
        </w:rPr>
        <w:t>。</w:t>
      </w:r>
    </w:p>
    <w:p>
      <w:pPr>
        <w:pStyle w:val="18"/>
        <w:spacing w:after="15" w:line="240" w:lineRule="auto"/>
        <w:ind w:firstLine="371" w:firstLineChars="177"/>
        <w:rPr>
          <w:rFonts w:ascii="宋体" w:hAnsi="宋体"/>
        </w:rPr>
      </w:pPr>
      <w:r>
        <w:rPr>
          <w:rFonts w:hint="eastAsia" w:ascii="宋体" w:hAnsi="宋体"/>
          <w:szCs w:val="21"/>
        </w:rPr>
        <w:t>智能家庭网关应</w:t>
      </w:r>
      <w:r>
        <w:rPr>
          <w:rFonts w:ascii="宋体" w:hAnsi="宋体"/>
        </w:rPr>
        <w:t>支持</w:t>
      </w:r>
      <w:r>
        <w:rPr>
          <w:rFonts w:hint="eastAsia" w:ascii="宋体" w:hAnsi="宋体"/>
        </w:rPr>
        <w:t>基于本地UI选择具体的</w:t>
      </w:r>
      <w:r>
        <w:rPr>
          <w:rFonts w:ascii="宋体" w:hAnsi="宋体"/>
          <w:szCs w:val="21"/>
        </w:rPr>
        <w:t>USB/Sata</w:t>
      </w:r>
      <w:r>
        <w:rPr>
          <w:rFonts w:hint="eastAsia" w:ascii="宋体" w:hAnsi="宋体"/>
        </w:rPr>
        <w:t>存储设备，按物理文件系统进行文件和文件夹的</w:t>
      </w:r>
      <w:r>
        <w:rPr>
          <w:rFonts w:ascii="宋体" w:hAnsi="宋体"/>
        </w:rPr>
        <w:t>创建</w:t>
      </w:r>
      <w:r>
        <w:rPr>
          <w:rFonts w:hint="eastAsia" w:ascii="宋体" w:hAnsi="宋体"/>
        </w:rPr>
        <w:t>、</w:t>
      </w:r>
      <w:r>
        <w:rPr>
          <w:rFonts w:ascii="宋体" w:hAnsi="宋体"/>
        </w:rPr>
        <w:t>读</w:t>
      </w:r>
      <w:r>
        <w:rPr>
          <w:rFonts w:hint="eastAsia" w:ascii="宋体" w:hAnsi="宋体"/>
        </w:rPr>
        <w:t>取、写入、修改</w:t>
      </w:r>
      <w:r>
        <w:rPr>
          <w:rFonts w:ascii="宋体" w:hAnsi="宋体"/>
        </w:rPr>
        <w:t>、删除</w:t>
      </w:r>
      <w:r>
        <w:rPr>
          <w:rFonts w:hint="eastAsia" w:ascii="宋体" w:hAnsi="宋体"/>
        </w:rPr>
        <w:t>、移动和重命名等操作。</w:t>
      </w:r>
    </w:p>
    <w:p>
      <w:pPr>
        <w:pStyle w:val="47"/>
        <w:spacing w:after="15"/>
        <w:rPr>
          <w:rFonts w:hAnsi="宋体"/>
        </w:rPr>
      </w:pPr>
      <w:r>
        <w:rPr>
          <w:rFonts w:hint="eastAsia" w:hAnsi="宋体"/>
        </w:rPr>
        <w:t>家庭网关应支持下挂存储设备（U盘、移动硬盘等）的名称管理，要求如下：</w:t>
      </w:r>
    </w:p>
    <w:p>
      <w:pPr>
        <w:numPr>
          <w:ilvl w:val="0"/>
          <w:numId w:val="17"/>
        </w:numPr>
        <w:tabs>
          <w:tab w:val="left" w:pos="851"/>
          <w:tab w:val="clear" w:pos="1680"/>
        </w:tabs>
        <w:spacing w:before="0" w:afterLines="0"/>
        <w:ind w:left="851"/>
        <w:rPr>
          <w:rFonts w:ascii="宋体" w:hAnsi="宋体"/>
          <w:szCs w:val="21"/>
        </w:rPr>
      </w:pPr>
      <w:r>
        <w:rPr>
          <w:rFonts w:hint="eastAsia" w:ascii="宋体" w:hAnsi="宋体"/>
          <w:szCs w:val="21"/>
        </w:rPr>
        <w:t>具有卷标的存储设备：家庭网关应使用其卷标作为该存储设备的名称</w:t>
      </w:r>
    </w:p>
    <w:p>
      <w:pPr>
        <w:numPr>
          <w:ilvl w:val="0"/>
          <w:numId w:val="17"/>
        </w:numPr>
        <w:tabs>
          <w:tab w:val="left" w:pos="851"/>
          <w:tab w:val="clear" w:pos="1680"/>
        </w:tabs>
        <w:spacing w:before="0" w:afterLines="0"/>
        <w:ind w:left="851"/>
        <w:rPr>
          <w:rFonts w:ascii="宋体" w:hAnsi="宋体"/>
          <w:szCs w:val="21"/>
        </w:rPr>
      </w:pPr>
      <w:r>
        <w:rPr>
          <w:rFonts w:hint="eastAsia" w:ascii="宋体" w:hAnsi="宋体"/>
          <w:szCs w:val="21"/>
        </w:rPr>
        <w:t>没有卷标的存储设备：家庭网关应根据其所连接的接口为其自动编号（从1开始）命名（如</w:t>
      </w:r>
      <w:r>
        <w:rPr>
          <w:rFonts w:ascii="宋体" w:hAnsi="宋体"/>
          <w:szCs w:val="21"/>
        </w:rPr>
        <w:t>USB_disc</w:t>
      </w:r>
      <w:r>
        <w:rPr>
          <w:rFonts w:hint="eastAsia" w:ascii="宋体" w:hAnsi="宋体"/>
          <w:szCs w:val="21"/>
        </w:rPr>
        <w:t>1）</w:t>
      </w:r>
    </w:p>
    <w:p>
      <w:pPr>
        <w:pStyle w:val="96"/>
        <w:numPr>
          <w:ilvl w:val="1"/>
          <w:numId w:val="6"/>
        </w:numPr>
        <w:spacing w:before="156" w:after="156"/>
      </w:pPr>
      <w:bookmarkStart w:id="738" w:name="_Toc532477806"/>
      <w:bookmarkStart w:id="739" w:name="_Toc447897201"/>
      <w:r>
        <w:t>IPTV</w:t>
      </w:r>
      <w:bookmarkEnd w:id="736"/>
      <w:bookmarkEnd w:id="738"/>
      <w:bookmarkEnd w:id="739"/>
    </w:p>
    <w:p>
      <w:pPr>
        <w:pStyle w:val="18"/>
        <w:spacing w:after="15" w:line="240" w:lineRule="auto"/>
        <w:ind w:firstLine="371" w:firstLineChars="177"/>
        <w:rPr>
          <w:szCs w:val="21"/>
        </w:rPr>
      </w:pPr>
      <w:r>
        <w:rPr>
          <w:rFonts w:hint="eastAsia"/>
          <w:szCs w:val="21"/>
        </w:rPr>
        <w:t>智能</w:t>
      </w:r>
      <w:r>
        <w:rPr>
          <w:szCs w:val="21"/>
        </w:rPr>
        <w:t>家庭网关支持将公共组播VLAN内的下行</w:t>
      </w:r>
      <w:r>
        <w:rPr>
          <w:rFonts w:hint="eastAsia"/>
          <w:szCs w:val="21"/>
        </w:rPr>
        <w:t>视频</w:t>
      </w:r>
      <w:r>
        <w:rPr>
          <w:szCs w:val="21"/>
        </w:rPr>
        <w:t>数据流</w:t>
      </w:r>
      <w:r>
        <w:rPr>
          <w:rFonts w:hint="eastAsia"/>
          <w:szCs w:val="21"/>
        </w:rPr>
        <w:t>及IGMP控制报文</w:t>
      </w:r>
      <w:r>
        <w:rPr>
          <w:szCs w:val="21"/>
        </w:rPr>
        <w:t>转发到IPTV</w:t>
      </w:r>
      <w:r>
        <w:rPr>
          <w:rFonts w:hint="eastAsia"/>
          <w:szCs w:val="21"/>
        </w:rPr>
        <w:t>应用设备，</w:t>
      </w:r>
      <w:r>
        <w:rPr>
          <w:szCs w:val="21"/>
        </w:rPr>
        <w:t>公共组播VLAN</w:t>
      </w:r>
      <w:r>
        <w:rPr>
          <w:rFonts w:hint="eastAsia"/>
          <w:szCs w:val="21"/>
        </w:rPr>
        <w:t>内不应传输上行数据（包括IGMP报文）</w:t>
      </w:r>
      <w:r>
        <w:rPr>
          <w:szCs w:val="21"/>
        </w:rPr>
        <w:t>。</w:t>
      </w:r>
    </w:p>
    <w:p>
      <w:pPr>
        <w:spacing w:after="15"/>
        <w:ind w:left="420"/>
        <w:rPr>
          <w:rFonts w:ascii="宋体" w:hAnsi="宋体"/>
        </w:rPr>
      </w:pPr>
      <w:r>
        <w:rPr>
          <w:rFonts w:hint="eastAsia" w:ascii="宋体" w:hAnsi="宋体"/>
        </w:rPr>
        <w:t>对于融合版设备应集成支持IPTV业务，具体要求如下：</w:t>
      </w:r>
    </w:p>
    <w:p>
      <w:pPr>
        <w:numPr>
          <w:ilvl w:val="0"/>
          <w:numId w:val="17"/>
        </w:numPr>
        <w:tabs>
          <w:tab w:val="left" w:pos="851"/>
          <w:tab w:val="clear" w:pos="1680"/>
        </w:tabs>
        <w:spacing w:before="0" w:afterLines="0"/>
        <w:ind w:left="851"/>
        <w:rPr>
          <w:rFonts w:ascii="宋体" w:hAnsi="宋体"/>
          <w:szCs w:val="21"/>
        </w:rPr>
      </w:pPr>
      <w:r>
        <w:rPr>
          <w:rFonts w:hint="eastAsia" w:ascii="宋体" w:hAnsi="宋体"/>
          <w:szCs w:val="21"/>
        </w:rPr>
        <w:t>IPTV应用应符合《中国电信智能机顶盒技术要求》的“第7章及6.2-6.5、6.7-6.9、6.10.4、6.11、6.13-6.16、附录C-附录F”的要求</w:t>
      </w:r>
      <w:r>
        <w:rPr>
          <w:rFonts w:ascii="宋体" w:hAnsi="宋体"/>
          <w:szCs w:val="21"/>
        </w:rPr>
        <w:t>。</w:t>
      </w:r>
      <w:bookmarkStart w:id="740" w:name="_Toc143450435"/>
      <w:bookmarkEnd w:id="740"/>
      <w:bookmarkStart w:id="741" w:name="_Toc143451005"/>
      <w:bookmarkEnd w:id="741"/>
      <w:bookmarkStart w:id="742" w:name="_Toc143451003"/>
      <w:bookmarkEnd w:id="742"/>
      <w:bookmarkStart w:id="743" w:name="_Toc143458143"/>
      <w:bookmarkEnd w:id="743"/>
      <w:bookmarkStart w:id="744" w:name="_Toc143451397"/>
      <w:bookmarkEnd w:id="744"/>
      <w:bookmarkStart w:id="745" w:name="_Toc143458141"/>
      <w:bookmarkEnd w:id="745"/>
      <w:bookmarkStart w:id="746" w:name="_Toc143450720"/>
      <w:bookmarkEnd w:id="746"/>
      <w:bookmarkStart w:id="747" w:name="_Toc143450434"/>
      <w:bookmarkEnd w:id="747"/>
      <w:bookmarkStart w:id="748" w:name="_Toc143450433"/>
      <w:bookmarkEnd w:id="748"/>
      <w:bookmarkStart w:id="749" w:name="_Toc143458142"/>
      <w:bookmarkEnd w:id="749"/>
      <w:bookmarkStart w:id="750" w:name="_Toc143451399"/>
      <w:bookmarkEnd w:id="750"/>
      <w:bookmarkStart w:id="751" w:name="_Toc143450719"/>
      <w:bookmarkEnd w:id="751"/>
      <w:bookmarkStart w:id="752" w:name="_Toc143451004"/>
      <w:bookmarkEnd w:id="752"/>
      <w:bookmarkStart w:id="753" w:name="_Toc143502136"/>
      <w:bookmarkEnd w:id="753"/>
      <w:bookmarkStart w:id="754" w:name="_Toc143450721"/>
      <w:bookmarkEnd w:id="754"/>
      <w:bookmarkStart w:id="755" w:name="_Toc143451398"/>
      <w:bookmarkEnd w:id="755"/>
      <w:bookmarkStart w:id="756" w:name="_Toc143502137"/>
      <w:bookmarkEnd w:id="756"/>
      <w:bookmarkStart w:id="757" w:name="_Toc143502135"/>
      <w:bookmarkEnd w:id="757"/>
    </w:p>
    <w:p>
      <w:pPr>
        <w:numPr>
          <w:ilvl w:val="0"/>
          <w:numId w:val="17"/>
        </w:numPr>
        <w:tabs>
          <w:tab w:val="left" w:pos="851"/>
          <w:tab w:val="clear" w:pos="1680"/>
        </w:tabs>
        <w:spacing w:before="0" w:afterLines="0"/>
        <w:ind w:left="851"/>
        <w:rPr>
          <w:rFonts w:ascii="宋体" w:hAnsi="宋体"/>
          <w:szCs w:val="21"/>
        </w:rPr>
      </w:pPr>
      <w:r>
        <w:rPr>
          <w:rFonts w:hint="eastAsia" w:ascii="宋体" w:hAnsi="宋体"/>
          <w:szCs w:val="21"/>
        </w:rPr>
        <w:t>应支持将机顶盒模块视作一个虚拟网口（名称缺省为“</w:t>
      </w:r>
      <w:r>
        <w:rPr>
          <w:rFonts w:ascii="宋体" w:hAnsi="宋体"/>
          <w:szCs w:val="21"/>
        </w:rPr>
        <w:t>i</w:t>
      </w:r>
      <w:r>
        <w:rPr>
          <w:rFonts w:hint="eastAsia" w:ascii="宋体" w:hAnsi="宋体"/>
          <w:szCs w:val="21"/>
        </w:rPr>
        <w:t>nter</w:t>
      </w:r>
      <w:r>
        <w:rPr>
          <w:rFonts w:ascii="宋体" w:hAnsi="宋体"/>
          <w:szCs w:val="21"/>
        </w:rPr>
        <w:t>-</w:t>
      </w:r>
      <w:r>
        <w:rPr>
          <w:rFonts w:hint="eastAsia" w:ascii="宋体" w:hAnsi="宋体"/>
          <w:szCs w:val="21"/>
        </w:rPr>
        <w:t>i</w:t>
      </w:r>
      <w:r>
        <w:rPr>
          <w:rFonts w:ascii="宋体" w:hAnsi="宋体"/>
          <w:szCs w:val="21"/>
        </w:rPr>
        <w:t>TV</w:t>
      </w:r>
      <w:r>
        <w:rPr>
          <w:rFonts w:hint="eastAsia" w:ascii="宋体" w:hAnsi="宋体"/>
          <w:szCs w:val="21"/>
        </w:rPr>
        <w:t>”）自动绑定IPT</w:t>
      </w:r>
      <w:r>
        <w:rPr>
          <w:rFonts w:ascii="宋体" w:hAnsi="宋体"/>
          <w:szCs w:val="21"/>
        </w:rPr>
        <w:t>V</w:t>
      </w:r>
      <w:r>
        <w:rPr>
          <w:rFonts w:hint="eastAsia" w:ascii="宋体" w:hAnsi="宋体"/>
          <w:szCs w:val="21"/>
        </w:rPr>
        <w:t>业务所用WAN连接（如接口绑定、VLAN绑定等）。</w:t>
      </w:r>
    </w:p>
    <w:p>
      <w:pPr>
        <w:numPr>
          <w:ilvl w:val="0"/>
          <w:numId w:val="17"/>
        </w:numPr>
        <w:tabs>
          <w:tab w:val="left" w:pos="851"/>
          <w:tab w:val="clear" w:pos="1680"/>
        </w:tabs>
        <w:spacing w:before="0" w:afterLines="0"/>
        <w:ind w:left="851"/>
        <w:rPr>
          <w:rFonts w:ascii="宋体" w:hAnsi="宋体"/>
          <w:szCs w:val="21"/>
        </w:rPr>
      </w:pPr>
      <w:r>
        <w:rPr>
          <w:rFonts w:hint="eastAsia" w:ascii="宋体" w:hAnsi="宋体"/>
          <w:szCs w:val="21"/>
        </w:rPr>
        <w:t>融合版设备上电开机时，机顶盒模块应默认处于开机模式。在网关模块启动过程中，网络连接状态应显示“网络正在连接中，请稍候┄┄”。</w:t>
      </w:r>
    </w:p>
    <w:p>
      <w:pPr>
        <w:spacing w:after="15"/>
        <w:ind w:left="420"/>
        <w:rPr>
          <w:rFonts w:ascii="宋体" w:hAnsi="宋体"/>
        </w:rPr>
      </w:pPr>
      <w:r>
        <w:rPr>
          <w:rFonts w:hint="eastAsia" w:ascii="宋体" w:hAnsi="宋体"/>
        </w:rPr>
        <w:t>应支持无STB承载IPTV业务的功能，具体要求如下：</w:t>
      </w:r>
    </w:p>
    <w:p>
      <w:pPr>
        <w:numPr>
          <w:ilvl w:val="0"/>
          <w:numId w:val="17"/>
        </w:numPr>
        <w:tabs>
          <w:tab w:val="left" w:pos="851"/>
          <w:tab w:val="clear" w:pos="1680"/>
        </w:tabs>
        <w:spacing w:before="0" w:afterLines="0"/>
        <w:ind w:left="851"/>
        <w:jc w:val="left"/>
        <w:rPr>
          <w:rFonts w:ascii="宋体" w:hAnsi="宋体"/>
          <w:szCs w:val="21"/>
        </w:rPr>
      </w:pPr>
      <w:r>
        <w:rPr>
          <w:rFonts w:hint="eastAsia" w:ascii="宋体" w:hAnsi="宋体"/>
          <w:szCs w:val="21"/>
        </w:rPr>
        <w:t>应支持接受DMR的媒体请求报文，并过滤出IPTV节目源地址及协议（截取DMR媒体请求报文中GET之后第一个“/”和</w:t>
      </w:r>
      <w:r>
        <w:rPr>
          <w:rFonts w:hint="eastAsia"/>
          <w:color w:val="000000"/>
          <w:szCs w:val="21"/>
          <w:highlight w:val="yellow"/>
          <w:shd w:val="clear" w:color="auto" w:fill="FFFFFF"/>
        </w:rPr>
        <w:t>第二个“</w:t>
      </w:r>
      <w:r>
        <w:rPr>
          <w:color w:val="000000"/>
          <w:szCs w:val="21"/>
          <w:highlight w:val="yellow"/>
          <w:shd w:val="clear" w:color="auto" w:fill="FFFFFF"/>
        </w:rPr>
        <w:t>/</w:t>
      </w:r>
      <w:r>
        <w:rPr>
          <w:rFonts w:hint="eastAsia"/>
          <w:color w:val="000000"/>
          <w:szCs w:val="21"/>
          <w:highlight w:val="yellow"/>
          <w:shd w:val="clear" w:color="auto" w:fill="FFFFFF"/>
        </w:rPr>
        <w:t>”</w:t>
      </w:r>
      <w:r>
        <w:rPr>
          <w:rFonts w:hint="eastAsia" w:ascii="宋体" w:hAnsi="宋体"/>
          <w:szCs w:val="21"/>
        </w:rPr>
        <w:t>之间的内容，如“IGMP:x.x.x.x</w:t>
      </w:r>
      <w:r>
        <w:rPr>
          <w:rFonts w:ascii="宋体" w:hAnsi="宋体"/>
          <w:szCs w:val="21"/>
        </w:rPr>
        <w:t>:xxxx</w:t>
      </w:r>
      <w:r>
        <w:rPr>
          <w:rFonts w:hint="eastAsia" w:ascii="宋体" w:hAnsi="宋体"/>
          <w:szCs w:val="21"/>
        </w:rPr>
        <w:t>””），向IPTV服务端请求媒体数据；</w:t>
      </w:r>
    </w:p>
    <w:p>
      <w:pPr>
        <w:numPr>
          <w:ilvl w:val="0"/>
          <w:numId w:val="17"/>
        </w:numPr>
        <w:tabs>
          <w:tab w:val="left" w:pos="851"/>
          <w:tab w:val="clear" w:pos="1680"/>
        </w:tabs>
        <w:spacing w:before="0" w:afterLines="0"/>
        <w:ind w:left="851"/>
        <w:rPr>
          <w:rFonts w:ascii="宋体" w:hAnsi="宋体"/>
          <w:szCs w:val="21"/>
        </w:rPr>
      </w:pPr>
      <w:r>
        <w:rPr>
          <w:rFonts w:hint="eastAsia" w:ascii="宋体" w:hAnsi="宋体"/>
          <w:szCs w:val="21"/>
        </w:rPr>
        <w:t>应支持对接收到的媒体流进行协议类型转换，将组播流转换为DL</w:t>
      </w:r>
      <w:r>
        <w:rPr>
          <w:rFonts w:ascii="宋体" w:hAnsi="宋体"/>
          <w:szCs w:val="21"/>
        </w:rPr>
        <w:t>NA</w:t>
      </w:r>
      <w:r>
        <w:rPr>
          <w:rFonts w:hint="eastAsia" w:ascii="宋体" w:hAnsi="宋体"/>
          <w:szCs w:val="21"/>
        </w:rPr>
        <w:t>数据流使用的HTTP协议，并转发给DMR设备；</w:t>
      </w:r>
    </w:p>
    <w:p>
      <w:pPr>
        <w:numPr>
          <w:ilvl w:val="0"/>
          <w:numId w:val="17"/>
        </w:numPr>
        <w:tabs>
          <w:tab w:val="left" w:pos="851"/>
          <w:tab w:val="clear" w:pos="1680"/>
        </w:tabs>
        <w:spacing w:before="0" w:afterLines="0"/>
        <w:ind w:left="851"/>
        <w:rPr>
          <w:rFonts w:ascii="宋体" w:hAnsi="宋体"/>
          <w:szCs w:val="21"/>
        </w:rPr>
      </w:pPr>
      <w:r>
        <w:rPr>
          <w:rFonts w:hint="eastAsia" w:ascii="宋体" w:hAnsi="宋体"/>
          <w:szCs w:val="21"/>
        </w:rPr>
        <w:t>网关请求加入组播组之后，在HTTP流持续期间应主动响应WAN侧的query报文；在HTTP流中止后应向服务器发起leave报文。</w:t>
      </w:r>
    </w:p>
    <w:p>
      <w:pPr>
        <w:tabs>
          <w:tab w:val="left" w:pos="851"/>
          <w:tab w:val="left" w:pos="1680"/>
        </w:tabs>
        <w:spacing w:before="0" w:afterLines="0"/>
        <w:ind w:left="851"/>
        <w:rPr>
          <w:rFonts w:ascii="宋体" w:hAnsi="宋体"/>
          <w:szCs w:val="21"/>
        </w:rPr>
      </w:pPr>
    </w:p>
    <w:p>
      <w:pPr>
        <w:pStyle w:val="100"/>
        <w:numPr>
          <w:ilvl w:val="0"/>
          <w:numId w:val="6"/>
        </w:numPr>
        <w:spacing w:before="312" w:after="312"/>
      </w:pPr>
      <w:bookmarkStart w:id="758" w:name="_Toc447897202"/>
      <w:bookmarkStart w:id="759" w:name="_Toc532477807"/>
      <w:bookmarkStart w:id="760" w:name="_Toc224441776"/>
      <w:r>
        <w:rPr>
          <w:rFonts w:hint="eastAsia"/>
        </w:rPr>
        <w:t>设备外观及</w:t>
      </w:r>
      <w:r>
        <w:t>界面</w:t>
      </w:r>
      <w:r>
        <w:rPr>
          <w:rFonts w:hint="eastAsia"/>
        </w:rPr>
        <w:t>类</w:t>
      </w:r>
      <w:r>
        <w:t>要求</w:t>
      </w:r>
      <w:bookmarkEnd w:id="737"/>
      <w:bookmarkEnd w:id="758"/>
      <w:bookmarkEnd w:id="759"/>
      <w:bookmarkEnd w:id="760"/>
    </w:p>
    <w:p>
      <w:pPr>
        <w:pStyle w:val="96"/>
        <w:numPr>
          <w:ilvl w:val="1"/>
          <w:numId w:val="6"/>
        </w:numPr>
        <w:spacing w:before="156" w:after="156"/>
      </w:pPr>
      <w:bookmarkStart w:id="761" w:name="_Toc532477808"/>
      <w:bookmarkStart w:id="762" w:name="_Toc224441781"/>
      <w:bookmarkStart w:id="763" w:name="_Toc447897203"/>
      <w:bookmarkStart w:id="764" w:name="_Toc224441777"/>
      <w:r>
        <w:rPr>
          <w:rFonts w:hint="eastAsia"/>
        </w:rPr>
        <w:t>设备外观</w:t>
      </w:r>
      <w:r>
        <w:t>要求</w:t>
      </w:r>
      <w:bookmarkEnd w:id="761"/>
      <w:bookmarkEnd w:id="762"/>
      <w:bookmarkEnd w:id="763"/>
    </w:p>
    <w:p>
      <w:pPr>
        <w:pStyle w:val="102"/>
        <w:numPr>
          <w:ilvl w:val="2"/>
          <w:numId w:val="6"/>
        </w:numPr>
        <w:spacing w:before="156" w:after="156"/>
      </w:pPr>
      <w:r>
        <w:rPr>
          <w:rFonts w:hint="eastAsia"/>
        </w:rPr>
        <w:t>外观要求</w:t>
      </w:r>
    </w:p>
    <w:p>
      <w:pPr>
        <w:spacing w:after="15"/>
        <w:ind w:firstLine="420" w:firstLineChars="200"/>
        <w:rPr>
          <w:rFonts w:ascii="宋体" w:hAnsi="宋体"/>
        </w:rPr>
      </w:pPr>
      <w:r>
        <w:rPr>
          <w:rFonts w:hint="eastAsia" w:ascii="宋体" w:hAnsi="宋体"/>
          <w:szCs w:val="21"/>
        </w:rPr>
        <w:t>智能家庭网关设备应</w:t>
      </w:r>
      <w:r>
        <w:rPr>
          <w:rFonts w:hint="eastAsia" w:ascii="宋体" w:hAnsi="宋体"/>
        </w:rPr>
        <w:t>易于安装、放置稳固，支持后背壁挂、盘纤和外置天线。针对外置A</w:t>
      </w:r>
      <w:r>
        <w:rPr>
          <w:rFonts w:ascii="宋体" w:hAnsi="宋体"/>
        </w:rPr>
        <w:t>P</w:t>
      </w:r>
      <w:r>
        <w:rPr>
          <w:rFonts w:hint="eastAsia" w:ascii="宋体" w:hAnsi="宋体"/>
        </w:rPr>
        <w:t>型，外置天线由外置AP组件支持。</w:t>
      </w:r>
    </w:p>
    <w:p>
      <w:pPr>
        <w:pStyle w:val="102"/>
        <w:numPr>
          <w:ilvl w:val="2"/>
          <w:numId w:val="6"/>
        </w:numPr>
        <w:spacing w:before="156" w:after="156"/>
      </w:pPr>
      <w:bookmarkStart w:id="765" w:name="_Toc224441782"/>
      <w:r>
        <w:t>设备外壳</w:t>
      </w:r>
      <w:r>
        <w:rPr>
          <w:rFonts w:hint="eastAsia"/>
        </w:rPr>
        <w:t>标识</w:t>
      </w:r>
      <w:r>
        <w:t>要求</w:t>
      </w:r>
      <w:bookmarkEnd w:id="765"/>
    </w:p>
    <w:p>
      <w:pPr>
        <w:spacing w:after="15"/>
        <w:ind w:firstLine="420" w:firstLineChars="200"/>
        <w:rPr>
          <w:rFonts w:ascii="宋体" w:hAnsi="宋体"/>
          <w:szCs w:val="21"/>
        </w:rPr>
      </w:pPr>
      <w:r>
        <w:rPr>
          <w:rFonts w:ascii="宋体" w:hAnsi="宋体"/>
        </w:rPr>
        <w:t>智能家庭网关设备表面应有</w:t>
      </w:r>
      <w:r>
        <w:rPr>
          <w:rFonts w:hint="eastAsia" w:ascii="宋体" w:hAnsi="宋体"/>
        </w:rPr>
        <w:t>各种</w:t>
      </w:r>
      <w:r>
        <w:rPr>
          <w:rFonts w:ascii="宋体" w:hAnsi="宋体"/>
        </w:rPr>
        <w:t>端口</w:t>
      </w:r>
      <w:r>
        <w:rPr>
          <w:rFonts w:hint="eastAsia" w:ascii="宋体" w:hAnsi="宋体"/>
        </w:rPr>
        <w:t>的</w:t>
      </w:r>
      <w:r>
        <w:rPr>
          <w:rFonts w:ascii="宋体" w:hAnsi="宋体"/>
        </w:rPr>
        <w:t>标识信息</w:t>
      </w:r>
      <w:r>
        <w:rPr>
          <w:rFonts w:hint="eastAsia" w:ascii="宋体" w:hAnsi="宋体"/>
        </w:rPr>
        <w:t>，其中各种端口的标识应和WEB管理页面一致，且符合表15的要求。</w:t>
      </w:r>
    </w:p>
    <w:p>
      <w:pPr>
        <w:pStyle w:val="188"/>
        <w:numPr>
          <w:ilvl w:val="0"/>
          <w:numId w:val="8"/>
        </w:numPr>
        <w:tabs>
          <w:tab w:val="left" w:pos="360"/>
        </w:tabs>
        <w:spacing w:before="156" w:after="156"/>
      </w:pPr>
      <w:r>
        <w:rPr>
          <w:rFonts w:hint="eastAsia"/>
        </w:rPr>
        <w:t>端口标识</w:t>
      </w:r>
      <w:r>
        <w:t>要求</w:t>
      </w:r>
    </w:p>
    <w:tbl>
      <w:tblPr>
        <w:tblStyle w:val="66"/>
        <w:tblW w:w="7899" w:type="dxa"/>
        <w:tblInd w:w="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0"/>
        <w:gridCol w:w="1890"/>
        <w:gridCol w:w="3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tcBorders>
              <w:top w:val="single" w:color="auto" w:sz="4" w:space="0"/>
              <w:left w:val="single" w:color="auto" w:sz="4" w:space="0"/>
              <w:bottom w:val="single" w:color="auto" w:sz="4" w:space="0"/>
              <w:right w:val="single" w:color="auto" w:sz="4" w:space="0"/>
            </w:tcBorders>
            <w:shd w:val="clear" w:color="auto" w:fill="E0E0E0"/>
          </w:tcPr>
          <w:p>
            <w:pPr>
              <w:spacing w:after="15"/>
              <w:jc w:val="center"/>
              <w:rPr>
                <w:rFonts w:ascii="宋体" w:hAnsi="宋体"/>
                <w:sz w:val="18"/>
                <w:szCs w:val="18"/>
              </w:rPr>
            </w:pPr>
            <w:r>
              <w:rPr>
                <w:rFonts w:ascii="宋体" w:hAnsi="宋体"/>
                <w:sz w:val="18"/>
                <w:szCs w:val="18"/>
              </w:rPr>
              <w:br w:type="page"/>
            </w:r>
            <w:r>
              <w:rPr>
                <w:rFonts w:hint="eastAsia" w:ascii="宋体" w:hAnsi="宋体"/>
                <w:sz w:val="18"/>
                <w:szCs w:val="18"/>
              </w:rPr>
              <w:t>端口</w:t>
            </w:r>
          </w:p>
        </w:tc>
        <w:tc>
          <w:tcPr>
            <w:tcW w:w="1890" w:type="dxa"/>
            <w:tcBorders>
              <w:top w:val="single" w:color="auto" w:sz="4" w:space="0"/>
              <w:left w:val="single" w:color="auto" w:sz="4" w:space="0"/>
              <w:bottom w:val="single" w:color="auto" w:sz="4" w:space="0"/>
              <w:right w:val="single" w:color="auto" w:sz="4" w:space="0"/>
            </w:tcBorders>
            <w:shd w:val="clear" w:color="auto" w:fill="E0E0E0"/>
          </w:tcPr>
          <w:p>
            <w:pPr>
              <w:spacing w:after="15"/>
              <w:jc w:val="center"/>
              <w:rPr>
                <w:rFonts w:ascii="宋体" w:hAnsi="宋体"/>
                <w:sz w:val="18"/>
                <w:szCs w:val="18"/>
              </w:rPr>
            </w:pPr>
            <w:r>
              <w:rPr>
                <w:rFonts w:ascii="宋体" w:hAnsi="宋体"/>
                <w:sz w:val="18"/>
                <w:szCs w:val="18"/>
              </w:rPr>
              <w:t>标识文字</w:t>
            </w:r>
          </w:p>
        </w:tc>
        <w:tc>
          <w:tcPr>
            <w:tcW w:w="3069" w:type="dxa"/>
            <w:tcBorders>
              <w:top w:val="single" w:color="auto" w:sz="4" w:space="0"/>
              <w:left w:val="single" w:color="auto" w:sz="4" w:space="0"/>
              <w:bottom w:val="single" w:color="auto" w:sz="4" w:space="0"/>
              <w:right w:val="single" w:color="auto" w:sz="4" w:space="0"/>
            </w:tcBorders>
            <w:shd w:val="clear" w:color="auto" w:fill="E0E0E0"/>
          </w:tcPr>
          <w:p>
            <w:pPr>
              <w:spacing w:after="15"/>
              <w:jc w:val="center"/>
              <w:rPr>
                <w:rFonts w:ascii="宋体" w:hAnsi="宋体"/>
                <w:sz w:val="18"/>
                <w:szCs w:val="18"/>
              </w:rPr>
            </w:pPr>
            <w:r>
              <w:rPr>
                <w:rFonts w:hint="eastAsia" w:ascii="宋体" w:hAnsi="宋体"/>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ascii="宋体" w:hAnsi="宋体"/>
                <w:sz w:val="18"/>
                <w:szCs w:val="18"/>
              </w:rPr>
              <w:t>电源</w:t>
            </w:r>
            <w:r>
              <w:rPr>
                <w:rFonts w:hint="eastAsia" w:ascii="宋体" w:hAnsi="宋体"/>
                <w:sz w:val="18"/>
                <w:szCs w:val="18"/>
              </w:rPr>
              <w:t>接口</w:t>
            </w:r>
          </w:p>
        </w:tc>
        <w:tc>
          <w:tcPr>
            <w:tcW w:w="189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直流12伏</w:t>
            </w:r>
          </w:p>
        </w:tc>
        <w:tc>
          <w:tcPr>
            <w:tcW w:w="3069"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网络</w:t>
            </w:r>
            <w:r>
              <w:rPr>
                <w:rFonts w:ascii="宋体" w:hAnsi="宋体"/>
                <w:sz w:val="18"/>
                <w:szCs w:val="18"/>
              </w:rPr>
              <w:t>口</w:t>
            </w:r>
            <w:r>
              <w:rPr>
                <w:rFonts w:hint="eastAsia" w:ascii="宋体" w:hAnsi="宋体"/>
                <w:sz w:val="18"/>
                <w:szCs w:val="18"/>
              </w:rPr>
              <w:t>（针对EPON上行的设备）</w:t>
            </w:r>
          </w:p>
        </w:tc>
        <w:tc>
          <w:tcPr>
            <w:tcW w:w="189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光纤E</w:t>
            </w:r>
          </w:p>
        </w:tc>
        <w:tc>
          <w:tcPr>
            <w:tcW w:w="3069"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除非设备无需任何软硬件及配置变动就能够自动适应EPON和GPON线路，否则不可标识为“光纤E/G”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网络口（针对GPON上行的设备）</w:t>
            </w:r>
          </w:p>
        </w:tc>
        <w:tc>
          <w:tcPr>
            <w:tcW w:w="189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光纤G</w:t>
            </w:r>
          </w:p>
        </w:tc>
        <w:tc>
          <w:tcPr>
            <w:tcW w:w="3069"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除非设备无需任何软硬件及配置变动就能够自动适应EPON和GPON线路，否则不可标识为“光纤E/G”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网络</w:t>
            </w:r>
            <w:r>
              <w:rPr>
                <w:rFonts w:ascii="宋体" w:hAnsi="宋体"/>
                <w:sz w:val="18"/>
                <w:szCs w:val="18"/>
              </w:rPr>
              <w:t>口</w:t>
            </w:r>
            <w:r>
              <w:rPr>
                <w:rFonts w:hint="eastAsia" w:ascii="宋体" w:hAnsi="宋体"/>
                <w:sz w:val="18"/>
                <w:szCs w:val="18"/>
              </w:rPr>
              <w:t>（针对10G EPON上行的设备）</w:t>
            </w:r>
          </w:p>
        </w:tc>
        <w:tc>
          <w:tcPr>
            <w:tcW w:w="189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光纤E_10G</w:t>
            </w:r>
          </w:p>
        </w:tc>
        <w:tc>
          <w:tcPr>
            <w:tcW w:w="3069"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除非设备无需任何软硬件及配置变动就能够自动适应10</w:t>
            </w:r>
            <w:r>
              <w:rPr>
                <w:rFonts w:ascii="宋体" w:hAnsi="宋体"/>
                <w:sz w:val="18"/>
                <w:szCs w:val="18"/>
              </w:rPr>
              <w:t xml:space="preserve">G </w:t>
            </w:r>
            <w:r>
              <w:rPr>
                <w:rFonts w:hint="eastAsia" w:ascii="宋体" w:hAnsi="宋体"/>
                <w:sz w:val="18"/>
                <w:szCs w:val="18"/>
              </w:rPr>
              <w:t>EPON和XG</w:t>
            </w:r>
            <w:r>
              <w:rPr>
                <w:rFonts w:ascii="宋体" w:hAnsi="宋体"/>
                <w:sz w:val="18"/>
                <w:szCs w:val="18"/>
              </w:rPr>
              <w:t>-</w:t>
            </w:r>
            <w:r>
              <w:rPr>
                <w:rFonts w:hint="eastAsia" w:ascii="宋体" w:hAnsi="宋体"/>
                <w:sz w:val="18"/>
                <w:szCs w:val="18"/>
              </w:rPr>
              <w:t>PON线路，否则不可标识为“光纤E/G</w:t>
            </w:r>
            <w:r>
              <w:rPr>
                <w:rFonts w:ascii="宋体" w:hAnsi="宋体"/>
                <w:sz w:val="18"/>
                <w:szCs w:val="18"/>
              </w:rPr>
              <w:t>_10G</w:t>
            </w:r>
            <w:r>
              <w:rPr>
                <w:rFonts w:hint="eastAsia" w:ascii="宋体" w:hAnsi="宋体"/>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网络</w:t>
            </w:r>
            <w:r>
              <w:rPr>
                <w:rFonts w:ascii="宋体" w:hAnsi="宋体"/>
                <w:sz w:val="18"/>
                <w:szCs w:val="18"/>
              </w:rPr>
              <w:t>口</w:t>
            </w:r>
            <w:r>
              <w:rPr>
                <w:rFonts w:hint="eastAsia" w:ascii="宋体" w:hAnsi="宋体"/>
                <w:sz w:val="18"/>
                <w:szCs w:val="18"/>
              </w:rPr>
              <w:t>（针对</w:t>
            </w:r>
            <w:r>
              <w:rPr>
                <w:rFonts w:ascii="宋体" w:hAnsi="宋体"/>
                <w:sz w:val="18"/>
                <w:szCs w:val="18"/>
              </w:rPr>
              <w:t>XG-</w:t>
            </w:r>
            <w:r>
              <w:rPr>
                <w:rFonts w:hint="eastAsia" w:ascii="宋体" w:hAnsi="宋体"/>
                <w:sz w:val="18"/>
                <w:szCs w:val="18"/>
              </w:rPr>
              <w:t>PON上行的设备）</w:t>
            </w:r>
          </w:p>
        </w:tc>
        <w:tc>
          <w:tcPr>
            <w:tcW w:w="189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光纤G_10G</w:t>
            </w:r>
          </w:p>
        </w:tc>
        <w:tc>
          <w:tcPr>
            <w:tcW w:w="3069"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除非设备无需任何软硬件及配置变动就能够自动适应10</w:t>
            </w:r>
            <w:r>
              <w:rPr>
                <w:rFonts w:ascii="宋体" w:hAnsi="宋体"/>
                <w:sz w:val="18"/>
                <w:szCs w:val="18"/>
              </w:rPr>
              <w:t xml:space="preserve">G </w:t>
            </w:r>
            <w:r>
              <w:rPr>
                <w:rFonts w:hint="eastAsia" w:ascii="宋体" w:hAnsi="宋体"/>
                <w:sz w:val="18"/>
                <w:szCs w:val="18"/>
              </w:rPr>
              <w:t>EPON和XG</w:t>
            </w:r>
            <w:r>
              <w:rPr>
                <w:rFonts w:ascii="宋体" w:hAnsi="宋体"/>
                <w:sz w:val="18"/>
                <w:szCs w:val="18"/>
              </w:rPr>
              <w:t>-</w:t>
            </w:r>
            <w:r>
              <w:rPr>
                <w:rFonts w:hint="eastAsia" w:ascii="宋体" w:hAnsi="宋体"/>
                <w:sz w:val="18"/>
                <w:szCs w:val="18"/>
              </w:rPr>
              <w:t>PON线路，否则不可标识为“光纤E/G</w:t>
            </w:r>
            <w:r>
              <w:rPr>
                <w:rFonts w:ascii="宋体" w:hAnsi="宋体"/>
                <w:sz w:val="18"/>
                <w:szCs w:val="18"/>
              </w:rPr>
              <w:t>_10G</w:t>
            </w:r>
            <w:r>
              <w:rPr>
                <w:rFonts w:hint="eastAsia" w:ascii="宋体" w:hAnsi="宋体"/>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网络</w:t>
            </w:r>
            <w:r>
              <w:rPr>
                <w:rFonts w:ascii="宋体" w:hAnsi="宋体"/>
                <w:sz w:val="18"/>
                <w:szCs w:val="18"/>
              </w:rPr>
              <w:t>口</w:t>
            </w:r>
            <w:r>
              <w:rPr>
                <w:rFonts w:hint="eastAsia" w:ascii="宋体" w:hAnsi="宋体"/>
                <w:sz w:val="18"/>
                <w:szCs w:val="18"/>
              </w:rPr>
              <w:t>（针对</w:t>
            </w:r>
            <w:r>
              <w:rPr>
                <w:rFonts w:ascii="宋体" w:hAnsi="宋体"/>
                <w:sz w:val="18"/>
                <w:szCs w:val="18"/>
              </w:rPr>
              <w:t>以太网</w:t>
            </w:r>
            <w:r>
              <w:rPr>
                <w:rFonts w:hint="eastAsia" w:ascii="宋体" w:hAnsi="宋体"/>
                <w:sz w:val="18"/>
                <w:szCs w:val="18"/>
              </w:rPr>
              <w:t>上行的设备）</w:t>
            </w:r>
          </w:p>
        </w:tc>
        <w:tc>
          <w:tcPr>
            <w:tcW w:w="189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网络L</w:t>
            </w:r>
          </w:p>
        </w:tc>
        <w:tc>
          <w:tcPr>
            <w:tcW w:w="3069"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用户侧</w:t>
            </w:r>
            <w:r>
              <w:rPr>
                <w:rFonts w:ascii="宋体" w:hAnsi="宋体"/>
                <w:sz w:val="18"/>
                <w:szCs w:val="18"/>
              </w:rPr>
              <w:t>以太网口</w:t>
            </w:r>
          </w:p>
        </w:tc>
        <w:tc>
          <w:tcPr>
            <w:tcW w:w="1890" w:type="dxa"/>
            <w:tcBorders>
              <w:top w:val="single" w:color="auto" w:sz="4" w:space="0"/>
              <w:left w:val="single" w:color="auto" w:sz="4" w:space="0"/>
              <w:bottom w:val="single" w:color="auto" w:sz="4" w:space="0"/>
              <w:right w:val="single" w:color="auto" w:sz="4" w:space="0"/>
            </w:tcBorders>
          </w:tcPr>
          <w:p>
            <w:pPr>
              <w:pStyle w:val="345"/>
              <w:numPr>
                <w:ilvl w:val="0"/>
                <w:numId w:val="104"/>
              </w:numPr>
              <w:spacing w:after="12"/>
              <w:ind w:firstLineChars="0"/>
              <w:rPr>
                <w:rFonts w:ascii="宋体" w:hAnsi="宋体"/>
                <w:sz w:val="18"/>
                <w:szCs w:val="18"/>
              </w:rPr>
            </w:pPr>
            <w:r>
              <w:rPr>
                <w:rFonts w:ascii="宋体" w:hAnsi="宋体"/>
                <w:sz w:val="18"/>
                <w:szCs w:val="18"/>
              </w:rPr>
              <w:t>4网口（均为GE</w:t>
            </w:r>
            <w:r>
              <w:rPr>
                <w:rFonts w:hint="eastAsia" w:ascii="宋体" w:hAnsi="宋体"/>
                <w:sz w:val="18"/>
                <w:szCs w:val="18"/>
              </w:rPr>
              <w:t>口）设备：千兆口</w:t>
            </w:r>
            <w:r>
              <w:rPr>
                <w:rFonts w:ascii="宋体" w:hAnsi="宋体"/>
                <w:sz w:val="18"/>
                <w:szCs w:val="18"/>
              </w:rPr>
              <w:t>1</w:t>
            </w:r>
            <w:r>
              <w:rPr>
                <w:rFonts w:hint="eastAsia" w:ascii="宋体" w:hAnsi="宋体"/>
                <w:sz w:val="18"/>
                <w:szCs w:val="18"/>
              </w:rPr>
              <w:t>、</w:t>
            </w:r>
            <w:r>
              <w:rPr>
                <w:rFonts w:ascii="宋体" w:hAnsi="宋体"/>
                <w:sz w:val="18"/>
                <w:szCs w:val="18"/>
              </w:rPr>
              <w:t>iTV</w:t>
            </w:r>
            <w:r>
              <w:rPr>
                <w:rFonts w:hint="eastAsia" w:ascii="宋体" w:hAnsi="宋体"/>
                <w:sz w:val="18"/>
                <w:szCs w:val="18"/>
              </w:rPr>
              <w:t>、千兆口</w:t>
            </w:r>
            <w:r>
              <w:rPr>
                <w:rFonts w:ascii="宋体" w:hAnsi="宋体"/>
                <w:sz w:val="18"/>
                <w:szCs w:val="18"/>
              </w:rPr>
              <w:t>3</w:t>
            </w:r>
            <w:r>
              <w:rPr>
                <w:rFonts w:hint="eastAsia" w:ascii="宋体" w:hAnsi="宋体"/>
                <w:sz w:val="18"/>
                <w:szCs w:val="18"/>
              </w:rPr>
              <w:t>、千兆口</w:t>
            </w:r>
            <w:r>
              <w:rPr>
                <w:rFonts w:ascii="宋体" w:hAnsi="宋体"/>
                <w:sz w:val="18"/>
                <w:szCs w:val="18"/>
              </w:rPr>
              <w:t>4</w:t>
            </w:r>
          </w:p>
          <w:p>
            <w:pPr>
              <w:pStyle w:val="345"/>
              <w:numPr>
                <w:ilvl w:val="0"/>
                <w:numId w:val="104"/>
              </w:numPr>
              <w:spacing w:after="12"/>
              <w:ind w:firstLineChars="0"/>
              <w:rPr>
                <w:rFonts w:ascii="宋体" w:hAnsi="宋体"/>
                <w:sz w:val="18"/>
                <w:szCs w:val="18"/>
              </w:rPr>
            </w:pPr>
            <w:r>
              <w:rPr>
                <w:rFonts w:ascii="宋体" w:hAnsi="宋体"/>
                <w:sz w:val="18"/>
                <w:szCs w:val="18"/>
              </w:rPr>
              <w:t>4网口（仅网口1为GE</w:t>
            </w:r>
            <w:r>
              <w:rPr>
                <w:rFonts w:hint="eastAsia" w:ascii="宋体" w:hAnsi="宋体"/>
                <w:sz w:val="18"/>
                <w:szCs w:val="18"/>
              </w:rPr>
              <w:t>口）设备：千兆口、</w:t>
            </w:r>
            <w:r>
              <w:rPr>
                <w:rFonts w:ascii="宋体" w:hAnsi="宋体"/>
                <w:sz w:val="18"/>
                <w:szCs w:val="18"/>
              </w:rPr>
              <w:t>iTV</w:t>
            </w:r>
            <w:r>
              <w:rPr>
                <w:rFonts w:hint="eastAsia" w:ascii="宋体" w:hAnsi="宋体"/>
                <w:sz w:val="18"/>
                <w:szCs w:val="18"/>
              </w:rPr>
              <w:t>、百兆口</w:t>
            </w:r>
            <w:r>
              <w:rPr>
                <w:rFonts w:ascii="宋体" w:hAnsi="宋体"/>
                <w:sz w:val="18"/>
                <w:szCs w:val="18"/>
              </w:rPr>
              <w:t>2、百兆口3</w:t>
            </w:r>
          </w:p>
          <w:p>
            <w:pPr>
              <w:pStyle w:val="345"/>
              <w:numPr>
                <w:ilvl w:val="0"/>
                <w:numId w:val="104"/>
              </w:numPr>
              <w:spacing w:after="12"/>
              <w:ind w:firstLineChars="0"/>
              <w:rPr>
                <w:rFonts w:ascii="宋体" w:hAnsi="宋体"/>
                <w:sz w:val="18"/>
                <w:szCs w:val="18"/>
              </w:rPr>
            </w:pPr>
            <w:r>
              <w:rPr>
                <w:rFonts w:ascii="宋体" w:hAnsi="宋体"/>
                <w:sz w:val="18"/>
                <w:szCs w:val="18"/>
              </w:rPr>
              <w:t>2网口（均为GE</w:t>
            </w:r>
            <w:r>
              <w:rPr>
                <w:rFonts w:hint="eastAsia" w:ascii="宋体" w:hAnsi="宋体"/>
                <w:sz w:val="18"/>
                <w:szCs w:val="18"/>
              </w:rPr>
              <w:t>口）设备：千兆口</w:t>
            </w:r>
            <w:r>
              <w:rPr>
                <w:rFonts w:ascii="宋体" w:hAnsi="宋体"/>
                <w:sz w:val="18"/>
                <w:szCs w:val="18"/>
              </w:rPr>
              <w:t>1</w:t>
            </w:r>
            <w:r>
              <w:rPr>
                <w:rFonts w:hint="eastAsia" w:ascii="宋体" w:hAnsi="宋体"/>
                <w:sz w:val="18"/>
                <w:szCs w:val="18"/>
              </w:rPr>
              <w:t>、千兆口</w:t>
            </w:r>
            <w:r>
              <w:rPr>
                <w:rFonts w:ascii="宋体" w:hAnsi="宋体"/>
                <w:sz w:val="18"/>
                <w:szCs w:val="18"/>
              </w:rPr>
              <w:t>2</w:t>
            </w:r>
          </w:p>
          <w:p>
            <w:pPr>
              <w:pStyle w:val="345"/>
              <w:numPr>
                <w:ilvl w:val="0"/>
                <w:numId w:val="104"/>
              </w:numPr>
              <w:spacing w:after="12"/>
              <w:ind w:firstLineChars="0"/>
              <w:rPr>
                <w:rFonts w:ascii="宋体" w:hAnsi="宋体"/>
                <w:sz w:val="18"/>
                <w:szCs w:val="18"/>
              </w:rPr>
            </w:pPr>
            <w:r>
              <w:rPr>
                <w:rFonts w:ascii="宋体" w:hAnsi="宋体"/>
                <w:sz w:val="18"/>
                <w:szCs w:val="18"/>
              </w:rPr>
              <w:t>2网口（仅网口1为GE口）设备：千兆口、百兆口</w:t>
            </w:r>
          </w:p>
        </w:tc>
        <w:tc>
          <w:tcPr>
            <w:tcW w:w="3069"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ascii="宋体" w:hAnsi="宋体"/>
                <w:sz w:val="18"/>
                <w:szCs w:val="18"/>
              </w:rPr>
              <w:t>USB口</w:t>
            </w:r>
          </w:p>
        </w:tc>
        <w:tc>
          <w:tcPr>
            <w:tcW w:w="189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ascii="宋体" w:hAnsi="宋体"/>
                <w:sz w:val="18"/>
                <w:szCs w:val="18"/>
              </w:rPr>
              <w:t>USB</w:t>
            </w:r>
          </w:p>
        </w:tc>
        <w:tc>
          <w:tcPr>
            <w:tcW w:w="3069"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USB口（融合版机顶盒模块专用）</w:t>
            </w:r>
          </w:p>
        </w:tc>
        <w:tc>
          <w:tcPr>
            <w:tcW w:w="189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USB（i</w:t>
            </w:r>
            <w:r>
              <w:rPr>
                <w:rFonts w:ascii="宋体" w:hAnsi="宋体"/>
                <w:sz w:val="18"/>
                <w:szCs w:val="18"/>
              </w:rPr>
              <w:t>TV</w:t>
            </w:r>
            <w:r>
              <w:rPr>
                <w:rFonts w:hint="eastAsia" w:ascii="宋体" w:hAnsi="宋体"/>
                <w:sz w:val="18"/>
                <w:szCs w:val="18"/>
              </w:rPr>
              <w:t>）</w:t>
            </w:r>
          </w:p>
        </w:tc>
        <w:tc>
          <w:tcPr>
            <w:tcW w:w="3069"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语音口</w:t>
            </w:r>
          </w:p>
        </w:tc>
        <w:tc>
          <w:tcPr>
            <w:tcW w:w="189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电话</w:t>
            </w:r>
          </w:p>
        </w:tc>
        <w:tc>
          <w:tcPr>
            <w:tcW w:w="3069"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HDMI口</w:t>
            </w:r>
          </w:p>
        </w:tc>
        <w:tc>
          <w:tcPr>
            <w:tcW w:w="189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HDMI</w:t>
            </w:r>
          </w:p>
        </w:tc>
        <w:tc>
          <w:tcPr>
            <w:tcW w:w="3069"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TF卡接口</w:t>
            </w:r>
          </w:p>
        </w:tc>
        <w:tc>
          <w:tcPr>
            <w:tcW w:w="189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TF</w:t>
            </w:r>
          </w:p>
        </w:tc>
        <w:tc>
          <w:tcPr>
            <w:tcW w:w="3069"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cs="宋体" w:asciiTheme="minorEastAsia" w:hAnsiTheme="minorEastAsia" w:eastAsiaTheme="minorEastAsia"/>
                <w:color w:val="000000"/>
                <w:kern w:val="0"/>
                <w:sz w:val="18"/>
                <w:szCs w:val="18"/>
              </w:rPr>
              <w:t>MINI CVBS端子</w:t>
            </w:r>
          </w:p>
        </w:tc>
        <w:tc>
          <w:tcPr>
            <w:tcW w:w="189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AV</w:t>
            </w:r>
          </w:p>
        </w:tc>
        <w:tc>
          <w:tcPr>
            <w:tcW w:w="3069"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p>
        </w:tc>
      </w:tr>
    </w:tbl>
    <w:p>
      <w:pPr>
        <w:pStyle w:val="96"/>
        <w:numPr>
          <w:ilvl w:val="1"/>
          <w:numId w:val="6"/>
        </w:numPr>
        <w:spacing w:before="156" w:after="156"/>
      </w:pPr>
      <w:bookmarkStart w:id="766" w:name="_Toc447897204"/>
      <w:bookmarkStart w:id="767" w:name="_Toc532477809"/>
      <w:r>
        <w:t>智能家庭网关外壳标签要求</w:t>
      </w:r>
      <w:bookmarkEnd w:id="766"/>
      <w:bookmarkEnd w:id="767"/>
    </w:p>
    <w:p>
      <w:pPr>
        <w:spacing w:after="15"/>
        <w:ind w:firstLine="420" w:firstLineChars="200"/>
        <w:rPr>
          <w:rFonts w:ascii="宋体" w:hAnsi="宋体"/>
          <w:szCs w:val="21"/>
        </w:rPr>
      </w:pPr>
      <w:r>
        <w:rPr>
          <w:rFonts w:ascii="宋体" w:hAnsi="宋体"/>
          <w:szCs w:val="21"/>
        </w:rPr>
        <w:t>智能家庭网关设备表面应有相关的设备信息标识，至少包括：</w:t>
      </w:r>
    </w:p>
    <w:p>
      <w:pPr>
        <w:pStyle w:val="47"/>
        <w:widowControl w:val="0"/>
        <w:numPr>
          <w:ilvl w:val="0"/>
          <w:numId w:val="105"/>
        </w:numPr>
        <w:tabs>
          <w:tab w:val="clear" w:pos="4201"/>
          <w:tab w:val="clear" w:pos="9298"/>
        </w:tabs>
        <w:adjustRightInd w:val="0"/>
        <w:spacing w:before="0" w:afterLines="0"/>
        <w:ind w:firstLineChars="0"/>
        <w:rPr>
          <w:rFonts w:hAnsi="宋体"/>
        </w:rPr>
      </w:pPr>
      <w:r>
        <w:rPr>
          <w:rFonts w:hint="eastAsia" w:hAnsi="宋体"/>
          <w:szCs w:val="21"/>
        </w:rPr>
        <w:t>设备类型</w:t>
      </w:r>
      <w:r>
        <w:rPr>
          <w:rFonts w:hint="eastAsia" w:hAnsi="宋体"/>
        </w:rPr>
        <w:t>；</w:t>
      </w:r>
    </w:p>
    <w:p>
      <w:pPr>
        <w:pStyle w:val="47"/>
        <w:widowControl w:val="0"/>
        <w:numPr>
          <w:ilvl w:val="0"/>
          <w:numId w:val="105"/>
        </w:numPr>
        <w:tabs>
          <w:tab w:val="clear" w:pos="4201"/>
          <w:tab w:val="clear" w:pos="9298"/>
        </w:tabs>
        <w:adjustRightInd w:val="0"/>
        <w:spacing w:before="0" w:afterLines="0"/>
        <w:ind w:firstLineChars="0"/>
        <w:rPr>
          <w:rFonts w:hAnsi="宋体"/>
          <w:szCs w:val="21"/>
        </w:rPr>
      </w:pPr>
      <w:r>
        <w:rPr>
          <w:rFonts w:hAnsi="宋体"/>
          <w:szCs w:val="21"/>
        </w:rPr>
        <w:t>设备型号；</w:t>
      </w:r>
    </w:p>
    <w:p>
      <w:pPr>
        <w:pStyle w:val="47"/>
        <w:widowControl w:val="0"/>
        <w:numPr>
          <w:ilvl w:val="0"/>
          <w:numId w:val="105"/>
        </w:numPr>
        <w:tabs>
          <w:tab w:val="clear" w:pos="4201"/>
          <w:tab w:val="clear" w:pos="9298"/>
        </w:tabs>
        <w:adjustRightInd w:val="0"/>
        <w:spacing w:before="0" w:afterLines="0"/>
        <w:ind w:firstLineChars="0"/>
        <w:rPr>
          <w:rFonts w:hAnsi="宋体"/>
          <w:szCs w:val="21"/>
        </w:rPr>
      </w:pPr>
      <w:r>
        <w:rPr>
          <w:rFonts w:hAnsi="宋体"/>
          <w:szCs w:val="21"/>
        </w:rPr>
        <w:t>设备标识号；</w:t>
      </w:r>
    </w:p>
    <w:p>
      <w:pPr>
        <w:pStyle w:val="47"/>
        <w:widowControl w:val="0"/>
        <w:numPr>
          <w:ilvl w:val="0"/>
          <w:numId w:val="105"/>
        </w:numPr>
        <w:tabs>
          <w:tab w:val="clear" w:pos="4201"/>
          <w:tab w:val="clear" w:pos="9298"/>
        </w:tabs>
        <w:adjustRightInd w:val="0"/>
        <w:spacing w:before="0" w:afterLines="0"/>
        <w:ind w:firstLineChars="0"/>
        <w:rPr>
          <w:rFonts w:hAnsi="宋体"/>
          <w:szCs w:val="21"/>
        </w:rPr>
      </w:pPr>
      <w:r>
        <w:rPr>
          <w:rFonts w:hAnsi="宋体"/>
          <w:szCs w:val="21"/>
        </w:rPr>
        <w:t>2.4G-1</w:t>
      </w:r>
      <w:r>
        <w:rPr>
          <w:rFonts w:hint="eastAsia" w:hAnsi="宋体"/>
          <w:szCs w:val="21"/>
        </w:rPr>
        <w:t>缺省名称</w:t>
      </w:r>
      <w:r>
        <w:rPr>
          <w:rFonts w:hAnsi="宋体"/>
          <w:szCs w:val="21"/>
        </w:rPr>
        <w:t xml:space="preserve">和密钥信息； </w:t>
      </w:r>
    </w:p>
    <w:p>
      <w:pPr>
        <w:pStyle w:val="47"/>
        <w:widowControl w:val="0"/>
        <w:numPr>
          <w:ilvl w:val="0"/>
          <w:numId w:val="105"/>
        </w:numPr>
        <w:tabs>
          <w:tab w:val="clear" w:pos="4201"/>
          <w:tab w:val="clear" w:pos="9298"/>
        </w:tabs>
        <w:adjustRightInd w:val="0"/>
        <w:spacing w:before="0" w:afterLines="0"/>
        <w:ind w:firstLineChars="0"/>
        <w:rPr>
          <w:rFonts w:hAnsi="宋体"/>
          <w:szCs w:val="21"/>
        </w:rPr>
      </w:pPr>
      <w:r>
        <w:rPr>
          <w:rFonts w:hint="eastAsia" w:hAnsi="宋体"/>
        </w:rPr>
        <w:t>5G-1缺省</w:t>
      </w:r>
      <w:r>
        <w:rPr>
          <w:rFonts w:hint="eastAsia" w:hAnsi="宋体"/>
          <w:szCs w:val="21"/>
        </w:rPr>
        <w:t>名称</w:t>
      </w:r>
      <w:r>
        <w:rPr>
          <w:rFonts w:hAnsi="宋体"/>
          <w:szCs w:val="21"/>
        </w:rPr>
        <w:t>和密钥信息（仅针对支持双频段无线的设备， 5G-1缺省</w:t>
      </w:r>
      <w:r>
        <w:rPr>
          <w:rFonts w:hint="eastAsia" w:hAnsi="宋体"/>
          <w:szCs w:val="21"/>
        </w:rPr>
        <w:t>名称为</w:t>
      </w:r>
      <w:r>
        <w:rPr>
          <w:rFonts w:hAnsi="宋体"/>
          <w:szCs w:val="21"/>
        </w:rPr>
        <w:t>2.4G-1</w:t>
      </w:r>
      <w:r>
        <w:rPr>
          <w:rFonts w:hint="eastAsia" w:hAnsi="宋体"/>
          <w:szCs w:val="21"/>
        </w:rPr>
        <w:t>缺省名称加“</w:t>
      </w:r>
      <w:r>
        <w:rPr>
          <w:rFonts w:hAnsi="宋体"/>
          <w:szCs w:val="21"/>
        </w:rPr>
        <w:t>-5G</w:t>
      </w:r>
      <w:r>
        <w:rPr>
          <w:rFonts w:hint="eastAsia" w:hAnsi="宋体"/>
          <w:szCs w:val="21"/>
        </w:rPr>
        <w:t>”</w:t>
      </w:r>
      <w:r>
        <w:rPr>
          <w:rFonts w:hAnsi="宋体"/>
          <w:szCs w:val="21"/>
        </w:rPr>
        <w:t>后缀，5G-1缺省</w:t>
      </w:r>
      <w:r>
        <w:rPr>
          <w:rFonts w:hint="eastAsia" w:hAnsi="宋体"/>
          <w:szCs w:val="21"/>
        </w:rPr>
        <w:t>密钥和</w:t>
      </w:r>
      <w:r>
        <w:rPr>
          <w:rFonts w:hAnsi="宋体"/>
          <w:szCs w:val="21"/>
        </w:rPr>
        <w:t>2.4G-1</w:t>
      </w:r>
      <w:r>
        <w:rPr>
          <w:rFonts w:hint="eastAsia" w:hAnsi="宋体"/>
          <w:szCs w:val="21"/>
        </w:rPr>
        <w:t>缺省密钥相同</w:t>
      </w:r>
      <w:r>
        <w:rPr>
          <w:rFonts w:hAnsi="宋体"/>
          <w:szCs w:val="21"/>
        </w:rPr>
        <w:t>）</w:t>
      </w:r>
      <w:r>
        <w:rPr>
          <w:rFonts w:hint="eastAsia" w:hAnsi="宋体"/>
        </w:rPr>
        <w:t>；</w:t>
      </w:r>
    </w:p>
    <w:p>
      <w:pPr>
        <w:pStyle w:val="47"/>
        <w:widowControl w:val="0"/>
        <w:numPr>
          <w:ilvl w:val="0"/>
          <w:numId w:val="105"/>
        </w:numPr>
        <w:tabs>
          <w:tab w:val="clear" w:pos="4201"/>
          <w:tab w:val="clear" w:pos="9298"/>
        </w:tabs>
        <w:adjustRightInd w:val="0"/>
        <w:spacing w:before="0" w:afterLines="0"/>
        <w:ind w:firstLineChars="0"/>
        <w:rPr>
          <w:rFonts w:hAnsi="宋体"/>
          <w:szCs w:val="21"/>
        </w:rPr>
      </w:pPr>
      <w:r>
        <w:rPr>
          <w:rFonts w:hint="eastAsia" w:hAnsi="宋体"/>
          <w:szCs w:val="21"/>
        </w:rPr>
        <w:t>缺省</w:t>
      </w:r>
      <w:r>
        <w:rPr>
          <w:rFonts w:hAnsi="宋体"/>
          <w:szCs w:val="21"/>
        </w:rPr>
        <w:t>LAN侧默认</w:t>
      </w:r>
      <w:r>
        <w:rPr>
          <w:rFonts w:hint="eastAsia" w:hAnsi="宋体"/>
          <w:szCs w:val="21"/>
        </w:rPr>
        <w:t>配置</w:t>
      </w:r>
      <w:r>
        <w:rPr>
          <w:rFonts w:hAnsi="宋体"/>
          <w:szCs w:val="21"/>
        </w:rPr>
        <w:t>IP地址；</w:t>
      </w:r>
    </w:p>
    <w:p>
      <w:pPr>
        <w:pStyle w:val="47"/>
        <w:widowControl w:val="0"/>
        <w:numPr>
          <w:ilvl w:val="0"/>
          <w:numId w:val="105"/>
        </w:numPr>
        <w:tabs>
          <w:tab w:val="clear" w:pos="4201"/>
          <w:tab w:val="clear" w:pos="9298"/>
        </w:tabs>
        <w:adjustRightInd w:val="0"/>
        <w:spacing w:before="0" w:afterLines="0"/>
        <w:ind w:firstLineChars="0"/>
        <w:rPr>
          <w:rFonts w:hAnsi="宋体"/>
          <w:szCs w:val="21"/>
        </w:rPr>
      </w:pPr>
      <w:r>
        <w:rPr>
          <w:rFonts w:hint="eastAsia" w:hAnsi="宋体"/>
          <w:szCs w:val="21"/>
        </w:rPr>
        <w:t>缺省</w:t>
      </w:r>
      <w:r>
        <w:rPr>
          <w:rFonts w:hAnsi="宋体"/>
          <w:szCs w:val="21"/>
        </w:rPr>
        <w:t>智能家庭网关用户帐号</w:t>
      </w:r>
      <w:r>
        <w:rPr>
          <w:rFonts w:hint="eastAsia" w:hAnsi="宋体"/>
          <w:szCs w:val="21"/>
        </w:rPr>
        <w:t>的用户名</w:t>
      </w:r>
      <w:r>
        <w:rPr>
          <w:rFonts w:hAnsi="宋体"/>
          <w:szCs w:val="21"/>
        </w:rPr>
        <w:t>与密码</w:t>
      </w:r>
      <w:r>
        <w:rPr>
          <w:rFonts w:hint="eastAsia" w:hAnsi="宋体"/>
          <w:szCs w:val="21"/>
        </w:rPr>
        <w:t>；</w:t>
      </w:r>
    </w:p>
    <w:p>
      <w:pPr>
        <w:pStyle w:val="47"/>
        <w:widowControl w:val="0"/>
        <w:numPr>
          <w:ilvl w:val="0"/>
          <w:numId w:val="105"/>
        </w:numPr>
        <w:tabs>
          <w:tab w:val="clear" w:pos="4201"/>
          <w:tab w:val="clear" w:pos="9298"/>
        </w:tabs>
        <w:adjustRightInd w:val="0"/>
        <w:spacing w:before="0" w:afterLines="0"/>
        <w:ind w:firstLineChars="0"/>
        <w:rPr>
          <w:rFonts w:hAnsi="宋体"/>
          <w:szCs w:val="21"/>
        </w:rPr>
      </w:pPr>
      <w:r>
        <w:rPr>
          <w:rFonts w:hint="eastAsia" w:hAnsi="宋体"/>
          <w:szCs w:val="21"/>
        </w:rPr>
        <w:t>相关信息（客户端下载网址、缺省</w:t>
      </w:r>
      <w:r>
        <w:rPr>
          <w:rFonts w:hAnsi="宋体"/>
          <w:szCs w:val="21"/>
        </w:rPr>
        <w:t>2.4G-1</w:t>
      </w:r>
      <w:r>
        <w:rPr>
          <w:rFonts w:hint="eastAsia" w:hAnsi="宋体"/>
          <w:szCs w:val="21"/>
        </w:rPr>
        <w:t>名称</w:t>
      </w:r>
      <w:r>
        <w:rPr>
          <w:rFonts w:hAnsi="宋体"/>
          <w:szCs w:val="21"/>
        </w:rPr>
        <w:t>和密钥</w:t>
      </w:r>
      <w:r>
        <w:rPr>
          <w:rFonts w:hint="eastAsia" w:hAnsi="宋体"/>
          <w:szCs w:val="21"/>
        </w:rPr>
        <w:t>、缺省</w:t>
      </w:r>
      <w:r>
        <w:rPr>
          <w:rFonts w:hAnsi="宋体"/>
          <w:szCs w:val="21"/>
        </w:rPr>
        <w:t>用户帐号</w:t>
      </w:r>
      <w:r>
        <w:rPr>
          <w:rFonts w:hint="eastAsia" w:hAnsi="宋体"/>
          <w:szCs w:val="21"/>
        </w:rPr>
        <w:t>的</w:t>
      </w:r>
      <w:r>
        <w:rPr>
          <w:rFonts w:hAnsi="宋体"/>
          <w:szCs w:val="21"/>
        </w:rPr>
        <w:t>密码</w:t>
      </w:r>
      <w:r>
        <w:rPr>
          <w:rFonts w:hint="eastAsia" w:hAnsi="宋体"/>
          <w:szCs w:val="21"/>
        </w:rPr>
        <w:t>、</w:t>
      </w:r>
      <w:r>
        <w:rPr>
          <w:rFonts w:hAnsi="宋体"/>
          <w:szCs w:val="21"/>
        </w:rPr>
        <w:t>设备型号</w:t>
      </w:r>
      <w:r>
        <w:rPr>
          <w:rFonts w:hint="eastAsia" w:hAnsi="宋体"/>
          <w:szCs w:val="21"/>
        </w:rPr>
        <w:t>、设备标识号等）的二维码</w:t>
      </w:r>
      <w:r>
        <w:rPr>
          <w:rFonts w:hAnsi="宋体"/>
          <w:szCs w:val="21"/>
        </w:rPr>
        <w:t>。</w:t>
      </w:r>
    </w:p>
    <w:p>
      <w:pPr>
        <w:pStyle w:val="47"/>
        <w:widowControl w:val="0"/>
        <w:numPr>
          <w:ilvl w:val="0"/>
          <w:numId w:val="105"/>
        </w:numPr>
        <w:tabs>
          <w:tab w:val="clear" w:pos="4201"/>
          <w:tab w:val="clear" w:pos="9298"/>
        </w:tabs>
        <w:adjustRightInd w:val="0"/>
        <w:spacing w:before="0" w:afterLines="0"/>
        <w:ind w:firstLineChars="0"/>
        <w:rPr>
          <w:rFonts w:hAnsi="宋体"/>
          <w:szCs w:val="21"/>
        </w:rPr>
      </w:pPr>
      <w:r>
        <w:rPr>
          <w:rFonts w:hAnsi="宋体"/>
          <w:szCs w:val="21"/>
        </w:rPr>
        <w:t>机顶盒</w:t>
      </w:r>
      <w:r>
        <w:rPr>
          <w:rFonts w:hint="eastAsia" w:hAnsi="宋体"/>
          <w:szCs w:val="21"/>
        </w:rPr>
        <w:t>模块</w:t>
      </w:r>
      <w:r>
        <w:rPr>
          <w:rFonts w:hAnsi="宋体"/>
          <w:szCs w:val="21"/>
        </w:rPr>
        <w:t>编号、MAC地址等相关信息（仅</w:t>
      </w:r>
      <w:r>
        <w:rPr>
          <w:rFonts w:hint="eastAsia" w:hAnsi="宋体"/>
          <w:szCs w:val="21"/>
        </w:rPr>
        <w:t>针对融合版设备，</w:t>
      </w:r>
      <w:r>
        <w:rPr>
          <w:rFonts w:hAnsi="宋体"/>
          <w:szCs w:val="21"/>
        </w:rPr>
        <w:t>要求参见</w:t>
      </w:r>
      <w:r>
        <w:rPr>
          <w:rFonts w:hint="eastAsia" w:hAnsi="宋体"/>
          <w:szCs w:val="21"/>
        </w:rPr>
        <w:t>《</w:t>
      </w:r>
      <w:r>
        <w:rPr>
          <w:rFonts w:hint="eastAsia" w:hAnsi="宋体"/>
          <w:szCs w:val="21"/>
          <w:lang w:bidi="zh-CN"/>
        </w:rPr>
        <w:t>中国电信智能机顶盒技术要求</w:t>
      </w:r>
      <w:r>
        <w:rPr>
          <w:rFonts w:hint="eastAsia" w:hAnsi="宋体"/>
          <w:szCs w:val="21"/>
        </w:rPr>
        <w:t>》附录B）。</w:t>
      </w:r>
    </w:p>
    <w:p>
      <w:pPr>
        <w:pStyle w:val="47"/>
        <w:widowControl w:val="0"/>
        <w:numPr>
          <w:ilvl w:val="0"/>
          <w:numId w:val="105"/>
        </w:numPr>
        <w:tabs>
          <w:tab w:val="clear" w:pos="4201"/>
          <w:tab w:val="clear" w:pos="9298"/>
        </w:tabs>
        <w:adjustRightInd w:val="0"/>
        <w:spacing w:before="0" w:afterLines="0"/>
        <w:ind w:firstLineChars="0"/>
        <w:rPr>
          <w:rFonts w:hAnsi="宋体"/>
          <w:szCs w:val="21"/>
        </w:rPr>
      </w:pPr>
      <w:r>
        <w:rPr>
          <w:rFonts w:hint="eastAsia" w:hAnsi="宋体"/>
          <w:szCs w:val="21"/>
        </w:rPr>
        <w:t>Wi</w:t>
      </w:r>
      <w:r>
        <w:rPr>
          <w:rFonts w:hAnsi="宋体"/>
          <w:szCs w:val="21"/>
        </w:rPr>
        <w:t>-Fi</w:t>
      </w:r>
      <w:r>
        <w:rPr>
          <w:rFonts w:hint="eastAsia" w:hAnsi="宋体"/>
          <w:szCs w:val="21"/>
        </w:rPr>
        <w:t>6标识（仅针对</w:t>
      </w:r>
      <w:r>
        <w:rPr>
          <w:rFonts w:hint="eastAsia" w:hAnsi="宋体"/>
        </w:rPr>
        <w:t>支持Wi-Fi 6的设备）。</w:t>
      </w:r>
    </w:p>
    <w:p>
      <w:pPr>
        <w:pStyle w:val="96"/>
        <w:numPr>
          <w:ilvl w:val="1"/>
          <w:numId w:val="6"/>
        </w:numPr>
        <w:spacing w:before="156" w:after="156"/>
      </w:pPr>
      <w:bookmarkStart w:id="768" w:name="_Toc531536136"/>
      <w:bookmarkStart w:id="769" w:name="_Toc435111412"/>
      <w:r>
        <w:rPr>
          <w:rFonts w:hint="eastAsia"/>
        </w:rPr>
        <w:t>外包装要求</w:t>
      </w:r>
      <w:bookmarkEnd w:id="768"/>
      <w:bookmarkEnd w:id="769"/>
    </w:p>
    <w:p>
      <w:pPr>
        <w:spacing w:after="15"/>
        <w:ind w:firstLine="420" w:firstLineChars="200"/>
        <w:jc w:val="left"/>
        <w:rPr>
          <w:rFonts w:ascii="宋体" w:hAnsi="宋体"/>
          <w:color w:val="000000"/>
          <w:szCs w:val="21"/>
        </w:rPr>
      </w:pPr>
      <w:r>
        <w:rPr>
          <w:rFonts w:hint="eastAsia" w:ascii="宋体" w:hAnsi="宋体"/>
          <w:color w:val="000000"/>
          <w:szCs w:val="21"/>
        </w:rPr>
        <w:t xml:space="preserve">融合终端设备外包装应符合电信统一要求，具体参见《中国电信智能网关用户WEB管理页面及ID设计规范》。 </w:t>
      </w:r>
      <w:r>
        <w:rPr>
          <w:rFonts w:hint="eastAsia"/>
        </w:rPr>
        <w:t>应在外包装上标明网关设备类型。</w:t>
      </w:r>
    </w:p>
    <w:p>
      <w:pPr>
        <w:spacing w:after="15"/>
        <w:ind w:firstLine="420" w:firstLineChars="200"/>
        <w:jc w:val="left"/>
        <w:rPr>
          <w:rFonts w:ascii="宋体" w:hAnsi="宋体"/>
          <w:color w:val="000000"/>
          <w:szCs w:val="21"/>
        </w:rPr>
      </w:pPr>
      <w:r>
        <w:rPr>
          <w:rFonts w:hint="eastAsia" w:ascii="宋体" w:hAnsi="宋体"/>
          <w:color w:val="000000"/>
          <w:szCs w:val="21"/>
        </w:rPr>
        <w:t>多个带有包装盒的融合终端设备集中运输时所使用的外包装箱，应在侧面黏贴标贴，其上印刷包装箱内所有设备的设备标识条形码。</w:t>
      </w:r>
    </w:p>
    <w:p>
      <w:pPr>
        <w:pStyle w:val="96"/>
        <w:numPr>
          <w:ilvl w:val="1"/>
          <w:numId w:val="6"/>
        </w:numPr>
        <w:spacing w:before="156" w:after="156"/>
      </w:pPr>
      <w:bookmarkStart w:id="770" w:name="_Toc532477810"/>
      <w:bookmarkStart w:id="771" w:name="_Toc447897205"/>
      <w:r>
        <w:rPr>
          <w:rFonts w:hint="eastAsia"/>
        </w:rPr>
        <w:t>界面</w:t>
      </w:r>
      <w:r>
        <w:t>要求</w:t>
      </w:r>
      <w:bookmarkEnd w:id="764"/>
      <w:bookmarkEnd w:id="770"/>
      <w:bookmarkEnd w:id="771"/>
    </w:p>
    <w:p>
      <w:pPr>
        <w:pStyle w:val="102"/>
        <w:numPr>
          <w:ilvl w:val="2"/>
          <w:numId w:val="6"/>
        </w:numPr>
        <w:spacing w:before="156" w:after="156"/>
      </w:pPr>
      <w:bookmarkStart w:id="772" w:name="_Toc224441778"/>
      <w:r>
        <w:t>用户界面分类</w:t>
      </w:r>
      <w:bookmarkEnd w:id="772"/>
    </w:p>
    <w:p>
      <w:pPr>
        <w:spacing w:after="15"/>
        <w:ind w:firstLine="420" w:firstLineChars="200"/>
        <w:rPr>
          <w:rFonts w:ascii="宋体" w:hAnsi="宋体"/>
          <w:szCs w:val="21"/>
        </w:rPr>
      </w:pPr>
      <w:r>
        <w:rPr>
          <w:rFonts w:ascii="宋体" w:hAnsi="宋体"/>
          <w:szCs w:val="21"/>
        </w:rPr>
        <w:t>智能家庭网关</w:t>
      </w:r>
      <w:r>
        <w:rPr>
          <w:rFonts w:hint="eastAsia" w:ascii="宋体" w:hAnsi="宋体"/>
          <w:szCs w:val="21"/>
        </w:rPr>
        <w:t>根据登录帐号（</w:t>
      </w:r>
      <w:r>
        <w:rPr>
          <w:rFonts w:ascii="宋体" w:hAnsi="宋体"/>
          <w:szCs w:val="21"/>
        </w:rPr>
        <w:t>电信维护帐号或智能家庭网关用户帐号</w:t>
      </w:r>
      <w:r>
        <w:rPr>
          <w:rFonts w:hint="eastAsia" w:ascii="宋体" w:hAnsi="宋体"/>
          <w:szCs w:val="21"/>
        </w:rPr>
        <w:t>）的权限不同</w:t>
      </w:r>
      <w:r>
        <w:rPr>
          <w:rFonts w:ascii="宋体" w:hAnsi="宋体"/>
          <w:szCs w:val="21"/>
        </w:rPr>
        <w:t>显示不同的管理配置界面。电信维护人员和智能家庭网关用户的</w:t>
      </w:r>
      <w:r>
        <w:rPr>
          <w:rFonts w:hint="eastAsia" w:ascii="宋体" w:hAnsi="宋体"/>
          <w:szCs w:val="21"/>
        </w:rPr>
        <w:t>具体</w:t>
      </w:r>
      <w:r>
        <w:rPr>
          <w:rFonts w:ascii="宋体" w:hAnsi="宋体"/>
          <w:szCs w:val="21"/>
        </w:rPr>
        <w:t>管理配置权限参见“</w:t>
      </w:r>
      <w:r>
        <w:rPr>
          <w:rFonts w:hint="eastAsia" w:ascii="宋体" w:hAnsi="宋体"/>
          <w:szCs w:val="21"/>
        </w:rPr>
        <w:t>8</w:t>
      </w:r>
      <w:r>
        <w:rPr>
          <w:rFonts w:ascii="宋体" w:hAnsi="宋体"/>
          <w:szCs w:val="21"/>
        </w:rPr>
        <w:t>.2本地UI管理和配置要求”。</w:t>
      </w:r>
    </w:p>
    <w:p>
      <w:pPr>
        <w:pStyle w:val="102"/>
        <w:numPr>
          <w:ilvl w:val="2"/>
          <w:numId w:val="6"/>
        </w:numPr>
        <w:spacing w:before="156" w:after="156"/>
      </w:pPr>
      <w:bookmarkStart w:id="773" w:name="_Toc224441779"/>
      <w:r>
        <w:t>界面整体风格要求</w:t>
      </w:r>
      <w:bookmarkEnd w:id="773"/>
    </w:p>
    <w:p>
      <w:pPr>
        <w:spacing w:after="15"/>
        <w:ind w:firstLine="420" w:firstLineChars="200"/>
        <w:rPr>
          <w:rFonts w:ascii="宋体" w:hAnsi="宋体"/>
          <w:szCs w:val="21"/>
        </w:rPr>
      </w:pPr>
      <w:r>
        <w:rPr>
          <w:rFonts w:ascii="宋体" w:hAnsi="宋体"/>
          <w:szCs w:val="21"/>
        </w:rPr>
        <w:t>电信维护人员</w:t>
      </w:r>
      <w:r>
        <w:rPr>
          <w:rFonts w:hint="eastAsia" w:ascii="宋体" w:hAnsi="宋体"/>
          <w:szCs w:val="21"/>
        </w:rPr>
        <w:t>界面应</w:t>
      </w:r>
      <w:r>
        <w:rPr>
          <w:rFonts w:ascii="宋体" w:hAnsi="宋体"/>
          <w:szCs w:val="21"/>
        </w:rPr>
        <w:t>整洁大方</w:t>
      </w:r>
      <w:r>
        <w:rPr>
          <w:rFonts w:hint="eastAsia" w:ascii="宋体" w:hAnsi="宋体"/>
          <w:szCs w:val="21"/>
        </w:rPr>
        <w:t>、</w:t>
      </w:r>
      <w:r>
        <w:rPr>
          <w:rFonts w:ascii="宋体" w:hAnsi="宋体"/>
          <w:szCs w:val="21"/>
        </w:rPr>
        <w:t>功能区域分隔清晰</w:t>
      </w:r>
      <w:r>
        <w:rPr>
          <w:rFonts w:hint="eastAsia" w:ascii="宋体" w:hAnsi="宋体"/>
          <w:szCs w:val="21"/>
        </w:rPr>
        <w:t>、</w:t>
      </w:r>
      <w:r>
        <w:rPr>
          <w:rFonts w:ascii="宋体" w:hAnsi="宋体"/>
          <w:szCs w:val="21"/>
        </w:rPr>
        <w:t>字体美观并清晰</w:t>
      </w:r>
      <w:r>
        <w:rPr>
          <w:rFonts w:hint="eastAsia" w:ascii="宋体" w:hAnsi="宋体"/>
          <w:szCs w:val="21"/>
        </w:rPr>
        <w:t>、</w:t>
      </w:r>
      <w:r>
        <w:rPr>
          <w:rFonts w:ascii="宋体" w:hAnsi="宋体"/>
          <w:szCs w:val="21"/>
        </w:rPr>
        <w:t>色彩简洁清爽</w:t>
      </w:r>
      <w:r>
        <w:rPr>
          <w:rFonts w:hint="eastAsia" w:ascii="宋体" w:hAnsi="宋体"/>
          <w:szCs w:val="21"/>
        </w:rPr>
        <w:t>。</w:t>
      </w:r>
    </w:p>
    <w:p>
      <w:pPr>
        <w:spacing w:after="15"/>
        <w:ind w:firstLine="420" w:firstLineChars="200"/>
        <w:rPr>
          <w:rFonts w:ascii="宋体"/>
          <w:kern w:val="0"/>
          <w:szCs w:val="20"/>
        </w:rPr>
      </w:pPr>
      <w:r>
        <w:rPr>
          <w:rFonts w:ascii="宋体" w:hAnsi="宋体"/>
          <w:szCs w:val="21"/>
        </w:rPr>
        <w:t>智能家庭网关用户</w:t>
      </w:r>
      <w:r>
        <w:rPr>
          <w:rFonts w:hint="eastAsia" w:ascii="宋体" w:hAnsi="宋体"/>
          <w:szCs w:val="21"/>
        </w:rPr>
        <w:t>界面</w:t>
      </w:r>
      <w:r>
        <w:rPr>
          <w:rFonts w:ascii="宋体" w:hAnsi="宋体"/>
          <w:szCs w:val="21"/>
        </w:rPr>
        <w:t>应</w:t>
      </w:r>
      <w:r>
        <w:rPr>
          <w:rFonts w:hint="eastAsia" w:ascii="宋体" w:hAnsi="宋体"/>
          <w:szCs w:val="21"/>
        </w:rPr>
        <w:t>简洁明了、体验良好，</w:t>
      </w:r>
      <w:r>
        <w:rPr>
          <w:rFonts w:ascii="宋体" w:hAnsi="宋体"/>
          <w:szCs w:val="21"/>
        </w:rPr>
        <w:t>方便用户浏览和使用</w:t>
      </w:r>
      <w:r>
        <w:rPr>
          <w:rFonts w:hint="eastAsia" w:ascii="宋体" w:hAnsi="宋体"/>
          <w:szCs w:val="21"/>
        </w:rPr>
        <w:t>，应符合《中国电信智能网关用户WEB管理页面及ID设计规范》的要求。</w:t>
      </w:r>
      <w:r>
        <w:br w:type="page"/>
      </w:r>
    </w:p>
    <w:p>
      <w:pPr>
        <w:pStyle w:val="47"/>
        <w:spacing w:after="15"/>
      </w:pPr>
    </w:p>
    <w:p>
      <w:pPr>
        <w:pStyle w:val="143"/>
        <w:spacing w:afterLines="0"/>
      </w:pPr>
      <w:r>
        <w:br w:type="textWrapping"/>
      </w:r>
      <w:bookmarkStart w:id="774" w:name="_Toc532477811"/>
      <w:r>
        <w:rPr>
          <w:rFonts w:hint="eastAsia"/>
        </w:rPr>
        <w:t>（规范性附录）</w:t>
      </w:r>
      <w:r>
        <w:br w:type="textWrapping"/>
      </w:r>
      <w:r>
        <w:rPr>
          <w:rFonts w:hint="eastAsia"/>
        </w:rPr>
        <w:t>DHCP报文扩展</w:t>
      </w:r>
      <w:bookmarkEnd w:id="774"/>
    </w:p>
    <w:p>
      <w:pPr>
        <w:pStyle w:val="204"/>
        <w:spacing w:after="15" w:line="240" w:lineRule="auto"/>
        <w:ind w:firstLine="420"/>
        <w:rPr>
          <w:rFonts w:hAnsi="宋体" w:cs="Times New Roman"/>
          <w:color w:val="000000"/>
          <w:szCs w:val="21"/>
        </w:rPr>
      </w:pPr>
    </w:p>
    <w:p>
      <w:pPr>
        <w:pStyle w:val="204"/>
        <w:spacing w:after="15" w:line="240" w:lineRule="auto"/>
        <w:ind w:firstLine="420"/>
        <w:rPr>
          <w:rFonts w:hAnsi="宋体" w:cs="Times New Roman"/>
          <w:color w:val="000000"/>
          <w:szCs w:val="21"/>
        </w:rPr>
      </w:pPr>
      <w:r>
        <w:rPr>
          <w:rFonts w:hint="eastAsia" w:hAnsi="宋体" w:cs="Times New Roman"/>
          <w:color w:val="000000"/>
          <w:szCs w:val="21"/>
        </w:rPr>
        <w:t>本附录定义家庭网关应支持的DHCP报文扩展字段，涵盖以下两种应用情形：</w:t>
      </w:r>
    </w:p>
    <w:p>
      <w:pPr>
        <w:numPr>
          <w:ilvl w:val="0"/>
          <w:numId w:val="106"/>
        </w:numPr>
        <w:spacing w:before="0" w:afterLines="0"/>
        <w:rPr>
          <w:rFonts w:ascii="宋体" w:hAnsi="宋体"/>
          <w:color w:val="000000"/>
          <w:kern w:val="0"/>
          <w:szCs w:val="21"/>
        </w:rPr>
      </w:pPr>
      <w:r>
        <w:rPr>
          <w:rFonts w:hint="eastAsia" w:ascii="宋体" w:hAnsi="宋体"/>
          <w:color w:val="000000"/>
          <w:kern w:val="0"/>
          <w:szCs w:val="21"/>
        </w:rPr>
        <w:t>家庭网关作DHCP Server时，在与家庭网络内的DHCP Client（如IP摄像机、机顶盒等）交互中的Option字段处理</w:t>
      </w:r>
    </w:p>
    <w:p>
      <w:pPr>
        <w:numPr>
          <w:ilvl w:val="0"/>
          <w:numId w:val="106"/>
        </w:numPr>
        <w:spacing w:before="0" w:afterLines="0"/>
        <w:rPr>
          <w:rFonts w:ascii="宋体" w:hAnsi="宋体"/>
          <w:color w:val="000000"/>
          <w:kern w:val="0"/>
          <w:szCs w:val="21"/>
        </w:rPr>
      </w:pPr>
      <w:r>
        <w:rPr>
          <w:rFonts w:hint="eastAsia" w:ascii="宋体" w:hAnsi="宋体"/>
          <w:color w:val="000000"/>
          <w:kern w:val="0"/>
          <w:szCs w:val="21"/>
        </w:rPr>
        <w:t>家庭网关配置DHCP认证方式的WAN连接时，作为DHCP Client与网络侧的DHCP Server交互中的Option字段处理</w:t>
      </w:r>
    </w:p>
    <w:p>
      <w:pPr>
        <w:pStyle w:val="161"/>
        <w:spacing w:before="312" w:after="312"/>
      </w:pPr>
      <w:bookmarkStart w:id="775" w:name="_Toc532477812"/>
      <w:r>
        <w:rPr>
          <w:rFonts w:hint="eastAsia"/>
        </w:rPr>
        <w:t>DHCPv4 Vendor class identifier格式</w:t>
      </w:r>
      <w:bookmarkEnd w:id="775"/>
    </w:p>
    <w:p>
      <w:pPr>
        <w:pStyle w:val="47"/>
        <w:spacing w:after="15"/>
      </w:pPr>
      <w:r>
        <w:rPr>
          <w:rFonts w:hint="eastAsia"/>
        </w:rPr>
        <w:t>DHCPv4 Vendor class identifier（Option 60）应符合</w:t>
      </w:r>
      <w:r>
        <w:t>RFC 2132</w:t>
      </w:r>
      <w:r>
        <w:rPr>
          <w:rFonts w:hint="eastAsia"/>
        </w:rPr>
        <w:t>的要求，格式如图A.1所示。</w:t>
      </w:r>
    </w:p>
    <w:p>
      <w:pPr>
        <w:pStyle w:val="204"/>
        <w:spacing w:after="15"/>
        <w:ind w:firstLine="0" w:firstLineChars="0"/>
        <w:jc w:val="center"/>
        <w:rPr>
          <w:rFonts w:hAnsi="宋体" w:cs="Times New Roman"/>
          <w:sz w:val="24"/>
          <w:szCs w:val="24"/>
        </w:rPr>
      </w:pPr>
      <w:r>
        <w:rPr>
          <w:rFonts w:hAnsi="宋体" w:cs="Times New Roman"/>
          <w:sz w:val="24"/>
          <w:szCs w:val="24"/>
        </w:rPr>
        <w:drawing>
          <wp:inline distT="0" distB="0" distL="0" distR="0">
            <wp:extent cx="5276850" cy="1333500"/>
            <wp:effectExtent l="1905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18" cstate="print"/>
                    <a:srcRect/>
                    <a:stretch>
                      <a:fillRect/>
                    </a:stretch>
                  </pic:blipFill>
                  <pic:spPr>
                    <a:xfrm>
                      <a:off x="0" y="0"/>
                      <a:ext cx="5276850" cy="1333500"/>
                    </a:xfrm>
                    <a:prstGeom prst="rect">
                      <a:avLst/>
                    </a:prstGeom>
                    <a:noFill/>
                    <a:ln w="9525">
                      <a:noFill/>
                      <a:miter lim="800000"/>
                      <a:headEnd/>
                      <a:tailEnd/>
                    </a:ln>
                  </pic:spPr>
                </pic:pic>
              </a:graphicData>
            </a:graphic>
          </wp:inline>
        </w:drawing>
      </w:r>
    </w:p>
    <w:p>
      <w:pPr>
        <w:pStyle w:val="19"/>
        <w:spacing w:after="15"/>
        <w:jc w:val="center"/>
        <w:rPr>
          <w:rFonts w:ascii="黑体" w:hAnsi="宋体"/>
          <w:b/>
          <w:color w:val="000000"/>
          <w:sz w:val="21"/>
          <w:szCs w:val="21"/>
        </w:rPr>
      </w:pPr>
      <w:r>
        <w:rPr>
          <w:rFonts w:hint="eastAsia" w:ascii="黑体" w:hAnsi="宋体"/>
          <w:b/>
          <w:color w:val="000000"/>
          <w:sz w:val="21"/>
          <w:szCs w:val="21"/>
        </w:rPr>
        <w:t>图A.1   DHCPv4 Option 60 格式</w:t>
      </w:r>
    </w:p>
    <w:p>
      <w:pPr>
        <w:pStyle w:val="47"/>
        <w:spacing w:after="15"/>
      </w:pPr>
      <w:r>
        <w:t>其中</w:t>
      </w:r>
      <w:r>
        <w:rPr>
          <w:rFonts w:hint="eastAsia"/>
        </w:rPr>
        <w:t>：</w:t>
      </w:r>
    </w:p>
    <w:p>
      <w:pPr>
        <w:numPr>
          <w:ilvl w:val="0"/>
          <w:numId w:val="107"/>
        </w:numPr>
        <w:spacing w:before="0" w:afterLines="0"/>
        <w:rPr>
          <w:rFonts w:ascii="宋体"/>
          <w:kern w:val="0"/>
          <w:szCs w:val="20"/>
        </w:rPr>
      </w:pPr>
      <w:r>
        <w:rPr>
          <w:rFonts w:hint="eastAsia" w:ascii="宋体"/>
          <w:kern w:val="0"/>
          <w:szCs w:val="20"/>
        </w:rPr>
        <w:t>Length为</w:t>
      </w:r>
      <w:r>
        <w:rPr>
          <w:rFonts w:ascii="宋体"/>
          <w:kern w:val="0"/>
          <w:szCs w:val="20"/>
        </w:rPr>
        <w:t>Enterprise Code</w:t>
      </w:r>
      <w:r>
        <w:rPr>
          <w:rFonts w:hint="eastAsia" w:ascii="宋体"/>
          <w:kern w:val="0"/>
          <w:szCs w:val="20"/>
        </w:rPr>
        <w:t>和</w:t>
      </w:r>
      <w:r>
        <w:rPr>
          <w:rFonts w:ascii="宋体"/>
          <w:kern w:val="0"/>
          <w:szCs w:val="20"/>
        </w:rPr>
        <w:t>Field</w:t>
      </w:r>
      <w:r>
        <w:rPr>
          <w:rFonts w:hint="eastAsia" w:ascii="宋体"/>
          <w:kern w:val="0"/>
          <w:szCs w:val="20"/>
        </w:rPr>
        <w:t>字段（包括</w:t>
      </w:r>
      <w:r>
        <w:rPr>
          <w:rFonts w:ascii="宋体"/>
          <w:kern w:val="0"/>
          <w:szCs w:val="20"/>
        </w:rPr>
        <w:t>FieldType</w:t>
      </w:r>
      <w:r>
        <w:rPr>
          <w:rFonts w:hint="eastAsia" w:ascii="宋体"/>
          <w:kern w:val="0"/>
          <w:szCs w:val="20"/>
        </w:rPr>
        <w:t>、</w:t>
      </w:r>
      <w:r>
        <w:rPr>
          <w:rFonts w:ascii="宋体"/>
          <w:kern w:val="0"/>
          <w:szCs w:val="20"/>
        </w:rPr>
        <w:t>Field</w:t>
      </w:r>
      <w:r>
        <w:rPr>
          <w:rFonts w:hint="eastAsia" w:ascii="宋体"/>
          <w:kern w:val="0"/>
          <w:szCs w:val="20"/>
        </w:rPr>
        <w:t xml:space="preserve"> Length、</w:t>
      </w:r>
      <w:r>
        <w:rPr>
          <w:rFonts w:ascii="宋体"/>
          <w:kern w:val="0"/>
          <w:szCs w:val="20"/>
        </w:rPr>
        <w:t>Field</w:t>
      </w:r>
      <w:r>
        <w:rPr>
          <w:rFonts w:hint="eastAsia" w:ascii="宋体"/>
          <w:kern w:val="0"/>
          <w:szCs w:val="20"/>
        </w:rPr>
        <w:t xml:space="preserve"> Value）数据的总的字节数；</w:t>
      </w:r>
    </w:p>
    <w:p>
      <w:pPr>
        <w:numPr>
          <w:ilvl w:val="0"/>
          <w:numId w:val="107"/>
        </w:numPr>
        <w:spacing w:before="0" w:afterLines="0"/>
        <w:rPr>
          <w:rFonts w:ascii="宋体"/>
          <w:kern w:val="0"/>
          <w:szCs w:val="20"/>
        </w:rPr>
      </w:pPr>
      <w:r>
        <w:rPr>
          <w:rFonts w:ascii="宋体"/>
          <w:kern w:val="0"/>
          <w:szCs w:val="20"/>
        </w:rPr>
        <w:t>中国电信的企业码（Enterprise Code）：待定，暂用0x0000</w:t>
      </w:r>
      <w:r>
        <w:rPr>
          <w:rFonts w:hint="eastAsia" w:ascii="宋体"/>
          <w:kern w:val="0"/>
          <w:szCs w:val="20"/>
        </w:rPr>
        <w:t>；</w:t>
      </w:r>
    </w:p>
    <w:p>
      <w:pPr>
        <w:numPr>
          <w:ilvl w:val="0"/>
          <w:numId w:val="107"/>
        </w:numPr>
        <w:spacing w:before="0" w:afterLines="0"/>
        <w:rPr>
          <w:rFonts w:ascii="宋体"/>
          <w:kern w:val="0"/>
          <w:szCs w:val="20"/>
        </w:rPr>
      </w:pPr>
      <w:r>
        <w:rPr>
          <w:rFonts w:ascii="宋体"/>
          <w:kern w:val="0"/>
          <w:szCs w:val="20"/>
        </w:rPr>
        <w:t>Field</w:t>
      </w:r>
      <w:r>
        <w:rPr>
          <w:rFonts w:hint="eastAsia" w:ascii="宋体"/>
          <w:kern w:val="0"/>
          <w:szCs w:val="20"/>
        </w:rPr>
        <w:t>字段（包括</w:t>
      </w:r>
      <w:r>
        <w:rPr>
          <w:rFonts w:ascii="宋体"/>
          <w:kern w:val="0"/>
          <w:szCs w:val="20"/>
        </w:rPr>
        <w:t>FieldType</w:t>
      </w:r>
      <w:r>
        <w:rPr>
          <w:rFonts w:hint="eastAsia" w:ascii="宋体"/>
          <w:kern w:val="0"/>
          <w:szCs w:val="20"/>
        </w:rPr>
        <w:t>、</w:t>
      </w:r>
      <w:r>
        <w:rPr>
          <w:rFonts w:ascii="宋体"/>
          <w:kern w:val="0"/>
          <w:szCs w:val="20"/>
        </w:rPr>
        <w:t>Field</w:t>
      </w:r>
      <w:r>
        <w:rPr>
          <w:rFonts w:hint="eastAsia" w:ascii="宋体"/>
          <w:kern w:val="0"/>
          <w:szCs w:val="20"/>
        </w:rPr>
        <w:t xml:space="preserve"> Length、</w:t>
      </w:r>
      <w:r>
        <w:rPr>
          <w:rFonts w:ascii="宋体"/>
          <w:kern w:val="0"/>
          <w:szCs w:val="20"/>
        </w:rPr>
        <w:t>Field</w:t>
      </w:r>
      <w:r>
        <w:rPr>
          <w:rFonts w:hint="eastAsia" w:ascii="宋体"/>
          <w:kern w:val="0"/>
          <w:szCs w:val="20"/>
        </w:rPr>
        <w:t xml:space="preserve"> Value）</w:t>
      </w:r>
      <w:r>
        <w:rPr>
          <w:rFonts w:ascii="宋体"/>
          <w:kern w:val="0"/>
          <w:szCs w:val="20"/>
        </w:rPr>
        <w:t>的定义</w:t>
      </w:r>
      <w:r>
        <w:rPr>
          <w:rFonts w:hint="eastAsia" w:ascii="宋体"/>
          <w:kern w:val="0"/>
          <w:szCs w:val="20"/>
        </w:rPr>
        <w:t>见表A.1。</w:t>
      </w:r>
    </w:p>
    <w:p>
      <w:pPr>
        <w:pStyle w:val="19"/>
        <w:spacing w:after="15"/>
        <w:jc w:val="center"/>
        <w:rPr>
          <w:rFonts w:ascii="黑体" w:hAnsi="宋体"/>
          <w:b/>
          <w:color w:val="000000"/>
          <w:sz w:val="21"/>
          <w:szCs w:val="21"/>
        </w:rPr>
      </w:pPr>
      <w:r>
        <w:rPr>
          <w:rFonts w:hint="eastAsia" w:ascii="黑体" w:hAnsi="宋体"/>
          <w:b/>
          <w:color w:val="000000"/>
          <w:sz w:val="21"/>
          <w:szCs w:val="21"/>
        </w:rPr>
        <w:t>表A.1  Field字段定义</w:t>
      </w:r>
    </w:p>
    <w:tbl>
      <w:tblPr>
        <w:tblStyle w:val="66"/>
        <w:tblW w:w="8295" w:type="dxa"/>
        <w:tblInd w:w="2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5"/>
        <w:gridCol w:w="1864"/>
        <w:gridCol w:w="2235"/>
        <w:gridCol w:w="3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155" w:type="dxa"/>
            <w:tcBorders>
              <w:top w:val="single" w:color="auto" w:sz="4" w:space="0"/>
              <w:left w:val="single" w:color="auto" w:sz="4" w:space="0"/>
              <w:bottom w:val="single" w:color="auto" w:sz="4" w:space="0"/>
              <w:right w:val="single" w:color="auto" w:sz="4" w:space="0"/>
            </w:tcBorders>
            <w:shd w:val="clear" w:color="auto" w:fill="C0C0C0"/>
          </w:tcPr>
          <w:p>
            <w:pPr>
              <w:spacing w:after="15"/>
              <w:rPr>
                <w:rFonts w:ascii="宋体" w:hAnsi="宋体"/>
                <w:color w:val="000000"/>
                <w:kern w:val="0"/>
                <w:sz w:val="18"/>
                <w:szCs w:val="18"/>
              </w:rPr>
            </w:pPr>
            <w:r>
              <w:rPr>
                <w:rFonts w:ascii="宋体" w:hAnsi="宋体"/>
                <w:color w:val="000000"/>
                <w:kern w:val="0"/>
                <w:sz w:val="18"/>
                <w:szCs w:val="18"/>
              </w:rPr>
              <w:t>Field</w:t>
            </w:r>
          </w:p>
          <w:p>
            <w:pPr>
              <w:spacing w:after="15"/>
              <w:rPr>
                <w:rFonts w:ascii="宋体" w:hAnsi="宋体"/>
                <w:color w:val="000000"/>
                <w:kern w:val="0"/>
                <w:sz w:val="18"/>
                <w:szCs w:val="18"/>
              </w:rPr>
            </w:pPr>
            <w:r>
              <w:rPr>
                <w:rFonts w:ascii="宋体" w:hAnsi="宋体"/>
                <w:color w:val="000000"/>
                <w:kern w:val="0"/>
                <w:sz w:val="18"/>
                <w:szCs w:val="18"/>
              </w:rPr>
              <w:t>Type</w:t>
            </w:r>
          </w:p>
        </w:tc>
        <w:tc>
          <w:tcPr>
            <w:tcW w:w="1864" w:type="dxa"/>
            <w:tcBorders>
              <w:top w:val="single" w:color="auto" w:sz="4" w:space="0"/>
              <w:left w:val="single" w:color="auto" w:sz="4" w:space="0"/>
              <w:bottom w:val="single" w:color="auto" w:sz="4" w:space="0"/>
              <w:right w:val="single" w:color="auto" w:sz="4" w:space="0"/>
            </w:tcBorders>
            <w:shd w:val="clear" w:color="auto" w:fill="C0C0C0"/>
          </w:tcPr>
          <w:p>
            <w:pPr>
              <w:spacing w:after="15"/>
              <w:rPr>
                <w:rFonts w:ascii="宋体" w:hAnsi="宋体"/>
                <w:color w:val="000000"/>
                <w:kern w:val="0"/>
                <w:sz w:val="18"/>
                <w:szCs w:val="18"/>
              </w:rPr>
            </w:pPr>
            <w:r>
              <w:rPr>
                <w:rFonts w:ascii="宋体" w:hAnsi="宋体"/>
                <w:color w:val="000000"/>
                <w:kern w:val="0"/>
                <w:sz w:val="18"/>
                <w:szCs w:val="18"/>
              </w:rPr>
              <w:t>Field</w:t>
            </w:r>
          </w:p>
          <w:p>
            <w:pPr>
              <w:spacing w:after="15"/>
              <w:rPr>
                <w:rFonts w:ascii="宋体" w:hAnsi="宋体"/>
                <w:color w:val="000000"/>
                <w:kern w:val="0"/>
                <w:sz w:val="18"/>
                <w:szCs w:val="18"/>
              </w:rPr>
            </w:pPr>
            <w:r>
              <w:rPr>
                <w:rFonts w:ascii="宋体" w:hAnsi="宋体"/>
                <w:color w:val="000000"/>
                <w:kern w:val="0"/>
                <w:sz w:val="18"/>
                <w:szCs w:val="18"/>
              </w:rPr>
              <w:t>Length</w:t>
            </w:r>
          </w:p>
        </w:tc>
        <w:tc>
          <w:tcPr>
            <w:tcW w:w="2235" w:type="dxa"/>
            <w:tcBorders>
              <w:top w:val="single" w:color="auto" w:sz="4" w:space="0"/>
              <w:left w:val="single" w:color="auto" w:sz="4" w:space="0"/>
              <w:bottom w:val="single" w:color="auto" w:sz="4" w:space="0"/>
              <w:right w:val="single" w:color="auto" w:sz="4" w:space="0"/>
            </w:tcBorders>
            <w:shd w:val="clear" w:color="auto" w:fill="C0C0C0"/>
          </w:tcPr>
          <w:p>
            <w:pPr>
              <w:spacing w:after="15"/>
              <w:rPr>
                <w:rFonts w:ascii="宋体" w:hAnsi="宋体"/>
                <w:color w:val="000000"/>
                <w:kern w:val="0"/>
                <w:sz w:val="18"/>
                <w:szCs w:val="18"/>
              </w:rPr>
            </w:pPr>
            <w:r>
              <w:rPr>
                <w:rFonts w:ascii="宋体" w:hAnsi="宋体"/>
                <w:color w:val="000000"/>
                <w:kern w:val="0"/>
                <w:sz w:val="18"/>
                <w:szCs w:val="18"/>
              </w:rPr>
              <w:t>Field</w:t>
            </w:r>
          </w:p>
          <w:p>
            <w:pPr>
              <w:spacing w:after="15"/>
              <w:rPr>
                <w:rFonts w:ascii="宋体" w:hAnsi="宋体"/>
                <w:color w:val="000000"/>
                <w:kern w:val="0"/>
                <w:sz w:val="18"/>
                <w:szCs w:val="18"/>
              </w:rPr>
            </w:pPr>
            <w:r>
              <w:rPr>
                <w:rFonts w:hint="eastAsia" w:ascii="宋体" w:hAnsi="宋体"/>
                <w:color w:val="000000"/>
                <w:kern w:val="0"/>
                <w:sz w:val="18"/>
                <w:szCs w:val="18"/>
              </w:rPr>
              <w:t>Value</w:t>
            </w:r>
          </w:p>
        </w:tc>
        <w:tc>
          <w:tcPr>
            <w:tcW w:w="3041" w:type="dxa"/>
            <w:tcBorders>
              <w:top w:val="single" w:color="auto" w:sz="4" w:space="0"/>
              <w:left w:val="single" w:color="auto" w:sz="4" w:space="0"/>
              <w:bottom w:val="single" w:color="auto" w:sz="4" w:space="0"/>
              <w:right w:val="single" w:color="auto" w:sz="4" w:space="0"/>
            </w:tcBorders>
            <w:shd w:val="clear" w:color="auto" w:fill="C0C0C0"/>
          </w:tcPr>
          <w:p>
            <w:pPr>
              <w:spacing w:after="15"/>
              <w:rPr>
                <w:rFonts w:ascii="宋体" w:hAnsi="宋体"/>
                <w:color w:val="000000"/>
                <w:kern w:val="0"/>
                <w:sz w:val="18"/>
                <w:szCs w:val="18"/>
              </w:rPr>
            </w:pPr>
            <w:r>
              <w:rPr>
                <w:rFonts w:ascii="宋体" w:hAnsi="宋体"/>
                <w:color w:val="000000"/>
                <w:kern w:val="0"/>
                <w:sz w:val="18"/>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ascii="宋体" w:hAnsi="宋体"/>
                <w:color w:val="000000"/>
                <w:kern w:val="0"/>
                <w:sz w:val="18"/>
                <w:szCs w:val="18"/>
              </w:rPr>
              <w:t>1</w:t>
            </w:r>
          </w:p>
        </w:tc>
        <w:tc>
          <w:tcPr>
            <w:tcW w:w="1864"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ascii="宋体" w:hAnsi="宋体"/>
                <w:color w:val="000000"/>
                <w:kern w:val="0"/>
                <w:sz w:val="18"/>
                <w:szCs w:val="18"/>
              </w:rPr>
              <w:t>1-32</w:t>
            </w:r>
          </w:p>
        </w:tc>
        <w:tc>
          <w:tcPr>
            <w:tcW w:w="223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设备的生产厂商名称</w:t>
            </w:r>
          </w:p>
        </w:tc>
        <w:tc>
          <w:tcPr>
            <w:tcW w:w="3041"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字符串格式，宜使用英文或拼音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ascii="宋体" w:hAnsi="宋体"/>
                <w:color w:val="000000"/>
                <w:kern w:val="0"/>
                <w:sz w:val="18"/>
                <w:szCs w:val="18"/>
              </w:rPr>
              <w:t>2</w:t>
            </w:r>
          </w:p>
        </w:tc>
        <w:tc>
          <w:tcPr>
            <w:tcW w:w="1864"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ascii="宋体" w:hAnsi="宋体"/>
                <w:color w:val="000000"/>
                <w:kern w:val="0"/>
                <w:sz w:val="18"/>
                <w:szCs w:val="18"/>
              </w:rPr>
              <w:t>1-32</w:t>
            </w:r>
          </w:p>
        </w:tc>
        <w:tc>
          <w:tcPr>
            <w:tcW w:w="223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设备种类</w:t>
            </w:r>
          </w:p>
        </w:tc>
        <w:tc>
          <w:tcPr>
            <w:tcW w:w="3041"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字符串格式，如：</w:t>
            </w:r>
          </w:p>
          <w:p>
            <w:pPr>
              <w:numPr>
                <w:ilvl w:val="0"/>
                <w:numId w:val="108"/>
              </w:numPr>
              <w:spacing w:before="0" w:afterLines="0"/>
              <w:rPr>
                <w:rFonts w:ascii="宋体" w:hAnsi="宋体"/>
                <w:color w:val="000000"/>
                <w:kern w:val="0"/>
                <w:sz w:val="18"/>
                <w:szCs w:val="18"/>
              </w:rPr>
            </w:pPr>
            <w:r>
              <w:rPr>
                <w:rFonts w:ascii="宋体" w:hAnsi="宋体"/>
                <w:color w:val="000000"/>
                <w:kern w:val="0"/>
                <w:sz w:val="18"/>
                <w:szCs w:val="18"/>
              </w:rPr>
              <w:t>HGW</w:t>
            </w:r>
          </w:p>
          <w:p>
            <w:pPr>
              <w:numPr>
                <w:ilvl w:val="0"/>
                <w:numId w:val="108"/>
              </w:numPr>
              <w:spacing w:before="0" w:afterLines="0"/>
              <w:rPr>
                <w:rFonts w:ascii="宋体" w:hAnsi="宋体"/>
                <w:color w:val="000000"/>
                <w:kern w:val="0"/>
                <w:sz w:val="18"/>
                <w:szCs w:val="18"/>
              </w:rPr>
            </w:pPr>
            <w:r>
              <w:rPr>
                <w:rFonts w:ascii="宋体" w:hAnsi="宋体"/>
                <w:color w:val="000000"/>
                <w:kern w:val="0"/>
                <w:sz w:val="18"/>
                <w:szCs w:val="18"/>
              </w:rPr>
              <w:t xml:space="preserve">STB </w:t>
            </w:r>
          </w:p>
          <w:p>
            <w:pPr>
              <w:numPr>
                <w:ilvl w:val="0"/>
                <w:numId w:val="108"/>
              </w:numPr>
              <w:spacing w:before="0" w:afterLines="0"/>
              <w:rPr>
                <w:rFonts w:ascii="宋体" w:hAnsi="宋体"/>
                <w:color w:val="000000"/>
                <w:kern w:val="0"/>
                <w:sz w:val="18"/>
                <w:szCs w:val="18"/>
              </w:rPr>
            </w:pPr>
            <w:r>
              <w:rPr>
                <w:rFonts w:ascii="宋体" w:hAnsi="宋体"/>
                <w:color w:val="000000"/>
                <w:kern w:val="0"/>
                <w:sz w:val="18"/>
                <w:szCs w:val="18"/>
              </w:rPr>
              <w:t>Camera</w:t>
            </w:r>
          </w:p>
          <w:p>
            <w:pPr>
              <w:numPr>
                <w:ilvl w:val="0"/>
                <w:numId w:val="108"/>
              </w:numPr>
              <w:spacing w:before="0" w:afterLines="0"/>
              <w:rPr>
                <w:rFonts w:ascii="宋体" w:hAnsi="宋体"/>
                <w:color w:val="000000"/>
                <w:kern w:val="0"/>
                <w:sz w:val="18"/>
                <w:szCs w:val="18"/>
              </w:rPr>
            </w:pPr>
            <w:r>
              <w:rPr>
                <w:rFonts w:ascii="宋体" w:hAnsi="宋体"/>
                <w:color w:val="000000"/>
                <w:kern w:val="0"/>
                <w:sz w:val="18"/>
                <w:szCs w:val="18"/>
              </w:rPr>
              <w:t>Computer</w:t>
            </w:r>
          </w:p>
          <w:p>
            <w:pPr>
              <w:numPr>
                <w:ilvl w:val="0"/>
                <w:numId w:val="108"/>
              </w:numPr>
              <w:spacing w:before="0" w:afterLines="0"/>
              <w:rPr>
                <w:rFonts w:ascii="宋体" w:hAnsi="宋体"/>
                <w:color w:val="000000"/>
                <w:kern w:val="0"/>
                <w:sz w:val="18"/>
                <w:szCs w:val="18"/>
              </w:rPr>
            </w:pPr>
            <w:r>
              <w:rPr>
                <w:rFonts w:ascii="宋体" w:hAnsi="宋体"/>
                <w:color w:val="000000"/>
                <w:kern w:val="0"/>
                <w:sz w:val="18"/>
                <w:szCs w:val="18"/>
              </w:rPr>
              <w:t>Phone</w:t>
            </w:r>
          </w:p>
          <w:p>
            <w:pPr>
              <w:spacing w:after="15"/>
              <w:ind w:firstLine="360" w:firstLineChars="200"/>
              <w:rPr>
                <w:rFonts w:ascii="宋体" w:hAnsi="宋体"/>
                <w:color w:val="000000"/>
                <w:kern w:val="0"/>
                <w:sz w:val="18"/>
                <w:szCs w:val="18"/>
              </w:rPr>
            </w:pPr>
            <w:r>
              <w:rPr>
                <w:rFonts w:ascii="宋体" w:hAnsi="宋体"/>
                <w:color w:val="000000"/>
                <w:kern w:val="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ascii="宋体" w:hAnsi="宋体"/>
                <w:color w:val="000000"/>
                <w:kern w:val="0"/>
                <w:sz w:val="18"/>
                <w:szCs w:val="18"/>
              </w:rPr>
              <w:t>3</w:t>
            </w:r>
          </w:p>
        </w:tc>
        <w:tc>
          <w:tcPr>
            <w:tcW w:w="1864"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ascii="宋体" w:hAnsi="宋体"/>
                <w:color w:val="000000"/>
                <w:kern w:val="0"/>
                <w:sz w:val="18"/>
                <w:szCs w:val="18"/>
              </w:rPr>
              <w:t>1-32</w:t>
            </w:r>
          </w:p>
        </w:tc>
        <w:tc>
          <w:tcPr>
            <w:tcW w:w="223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设备型号</w:t>
            </w:r>
          </w:p>
        </w:tc>
        <w:tc>
          <w:tcPr>
            <w:tcW w:w="3041"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字符串格式，如</w:t>
            </w:r>
            <w:r>
              <w:rPr>
                <w:rFonts w:ascii="宋体" w:hAnsi="宋体"/>
                <w:color w:val="000000"/>
                <w:kern w:val="0"/>
                <w:sz w:val="18"/>
                <w:szCs w:val="18"/>
              </w:rPr>
              <w:t>STB-8000</w:t>
            </w:r>
          </w:p>
          <w:p>
            <w:pPr>
              <w:spacing w:after="15"/>
              <w:rPr>
                <w:rFonts w:ascii="宋体" w:hAnsi="宋体"/>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ascii="宋体" w:hAnsi="宋体"/>
                <w:color w:val="000000"/>
                <w:kern w:val="0"/>
                <w:sz w:val="18"/>
                <w:szCs w:val="18"/>
              </w:rPr>
              <w:t>4</w:t>
            </w:r>
          </w:p>
        </w:tc>
        <w:tc>
          <w:tcPr>
            <w:tcW w:w="1864"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ascii="宋体" w:hAnsi="宋体"/>
                <w:color w:val="000000"/>
                <w:kern w:val="0"/>
                <w:sz w:val="18"/>
                <w:szCs w:val="18"/>
              </w:rPr>
              <w:t>1-32</w:t>
            </w:r>
          </w:p>
        </w:tc>
        <w:tc>
          <w:tcPr>
            <w:tcW w:w="223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设备的软/硬件版本号</w:t>
            </w:r>
          </w:p>
        </w:tc>
        <w:tc>
          <w:tcPr>
            <w:tcW w:w="3041"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字符串格式，如2.00/1.30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ascii="宋体" w:hAnsi="宋体"/>
                <w:color w:val="000000"/>
                <w:kern w:val="0"/>
                <w:sz w:val="18"/>
                <w:szCs w:val="18"/>
              </w:rPr>
              <w:t>5</w:t>
            </w:r>
          </w:p>
        </w:tc>
        <w:tc>
          <w:tcPr>
            <w:tcW w:w="1864"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ascii="宋体" w:hAnsi="宋体"/>
                <w:color w:val="000000"/>
                <w:kern w:val="0"/>
                <w:sz w:val="18"/>
                <w:szCs w:val="18"/>
              </w:rPr>
              <w:t>4</w:t>
            </w:r>
            <w:r>
              <w:rPr>
                <w:rFonts w:hint="eastAsia" w:ascii="宋体" w:hAnsi="宋体"/>
                <w:color w:val="000000"/>
                <w:kern w:val="0"/>
                <w:sz w:val="18"/>
                <w:szCs w:val="18"/>
              </w:rPr>
              <w:t>n（n=1~10，n对应需映射的端口的数量）</w:t>
            </w:r>
          </w:p>
        </w:tc>
        <w:tc>
          <w:tcPr>
            <w:tcW w:w="223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端口映射的协议及端口</w:t>
            </w:r>
          </w:p>
          <w:p>
            <w:pPr>
              <w:spacing w:after="15"/>
              <w:rPr>
                <w:rFonts w:ascii="宋体" w:hAnsi="宋体"/>
                <w:color w:val="000000"/>
                <w:kern w:val="0"/>
                <w:sz w:val="18"/>
                <w:szCs w:val="18"/>
              </w:rPr>
            </w:pPr>
          </w:p>
        </w:tc>
        <w:tc>
          <w:tcPr>
            <w:tcW w:w="3041"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一条端口映射规则使用4个字节十六进制数表示：</w:t>
            </w:r>
          </w:p>
          <w:p>
            <w:pPr>
              <w:numPr>
                <w:ilvl w:val="0"/>
                <w:numId w:val="109"/>
              </w:numPr>
              <w:spacing w:before="0" w:afterLines="0"/>
              <w:rPr>
                <w:rFonts w:ascii="宋体" w:hAnsi="宋体"/>
                <w:color w:val="000000"/>
                <w:kern w:val="0"/>
                <w:sz w:val="18"/>
                <w:szCs w:val="18"/>
              </w:rPr>
            </w:pPr>
            <w:r>
              <w:rPr>
                <w:rFonts w:hint="eastAsia" w:ascii="宋体" w:hAnsi="宋体"/>
                <w:color w:val="000000"/>
                <w:kern w:val="0"/>
                <w:sz w:val="18"/>
                <w:szCs w:val="18"/>
              </w:rPr>
              <w:t>前2个字节表示协议类型：</w:t>
            </w:r>
          </w:p>
          <w:p>
            <w:pPr>
              <w:spacing w:after="15"/>
              <w:ind w:left="420" w:leftChars="200"/>
              <w:rPr>
                <w:rFonts w:ascii="宋体" w:hAnsi="宋体"/>
                <w:color w:val="000000"/>
                <w:kern w:val="0"/>
                <w:sz w:val="18"/>
                <w:szCs w:val="18"/>
              </w:rPr>
            </w:pPr>
            <w:r>
              <w:rPr>
                <w:rFonts w:hint="eastAsia" w:ascii="宋体" w:hAnsi="宋体"/>
                <w:color w:val="000000"/>
                <w:kern w:val="0"/>
                <w:sz w:val="18"/>
                <w:szCs w:val="18"/>
              </w:rPr>
              <w:t>——0：UDP</w:t>
            </w:r>
          </w:p>
          <w:p>
            <w:pPr>
              <w:spacing w:after="15"/>
              <w:ind w:left="420" w:leftChars="200"/>
              <w:rPr>
                <w:rFonts w:ascii="宋体" w:hAnsi="宋体"/>
                <w:color w:val="000000"/>
                <w:kern w:val="0"/>
                <w:sz w:val="18"/>
                <w:szCs w:val="18"/>
              </w:rPr>
            </w:pPr>
            <w:r>
              <w:rPr>
                <w:rFonts w:hint="eastAsia" w:ascii="宋体" w:hAnsi="宋体"/>
                <w:color w:val="000000"/>
                <w:kern w:val="0"/>
                <w:sz w:val="18"/>
                <w:szCs w:val="18"/>
              </w:rPr>
              <w:t>——1：TCP</w:t>
            </w:r>
          </w:p>
          <w:p>
            <w:pPr>
              <w:spacing w:after="15"/>
              <w:ind w:left="420" w:leftChars="200"/>
              <w:rPr>
                <w:rFonts w:ascii="宋体" w:hAnsi="宋体"/>
                <w:color w:val="000000"/>
                <w:kern w:val="0"/>
                <w:sz w:val="18"/>
                <w:szCs w:val="18"/>
              </w:rPr>
            </w:pPr>
            <w:r>
              <w:rPr>
                <w:rFonts w:hint="eastAsia" w:ascii="宋体" w:hAnsi="宋体"/>
                <w:color w:val="000000"/>
                <w:kern w:val="0"/>
                <w:sz w:val="18"/>
                <w:szCs w:val="18"/>
              </w:rPr>
              <w:t>——2：</w:t>
            </w:r>
            <w:r>
              <w:rPr>
                <w:rFonts w:ascii="宋体" w:hAnsi="宋体"/>
                <w:color w:val="000000"/>
                <w:kern w:val="0"/>
                <w:sz w:val="18"/>
                <w:szCs w:val="18"/>
              </w:rPr>
              <w:t>TCP &amp; UDP（两种协议</w:t>
            </w:r>
            <w:r>
              <w:rPr>
                <w:rFonts w:hint="eastAsia" w:ascii="宋体" w:hAnsi="宋体"/>
                <w:color w:val="000000"/>
                <w:kern w:val="0"/>
                <w:sz w:val="18"/>
                <w:szCs w:val="18"/>
              </w:rPr>
              <w:t>映射</w:t>
            </w:r>
            <w:r>
              <w:rPr>
                <w:rFonts w:ascii="宋体" w:hAnsi="宋体"/>
                <w:color w:val="000000"/>
                <w:kern w:val="0"/>
                <w:sz w:val="18"/>
                <w:szCs w:val="18"/>
              </w:rPr>
              <w:t>同一端口）</w:t>
            </w:r>
          </w:p>
          <w:p>
            <w:pPr>
              <w:spacing w:after="15"/>
              <w:ind w:left="420" w:leftChars="200"/>
              <w:rPr>
                <w:rFonts w:ascii="宋体" w:hAnsi="宋体"/>
                <w:color w:val="000000"/>
                <w:kern w:val="0"/>
                <w:sz w:val="18"/>
                <w:szCs w:val="18"/>
              </w:rPr>
            </w:pPr>
            <w:r>
              <w:rPr>
                <w:rFonts w:hint="eastAsia" w:ascii="宋体" w:hAnsi="宋体"/>
                <w:color w:val="000000"/>
                <w:kern w:val="0"/>
                <w:sz w:val="18"/>
                <w:szCs w:val="18"/>
              </w:rPr>
              <w:t>——其它数值：保留</w:t>
            </w:r>
          </w:p>
          <w:p>
            <w:pPr>
              <w:numPr>
                <w:ilvl w:val="0"/>
                <w:numId w:val="109"/>
              </w:numPr>
              <w:spacing w:before="0" w:afterLines="0"/>
              <w:rPr>
                <w:rFonts w:ascii="宋体" w:hAnsi="宋体"/>
                <w:color w:val="000000"/>
                <w:kern w:val="0"/>
                <w:sz w:val="18"/>
                <w:szCs w:val="18"/>
              </w:rPr>
            </w:pPr>
            <w:r>
              <w:rPr>
                <w:rFonts w:hint="eastAsia" w:ascii="宋体" w:hAnsi="宋体"/>
                <w:color w:val="000000"/>
                <w:kern w:val="0"/>
                <w:sz w:val="18"/>
                <w:szCs w:val="18"/>
              </w:rPr>
              <w:t>后2个字节表示端口号，范围</w:t>
            </w:r>
            <w:r>
              <w:rPr>
                <w:rFonts w:ascii="宋体" w:hAnsi="宋体"/>
                <w:color w:val="000000"/>
                <w:kern w:val="0"/>
                <w:sz w:val="18"/>
                <w:szCs w:val="18"/>
              </w:rPr>
              <w:t>：1~65535</w:t>
            </w:r>
          </w:p>
          <w:p>
            <w:pPr>
              <w:numPr>
                <w:ilvl w:val="0"/>
                <w:numId w:val="109"/>
              </w:numPr>
              <w:spacing w:before="0" w:afterLines="0"/>
              <w:rPr>
                <w:rFonts w:ascii="宋体" w:hAnsi="宋体"/>
                <w:color w:val="000000"/>
                <w:kern w:val="0"/>
                <w:sz w:val="18"/>
                <w:szCs w:val="18"/>
              </w:rPr>
            </w:pPr>
            <w:r>
              <w:rPr>
                <w:rFonts w:hint="eastAsia" w:ascii="宋体" w:hAnsi="宋体"/>
                <w:color w:val="000000"/>
                <w:kern w:val="0"/>
                <w:sz w:val="18"/>
                <w:szCs w:val="18"/>
              </w:rPr>
              <w:t>主要用于应用终端主动向家庭网关报告所需的端口映射配置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ascii="宋体" w:hAnsi="宋体"/>
                <w:color w:val="000000"/>
                <w:kern w:val="0"/>
                <w:sz w:val="18"/>
                <w:szCs w:val="18"/>
              </w:rPr>
              <w:t>6～</w:t>
            </w:r>
            <w:r>
              <w:rPr>
                <w:rFonts w:hint="eastAsia" w:ascii="宋体" w:hAnsi="宋体"/>
                <w:color w:val="000000"/>
                <w:kern w:val="0"/>
                <w:sz w:val="18"/>
                <w:szCs w:val="18"/>
              </w:rPr>
              <w:t>3</w:t>
            </w:r>
            <w:r>
              <w:rPr>
                <w:rFonts w:ascii="宋体" w:hAnsi="宋体"/>
                <w:color w:val="000000"/>
                <w:kern w:val="0"/>
                <w:sz w:val="18"/>
                <w:szCs w:val="18"/>
              </w:rPr>
              <w:t>0</w:t>
            </w:r>
          </w:p>
        </w:tc>
        <w:tc>
          <w:tcPr>
            <w:tcW w:w="1864"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p>
        </w:tc>
        <w:tc>
          <w:tcPr>
            <w:tcW w:w="223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p>
        </w:tc>
        <w:tc>
          <w:tcPr>
            <w:tcW w:w="3041"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tcBorders>
              <w:top w:val="single" w:color="auto" w:sz="4" w:space="0"/>
              <w:left w:val="single" w:color="auto" w:sz="4" w:space="0"/>
              <w:bottom w:val="single" w:color="auto" w:sz="4" w:space="0"/>
              <w:right w:val="single" w:color="auto" w:sz="4" w:space="0"/>
            </w:tcBorders>
            <w:shd w:val="clear" w:color="auto" w:fill="E6E6E6"/>
          </w:tcPr>
          <w:p>
            <w:pPr>
              <w:spacing w:after="15"/>
              <w:rPr>
                <w:rFonts w:ascii="宋体" w:hAnsi="宋体"/>
                <w:color w:val="000000"/>
                <w:kern w:val="0"/>
                <w:sz w:val="18"/>
                <w:szCs w:val="18"/>
              </w:rPr>
            </w:pPr>
            <w:r>
              <w:rPr>
                <w:rFonts w:hint="eastAsia" w:ascii="宋体" w:hAnsi="宋体"/>
                <w:color w:val="000000"/>
                <w:kern w:val="0"/>
                <w:sz w:val="18"/>
                <w:szCs w:val="18"/>
              </w:rPr>
              <w:t>31</w:t>
            </w:r>
          </w:p>
        </w:tc>
        <w:tc>
          <w:tcPr>
            <w:tcW w:w="1864" w:type="dxa"/>
            <w:tcBorders>
              <w:top w:val="single" w:color="auto" w:sz="4" w:space="0"/>
              <w:left w:val="single" w:color="auto" w:sz="4" w:space="0"/>
              <w:bottom w:val="single" w:color="auto" w:sz="4" w:space="0"/>
              <w:right w:val="single" w:color="auto" w:sz="4" w:space="0"/>
            </w:tcBorders>
            <w:shd w:val="clear" w:color="auto" w:fill="E6E6E6"/>
          </w:tcPr>
          <w:p>
            <w:pPr>
              <w:spacing w:after="15"/>
              <w:rPr>
                <w:rFonts w:ascii="宋体" w:hAnsi="宋体"/>
                <w:color w:val="000000"/>
                <w:kern w:val="0"/>
                <w:sz w:val="18"/>
                <w:szCs w:val="18"/>
              </w:rPr>
            </w:pPr>
          </w:p>
        </w:tc>
        <w:tc>
          <w:tcPr>
            <w:tcW w:w="2235" w:type="dxa"/>
            <w:tcBorders>
              <w:top w:val="single" w:color="auto" w:sz="4" w:space="0"/>
              <w:left w:val="single" w:color="auto" w:sz="4" w:space="0"/>
              <w:bottom w:val="single" w:color="auto" w:sz="4" w:space="0"/>
              <w:right w:val="single" w:color="auto" w:sz="4" w:space="0"/>
            </w:tcBorders>
            <w:shd w:val="clear" w:color="auto" w:fill="E6E6E6"/>
          </w:tcPr>
          <w:p>
            <w:pPr>
              <w:spacing w:after="15"/>
              <w:rPr>
                <w:rFonts w:ascii="宋体" w:hAnsi="宋体"/>
                <w:color w:val="000000"/>
                <w:kern w:val="0"/>
                <w:sz w:val="18"/>
                <w:szCs w:val="18"/>
              </w:rPr>
            </w:pPr>
            <w:r>
              <w:rPr>
                <w:rFonts w:hint="eastAsia" w:ascii="宋体" w:hAnsi="宋体"/>
                <w:color w:val="000000"/>
                <w:kern w:val="0"/>
                <w:sz w:val="18"/>
                <w:szCs w:val="18"/>
              </w:rPr>
              <w:t>机顶盒设备专用认证</w:t>
            </w:r>
          </w:p>
        </w:tc>
        <w:tc>
          <w:tcPr>
            <w:tcW w:w="3041" w:type="dxa"/>
            <w:tcBorders>
              <w:top w:val="single" w:color="auto" w:sz="4" w:space="0"/>
              <w:left w:val="single" w:color="auto" w:sz="4" w:space="0"/>
              <w:bottom w:val="single" w:color="auto" w:sz="4" w:space="0"/>
              <w:right w:val="single" w:color="auto" w:sz="4" w:space="0"/>
            </w:tcBorders>
            <w:shd w:val="clear" w:color="auto" w:fill="E6E6E6"/>
          </w:tcPr>
          <w:p>
            <w:pPr>
              <w:spacing w:after="15"/>
              <w:rPr>
                <w:rFonts w:ascii="宋体" w:hAnsi="宋体"/>
                <w:color w:val="000000"/>
                <w:kern w:val="0"/>
                <w:sz w:val="18"/>
                <w:szCs w:val="18"/>
              </w:rPr>
            </w:pPr>
            <w:r>
              <w:rPr>
                <w:rFonts w:hint="eastAsia" w:ascii="宋体" w:hAnsi="宋体"/>
                <w:color w:val="000000"/>
                <w:kern w:val="0"/>
                <w:sz w:val="18"/>
                <w:szCs w:val="18"/>
              </w:rPr>
              <w:t>具体要求参见机顶盒设备相关技术规范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tcBorders>
              <w:top w:val="single" w:color="auto" w:sz="4" w:space="0"/>
              <w:left w:val="single" w:color="auto" w:sz="4" w:space="0"/>
              <w:bottom w:val="single" w:color="auto" w:sz="4" w:space="0"/>
              <w:right w:val="single" w:color="auto" w:sz="4" w:space="0"/>
            </w:tcBorders>
            <w:shd w:val="clear" w:color="auto" w:fill="E6E6E6"/>
          </w:tcPr>
          <w:p>
            <w:pPr>
              <w:spacing w:after="15"/>
              <w:rPr>
                <w:rFonts w:ascii="宋体" w:hAnsi="宋体"/>
                <w:color w:val="000000"/>
                <w:kern w:val="0"/>
                <w:sz w:val="18"/>
                <w:szCs w:val="18"/>
              </w:rPr>
            </w:pPr>
            <w:r>
              <w:rPr>
                <w:rFonts w:hint="eastAsia" w:ascii="宋体" w:hAnsi="宋体"/>
                <w:color w:val="000000"/>
                <w:kern w:val="0"/>
                <w:sz w:val="18"/>
                <w:szCs w:val="18"/>
              </w:rPr>
              <w:t>32</w:t>
            </w:r>
          </w:p>
        </w:tc>
        <w:tc>
          <w:tcPr>
            <w:tcW w:w="1864" w:type="dxa"/>
            <w:tcBorders>
              <w:top w:val="single" w:color="auto" w:sz="4" w:space="0"/>
              <w:left w:val="single" w:color="auto" w:sz="4" w:space="0"/>
              <w:bottom w:val="single" w:color="auto" w:sz="4" w:space="0"/>
              <w:right w:val="single" w:color="auto" w:sz="4" w:space="0"/>
            </w:tcBorders>
            <w:shd w:val="clear" w:color="auto" w:fill="E6E6E6"/>
          </w:tcPr>
          <w:p>
            <w:pPr>
              <w:spacing w:after="15"/>
              <w:rPr>
                <w:rFonts w:ascii="宋体" w:hAnsi="宋体"/>
                <w:color w:val="000000"/>
                <w:kern w:val="0"/>
                <w:sz w:val="18"/>
                <w:szCs w:val="18"/>
              </w:rPr>
            </w:pPr>
            <w:r>
              <w:rPr>
                <w:rFonts w:hint="eastAsia" w:ascii="宋体" w:hAnsi="宋体"/>
                <w:color w:val="000000"/>
                <w:kern w:val="0"/>
                <w:sz w:val="18"/>
                <w:szCs w:val="18"/>
              </w:rPr>
              <w:t>11</w:t>
            </w:r>
          </w:p>
        </w:tc>
        <w:tc>
          <w:tcPr>
            <w:tcW w:w="2235" w:type="dxa"/>
            <w:tcBorders>
              <w:top w:val="single" w:color="auto" w:sz="4" w:space="0"/>
              <w:left w:val="single" w:color="auto" w:sz="4" w:space="0"/>
              <w:bottom w:val="single" w:color="auto" w:sz="4" w:space="0"/>
              <w:right w:val="single" w:color="auto" w:sz="4" w:space="0"/>
            </w:tcBorders>
            <w:shd w:val="clear" w:color="auto" w:fill="E6E6E6"/>
          </w:tcPr>
          <w:p>
            <w:pPr>
              <w:spacing w:after="15"/>
              <w:rPr>
                <w:rFonts w:ascii="宋体" w:hAnsi="宋体"/>
                <w:color w:val="000000"/>
                <w:kern w:val="0"/>
                <w:sz w:val="18"/>
                <w:szCs w:val="18"/>
              </w:rPr>
            </w:pPr>
            <w:r>
              <w:rPr>
                <w:rFonts w:ascii="宋体" w:hAnsi="宋体"/>
                <w:color w:val="000000"/>
                <w:kern w:val="0"/>
                <w:sz w:val="18"/>
                <w:szCs w:val="18"/>
              </w:rPr>
              <w:t>CTCDHCP0001</w:t>
            </w:r>
          </w:p>
        </w:tc>
        <w:tc>
          <w:tcPr>
            <w:tcW w:w="3041" w:type="dxa"/>
            <w:tcBorders>
              <w:top w:val="single" w:color="auto" w:sz="4" w:space="0"/>
              <w:left w:val="single" w:color="auto" w:sz="4" w:space="0"/>
              <w:bottom w:val="single" w:color="auto" w:sz="4" w:space="0"/>
              <w:right w:val="single" w:color="auto" w:sz="4" w:space="0"/>
            </w:tcBorders>
            <w:shd w:val="clear" w:color="auto" w:fill="E6E6E6"/>
          </w:tcPr>
          <w:p>
            <w:pPr>
              <w:numPr>
                <w:ilvl w:val="0"/>
                <w:numId w:val="109"/>
              </w:numPr>
              <w:spacing w:before="0" w:afterLines="0"/>
              <w:rPr>
                <w:rFonts w:ascii="宋体" w:hAnsi="宋体"/>
                <w:color w:val="000000"/>
                <w:kern w:val="0"/>
                <w:sz w:val="18"/>
                <w:szCs w:val="18"/>
              </w:rPr>
            </w:pPr>
            <w:r>
              <w:rPr>
                <w:rFonts w:hint="eastAsia" w:ascii="宋体" w:hAnsi="宋体"/>
                <w:color w:val="000000"/>
                <w:kern w:val="0"/>
                <w:sz w:val="18"/>
                <w:szCs w:val="18"/>
              </w:rPr>
              <w:t>IPTV机顶盒在DHCP申请过程中携带的认证鉴权信息</w:t>
            </w:r>
          </w:p>
          <w:p>
            <w:pPr>
              <w:numPr>
                <w:ilvl w:val="0"/>
                <w:numId w:val="109"/>
              </w:numPr>
              <w:spacing w:before="0" w:afterLines="0"/>
              <w:rPr>
                <w:rFonts w:ascii="宋体" w:hAnsi="宋体"/>
                <w:color w:val="000000"/>
                <w:kern w:val="0"/>
                <w:sz w:val="18"/>
                <w:szCs w:val="18"/>
              </w:rPr>
            </w:pPr>
            <w:r>
              <w:rPr>
                <w:rFonts w:hint="eastAsia" w:ascii="宋体" w:hAnsi="宋体"/>
                <w:color w:val="000000"/>
                <w:kern w:val="0"/>
                <w:sz w:val="18"/>
                <w:szCs w:val="18"/>
              </w:rPr>
              <w:t>全路由模式下，家庭网关在承载IPTV业务且认证方式为DHCP的路由WAN连接申请地址时应携带的认证鉴权信息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tcBorders>
              <w:top w:val="single" w:color="auto" w:sz="4" w:space="0"/>
              <w:left w:val="single" w:color="auto" w:sz="4" w:space="0"/>
              <w:bottom w:val="single" w:color="auto" w:sz="4" w:space="0"/>
              <w:right w:val="single" w:color="auto" w:sz="4" w:space="0"/>
            </w:tcBorders>
            <w:shd w:val="clear" w:color="auto" w:fill="E6E6E6"/>
          </w:tcPr>
          <w:p>
            <w:pPr>
              <w:spacing w:after="15"/>
              <w:rPr>
                <w:rFonts w:ascii="宋体" w:hAnsi="宋体"/>
                <w:color w:val="000000"/>
                <w:kern w:val="0"/>
                <w:sz w:val="18"/>
                <w:szCs w:val="18"/>
              </w:rPr>
            </w:pPr>
            <w:r>
              <w:rPr>
                <w:rFonts w:hint="eastAsia" w:ascii="宋体" w:hAnsi="宋体"/>
                <w:color w:val="000000"/>
                <w:kern w:val="0"/>
                <w:sz w:val="18"/>
                <w:szCs w:val="18"/>
              </w:rPr>
              <w:t>33</w:t>
            </w:r>
          </w:p>
        </w:tc>
        <w:tc>
          <w:tcPr>
            <w:tcW w:w="1864" w:type="dxa"/>
            <w:tcBorders>
              <w:top w:val="single" w:color="auto" w:sz="4" w:space="0"/>
              <w:left w:val="single" w:color="auto" w:sz="4" w:space="0"/>
              <w:bottom w:val="single" w:color="auto" w:sz="4" w:space="0"/>
              <w:right w:val="single" w:color="auto" w:sz="4" w:space="0"/>
            </w:tcBorders>
            <w:shd w:val="clear" w:color="auto" w:fill="E6E6E6"/>
          </w:tcPr>
          <w:p>
            <w:pPr>
              <w:spacing w:after="15"/>
              <w:rPr>
                <w:rFonts w:ascii="宋体" w:hAnsi="宋体"/>
                <w:color w:val="000000"/>
                <w:kern w:val="0"/>
                <w:sz w:val="18"/>
                <w:szCs w:val="18"/>
              </w:rPr>
            </w:pPr>
          </w:p>
        </w:tc>
        <w:tc>
          <w:tcPr>
            <w:tcW w:w="2235" w:type="dxa"/>
            <w:tcBorders>
              <w:top w:val="single" w:color="auto" w:sz="4" w:space="0"/>
              <w:left w:val="single" w:color="auto" w:sz="4" w:space="0"/>
              <w:bottom w:val="single" w:color="auto" w:sz="4" w:space="0"/>
              <w:right w:val="single" w:color="auto" w:sz="4" w:space="0"/>
            </w:tcBorders>
            <w:shd w:val="clear" w:color="auto" w:fill="E6E6E6"/>
          </w:tcPr>
          <w:p>
            <w:pPr>
              <w:spacing w:after="15"/>
              <w:rPr>
                <w:rFonts w:ascii="宋体" w:hAnsi="宋体"/>
                <w:color w:val="000000"/>
                <w:kern w:val="0"/>
                <w:sz w:val="18"/>
                <w:szCs w:val="18"/>
              </w:rPr>
            </w:pPr>
          </w:p>
        </w:tc>
        <w:tc>
          <w:tcPr>
            <w:tcW w:w="3041" w:type="dxa"/>
            <w:tcBorders>
              <w:top w:val="single" w:color="auto" w:sz="4" w:space="0"/>
              <w:left w:val="single" w:color="auto" w:sz="4" w:space="0"/>
              <w:bottom w:val="single" w:color="auto" w:sz="4" w:space="0"/>
              <w:right w:val="single" w:color="auto" w:sz="4" w:space="0"/>
            </w:tcBorders>
            <w:shd w:val="clear" w:color="auto" w:fill="E6E6E6"/>
          </w:tcPr>
          <w:p>
            <w:pPr>
              <w:spacing w:after="15"/>
              <w:rPr>
                <w:rFonts w:ascii="宋体" w:hAnsi="宋体"/>
                <w:color w:val="000000"/>
                <w:kern w:val="0"/>
                <w:sz w:val="18"/>
                <w:szCs w:val="18"/>
              </w:rPr>
            </w:pPr>
            <w:r>
              <w:rPr>
                <w:rFonts w:hint="eastAsia" w:ascii="宋体" w:hAnsi="宋体"/>
                <w:color w:val="000000"/>
                <w:kern w:val="0"/>
                <w:sz w:val="18"/>
                <w:szCs w:val="18"/>
              </w:rPr>
              <w:t>保留给机顶盒设备使用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34</w:t>
            </w:r>
          </w:p>
        </w:tc>
        <w:tc>
          <w:tcPr>
            <w:tcW w:w="1864"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35~73</w:t>
            </w:r>
          </w:p>
        </w:tc>
        <w:tc>
          <w:tcPr>
            <w:tcW w:w="223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设备信息及语音账号上报</w:t>
            </w:r>
          </w:p>
        </w:tc>
        <w:tc>
          <w:tcPr>
            <w:tcW w:w="3041" w:type="dxa"/>
            <w:tcBorders>
              <w:top w:val="single" w:color="auto" w:sz="4" w:space="0"/>
              <w:left w:val="single" w:color="auto" w:sz="4" w:space="0"/>
              <w:bottom w:val="single" w:color="auto" w:sz="4" w:space="0"/>
              <w:right w:val="single" w:color="auto" w:sz="4" w:space="0"/>
            </w:tcBorders>
          </w:tcPr>
          <w:p>
            <w:pPr>
              <w:numPr>
                <w:ilvl w:val="0"/>
                <w:numId w:val="109"/>
              </w:numPr>
              <w:spacing w:before="0" w:afterLines="0"/>
              <w:rPr>
                <w:rFonts w:ascii="宋体" w:hAnsi="宋体"/>
                <w:color w:val="000000"/>
                <w:kern w:val="0"/>
                <w:sz w:val="18"/>
                <w:szCs w:val="18"/>
              </w:rPr>
            </w:pPr>
            <w:r>
              <w:rPr>
                <w:rFonts w:hint="eastAsia" w:ascii="宋体" w:hAnsi="宋体"/>
                <w:color w:val="000000"/>
                <w:kern w:val="0"/>
                <w:sz w:val="18"/>
                <w:szCs w:val="18"/>
              </w:rPr>
              <w:t>具体要求参见《中国电信家庭网关与增强型终端综合管理系统接口技术要求》F.40</w:t>
            </w:r>
          </w:p>
          <w:p>
            <w:pPr>
              <w:numPr>
                <w:ilvl w:val="0"/>
                <w:numId w:val="109"/>
              </w:numPr>
              <w:spacing w:before="0" w:afterLines="0"/>
              <w:rPr>
                <w:rFonts w:ascii="宋体" w:hAnsi="宋体"/>
                <w:color w:val="000000"/>
                <w:kern w:val="0"/>
                <w:sz w:val="18"/>
                <w:szCs w:val="18"/>
              </w:rPr>
            </w:pPr>
            <w:r>
              <w:rPr>
                <w:rFonts w:hint="eastAsia" w:ascii="宋体" w:hAnsi="宋体"/>
                <w:color w:val="000000"/>
                <w:kern w:val="0"/>
                <w:sz w:val="18"/>
                <w:szCs w:val="18"/>
              </w:rPr>
              <w:t>家庭网关用于带“</w:t>
            </w:r>
            <w:r>
              <w:rPr>
                <w:rFonts w:ascii="宋体" w:hAnsi="宋体"/>
                <w:color w:val="000000"/>
                <w:kern w:val="0"/>
                <w:sz w:val="18"/>
                <w:szCs w:val="18"/>
              </w:rPr>
              <w:t>VOICE</w:t>
            </w:r>
            <w:r>
              <w:rPr>
                <w:rFonts w:hint="eastAsia" w:ascii="宋体" w:hAnsi="宋体"/>
                <w:color w:val="000000"/>
                <w:kern w:val="0"/>
                <w:sz w:val="18"/>
                <w:szCs w:val="18"/>
              </w:rPr>
              <w:t>”关键字且认证方式为DHCP的WAN连接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35</w:t>
            </w:r>
          </w:p>
        </w:tc>
        <w:tc>
          <w:tcPr>
            <w:tcW w:w="1864"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35~73</w:t>
            </w:r>
          </w:p>
        </w:tc>
        <w:tc>
          <w:tcPr>
            <w:tcW w:w="223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设备信息及C</w:t>
            </w:r>
            <w:r>
              <w:rPr>
                <w:rFonts w:ascii="宋体" w:hAnsi="宋体"/>
                <w:color w:val="000000"/>
                <w:kern w:val="0"/>
                <w:sz w:val="18"/>
                <w:szCs w:val="18"/>
              </w:rPr>
              <w:t>loud VR</w:t>
            </w:r>
            <w:r>
              <w:rPr>
                <w:rFonts w:hint="eastAsia" w:ascii="宋体" w:hAnsi="宋体"/>
                <w:color w:val="000000"/>
                <w:kern w:val="0"/>
                <w:sz w:val="18"/>
                <w:szCs w:val="18"/>
              </w:rPr>
              <w:t>账号上报</w:t>
            </w:r>
          </w:p>
        </w:tc>
        <w:tc>
          <w:tcPr>
            <w:tcW w:w="3041" w:type="dxa"/>
            <w:tcBorders>
              <w:top w:val="single" w:color="auto" w:sz="4" w:space="0"/>
              <w:left w:val="single" w:color="auto" w:sz="4" w:space="0"/>
              <w:bottom w:val="single" w:color="auto" w:sz="4" w:space="0"/>
              <w:right w:val="single" w:color="auto" w:sz="4" w:space="0"/>
            </w:tcBorders>
          </w:tcPr>
          <w:p>
            <w:pPr>
              <w:numPr>
                <w:ilvl w:val="0"/>
                <w:numId w:val="109"/>
              </w:numPr>
              <w:spacing w:before="0" w:afterLines="0"/>
              <w:rPr>
                <w:rFonts w:ascii="宋体" w:hAnsi="宋体"/>
                <w:color w:val="000000"/>
                <w:kern w:val="0"/>
                <w:sz w:val="18"/>
                <w:szCs w:val="18"/>
              </w:rPr>
            </w:pPr>
            <w:r>
              <w:rPr>
                <w:rFonts w:hint="eastAsia" w:ascii="宋体" w:hAnsi="宋体"/>
                <w:color w:val="000000"/>
                <w:kern w:val="0"/>
                <w:sz w:val="18"/>
                <w:szCs w:val="18"/>
              </w:rPr>
              <w:t>具体要求参见《中国电信家庭网关与增强型终端综合管理系统接口技术要求》F.40</w:t>
            </w:r>
          </w:p>
          <w:p>
            <w:pPr>
              <w:numPr>
                <w:ilvl w:val="0"/>
                <w:numId w:val="109"/>
              </w:numPr>
              <w:spacing w:before="0" w:afterLines="0"/>
              <w:rPr>
                <w:rFonts w:ascii="宋体" w:hAnsi="宋体"/>
                <w:color w:val="000000"/>
                <w:kern w:val="0"/>
                <w:sz w:val="18"/>
                <w:szCs w:val="18"/>
              </w:rPr>
            </w:pPr>
            <w:r>
              <w:rPr>
                <w:rFonts w:hint="eastAsia" w:ascii="宋体" w:hAnsi="宋体"/>
                <w:color w:val="000000"/>
                <w:kern w:val="0"/>
                <w:sz w:val="18"/>
                <w:szCs w:val="18"/>
              </w:rPr>
              <w:t>智能网关用于开展Cloud</w:t>
            </w:r>
            <w:r>
              <w:rPr>
                <w:rFonts w:ascii="宋体" w:hAnsi="宋体"/>
                <w:color w:val="000000"/>
                <w:kern w:val="0"/>
                <w:sz w:val="18"/>
                <w:szCs w:val="18"/>
              </w:rPr>
              <w:t xml:space="preserve"> VR业务</w:t>
            </w:r>
            <w:r>
              <w:rPr>
                <w:rFonts w:hint="eastAsia" w:ascii="宋体" w:hAnsi="宋体"/>
                <w:color w:val="000000"/>
                <w:kern w:val="0"/>
                <w:sz w:val="18"/>
                <w:szCs w:val="18"/>
              </w:rPr>
              <w:t>且认证方式为DHCP的WAN连接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36~60</w:t>
            </w:r>
          </w:p>
        </w:tc>
        <w:tc>
          <w:tcPr>
            <w:tcW w:w="1864"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p>
        </w:tc>
        <w:tc>
          <w:tcPr>
            <w:tcW w:w="223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p>
        </w:tc>
        <w:tc>
          <w:tcPr>
            <w:tcW w:w="3041"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hint="eastAsia" w:ascii="宋体" w:hAnsi="宋体"/>
                <w:color w:val="000000"/>
                <w:kern w:val="0"/>
                <w:sz w:val="18"/>
                <w:szCs w:val="18"/>
              </w:rPr>
              <w:t>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ascii="宋体" w:hAnsi="宋体"/>
                <w:color w:val="000000"/>
                <w:kern w:val="0"/>
                <w:sz w:val="18"/>
                <w:szCs w:val="18"/>
              </w:rPr>
              <w:t>61～</w:t>
            </w:r>
            <w:r>
              <w:rPr>
                <w:rFonts w:hint="eastAsia" w:ascii="宋体" w:hAnsi="宋体"/>
                <w:color w:val="000000"/>
                <w:kern w:val="0"/>
                <w:sz w:val="18"/>
                <w:szCs w:val="18"/>
              </w:rPr>
              <w:t>255</w:t>
            </w:r>
          </w:p>
        </w:tc>
        <w:tc>
          <w:tcPr>
            <w:tcW w:w="1864"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p>
        </w:tc>
        <w:tc>
          <w:tcPr>
            <w:tcW w:w="2235"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p>
        </w:tc>
        <w:tc>
          <w:tcPr>
            <w:tcW w:w="3041" w:type="dxa"/>
            <w:tcBorders>
              <w:top w:val="single" w:color="auto" w:sz="4" w:space="0"/>
              <w:left w:val="single" w:color="auto" w:sz="4" w:space="0"/>
              <w:bottom w:val="single" w:color="auto" w:sz="4" w:space="0"/>
              <w:right w:val="single" w:color="auto" w:sz="4" w:space="0"/>
            </w:tcBorders>
          </w:tcPr>
          <w:p>
            <w:pPr>
              <w:spacing w:after="15"/>
              <w:rPr>
                <w:rFonts w:ascii="宋体" w:hAnsi="宋体"/>
                <w:color w:val="000000"/>
                <w:kern w:val="0"/>
                <w:sz w:val="18"/>
                <w:szCs w:val="18"/>
              </w:rPr>
            </w:pPr>
            <w:r>
              <w:rPr>
                <w:rFonts w:ascii="宋体" w:hAnsi="宋体"/>
                <w:color w:val="000000"/>
                <w:kern w:val="0"/>
                <w:sz w:val="18"/>
                <w:szCs w:val="18"/>
              </w:rPr>
              <w:t>待定</w:t>
            </w:r>
          </w:p>
        </w:tc>
      </w:tr>
    </w:tbl>
    <w:p>
      <w:pPr>
        <w:pStyle w:val="204"/>
        <w:spacing w:after="15" w:line="240" w:lineRule="auto"/>
        <w:ind w:firstLine="420"/>
        <w:rPr>
          <w:rFonts w:hAnsi="宋体" w:cs="Times New Roman"/>
          <w:color w:val="000000"/>
          <w:szCs w:val="21"/>
        </w:rPr>
      </w:pPr>
      <w:r>
        <w:rPr>
          <w:rFonts w:hint="eastAsia" w:hAnsi="宋体" w:cs="Times New Roman"/>
          <w:color w:val="000000"/>
          <w:szCs w:val="21"/>
        </w:rPr>
        <w:t>说明：一个O</w:t>
      </w:r>
      <w:r>
        <w:rPr>
          <w:rFonts w:hAnsi="宋体" w:cs="Times New Roman"/>
          <w:color w:val="000000"/>
          <w:szCs w:val="21"/>
        </w:rPr>
        <w:t>p</w:t>
      </w:r>
      <w:r>
        <w:rPr>
          <w:rFonts w:hint="eastAsia" w:hAnsi="宋体" w:cs="Times New Roman"/>
          <w:color w:val="000000"/>
          <w:szCs w:val="21"/>
        </w:rPr>
        <w:t>tion60报文可以携带多个</w:t>
      </w:r>
      <w:r>
        <w:rPr>
          <w:rFonts w:hAnsi="宋体" w:cs="Times New Roman"/>
          <w:color w:val="000000"/>
          <w:szCs w:val="21"/>
        </w:rPr>
        <w:t>Field</w:t>
      </w:r>
      <w:r>
        <w:rPr>
          <w:rFonts w:hint="eastAsia" w:hAnsi="宋体" w:cs="Times New Roman"/>
          <w:color w:val="000000"/>
          <w:szCs w:val="21"/>
        </w:rPr>
        <w:t>字段，但所携带</w:t>
      </w:r>
      <w:r>
        <w:rPr>
          <w:rFonts w:hAnsi="宋体" w:cs="Times New Roman"/>
          <w:color w:val="000000"/>
          <w:szCs w:val="21"/>
        </w:rPr>
        <w:t>Field</w:t>
      </w:r>
      <w:r>
        <w:rPr>
          <w:rFonts w:hint="eastAsia" w:hAnsi="宋体" w:cs="Times New Roman"/>
          <w:color w:val="000000"/>
          <w:szCs w:val="21"/>
        </w:rPr>
        <w:t>字段的总字节数不应超过253。</w:t>
      </w:r>
    </w:p>
    <w:p>
      <w:pPr>
        <w:pStyle w:val="161"/>
        <w:spacing w:before="312" w:after="312"/>
      </w:pPr>
      <w:bookmarkStart w:id="776" w:name="_Toc312859230"/>
      <w:bookmarkStart w:id="777" w:name="_Toc384993031"/>
      <w:bookmarkStart w:id="778" w:name="_Toc532477813"/>
      <w:bookmarkStart w:id="779" w:name="_Toc312729238"/>
      <w:bookmarkStart w:id="780" w:name="_Toc447897208"/>
      <w:bookmarkStart w:id="781" w:name="_Toc311799997"/>
      <w:bookmarkStart w:id="782" w:name="_Toc309912320"/>
      <w:r>
        <w:rPr>
          <w:rFonts w:hint="eastAsia"/>
        </w:rPr>
        <w:t xml:space="preserve">DHCPv4 </w:t>
      </w:r>
      <w:r>
        <w:t>Vendor-Identifying Vendor-Specific Information Option</w:t>
      </w:r>
      <w:r>
        <w:rPr>
          <w:rFonts w:hint="eastAsia"/>
        </w:rPr>
        <w:t>要求</w:t>
      </w:r>
      <w:bookmarkEnd w:id="776"/>
      <w:bookmarkEnd w:id="777"/>
      <w:bookmarkEnd w:id="778"/>
      <w:bookmarkEnd w:id="779"/>
      <w:bookmarkEnd w:id="780"/>
    </w:p>
    <w:bookmarkEnd w:id="781"/>
    <w:bookmarkEnd w:id="782"/>
    <w:p>
      <w:pPr>
        <w:numPr>
          <w:ilvl w:val="0"/>
          <w:numId w:val="110"/>
        </w:numPr>
        <w:spacing w:before="0" w:afterLines="0"/>
        <w:rPr>
          <w:rFonts w:ascii="宋体" w:hAnsi="宋体"/>
        </w:rPr>
      </w:pPr>
      <w:r>
        <w:rPr>
          <w:rFonts w:hint="eastAsia" w:ascii="宋体" w:hAnsi="宋体"/>
        </w:rPr>
        <w:t>DHCPv4 Vendor-Identifying Vendor-Specific Information Option（Option 125）应符合RFC 3925要求， </w:t>
      </w:r>
      <w:r>
        <w:rPr>
          <w:rFonts w:ascii="宋体" w:hAnsi="宋体"/>
        </w:rPr>
        <w:t>格式</w:t>
      </w:r>
      <w:r>
        <w:rPr>
          <w:rFonts w:hint="eastAsia" w:ascii="宋体" w:hAnsi="宋体"/>
        </w:rPr>
        <w:t>如图A.2、A.3所示。</w:t>
      </w:r>
    </w:p>
    <w:p>
      <w:pPr>
        <w:keepNext/>
        <w:spacing w:after="15"/>
        <w:ind w:firstLine="1470" w:firstLineChars="700"/>
        <w:rPr>
          <w:rFonts w:ascii="宋体" w:hAnsi="宋体"/>
        </w:rPr>
      </w:pPr>
      <w:r>
        <w:rPr>
          <w:rFonts w:hint="eastAsia" w:ascii="宋体" w:hAnsi="宋体"/>
        </w:rPr>
        <w:drawing>
          <wp:inline distT="0" distB="0" distL="0" distR="0">
            <wp:extent cx="3629025" cy="3400425"/>
            <wp:effectExtent l="1905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19" cstate="print"/>
                    <a:srcRect/>
                    <a:stretch>
                      <a:fillRect/>
                    </a:stretch>
                  </pic:blipFill>
                  <pic:spPr>
                    <a:xfrm>
                      <a:off x="0" y="0"/>
                      <a:ext cx="3629025" cy="3400425"/>
                    </a:xfrm>
                    <a:prstGeom prst="rect">
                      <a:avLst/>
                    </a:prstGeom>
                    <a:noFill/>
                    <a:ln w="9525">
                      <a:noFill/>
                      <a:miter lim="800000"/>
                      <a:headEnd/>
                      <a:tailEnd/>
                    </a:ln>
                  </pic:spPr>
                </pic:pic>
              </a:graphicData>
            </a:graphic>
          </wp:inline>
        </w:drawing>
      </w:r>
    </w:p>
    <w:p>
      <w:pPr>
        <w:pStyle w:val="19"/>
        <w:spacing w:after="15"/>
        <w:jc w:val="center"/>
        <w:rPr>
          <w:rFonts w:ascii="黑体" w:hAnsi="宋体"/>
          <w:b/>
          <w:color w:val="000000"/>
          <w:sz w:val="21"/>
          <w:szCs w:val="21"/>
        </w:rPr>
      </w:pPr>
      <w:r>
        <w:rPr>
          <w:rFonts w:hint="eastAsia" w:ascii="黑体" w:hAnsi="宋体"/>
          <w:b/>
          <w:color w:val="000000"/>
          <w:sz w:val="21"/>
          <w:szCs w:val="21"/>
        </w:rPr>
        <w:t>图A.2   DHCPv4 Option 125 格式</w:t>
      </w:r>
    </w:p>
    <w:p>
      <w:pPr>
        <w:keepNext/>
        <w:spacing w:after="15"/>
        <w:ind w:left="1050" w:leftChars="500" w:firstLine="840" w:firstLineChars="400"/>
        <w:rPr>
          <w:rFonts w:ascii="宋体" w:hAnsi="宋体"/>
        </w:rPr>
      </w:pPr>
      <w:r>
        <w:rPr>
          <w:rFonts w:ascii="宋体" w:hAnsi="宋体"/>
        </w:rPr>
        <w:drawing>
          <wp:inline distT="0" distB="0" distL="0" distR="0">
            <wp:extent cx="2809875" cy="1447800"/>
            <wp:effectExtent l="1905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20" cstate="print"/>
                    <a:srcRect/>
                    <a:stretch>
                      <a:fillRect/>
                    </a:stretch>
                  </pic:blipFill>
                  <pic:spPr>
                    <a:xfrm>
                      <a:off x="0" y="0"/>
                      <a:ext cx="2809875" cy="1447800"/>
                    </a:xfrm>
                    <a:prstGeom prst="rect">
                      <a:avLst/>
                    </a:prstGeom>
                    <a:noFill/>
                    <a:ln w="9525">
                      <a:noFill/>
                      <a:miter lim="800000"/>
                      <a:headEnd/>
                      <a:tailEnd/>
                    </a:ln>
                  </pic:spPr>
                </pic:pic>
              </a:graphicData>
            </a:graphic>
          </wp:inline>
        </w:drawing>
      </w:r>
    </w:p>
    <w:p>
      <w:pPr>
        <w:pStyle w:val="19"/>
        <w:spacing w:after="15"/>
        <w:jc w:val="center"/>
        <w:rPr>
          <w:rFonts w:ascii="黑体" w:hAnsi="宋体"/>
          <w:b/>
          <w:color w:val="000000"/>
          <w:sz w:val="21"/>
          <w:szCs w:val="21"/>
        </w:rPr>
      </w:pPr>
      <w:r>
        <w:rPr>
          <w:rFonts w:hint="eastAsia" w:ascii="黑体" w:hAnsi="宋体"/>
          <w:b/>
          <w:color w:val="000000"/>
          <w:sz w:val="21"/>
          <w:szCs w:val="21"/>
        </w:rPr>
        <w:t>图A.3   DHCPv4 Option 125的option-dataN 格式 </w:t>
      </w:r>
    </w:p>
    <w:p>
      <w:pPr>
        <w:spacing w:after="15"/>
      </w:pPr>
    </w:p>
    <w:p>
      <w:pPr>
        <w:numPr>
          <w:ilvl w:val="0"/>
          <w:numId w:val="110"/>
        </w:numPr>
        <w:spacing w:before="0" w:afterLines="0"/>
        <w:rPr>
          <w:rFonts w:ascii="宋体" w:hAnsi="宋体"/>
        </w:rPr>
      </w:pPr>
      <w:r>
        <w:rPr>
          <w:rFonts w:hint="eastAsia" w:ascii="宋体" w:hAnsi="宋体"/>
        </w:rPr>
        <w:t>O</w:t>
      </w:r>
      <w:r>
        <w:rPr>
          <w:rFonts w:ascii="宋体" w:hAnsi="宋体"/>
        </w:rPr>
        <w:t>p</w:t>
      </w:r>
      <w:r>
        <w:rPr>
          <w:rFonts w:hint="eastAsia" w:ascii="宋体" w:hAnsi="宋体"/>
        </w:rPr>
        <w:t>tion125特定字段内容定义</w:t>
      </w:r>
    </w:p>
    <w:p>
      <w:pPr>
        <w:pStyle w:val="47"/>
        <w:spacing w:after="15"/>
        <w:ind w:left="420"/>
        <w:rPr>
          <w:rFonts w:hAnsi="宋体"/>
          <w:szCs w:val="21"/>
        </w:rPr>
      </w:pPr>
      <w:r>
        <w:rPr>
          <w:rFonts w:hAnsi="宋体"/>
        </w:rPr>
        <w:t>enterprise-number</w:t>
      </w:r>
      <w:r>
        <w:rPr>
          <w:rFonts w:hint="eastAsia" w:hAnsi="宋体"/>
        </w:rPr>
        <w:t>1：</w:t>
      </w:r>
      <w:r>
        <w:rPr>
          <w:rFonts w:hAnsi="宋体"/>
          <w:szCs w:val="21"/>
        </w:rPr>
        <w:t>待定，暂用0x0</w:t>
      </w:r>
      <w:r>
        <w:rPr>
          <w:rFonts w:hint="eastAsia" w:hAnsi="宋体"/>
          <w:szCs w:val="21"/>
        </w:rPr>
        <w:t>填充</w:t>
      </w:r>
      <w:r>
        <w:rPr>
          <w:rFonts w:hAnsi="宋体"/>
          <w:szCs w:val="21"/>
        </w:rPr>
        <w:t>。</w:t>
      </w:r>
    </w:p>
    <w:p>
      <w:pPr>
        <w:pStyle w:val="47"/>
        <w:spacing w:after="15"/>
        <w:ind w:left="420"/>
        <w:rPr>
          <w:rFonts w:hAnsi="宋体"/>
        </w:rPr>
      </w:pPr>
      <w:r>
        <w:rPr>
          <w:rFonts w:hAnsi="宋体"/>
        </w:rPr>
        <w:t>option-data</w:t>
      </w:r>
      <w:r>
        <w:rPr>
          <w:rFonts w:hint="eastAsia" w:hAnsi="宋体"/>
        </w:rPr>
        <w:t>1：DHCP SERVER特定信息（根据需要添加，总字节数不可超过250），具体要求见表A.2。</w:t>
      </w:r>
    </w:p>
    <w:p>
      <w:pPr>
        <w:pStyle w:val="19"/>
        <w:spacing w:after="15"/>
        <w:jc w:val="center"/>
        <w:rPr>
          <w:rFonts w:ascii="黑体" w:hAnsi="宋体"/>
          <w:b/>
          <w:color w:val="000000"/>
          <w:sz w:val="21"/>
          <w:szCs w:val="21"/>
        </w:rPr>
      </w:pPr>
      <w:r>
        <w:rPr>
          <w:rFonts w:hint="eastAsia" w:ascii="黑体" w:hAnsi="宋体"/>
          <w:b/>
          <w:color w:val="000000"/>
          <w:sz w:val="21"/>
          <w:szCs w:val="21"/>
        </w:rPr>
        <w:t>表A.2  Option 125 option-data1字段定义</w:t>
      </w:r>
    </w:p>
    <w:tbl>
      <w:tblPr>
        <w:tblStyle w:val="66"/>
        <w:tblW w:w="8229" w:type="dxa"/>
        <w:tblInd w:w="9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5"/>
        <w:gridCol w:w="1260"/>
        <w:gridCol w:w="2982"/>
        <w:gridCol w:w="2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Borders>
              <w:top w:val="single" w:color="auto" w:sz="4" w:space="0"/>
              <w:left w:val="single" w:color="auto" w:sz="4" w:space="0"/>
              <w:bottom w:val="single" w:color="auto" w:sz="4" w:space="0"/>
              <w:right w:val="single" w:color="auto" w:sz="4" w:space="0"/>
            </w:tcBorders>
            <w:shd w:val="clear" w:color="auto" w:fill="E0E0E0"/>
          </w:tcPr>
          <w:p>
            <w:pPr>
              <w:spacing w:after="15"/>
              <w:jc w:val="center"/>
              <w:rPr>
                <w:rFonts w:ascii="宋体" w:hAnsi="宋体"/>
                <w:sz w:val="18"/>
                <w:szCs w:val="18"/>
              </w:rPr>
            </w:pPr>
            <w:r>
              <w:rPr>
                <w:rFonts w:ascii="宋体" w:hAnsi="宋体" w:cs="宋体"/>
                <w:kern w:val="0"/>
                <w:sz w:val="18"/>
                <w:szCs w:val="18"/>
              </w:rPr>
              <w:t>subopt-code</w:t>
            </w:r>
          </w:p>
        </w:tc>
        <w:tc>
          <w:tcPr>
            <w:tcW w:w="1260" w:type="dxa"/>
            <w:tcBorders>
              <w:top w:val="single" w:color="auto" w:sz="4" w:space="0"/>
              <w:left w:val="single" w:color="auto" w:sz="4" w:space="0"/>
              <w:bottom w:val="single" w:color="auto" w:sz="4" w:space="0"/>
              <w:right w:val="single" w:color="auto" w:sz="4" w:space="0"/>
            </w:tcBorders>
            <w:shd w:val="clear" w:color="auto" w:fill="E0E0E0"/>
          </w:tcPr>
          <w:p>
            <w:pPr>
              <w:spacing w:after="15"/>
              <w:jc w:val="center"/>
              <w:rPr>
                <w:rFonts w:ascii="宋体" w:hAnsi="宋体" w:cs="宋体"/>
                <w:kern w:val="0"/>
                <w:sz w:val="18"/>
                <w:szCs w:val="18"/>
              </w:rPr>
            </w:pPr>
            <w:r>
              <w:rPr>
                <w:rFonts w:ascii="宋体" w:hAnsi="宋体" w:cs="宋体"/>
                <w:kern w:val="0"/>
                <w:sz w:val="18"/>
                <w:szCs w:val="18"/>
              </w:rPr>
              <w:t>Subopt</w:t>
            </w:r>
          </w:p>
          <w:p>
            <w:pPr>
              <w:spacing w:after="15"/>
              <w:jc w:val="center"/>
              <w:rPr>
                <w:rFonts w:ascii="宋体" w:hAnsi="宋体"/>
                <w:sz w:val="18"/>
                <w:szCs w:val="18"/>
              </w:rPr>
            </w:pPr>
            <w:r>
              <w:rPr>
                <w:rFonts w:ascii="宋体" w:hAnsi="宋体" w:cs="宋体"/>
                <w:kern w:val="0"/>
                <w:sz w:val="18"/>
                <w:szCs w:val="18"/>
              </w:rPr>
              <w:t>-len</w:t>
            </w:r>
          </w:p>
        </w:tc>
        <w:tc>
          <w:tcPr>
            <w:tcW w:w="2982" w:type="dxa"/>
            <w:tcBorders>
              <w:top w:val="single" w:color="auto" w:sz="4" w:space="0"/>
              <w:left w:val="single" w:color="auto" w:sz="4" w:space="0"/>
              <w:bottom w:val="single" w:color="auto" w:sz="4" w:space="0"/>
              <w:right w:val="single" w:color="auto" w:sz="4" w:space="0"/>
            </w:tcBorders>
            <w:shd w:val="clear" w:color="auto" w:fill="E0E0E0"/>
          </w:tcPr>
          <w:p>
            <w:pPr>
              <w:spacing w:after="15"/>
              <w:jc w:val="center"/>
              <w:rPr>
                <w:rFonts w:ascii="宋体" w:hAnsi="宋体"/>
                <w:sz w:val="18"/>
                <w:szCs w:val="18"/>
              </w:rPr>
            </w:pPr>
            <w:r>
              <w:rPr>
                <w:rFonts w:ascii="宋体" w:hAnsi="宋体" w:cs="宋体"/>
                <w:kern w:val="0"/>
                <w:sz w:val="18"/>
                <w:szCs w:val="18"/>
              </w:rPr>
              <w:t>sub-option-data</w:t>
            </w:r>
          </w:p>
        </w:tc>
        <w:tc>
          <w:tcPr>
            <w:tcW w:w="2982" w:type="dxa"/>
            <w:tcBorders>
              <w:top w:val="single" w:color="auto" w:sz="4" w:space="0"/>
              <w:left w:val="single" w:color="auto" w:sz="4" w:space="0"/>
              <w:bottom w:val="single" w:color="auto" w:sz="4" w:space="0"/>
              <w:right w:val="single" w:color="auto" w:sz="4" w:space="0"/>
            </w:tcBorders>
            <w:shd w:val="clear" w:color="auto" w:fill="E0E0E0"/>
          </w:tcPr>
          <w:p>
            <w:pPr>
              <w:spacing w:after="15"/>
              <w:jc w:val="center"/>
              <w:rPr>
                <w:rFonts w:ascii="宋体" w:hAnsi="宋体"/>
                <w:sz w:val="18"/>
                <w:szCs w:val="18"/>
              </w:rPr>
            </w:pPr>
            <w:r>
              <w:rPr>
                <w:rFonts w:ascii="宋体" w:hAnsi="宋体"/>
                <w:sz w:val="18"/>
                <w:szCs w:val="18"/>
              </w:rPr>
              <w:t>Description</w:t>
            </w:r>
            <w:r>
              <w:rPr>
                <w:rFonts w:hint="eastAsia" w:ascii="宋体" w:hAnsi="宋体"/>
                <w:sz w:val="18"/>
                <w:szCs w:val="18"/>
              </w:rPr>
              <w:t xml:space="preserve"> of </w:t>
            </w:r>
            <w:r>
              <w:rPr>
                <w:rFonts w:ascii="宋体" w:hAnsi="宋体" w:cs="宋体"/>
                <w:kern w:val="0"/>
                <w:sz w:val="18"/>
                <w:szCs w:val="18"/>
              </w:rPr>
              <w:t>sub-option-data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ascii="宋体" w:hAnsi="宋体"/>
                <w:sz w:val="18"/>
                <w:szCs w:val="18"/>
              </w:rPr>
              <w:t>1</w:t>
            </w:r>
          </w:p>
        </w:tc>
        <w:tc>
          <w:tcPr>
            <w:tcW w:w="126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ascii="宋体" w:hAnsi="宋体"/>
                <w:sz w:val="18"/>
                <w:szCs w:val="18"/>
              </w:rPr>
              <w:t>1-32</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设备的生产厂商名称</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字符串格式，宜使用英文或拼音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ascii="宋体" w:hAnsi="宋体"/>
                <w:sz w:val="18"/>
                <w:szCs w:val="18"/>
              </w:rPr>
              <w:t>2</w:t>
            </w:r>
          </w:p>
        </w:tc>
        <w:tc>
          <w:tcPr>
            <w:tcW w:w="126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ascii="宋体" w:hAnsi="宋体"/>
                <w:sz w:val="18"/>
                <w:szCs w:val="18"/>
              </w:rPr>
              <w:t>1-32</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DHCP server的设备种类或分类</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字符串格式，如：</w:t>
            </w:r>
          </w:p>
          <w:p>
            <w:pPr>
              <w:numPr>
                <w:ilvl w:val="0"/>
                <w:numId w:val="109"/>
              </w:numPr>
              <w:spacing w:before="0" w:afterLines="0"/>
              <w:rPr>
                <w:rFonts w:ascii="宋体" w:hAnsi="宋体"/>
                <w:color w:val="000000"/>
                <w:kern w:val="0"/>
                <w:sz w:val="18"/>
                <w:szCs w:val="18"/>
              </w:rPr>
            </w:pPr>
            <w:r>
              <w:rPr>
                <w:rFonts w:ascii="宋体" w:hAnsi="宋体"/>
                <w:color w:val="000000"/>
                <w:kern w:val="0"/>
                <w:sz w:val="18"/>
                <w:szCs w:val="18"/>
              </w:rPr>
              <w:t>HGW</w:t>
            </w:r>
            <w:r>
              <w:rPr>
                <w:rFonts w:hint="eastAsia" w:ascii="宋体" w:hAnsi="宋体"/>
                <w:color w:val="000000"/>
                <w:kern w:val="0"/>
                <w:sz w:val="18"/>
                <w:szCs w:val="18"/>
              </w:rPr>
              <w:t>-CT</w:t>
            </w:r>
          </w:p>
          <w:p>
            <w:pPr>
              <w:numPr>
                <w:ilvl w:val="0"/>
                <w:numId w:val="109"/>
              </w:numPr>
              <w:spacing w:before="0" w:afterLines="0"/>
              <w:rPr>
                <w:rFonts w:ascii="宋体" w:hAnsi="宋体"/>
                <w:color w:val="000000"/>
                <w:kern w:val="0"/>
                <w:sz w:val="18"/>
                <w:szCs w:val="18"/>
              </w:rPr>
            </w:pPr>
            <w:r>
              <w:rPr>
                <w:rFonts w:hint="eastAsia" w:ascii="宋体" w:hAnsi="宋体"/>
                <w:color w:val="000000"/>
                <w:kern w:val="0"/>
                <w:sz w:val="18"/>
                <w:szCs w:val="18"/>
              </w:rPr>
              <w:t>HGW-CT-R</w:t>
            </w:r>
          </w:p>
          <w:p>
            <w:pPr>
              <w:numPr>
                <w:ilvl w:val="0"/>
                <w:numId w:val="109"/>
              </w:numPr>
              <w:spacing w:before="0" w:afterLines="0"/>
              <w:rPr>
                <w:rFonts w:ascii="宋体" w:hAnsi="宋体"/>
                <w:color w:val="000000"/>
                <w:kern w:val="0"/>
                <w:sz w:val="18"/>
                <w:szCs w:val="18"/>
              </w:rPr>
            </w:pPr>
            <w:r>
              <w:rPr>
                <w:rFonts w:ascii="宋体" w:hAnsi="宋体"/>
                <w:color w:val="000000"/>
                <w:kern w:val="0"/>
                <w:sz w:val="18"/>
                <w:szCs w:val="18"/>
              </w:rPr>
              <w:t xml:space="preserve">STB </w:t>
            </w:r>
            <w:r>
              <w:rPr>
                <w:rFonts w:hint="eastAsia" w:ascii="宋体" w:hAnsi="宋体"/>
                <w:color w:val="000000"/>
                <w:kern w:val="0"/>
                <w:sz w:val="18"/>
                <w:szCs w:val="18"/>
              </w:rPr>
              <w:t>DHCP SERVER</w:t>
            </w:r>
          </w:p>
          <w:p>
            <w:pPr>
              <w:numPr>
                <w:ilvl w:val="0"/>
                <w:numId w:val="109"/>
              </w:numPr>
              <w:spacing w:before="0" w:afterLines="0"/>
              <w:rPr>
                <w:rFonts w:ascii="宋体" w:hAnsi="宋体"/>
                <w:sz w:val="18"/>
                <w:szCs w:val="18"/>
                <w:lang w:val="it-IT"/>
              </w:rPr>
            </w:pPr>
            <w:r>
              <w:rPr>
                <w:rFonts w:hint="eastAsia" w:ascii="宋体" w:hAnsi="宋体"/>
                <w:color w:val="000000"/>
                <w:kern w:val="0"/>
                <w:sz w:val="18"/>
                <w:szCs w:val="18"/>
              </w:rPr>
              <w:t>DHCP SERVER No.5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ascii="宋体" w:hAnsi="宋体"/>
                <w:sz w:val="18"/>
                <w:szCs w:val="18"/>
              </w:rPr>
              <w:t>3</w:t>
            </w:r>
          </w:p>
        </w:tc>
        <w:tc>
          <w:tcPr>
            <w:tcW w:w="126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ascii="宋体" w:hAnsi="宋体"/>
                <w:sz w:val="18"/>
                <w:szCs w:val="18"/>
              </w:rPr>
              <w:t>1-32</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DHCP server的设备型号</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字符串格式，如DS</w:t>
            </w:r>
            <w:r>
              <w:rPr>
                <w:rFonts w:ascii="宋体" w:hAnsi="宋体"/>
                <w:sz w:val="18"/>
                <w:szCs w:val="18"/>
              </w:rPr>
              <w:t>-8000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10</w:t>
            </w:r>
          </w:p>
        </w:tc>
        <w:tc>
          <w:tcPr>
            <w:tcW w:w="126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2</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上网类业务的VLAN ID</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2个字节十六进制数（高字节在前），值0x2000表示untag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11</w:t>
            </w:r>
          </w:p>
        </w:tc>
        <w:tc>
          <w:tcPr>
            <w:tcW w:w="126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2</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IPTV业务的VLAN ID</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2个字节十六进制数（高字节在前），值0x2000表示untag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12</w:t>
            </w:r>
          </w:p>
        </w:tc>
        <w:tc>
          <w:tcPr>
            <w:tcW w:w="126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2</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ITMS+业务的VLAN ID</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2个字节十六进制数（高字节在前），值0x2000表示untag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13</w:t>
            </w:r>
          </w:p>
        </w:tc>
        <w:tc>
          <w:tcPr>
            <w:tcW w:w="126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2</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VOICE业务的VLAN ID</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2个字节十六进制数（高字节在前），值0x2000表示untag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15</w:t>
            </w:r>
          </w:p>
        </w:tc>
        <w:tc>
          <w:tcPr>
            <w:tcW w:w="126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2</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专用业务1的VLAN ID</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2个字节十六进制数（高字节在前），值0x2000表示untag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16</w:t>
            </w:r>
          </w:p>
        </w:tc>
        <w:tc>
          <w:tcPr>
            <w:tcW w:w="126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2</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专用业务2的VLAN ID</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2个字节十六进制数（高字节在前），值0x2000表示untag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17</w:t>
            </w:r>
          </w:p>
        </w:tc>
        <w:tc>
          <w:tcPr>
            <w:tcW w:w="126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2</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专用业务3的VLAN ID</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2个字节十六进制数（高字节在前），值0x2000表示untag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18</w:t>
            </w:r>
          </w:p>
        </w:tc>
        <w:tc>
          <w:tcPr>
            <w:tcW w:w="126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2</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专用业务4的VLAN ID</w:t>
            </w: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2个字节十六进制数（高字节在前），值0x2000表示untag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14、19</w:t>
            </w:r>
            <w:r>
              <w:rPr>
                <w:rFonts w:ascii="宋体" w:hAnsi="宋体"/>
                <w:sz w:val="18"/>
                <w:szCs w:val="18"/>
              </w:rPr>
              <w:t>～</w:t>
            </w:r>
            <w:r>
              <w:rPr>
                <w:rFonts w:hint="eastAsia" w:ascii="宋体" w:hAnsi="宋体"/>
                <w:sz w:val="18"/>
                <w:szCs w:val="18"/>
              </w:rPr>
              <w:t>6</w:t>
            </w:r>
            <w:r>
              <w:rPr>
                <w:rFonts w:ascii="宋体" w:hAnsi="宋体"/>
                <w:sz w:val="18"/>
                <w:szCs w:val="18"/>
              </w:rPr>
              <w:t>0</w:t>
            </w:r>
          </w:p>
        </w:tc>
        <w:tc>
          <w:tcPr>
            <w:tcW w:w="126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ascii="宋体" w:hAnsi="宋体"/>
                <w:sz w:val="18"/>
                <w:szCs w:val="18"/>
              </w:rPr>
              <w:t>（预留）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Borders>
              <w:top w:val="single" w:color="auto" w:sz="4" w:space="0"/>
              <w:left w:val="single" w:color="auto" w:sz="4" w:space="0"/>
              <w:bottom w:val="single" w:color="auto" w:sz="4" w:space="0"/>
              <w:right w:val="single" w:color="auto" w:sz="4" w:space="0"/>
            </w:tcBorders>
            <w:shd w:val="clear" w:color="auto" w:fill="E6E6E6"/>
          </w:tcPr>
          <w:p>
            <w:pPr>
              <w:spacing w:after="15"/>
              <w:rPr>
                <w:rFonts w:ascii="宋体" w:hAnsi="宋体"/>
                <w:sz w:val="18"/>
                <w:szCs w:val="18"/>
              </w:rPr>
            </w:pPr>
            <w:r>
              <w:rPr>
                <w:rFonts w:hint="eastAsia" w:ascii="宋体" w:hAnsi="宋体"/>
                <w:sz w:val="18"/>
                <w:szCs w:val="18"/>
              </w:rPr>
              <w:t>65~90</w:t>
            </w:r>
          </w:p>
        </w:tc>
        <w:tc>
          <w:tcPr>
            <w:tcW w:w="1260" w:type="dxa"/>
            <w:tcBorders>
              <w:top w:val="single" w:color="auto" w:sz="4" w:space="0"/>
              <w:left w:val="single" w:color="auto" w:sz="4" w:space="0"/>
              <w:bottom w:val="single" w:color="auto" w:sz="4" w:space="0"/>
              <w:right w:val="single" w:color="auto" w:sz="4" w:space="0"/>
            </w:tcBorders>
            <w:shd w:val="clear" w:color="auto" w:fill="E6E6E6"/>
          </w:tcPr>
          <w:p>
            <w:pPr>
              <w:spacing w:after="15"/>
              <w:rPr>
                <w:rFonts w:ascii="宋体" w:hAnsi="宋体"/>
                <w:sz w:val="18"/>
                <w:szCs w:val="18"/>
                <w:lang w:val="nl-NL"/>
              </w:rPr>
            </w:pPr>
          </w:p>
        </w:tc>
        <w:tc>
          <w:tcPr>
            <w:tcW w:w="2982" w:type="dxa"/>
            <w:tcBorders>
              <w:top w:val="single" w:color="auto" w:sz="4" w:space="0"/>
              <w:left w:val="single" w:color="auto" w:sz="4" w:space="0"/>
              <w:bottom w:val="single" w:color="auto" w:sz="4" w:space="0"/>
              <w:right w:val="single" w:color="auto" w:sz="4" w:space="0"/>
            </w:tcBorders>
            <w:shd w:val="clear" w:color="auto" w:fill="E6E6E6"/>
          </w:tcPr>
          <w:p>
            <w:pPr>
              <w:spacing w:after="15"/>
              <w:rPr>
                <w:rFonts w:ascii="宋体" w:hAnsi="宋体"/>
                <w:sz w:val="18"/>
                <w:szCs w:val="18"/>
                <w:lang w:val="nl-NL"/>
              </w:rPr>
            </w:pPr>
            <w:r>
              <w:rPr>
                <w:rFonts w:hint="eastAsia" w:ascii="宋体" w:hAnsi="宋体"/>
                <w:sz w:val="18"/>
                <w:szCs w:val="18"/>
                <w:lang w:val="nl-NL"/>
              </w:rPr>
              <w:t>保留</w:t>
            </w:r>
          </w:p>
        </w:tc>
        <w:tc>
          <w:tcPr>
            <w:tcW w:w="2982" w:type="dxa"/>
            <w:tcBorders>
              <w:top w:val="single" w:color="auto" w:sz="4" w:space="0"/>
              <w:left w:val="single" w:color="auto" w:sz="4" w:space="0"/>
              <w:bottom w:val="single" w:color="auto" w:sz="4" w:space="0"/>
              <w:right w:val="single" w:color="auto" w:sz="4" w:space="0"/>
            </w:tcBorders>
            <w:shd w:val="clear" w:color="auto" w:fill="E6E6E6"/>
          </w:tcPr>
          <w:p>
            <w:pPr>
              <w:numPr>
                <w:ilvl w:val="0"/>
                <w:numId w:val="109"/>
              </w:numPr>
              <w:spacing w:before="0" w:afterLines="0"/>
              <w:rPr>
                <w:rFonts w:ascii="宋体" w:hAnsi="宋体"/>
                <w:color w:val="000000"/>
                <w:kern w:val="0"/>
                <w:sz w:val="18"/>
                <w:szCs w:val="18"/>
              </w:rPr>
            </w:pPr>
            <w:r>
              <w:rPr>
                <w:rFonts w:hint="eastAsia" w:ascii="宋体" w:hAnsi="宋体"/>
                <w:color w:val="000000"/>
                <w:kern w:val="0"/>
                <w:sz w:val="18"/>
                <w:szCs w:val="18"/>
              </w:rPr>
              <w:t>原有IPTV通道DHCP server专用</w:t>
            </w:r>
          </w:p>
          <w:p>
            <w:pPr>
              <w:numPr>
                <w:ilvl w:val="0"/>
                <w:numId w:val="109"/>
              </w:numPr>
              <w:spacing w:before="0" w:afterLines="0"/>
              <w:rPr>
                <w:rFonts w:ascii="宋体" w:hAnsi="宋体"/>
                <w:color w:val="000000"/>
                <w:kern w:val="0"/>
                <w:sz w:val="18"/>
                <w:szCs w:val="18"/>
              </w:rPr>
            </w:pPr>
            <w:r>
              <w:rPr>
                <w:rFonts w:hint="eastAsia" w:ascii="宋体" w:hAnsi="宋体"/>
                <w:color w:val="000000"/>
                <w:kern w:val="0"/>
                <w:sz w:val="18"/>
                <w:szCs w:val="18"/>
              </w:rPr>
              <w:t>全路由模式下，家庭网关应保存承载IPTV业务且认证方式为DHCP的路由WAN连接申请地址时获取的IPTV平台侧的Option 125信息，并在给机顶盒分配地址时进行原样携带（不进行TLV格式的转换）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hint="eastAsia" w:ascii="宋体" w:hAnsi="宋体"/>
                <w:sz w:val="18"/>
                <w:szCs w:val="18"/>
              </w:rPr>
              <w:t>其它</w:t>
            </w:r>
          </w:p>
        </w:tc>
        <w:tc>
          <w:tcPr>
            <w:tcW w:w="1260"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p>
        </w:tc>
        <w:tc>
          <w:tcPr>
            <w:tcW w:w="2982" w:type="dxa"/>
            <w:tcBorders>
              <w:top w:val="single" w:color="auto" w:sz="4" w:space="0"/>
              <w:left w:val="single" w:color="auto" w:sz="4" w:space="0"/>
              <w:bottom w:val="single" w:color="auto" w:sz="4" w:space="0"/>
              <w:right w:val="single" w:color="auto" w:sz="4" w:space="0"/>
            </w:tcBorders>
          </w:tcPr>
          <w:p>
            <w:pPr>
              <w:spacing w:after="15"/>
              <w:rPr>
                <w:rFonts w:ascii="宋体" w:hAnsi="宋体"/>
                <w:sz w:val="18"/>
                <w:szCs w:val="18"/>
              </w:rPr>
            </w:pPr>
            <w:r>
              <w:rPr>
                <w:rFonts w:ascii="宋体" w:hAnsi="宋体"/>
                <w:sz w:val="18"/>
                <w:szCs w:val="18"/>
              </w:rPr>
              <w:t>（待定）</w:t>
            </w:r>
          </w:p>
        </w:tc>
      </w:tr>
    </w:tbl>
    <w:p>
      <w:pPr>
        <w:pStyle w:val="161"/>
        <w:spacing w:before="312" w:after="312"/>
      </w:pPr>
      <w:bookmarkStart w:id="783" w:name="_Toc447897209"/>
      <w:bookmarkStart w:id="784" w:name="_Toc312729239"/>
      <w:bookmarkStart w:id="785" w:name="_Toc309912321"/>
      <w:bookmarkStart w:id="786" w:name="_Toc312859231"/>
      <w:bookmarkStart w:id="787" w:name="_Toc311799998"/>
      <w:bookmarkStart w:id="788" w:name="_Toc384993032"/>
      <w:bookmarkStart w:id="789" w:name="_Toc532477814"/>
      <w:r>
        <w:rPr>
          <w:rFonts w:hint="eastAsia"/>
        </w:rPr>
        <w:t>DHCPv4认证（携带Option60、Option125字段）过程</w:t>
      </w:r>
      <w:bookmarkEnd w:id="783"/>
      <w:bookmarkEnd w:id="784"/>
      <w:bookmarkEnd w:id="785"/>
      <w:bookmarkEnd w:id="786"/>
      <w:bookmarkEnd w:id="787"/>
      <w:bookmarkEnd w:id="788"/>
      <w:bookmarkEnd w:id="789"/>
    </w:p>
    <w:p>
      <w:pPr>
        <w:pStyle w:val="204"/>
        <w:spacing w:after="15" w:line="240" w:lineRule="auto"/>
        <w:ind w:firstLine="420"/>
        <w:rPr>
          <w:rFonts w:hAnsi="宋体" w:cs="Times New Roman"/>
          <w:szCs w:val="21"/>
        </w:rPr>
      </w:pPr>
      <w:r>
        <w:rPr>
          <w:rFonts w:hint="eastAsia" w:hAnsi="宋体"/>
          <w:szCs w:val="24"/>
        </w:rPr>
        <w:t>DHCP过程中可根据要求携带Option 60、</w:t>
      </w:r>
      <w:r>
        <w:rPr>
          <w:rFonts w:hint="eastAsia" w:hAnsi="宋体"/>
        </w:rPr>
        <w:t>Option 125字段，并应分别符合A.1、A.2的要求</w:t>
      </w:r>
      <w:r>
        <w:rPr>
          <w:rFonts w:hint="eastAsia" w:hAnsi="宋体" w:cs="Times New Roman"/>
          <w:szCs w:val="21"/>
        </w:rPr>
        <w:t>，具体过程如图A.4所示（以同时携带</w:t>
      </w:r>
      <w:r>
        <w:rPr>
          <w:rFonts w:hint="eastAsia" w:hAnsi="宋体"/>
          <w:szCs w:val="24"/>
        </w:rPr>
        <w:t>Option 60、</w:t>
      </w:r>
      <w:r>
        <w:rPr>
          <w:rFonts w:hint="eastAsia" w:hAnsi="宋体"/>
        </w:rPr>
        <w:t>Option 125为例</w:t>
      </w:r>
      <w:r>
        <w:rPr>
          <w:rFonts w:hint="eastAsia" w:hAnsi="宋体" w:cs="Times New Roman"/>
          <w:szCs w:val="21"/>
        </w:rPr>
        <w:t>）。</w:t>
      </w:r>
    </w:p>
    <w:p>
      <w:pPr>
        <w:pStyle w:val="204"/>
        <w:spacing w:after="15" w:line="240" w:lineRule="auto"/>
        <w:ind w:firstLine="0" w:firstLineChars="0"/>
        <w:jc w:val="center"/>
        <w:rPr>
          <w:rFonts w:hAnsi="宋体" w:cs="Times New Roman"/>
          <w:sz w:val="24"/>
          <w:szCs w:val="24"/>
        </w:rPr>
      </w:pPr>
    </w:p>
    <w:p>
      <w:pPr>
        <w:pStyle w:val="204"/>
        <w:spacing w:after="15" w:line="240" w:lineRule="auto"/>
        <w:ind w:firstLine="0" w:firstLineChars="0"/>
        <w:jc w:val="center"/>
        <w:rPr>
          <w:rFonts w:hAnsi="宋体" w:cs="Times New Roman"/>
          <w:sz w:val="24"/>
          <w:szCs w:val="24"/>
        </w:rPr>
      </w:pPr>
      <w:r>
        <w:rPr>
          <w:rFonts w:hAnsi="宋体" w:cs="Times New Roman"/>
          <w:sz w:val="24"/>
          <w:szCs w:val="24"/>
        </w:rPr>
        <mc:AlternateContent>
          <mc:Choice Requires="wpg">
            <w:drawing>
              <wp:inline distT="0" distB="0" distL="0" distR="0">
                <wp:extent cx="6410325" cy="3764280"/>
                <wp:effectExtent l="0" t="4445" r="4445" b="3175"/>
                <wp:docPr id="2" name="画布 903"/>
                <wp:cNvGraphicFramePr/>
                <a:graphic xmlns:a="http://schemas.openxmlformats.org/drawingml/2006/main">
                  <a:graphicData uri="http://schemas.microsoft.com/office/word/2010/wordprocessingGroup">
                    <wpg:wgp>
                      <wpg:cNvGrpSpPr/>
                      <wpg:grpSpPr>
                        <a:xfrm>
                          <a:off x="0" y="0"/>
                          <a:ext cx="6410325" cy="3764280"/>
                          <a:chOff x="0" y="0"/>
                          <a:chExt cx="64103" cy="37642"/>
                        </a:xfrm>
                      </wpg:grpSpPr>
                      <wps:wsp>
                        <wps:cNvPr id="3" name="AutoShape 34"/>
                        <wps:cNvSpPr>
                          <a:spLocks noChangeAspect="1" noChangeArrowheads="1"/>
                        </wps:cNvSpPr>
                        <wps:spPr bwMode="auto">
                          <a:xfrm>
                            <a:off x="0" y="0"/>
                            <a:ext cx="64103" cy="37642"/>
                          </a:xfrm>
                          <a:prstGeom prst="rect">
                            <a:avLst/>
                          </a:prstGeom>
                          <a:noFill/>
                          <a:ln>
                            <a:noFill/>
                          </a:ln>
                        </wps:spPr>
                        <wps:bodyPr rot="0" vert="horz" wrap="square" lIns="91440" tIns="45720" rIns="91440" bIns="45720" anchor="t" anchorCtr="0" upright="1">
                          <a:noAutofit/>
                        </wps:bodyPr>
                      </wps:wsp>
                      <wps:wsp>
                        <wps:cNvPr id="4" name="Rectangle 905"/>
                        <wps:cNvSpPr>
                          <a:spLocks noChangeArrowheads="1"/>
                        </wps:cNvSpPr>
                        <wps:spPr bwMode="auto">
                          <a:xfrm>
                            <a:off x="36671" y="22174"/>
                            <a:ext cx="8001" cy="2972"/>
                          </a:xfrm>
                          <a:prstGeom prst="rect">
                            <a:avLst/>
                          </a:prstGeom>
                          <a:solidFill>
                            <a:srgbClr val="FFFFFF"/>
                          </a:solidFill>
                          <a:ln w="9525">
                            <a:solidFill>
                              <a:srgbClr val="FFFFFF"/>
                            </a:solidFill>
                            <a:miter lim="800000"/>
                          </a:ln>
                        </wps:spPr>
                        <wps:txbx>
                          <w:txbxContent>
                            <w:p>
                              <w:pPr>
                                <w:spacing w:after="15"/>
                              </w:pPr>
                              <w:r>
                                <w:rPr>
                                  <w:rFonts w:hint="eastAsia"/>
                                </w:rPr>
                                <w:t>（广播包）</w:t>
                              </w:r>
                            </w:p>
                          </w:txbxContent>
                        </wps:txbx>
                        <wps:bodyPr rot="0" vert="horz" wrap="square" lIns="91440" tIns="45720" rIns="91440" bIns="45720" anchor="t" anchorCtr="0" upright="1">
                          <a:noAutofit/>
                        </wps:bodyPr>
                      </wps:wsp>
                      <wps:wsp>
                        <wps:cNvPr id="7" name="Rectangle 906"/>
                        <wps:cNvSpPr>
                          <a:spLocks noChangeArrowheads="1"/>
                        </wps:cNvSpPr>
                        <wps:spPr bwMode="auto">
                          <a:xfrm>
                            <a:off x="36671" y="7734"/>
                            <a:ext cx="8001" cy="2972"/>
                          </a:xfrm>
                          <a:prstGeom prst="rect">
                            <a:avLst/>
                          </a:prstGeom>
                          <a:solidFill>
                            <a:srgbClr val="FFFFFF"/>
                          </a:solidFill>
                          <a:ln w="9525">
                            <a:solidFill>
                              <a:srgbClr val="FFFFFF"/>
                            </a:solidFill>
                            <a:miter lim="800000"/>
                          </a:ln>
                        </wps:spPr>
                        <wps:txbx>
                          <w:txbxContent>
                            <w:p>
                              <w:pPr>
                                <w:spacing w:after="15"/>
                              </w:pPr>
                              <w:r>
                                <w:rPr>
                                  <w:rFonts w:hint="eastAsia"/>
                                </w:rPr>
                                <w:t>（广播包）</w:t>
                              </w:r>
                            </w:p>
                          </w:txbxContent>
                        </wps:txbx>
                        <wps:bodyPr rot="0" vert="horz" wrap="square" lIns="91440" tIns="45720" rIns="91440" bIns="45720" anchor="t" anchorCtr="0" upright="1">
                          <a:noAutofit/>
                        </wps:bodyPr>
                      </wps:wsp>
                      <wps:wsp>
                        <wps:cNvPr id="9" name="Rectangle 907"/>
                        <wps:cNvSpPr>
                          <a:spLocks noChangeArrowheads="1"/>
                        </wps:cNvSpPr>
                        <wps:spPr bwMode="auto">
                          <a:xfrm>
                            <a:off x="13335" y="5943"/>
                            <a:ext cx="18669" cy="1981"/>
                          </a:xfrm>
                          <a:prstGeom prst="rect">
                            <a:avLst/>
                          </a:prstGeom>
                          <a:solidFill>
                            <a:srgbClr val="FFFFFF"/>
                          </a:solidFill>
                          <a:ln w="9525">
                            <a:solidFill>
                              <a:srgbClr val="FFFFFF"/>
                            </a:solidFill>
                            <a:miter lim="800000"/>
                          </a:ln>
                        </wps:spPr>
                        <wps:txbx>
                          <w:txbxContent>
                            <w:p>
                              <w:pPr>
                                <w:spacing w:after="15"/>
                              </w:pPr>
                              <w:r>
                                <w:rPr>
                                  <w:rFonts w:hint="eastAsia"/>
                                </w:rPr>
                                <w:t>DHCP DISCOVER (Option 60)</w:t>
                              </w:r>
                            </w:p>
                          </w:txbxContent>
                        </wps:txbx>
                        <wps:bodyPr rot="0" vert="horz" wrap="square" lIns="0" tIns="0" rIns="0" bIns="0" anchor="t" anchorCtr="0" upright="1">
                          <a:noAutofit/>
                        </wps:bodyPr>
                      </wps:wsp>
                      <wps:wsp>
                        <wps:cNvPr id="13" name="AutoShape 908"/>
                        <wps:cNvSpPr>
                          <a:spLocks noChangeArrowheads="1"/>
                        </wps:cNvSpPr>
                        <wps:spPr bwMode="auto">
                          <a:xfrm>
                            <a:off x="2209" y="990"/>
                            <a:ext cx="11430" cy="2978"/>
                          </a:xfrm>
                          <a:prstGeom prst="flowChartProcess">
                            <a:avLst/>
                          </a:prstGeom>
                          <a:solidFill>
                            <a:srgbClr val="FFFFFF"/>
                          </a:solidFill>
                          <a:ln w="9525">
                            <a:solidFill>
                              <a:srgbClr val="000000"/>
                            </a:solidFill>
                            <a:miter lim="800000"/>
                          </a:ln>
                        </wps:spPr>
                        <wps:txbx>
                          <w:txbxContent>
                            <w:p>
                              <w:pPr>
                                <w:spacing w:after="15"/>
                                <w:jc w:val="center"/>
                                <w:rPr>
                                  <w:b/>
                                  <w:szCs w:val="21"/>
                                </w:rPr>
                              </w:pPr>
                              <w:r>
                                <w:rPr>
                                  <w:rFonts w:hint="eastAsia"/>
                                  <w:b/>
                                  <w:szCs w:val="21"/>
                                </w:rPr>
                                <w:t>DHCP Client</w:t>
                              </w:r>
                            </w:p>
                          </w:txbxContent>
                        </wps:txbx>
                        <wps:bodyPr rot="0" vert="horz" wrap="square" lIns="91440" tIns="45720" rIns="91440" bIns="45720" anchor="t" anchorCtr="0" upright="1">
                          <a:noAutofit/>
                        </wps:bodyPr>
                      </wps:wsp>
                      <wps:wsp>
                        <wps:cNvPr id="14" name="AutoShape 909"/>
                        <wps:cNvSpPr>
                          <a:spLocks noChangeArrowheads="1"/>
                        </wps:cNvSpPr>
                        <wps:spPr bwMode="auto">
                          <a:xfrm>
                            <a:off x="42214" y="990"/>
                            <a:ext cx="11424" cy="2972"/>
                          </a:xfrm>
                          <a:prstGeom prst="flowChartProcess">
                            <a:avLst/>
                          </a:prstGeom>
                          <a:solidFill>
                            <a:srgbClr val="FFFFFF"/>
                          </a:solidFill>
                          <a:ln w="9525">
                            <a:solidFill>
                              <a:srgbClr val="000000"/>
                            </a:solidFill>
                            <a:miter lim="800000"/>
                          </a:ln>
                        </wps:spPr>
                        <wps:txbx>
                          <w:txbxContent>
                            <w:p>
                              <w:pPr>
                                <w:spacing w:after="15"/>
                                <w:jc w:val="center"/>
                                <w:rPr>
                                  <w:b/>
                                  <w:szCs w:val="21"/>
                                </w:rPr>
                              </w:pPr>
                              <w:r>
                                <w:rPr>
                                  <w:rFonts w:hint="eastAsia"/>
                                  <w:b/>
                                  <w:szCs w:val="21"/>
                                </w:rPr>
                                <w:t>DHCP Server</w:t>
                              </w:r>
                            </w:p>
                          </w:txbxContent>
                        </wps:txbx>
                        <wps:bodyPr rot="0" vert="horz" wrap="square" lIns="91440" tIns="45720" rIns="91440" bIns="45720" anchor="t" anchorCtr="0" upright="1">
                          <a:noAutofit/>
                        </wps:bodyPr>
                      </wps:wsp>
                      <wps:wsp>
                        <wps:cNvPr id="15" name="AutoShape 910"/>
                        <wps:cNvCnPr>
                          <a:cxnSpLocks noChangeShapeType="1"/>
                        </wps:cNvCnPr>
                        <wps:spPr bwMode="auto">
                          <a:xfrm>
                            <a:off x="8001" y="3962"/>
                            <a:ext cx="6" cy="31699"/>
                          </a:xfrm>
                          <a:prstGeom prst="straightConnector1">
                            <a:avLst/>
                          </a:prstGeom>
                          <a:noFill/>
                          <a:ln w="19050">
                            <a:solidFill>
                              <a:srgbClr val="000000"/>
                            </a:solidFill>
                            <a:round/>
                          </a:ln>
                        </wps:spPr>
                        <wps:bodyPr/>
                      </wps:wsp>
                      <wps:wsp>
                        <wps:cNvPr id="16" name="AutoShape 911"/>
                        <wps:cNvCnPr>
                          <a:cxnSpLocks noChangeShapeType="1"/>
                        </wps:cNvCnPr>
                        <wps:spPr bwMode="auto">
                          <a:xfrm>
                            <a:off x="48006" y="3962"/>
                            <a:ext cx="6" cy="31699"/>
                          </a:xfrm>
                          <a:prstGeom prst="straightConnector1">
                            <a:avLst/>
                          </a:prstGeom>
                          <a:noFill/>
                          <a:ln w="19050">
                            <a:solidFill>
                              <a:srgbClr val="000000"/>
                            </a:solidFill>
                            <a:round/>
                          </a:ln>
                        </wps:spPr>
                        <wps:bodyPr/>
                      </wps:wsp>
                      <wps:wsp>
                        <wps:cNvPr id="17" name="Line 912"/>
                        <wps:cNvCnPr>
                          <a:cxnSpLocks noChangeShapeType="1"/>
                        </wps:cNvCnPr>
                        <wps:spPr bwMode="auto">
                          <a:xfrm>
                            <a:off x="7791" y="7924"/>
                            <a:ext cx="40005" cy="2972"/>
                          </a:xfrm>
                          <a:prstGeom prst="line">
                            <a:avLst/>
                          </a:prstGeom>
                          <a:noFill/>
                          <a:ln w="9525">
                            <a:solidFill>
                              <a:srgbClr val="000000"/>
                            </a:solidFill>
                            <a:round/>
                            <a:tailEnd type="triangle" w="med" len="med"/>
                          </a:ln>
                        </wps:spPr>
                        <wps:bodyPr/>
                      </wps:wsp>
                      <wps:wsp>
                        <wps:cNvPr id="18" name="Rectangle 913"/>
                        <wps:cNvSpPr>
                          <a:spLocks noChangeArrowheads="1"/>
                        </wps:cNvSpPr>
                        <wps:spPr bwMode="auto">
                          <a:xfrm>
                            <a:off x="23336" y="11887"/>
                            <a:ext cx="18288" cy="2972"/>
                          </a:xfrm>
                          <a:prstGeom prst="rect">
                            <a:avLst/>
                          </a:prstGeom>
                          <a:solidFill>
                            <a:srgbClr val="FFFFFF"/>
                          </a:solidFill>
                          <a:ln>
                            <a:noFill/>
                          </a:ln>
                        </wps:spPr>
                        <wps:txbx>
                          <w:txbxContent>
                            <w:p>
                              <w:pPr>
                                <w:spacing w:after="15"/>
                              </w:pPr>
                              <w:r>
                                <w:rPr>
                                  <w:rFonts w:hint="eastAsia"/>
                                </w:rPr>
                                <w:t>DHCP OFFER (Option 125)</w:t>
                              </w:r>
                            </w:p>
                          </w:txbxContent>
                        </wps:txbx>
                        <wps:bodyPr rot="0" vert="horz" wrap="square" lIns="91440" tIns="45720" rIns="91440" bIns="45720" anchor="t" anchorCtr="0" upright="1">
                          <a:noAutofit/>
                        </wps:bodyPr>
                      </wps:wsp>
                      <wps:wsp>
                        <wps:cNvPr id="19" name="Rectangle 914"/>
                        <wps:cNvSpPr>
                          <a:spLocks noChangeArrowheads="1"/>
                        </wps:cNvSpPr>
                        <wps:spPr bwMode="auto">
                          <a:xfrm>
                            <a:off x="11906" y="19812"/>
                            <a:ext cx="19431" cy="2971"/>
                          </a:xfrm>
                          <a:prstGeom prst="rect">
                            <a:avLst/>
                          </a:prstGeom>
                          <a:solidFill>
                            <a:srgbClr val="FFFFFF"/>
                          </a:solidFill>
                          <a:ln>
                            <a:noFill/>
                          </a:ln>
                        </wps:spPr>
                        <wps:txbx>
                          <w:txbxContent>
                            <w:p>
                              <w:pPr>
                                <w:spacing w:after="15"/>
                                <w:jc w:val="center"/>
                              </w:pPr>
                              <w:r>
                                <w:rPr>
                                  <w:rFonts w:hint="eastAsia"/>
                                </w:rPr>
                                <w:t>DHCP REQUEST (Option 60)</w:t>
                              </w:r>
                            </w:p>
                          </w:txbxContent>
                        </wps:txbx>
                        <wps:bodyPr rot="0" vert="horz" wrap="square" lIns="91440" tIns="45720" rIns="91440" bIns="45720" anchor="t" anchorCtr="0" upright="1">
                          <a:noAutofit/>
                        </wps:bodyPr>
                      </wps:wsp>
                      <wps:wsp>
                        <wps:cNvPr id="20" name="Line 915"/>
                        <wps:cNvCnPr>
                          <a:cxnSpLocks noChangeShapeType="1"/>
                        </wps:cNvCnPr>
                        <wps:spPr bwMode="auto">
                          <a:xfrm flipH="1">
                            <a:off x="8001" y="13868"/>
                            <a:ext cx="39928" cy="3962"/>
                          </a:xfrm>
                          <a:prstGeom prst="line">
                            <a:avLst/>
                          </a:prstGeom>
                          <a:noFill/>
                          <a:ln w="9525">
                            <a:solidFill>
                              <a:srgbClr val="000000"/>
                            </a:solidFill>
                            <a:round/>
                            <a:tailEnd type="triangle" w="med" len="med"/>
                          </a:ln>
                        </wps:spPr>
                        <wps:bodyPr/>
                      </wps:wsp>
                      <wps:wsp>
                        <wps:cNvPr id="21" name="Line 916"/>
                        <wps:cNvCnPr>
                          <a:cxnSpLocks noChangeShapeType="1"/>
                        </wps:cNvCnPr>
                        <wps:spPr bwMode="auto">
                          <a:xfrm>
                            <a:off x="8001" y="21793"/>
                            <a:ext cx="39928" cy="3975"/>
                          </a:xfrm>
                          <a:prstGeom prst="line">
                            <a:avLst/>
                          </a:prstGeom>
                          <a:noFill/>
                          <a:ln w="9525">
                            <a:solidFill>
                              <a:srgbClr val="000000"/>
                            </a:solidFill>
                            <a:round/>
                            <a:tailEnd type="triangle" w="med" len="med"/>
                          </a:ln>
                        </wps:spPr>
                        <wps:bodyPr/>
                      </wps:wsp>
                      <wps:wsp>
                        <wps:cNvPr id="22" name="Rectangle 917"/>
                        <wps:cNvSpPr>
                          <a:spLocks noChangeArrowheads="1"/>
                        </wps:cNvSpPr>
                        <wps:spPr bwMode="auto">
                          <a:xfrm>
                            <a:off x="24384" y="26746"/>
                            <a:ext cx="18288" cy="2972"/>
                          </a:xfrm>
                          <a:prstGeom prst="rect">
                            <a:avLst/>
                          </a:prstGeom>
                          <a:solidFill>
                            <a:srgbClr val="FFFFFF"/>
                          </a:solidFill>
                          <a:ln>
                            <a:noFill/>
                          </a:ln>
                        </wps:spPr>
                        <wps:txbx>
                          <w:txbxContent>
                            <w:p>
                              <w:pPr>
                                <w:spacing w:after="15"/>
                              </w:pPr>
                              <w:r>
                                <w:rPr>
                                  <w:rFonts w:hint="eastAsia"/>
                                </w:rPr>
                                <w:t>DHCP ACK (Option 125)</w:t>
                              </w:r>
                            </w:p>
                          </w:txbxContent>
                        </wps:txbx>
                        <wps:bodyPr rot="0" vert="horz" wrap="square" lIns="91440" tIns="45720" rIns="91440" bIns="45720" anchor="t" anchorCtr="0" upright="1">
                          <a:noAutofit/>
                        </wps:bodyPr>
                      </wps:wsp>
                      <wps:wsp>
                        <wps:cNvPr id="23" name="Line 918"/>
                        <wps:cNvCnPr>
                          <a:cxnSpLocks noChangeShapeType="1"/>
                        </wps:cNvCnPr>
                        <wps:spPr bwMode="auto">
                          <a:xfrm flipH="1">
                            <a:off x="8001" y="28727"/>
                            <a:ext cx="40005" cy="3962"/>
                          </a:xfrm>
                          <a:prstGeom prst="line">
                            <a:avLst/>
                          </a:prstGeom>
                          <a:noFill/>
                          <a:ln w="9525">
                            <a:solidFill>
                              <a:srgbClr val="000000"/>
                            </a:solidFill>
                            <a:round/>
                            <a:tailEnd type="triangle" w="med" len="med"/>
                          </a:ln>
                        </wps:spPr>
                        <wps:bodyPr/>
                      </wps:wsp>
                    </wpg:wgp>
                  </a:graphicData>
                </a:graphic>
              </wp:inline>
            </w:drawing>
          </mc:Choice>
          <mc:Fallback>
            <w:pict>
              <v:group id="画布 903" o:spid="_x0000_s1026" o:spt="203" style="height:296.4pt;width:504.75pt;" coordsize="64103,37642" o:gfxdata="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">
                <o:lock v:ext="edit" aspectratio="f"/>
                <v:rect id="AutoShape 34" o:spid="_x0000_s1026" o:spt="1" style="position:absolute;left:0;top:0;height:37642;width:64103;" filled="f" stroked="f" coordsize="21600,21600" o:gfxdata="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phKhvQAA&#10;ANoAAAAPAAAAAAAAAAEAIAAAACIAAABkcnMvZG93bnJldi54bWxQSwECFAAUAAAACACHTuJAMy8F&#10;njsAAAA5AAAAEAAAAAAAAAABACAAAAAMAQAAZHJzL3NoYXBleG1sLnhtbFBLBQYAAAAABgAGAFsB&#10;AAC2AwAAAAA=&#10;">
                  <v:fill on="f" focussize="0,0"/>
                  <v:stroke on="f"/>
                  <v:imagedata o:title=""/>
                  <o:lock v:ext="edit" aspectratio="t"/>
                </v:rect>
                <v:rect id="Rectangle 905" o:spid="_x0000_s1026" o:spt="1" style="position:absolute;left:36671;top:22174;height:2972;width:8001;" fillcolor="#FFFFFF" filled="t" stroked="t" coordsize="21600,21600" o:gfxdata="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8+eKW8AAAA&#10;2g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w:txbxContent>
                      <w:p>
                        <w:pPr>
                          <w:spacing w:after="15"/>
                        </w:pPr>
                        <w:r>
                          <w:rPr>
                            <w:rFonts w:hint="eastAsia"/>
                          </w:rPr>
                          <w:t>（广播包）</w:t>
                        </w:r>
                      </w:p>
                    </w:txbxContent>
                  </v:textbox>
                </v:rect>
                <v:rect id="Rectangle 906" o:spid="_x0000_s1026" o:spt="1" style="position:absolute;left:36671;top:7734;height:2972;width:8001;" fillcolor="#FFFFFF" filled="t" stroked="t" coordsize="21600,21600" o:gfxdata="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ObSugAAANo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spacing w:after="15"/>
                        </w:pPr>
                        <w:r>
                          <w:rPr>
                            <w:rFonts w:hint="eastAsia"/>
                          </w:rPr>
                          <w:t>（广播包）</w:t>
                        </w:r>
                      </w:p>
                    </w:txbxContent>
                  </v:textbox>
                </v:rect>
                <v:rect id="Rectangle 907" o:spid="_x0000_s1026" o:spt="1" style="position:absolute;left:13335;top:5943;height:1981;width:18669;" fillcolor="#FFFFFF" filled="t" stroked="t" coordsize="21600,21600" o:gfxdata="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4jn/LsAAADa&#10;AAAADwAAAAAAAAABACAAAAAiAAAAZHJzL2Rvd25yZXYueG1sUEsBAhQAFAAAAAgAh07iQDMvBZ47&#10;AAAAOQAAABAAAAAAAAAAAQAgAAAACgEAAGRycy9zaGFwZXhtbC54bWxQSwUGAAAAAAYABgBbAQAA&#10;tAMAAAAA&#10;">
                  <v:fill on="t" focussize="0,0"/>
                  <v:stroke color="#FFFFFF" miterlimit="8" joinstyle="miter"/>
                  <v:imagedata o:title=""/>
                  <o:lock v:ext="edit" aspectratio="f"/>
                  <v:textbox inset="0mm,0mm,0mm,0mm">
                    <w:txbxContent>
                      <w:p>
                        <w:pPr>
                          <w:spacing w:after="15"/>
                        </w:pPr>
                        <w:r>
                          <w:rPr>
                            <w:rFonts w:hint="eastAsia"/>
                          </w:rPr>
                          <w:t>DHCP DISCOVER (Option 60)</w:t>
                        </w:r>
                      </w:p>
                    </w:txbxContent>
                  </v:textbox>
                </v:rect>
                <v:shape id="AutoShape 908" o:spid="_x0000_s1026" o:spt="109" type="#_x0000_t109" style="position:absolute;left:2209;top:990;height:2978;width:11430;" fillcolor="#FFFFFF" filled="t" stroked="t" coordsize="21600,21600" o:gfxdata="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Mu9D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spacing w:after="15"/>
                          <w:jc w:val="center"/>
                          <w:rPr>
                            <w:b/>
                            <w:szCs w:val="21"/>
                          </w:rPr>
                        </w:pPr>
                        <w:r>
                          <w:rPr>
                            <w:rFonts w:hint="eastAsia"/>
                            <w:b/>
                            <w:szCs w:val="21"/>
                          </w:rPr>
                          <w:t>DHCP Client</w:t>
                        </w:r>
                      </w:p>
                    </w:txbxContent>
                  </v:textbox>
                </v:shape>
                <v:shape id="AutoShape 909" o:spid="_x0000_s1026" o:spt="109" type="#_x0000_t109" style="position:absolute;left:42214;top:990;height:2972;width:11424;" fillcolor="#FFFFFF" filled="t" stroked="t" coordsize="21600,21600" o:gfxdata="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23c3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spacing w:after="15"/>
                          <w:jc w:val="center"/>
                          <w:rPr>
                            <w:b/>
                            <w:szCs w:val="21"/>
                          </w:rPr>
                        </w:pPr>
                        <w:r>
                          <w:rPr>
                            <w:rFonts w:hint="eastAsia"/>
                            <w:b/>
                            <w:szCs w:val="21"/>
                          </w:rPr>
                          <w:t>DHCP Server</w:t>
                        </w:r>
                      </w:p>
                    </w:txbxContent>
                  </v:textbox>
                </v:shape>
                <v:shape id="AutoShape 910" o:spid="_x0000_s1026" o:spt="32" type="#_x0000_t32" style="position:absolute;left:8001;top:3962;height:31699;width:6;" filled="f" stroked="t" coordsize="21600,21600" o:gfxdata="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w8zkO5AAAA2wAA&#10;AA8AAAAAAAAAAQAgAAAAIgAAAGRycy9kb3ducmV2LnhtbFBLAQIUABQAAAAIAIdO4kAzLwWeOwAA&#10;ADkAAAAQAAAAAAAAAAEAIAAAAAgBAABkcnMvc2hhcGV4bWwueG1sUEsFBgAAAAAGAAYAWwEAALID&#10;AAAAAA==&#10;">
                  <v:fill on="f" focussize="0,0"/>
                  <v:stroke weight="1.5pt" color="#000000" joinstyle="round"/>
                  <v:imagedata o:title=""/>
                  <o:lock v:ext="edit" aspectratio="f"/>
                </v:shape>
                <v:shape id="AutoShape 911" o:spid="_x0000_s1026" o:spt="32" type="#_x0000_t32" style="position:absolute;left:48006;top:3962;height:31699;width:6;" filled="f" stroked="t" coordsize="21600,21600" o:gfxdata="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87lA0twAAANsAAAAP&#10;AAAAAAAAAAEAIAAAACIAAABkcnMvZG93bnJldi54bWxQSwECFAAUAAAACACHTuJAMy8FnjsAAAA5&#10;AAAAEAAAAAAAAAABACAAAAAGAQAAZHJzL3NoYXBleG1sLnhtbFBLBQYAAAAABgAGAFsBAACwAwAA&#10;AAA=&#10;">
                  <v:fill on="f" focussize="0,0"/>
                  <v:stroke weight="1.5pt" color="#000000" joinstyle="round"/>
                  <v:imagedata o:title=""/>
                  <o:lock v:ext="edit" aspectratio="f"/>
                </v:shape>
                <v:line id="Line 912" o:spid="_x0000_s1026" o:spt="20" style="position:absolute;left:7791;top:7924;height:2972;width:40005;" filled="f" stroked="t" coordsize="21600,21600" o:gfxdata="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AZN+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rect id="Rectangle 913" o:spid="_x0000_s1026" o:spt="1" style="position:absolute;left:23336;top:11887;height:2972;width:18288;" fillcolor="#FFFFFF" filled="t" stroked="f" coordsize="21600,21600" o:gfxdata="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rcQvvQAA&#10;ANsAAAAPAAAAAAAAAAEAIAAAACIAAABkcnMvZG93bnJldi54bWxQSwECFAAUAAAACACHTuJAMy8F&#10;njsAAAA5AAAAEAAAAAAAAAABACAAAAAMAQAAZHJzL3NoYXBleG1sLnhtbFBLBQYAAAAABgAGAFsB&#10;AAC2AwAAAAA=&#10;">
                  <v:fill on="t" focussize="0,0"/>
                  <v:stroke on="f"/>
                  <v:imagedata o:title=""/>
                  <o:lock v:ext="edit" aspectratio="f"/>
                  <v:textbox>
                    <w:txbxContent>
                      <w:p>
                        <w:pPr>
                          <w:spacing w:after="15"/>
                        </w:pPr>
                        <w:r>
                          <w:rPr>
                            <w:rFonts w:hint="eastAsia"/>
                          </w:rPr>
                          <w:t>DHCP OFFER (Option 125)</w:t>
                        </w:r>
                      </w:p>
                    </w:txbxContent>
                  </v:textbox>
                </v:rect>
                <v:rect id="Rectangle 914" o:spid="_x0000_s1026" o:spt="1" style="position:absolute;left:11906;top:19812;height:2971;width:19431;" fillcolor="#FFFFFF" filled="t" stroked="f" coordsize="21600,21600" o:gfxdata="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fhYbS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spacing w:after="15"/>
                          <w:jc w:val="center"/>
                        </w:pPr>
                        <w:r>
                          <w:rPr>
                            <w:rFonts w:hint="eastAsia"/>
                          </w:rPr>
                          <w:t>DHCP REQUEST (Option 60)</w:t>
                        </w:r>
                      </w:p>
                    </w:txbxContent>
                  </v:textbox>
                </v:rect>
                <v:line id="Line 915" o:spid="_x0000_s1026" o:spt="20" style="position:absolute;left:8001;top:13868;flip:x;height:3962;width:39928;" filled="f" stroked="t" coordsize="21600,21600" o:gfxdata="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4Qy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Line 916" o:spid="_x0000_s1026" o:spt="20" style="position:absolute;left:8001;top:21793;height:3975;width:39928;" filled="f" stroked="t" coordsize="21600,21600" o:gfxdata="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ImTj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rect id="Rectangle 917" o:spid="_x0000_s1026" o:spt="1" style="position:absolute;left:24384;top:26746;height:2972;width:18288;" fillcolor="#FFFFFF" filled="t" stroked="f" coordsize="21600,21600" o:gfxdata="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yk5eL4A&#10;AADbAAAADwAAAAAAAAABACAAAAAiAAAAZHJzL2Rvd25yZXYueG1sUEsBAhQAFAAAAAgAh07iQDMv&#10;BZ47AAAAOQAAABAAAAAAAAAAAQAgAAAADQEAAGRycy9zaGFwZXhtbC54bWxQSwUGAAAAAAYABgBb&#10;AQAAtwMAAAAA&#10;">
                  <v:fill on="t" focussize="0,0"/>
                  <v:stroke on="f"/>
                  <v:imagedata o:title=""/>
                  <o:lock v:ext="edit" aspectratio="f"/>
                  <v:textbox>
                    <w:txbxContent>
                      <w:p>
                        <w:pPr>
                          <w:spacing w:after="15"/>
                        </w:pPr>
                        <w:r>
                          <w:rPr>
                            <w:rFonts w:hint="eastAsia"/>
                          </w:rPr>
                          <w:t>DHCP ACK (Option 125)</w:t>
                        </w:r>
                      </w:p>
                    </w:txbxContent>
                  </v:textbox>
                </v:rect>
                <v:line id="Line 918" o:spid="_x0000_s1026" o:spt="20" style="position:absolute;left:8001;top:28727;flip:x;height:3962;width:40005;" filled="f" stroked="t" coordsize="21600,21600" o:gfxdata="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3Mjr2/&#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w10:wrap type="none"/>
                <w10:anchorlock/>
              </v:group>
            </w:pict>
          </mc:Fallback>
        </mc:AlternateContent>
      </w:r>
    </w:p>
    <w:p>
      <w:pPr>
        <w:pStyle w:val="19"/>
        <w:spacing w:after="15"/>
        <w:jc w:val="center"/>
        <w:rPr>
          <w:rFonts w:ascii="黑体" w:hAnsi="宋体"/>
          <w:b/>
          <w:color w:val="000000"/>
          <w:sz w:val="21"/>
          <w:szCs w:val="21"/>
        </w:rPr>
      </w:pPr>
      <w:r>
        <w:rPr>
          <w:rFonts w:hint="eastAsia" w:ascii="黑体" w:hAnsi="宋体"/>
          <w:b/>
          <w:color w:val="000000"/>
          <w:sz w:val="21"/>
          <w:szCs w:val="21"/>
        </w:rPr>
        <w:t>图 A.4  携带Option 60、Option 125字段的DHCP过程</w:t>
      </w:r>
    </w:p>
    <w:p>
      <w:pPr>
        <w:spacing w:after="15"/>
        <w:ind w:left="426"/>
        <w:rPr>
          <w:rFonts w:ascii="宋体" w:hAnsi="宋体"/>
        </w:rPr>
      </w:pPr>
      <w:r>
        <w:rPr>
          <w:rFonts w:ascii="宋体" w:hAnsi="宋体"/>
        </w:rPr>
        <w:t>具体描述如下</w:t>
      </w:r>
      <w:r>
        <w:rPr>
          <w:rFonts w:hint="eastAsia" w:ascii="宋体" w:hAnsi="宋体"/>
        </w:rPr>
        <w:t>：</w:t>
      </w:r>
    </w:p>
    <w:p>
      <w:pPr>
        <w:numPr>
          <w:ilvl w:val="0"/>
          <w:numId w:val="111"/>
        </w:numPr>
        <w:spacing w:before="0" w:afterLines="0"/>
        <w:ind w:left="839" w:hanging="414"/>
        <w:rPr>
          <w:rFonts w:ascii="宋体" w:hAnsi="宋体"/>
        </w:rPr>
      </w:pPr>
      <w:r>
        <w:rPr>
          <w:rFonts w:ascii="宋体" w:hAnsi="宋体"/>
        </w:rPr>
        <w:t>DHCP</w:t>
      </w:r>
      <w:r>
        <w:rPr>
          <w:rFonts w:hint="eastAsia" w:ascii="宋体" w:hAnsi="宋体"/>
        </w:rPr>
        <w:t xml:space="preserve"> Client</w:t>
      </w:r>
      <w:r>
        <w:rPr>
          <w:rFonts w:ascii="宋体" w:hAnsi="宋体"/>
        </w:rPr>
        <w:t>（如</w:t>
      </w:r>
      <w:r>
        <w:rPr>
          <w:rFonts w:hint="eastAsia" w:ascii="宋体" w:hAnsi="宋体"/>
        </w:rPr>
        <w:t>应用终端或配置了DHCP WAN连接的1FE+1POTS SFU/家庭网关</w:t>
      </w:r>
      <w:r>
        <w:rPr>
          <w:rFonts w:ascii="宋体" w:hAnsi="宋体"/>
        </w:rPr>
        <w:t>）上电或重启时，向网络广播一个 DHCP DISCOVER 封包</w:t>
      </w:r>
      <w:r>
        <w:rPr>
          <w:rFonts w:hint="eastAsia" w:ascii="宋体" w:hAnsi="宋体"/>
        </w:rPr>
        <w:t>以</w:t>
      </w:r>
      <w:r>
        <w:rPr>
          <w:rFonts w:ascii="宋体" w:hAnsi="宋体"/>
        </w:rPr>
        <w:t>寻找DHCP Server</w:t>
      </w:r>
      <w:r>
        <w:rPr>
          <w:rFonts w:hint="eastAsia" w:ascii="宋体" w:hAnsi="宋体"/>
        </w:rPr>
        <w:t>，</w:t>
      </w:r>
      <w:r>
        <w:rPr>
          <w:rFonts w:ascii="宋体" w:hAnsi="宋体"/>
        </w:rPr>
        <w:t>封包的源地址为0.0.0.0，目的地址为255.255.255.255</w:t>
      </w:r>
      <w:r>
        <w:rPr>
          <w:rFonts w:hint="eastAsia" w:ascii="宋体" w:hAnsi="宋体"/>
        </w:rPr>
        <w:t>，并携带所需的</w:t>
      </w:r>
      <w:r>
        <w:rPr>
          <w:rFonts w:ascii="宋体" w:hAnsi="宋体"/>
        </w:rPr>
        <w:t>Option 60</w:t>
      </w:r>
      <w:r>
        <w:rPr>
          <w:rFonts w:hint="eastAsia" w:ascii="宋体" w:hAnsi="宋体"/>
        </w:rPr>
        <w:t>信</w:t>
      </w:r>
      <w:r>
        <w:rPr>
          <w:rFonts w:ascii="宋体" w:hAnsi="宋体"/>
        </w:rPr>
        <w:t>息。</w:t>
      </w:r>
    </w:p>
    <w:p>
      <w:pPr>
        <w:numPr>
          <w:ilvl w:val="0"/>
          <w:numId w:val="111"/>
        </w:numPr>
        <w:spacing w:before="0" w:afterLines="0"/>
        <w:ind w:left="839" w:hanging="414"/>
        <w:rPr>
          <w:rFonts w:ascii="宋体" w:hAnsi="宋体"/>
        </w:rPr>
      </w:pPr>
      <w:r>
        <w:rPr>
          <w:rFonts w:ascii="宋体" w:hAnsi="宋体"/>
        </w:rPr>
        <w:t xml:space="preserve">DHCP Server接收到来自DHCP </w:t>
      </w:r>
      <w:r>
        <w:rPr>
          <w:rFonts w:hint="eastAsia" w:ascii="宋体" w:hAnsi="宋体"/>
        </w:rPr>
        <w:t>Client</w:t>
      </w:r>
      <w:r>
        <w:rPr>
          <w:rFonts w:ascii="宋体" w:hAnsi="宋体"/>
        </w:rPr>
        <w:t>的DHCP DISCOVER信息，</w:t>
      </w:r>
      <w:r>
        <w:rPr>
          <w:rFonts w:hint="eastAsia" w:ascii="宋体" w:hAnsi="宋体"/>
        </w:rPr>
        <w:t>验证</w:t>
      </w:r>
      <w:r>
        <w:rPr>
          <w:rFonts w:ascii="宋体" w:hAnsi="宋体"/>
        </w:rPr>
        <w:t>Option 60</w:t>
      </w:r>
      <w:r>
        <w:rPr>
          <w:rFonts w:hint="eastAsia" w:ascii="宋体" w:hAnsi="宋体"/>
        </w:rPr>
        <w:t>信</w:t>
      </w:r>
      <w:r>
        <w:rPr>
          <w:rFonts w:ascii="宋体" w:hAnsi="宋体"/>
        </w:rPr>
        <w:t>息</w:t>
      </w:r>
      <w:r>
        <w:rPr>
          <w:rFonts w:hint="eastAsia" w:ascii="宋体" w:hAnsi="宋体"/>
        </w:rPr>
        <w:t>后</w:t>
      </w:r>
      <w:r>
        <w:rPr>
          <w:rFonts w:ascii="宋体" w:hAnsi="宋体"/>
        </w:rPr>
        <w:t>发出DHCP OFFER响应报文，其中包括可分配的IP地址</w:t>
      </w:r>
      <w:r>
        <w:rPr>
          <w:rFonts w:hint="eastAsia" w:ascii="宋体" w:hAnsi="宋体"/>
        </w:rPr>
        <w:t>等相关</w:t>
      </w:r>
      <w:r>
        <w:rPr>
          <w:rFonts w:ascii="宋体" w:hAnsi="宋体"/>
        </w:rPr>
        <w:t>信息</w:t>
      </w:r>
      <w:r>
        <w:rPr>
          <w:rFonts w:hint="eastAsia" w:ascii="宋体" w:hAnsi="宋体"/>
        </w:rPr>
        <w:t>，并可携带所需的</w:t>
      </w:r>
      <w:r>
        <w:rPr>
          <w:rFonts w:ascii="宋体" w:hAnsi="宋体"/>
        </w:rPr>
        <w:t xml:space="preserve">Option </w:t>
      </w:r>
      <w:r>
        <w:rPr>
          <w:rFonts w:hint="eastAsia" w:ascii="宋体" w:hAnsi="宋体"/>
        </w:rPr>
        <w:t>125信</w:t>
      </w:r>
      <w:r>
        <w:rPr>
          <w:rFonts w:ascii="宋体" w:hAnsi="宋体"/>
        </w:rPr>
        <w:t>息。</w:t>
      </w:r>
    </w:p>
    <w:p>
      <w:pPr>
        <w:numPr>
          <w:ilvl w:val="0"/>
          <w:numId w:val="111"/>
        </w:numPr>
        <w:spacing w:before="0" w:afterLines="0"/>
        <w:ind w:left="839" w:hanging="414"/>
        <w:rPr>
          <w:rFonts w:ascii="宋体" w:hAnsi="宋体"/>
        </w:rPr>
      </w:pPr>
      <w:r>
        <w:rPr>
          <w:rFonts w:ascii="宋体" w:hAnsi="宋体"/>
        </w:rPr>
        <w:t>DHCP Client可能会收到多个DHCP OFFER报文，最终DHCP Client应依据DHCP OFFER报文</w:t>
      </w:r>
      <w:r>
        <w:rPr>
          <w:rFonts w:hint="eastAsia" w:ascii="宋体" w:hAnsi="宋体"/>
        </w:rPr>
        <w:t>中的</w:t>
      </w:r>
      <w:r>
        <w:rPr>
          <w:rFonts w:ascii="宋体" w:hAnsi="宋体"/>
        </w:rPr>
        <w:t xml:space="preserve">Option </w:t>
      </w:r>
      <w:r>
        <w:rPr>
          <w:rFonts w:hint="eastAsia" w:ascii="宋体" w:hAnsi="宋体"/>
        </w:rPr>
        <w:t>125信息</w:t>
      </w:r>
      <w:r>
        <w:rPr>
          <w:rFonts w:ascii="宋体" w:hAnsi="宋体"/>
        </w:rPr>
        <w:t>选择</w:t>
      </w:r>
      <w:r>
        <w:rPr>
          <w:rFonts w:hint="eastAsia" w:ascii="宋体" w:hAnsi="宋体"/>
        </w:rPr>
        <w:t>匹配的</w:t>
      </w:r>
      <w:r>
        <w:rPr>
          <w:rFonts w:ascii="宋体" w:hAnsi="宋体"/>
        </w:rPr>
        <w:t>DHCP Server。</w:t>
      </w:r>
    </w:p>
    <w:p>
      <w:pPr>
        <w:numPr>
          <w:ilvl w:val="0"/>
          <w:numId w:val="111"/>
        </w:numPr>
        <w:spacing w:before="0" w:afterLines="0"/>
        <w:ind w:left="839" w:hanging="414"/>
        <w:rPr>
          <w:rFonts w:ascii="宋体" w:hAnsi="宋体"/>
        </w:rPr>
      </w:pPr>
      <w:r>
        <w:rPr>
          <w:rFonts w:ascii="宋体" w:hAnsi="宋体"/>
        </w:rPr>
        <w:t>DHCP Client将广播一个DHCP REQUEST封包，其中包含了自己所选的server信息，</w:t>
      </w:r>
      <w:r>
        <w:rPr>
          <w:rFonts w:hint="eastAsia" w:ascii="宋体" w:hAnsi="宋体"/>
        </w:rPr>
        <w:t>并携带与</w:t>
      </w:r>
      <w:r>
        <w:rPr>
          <w:rFonts w:ascii="宋体" w:hAnsi="宋体"/>
        </w:rPr>
        <w:t>DHCP DISCOVER 封包</w:t>
      </w:r>
      <w:r>
        <w:rPr>
          <w:rFonts w:hint="eastAsia" w:ascii="宋体" w:hAnsi="宋体"/>
        </w:rPr>
        <w:t>相同的</w:t>
      </w:r>
      <w:r>
        <w:rPr>
          <w:rFonts w:ascii="宋体" w:hAnsi="宋体"/>
        </w:rPr>
        <w:t>Option 60</w:t>
      </w:r>
      <w:r>
        <w:rPr>
          <w:rFonts w:hint="eastAsia" w:ascii="宋体" w:hAnsi="宋体"/>
        </w:rPr>
        <w:t>信</w:t>
      </w:r>
      <w:r>
        <w:rPr>
          <w:rFonts w:ascii="宋体" w:hAnsi="宋体"/>
        </w:rPr>
        <w:t>息。</w:t>
      </w:r>
    </w:p>
    <w:p>
      <w:pPr>
        <w:numPr>
          <w:ilvl w:val="0"/>
          <w:numId w:val="111"/>
        </w:numPr>
        <w:spacing w:before="0" w:afterLines="0"/>
        <w:ind w:left="839" w:hanging="414"/>
        <w:rPr>
          <w:rFonts w:ascii="宋体" w:hAnsi="宋体"/>
        </w:rPr>
      </w:pPr>
      <w:r>
        <w:rPr>
          <w:rFonts w:ascii="宋体" w:hAnsi="宋体"/>
        </w:rPr>
        <w:t>DHCP Server收到DHCP REQUEST封包后，将依据</w:t>
      </w:r>
      <w:r>
        <w:rPr>
          <w:rFonts w:hint="eastAsia" w:ascii="宋体" w:hAnsi="宋体"/>
        </w:rPr>
        <w:t>其中的</w:t>
      </w:r>
      <w:r>
        <w:rPr>
          <w:rFonts w:ascii="宋体" w:hAnsi="宋体"/>
        </w:rPr>
        <w:t>Option 60</w:t>
      </w:r>
      <w:r>
        <w:rPr>
          <w:rFonts w:hint="eastAsia" w:ascii="宋体" w:hAnsi="宋体"/>
        </w:rPr>
        <w:t>信</w:t>
      </w:r>
      <w:r>
        <w:rPr>
          <w:rFonts w:ascii="宋体" w:hAnsi="宋体"/>
        </w:rPr>
        <w:t>息及DHCP Client的MAC地址等信息查询DHCP Server内部的策略表，给予相应的DHCP ACK响应报文，</w:t>
      </w:r>
      <w:r>
        <w:rPr>
          <w:rFonts w:hint="eastAsia" w:ascii="宋体" w:hAnsi="宋体"/>
        </w:rPr>
        <w:t>并携带与</w:t>
      </w:r>
      <w:r>
        <w:rPr>
          <w:rFonts w:ascii="宋体" w:hAnsi="宋体"/>
        </w:rPr>
        <w:t>DHCP OFFER封包</w:t>
      </w:r>
      <w:r>
        <w:rPr>
          <w:rFonts w:hint="eastAsia" w:ascii="宋体" w:hAnsi="宋体"/>
        </w:rPr>
        <w:t>相同的</w:t>
      </w:r>
      <w:r>
        <w:rPr>
          <w:rFonts w:ascii="宋体" w:hAnsi="宋体"/>
        </w:rPr>
        <w:t xml:space="preserve">Option </w:t>
      </w:r>
      <w:r>
        <w:rPr>
          <w:rFonts w:hint="eastAsia" w:ascii="宋体" w:hAnsi="宋体"/>
        </w:rPr>
        <w:t>125信</w:t>
      </w:r>
      <w:r>
        <w:rPr>
          <w:rFonts w:ascii="宋体" w:hAnsi="宋体"/>
        </w:rPr>
        <w:t>息。</w:t>
      </w:r>
    </w:p>
    <w:p>
      <w:pPr>
        <w:numPr>
          <w:ilvl w:val="0"/>
          <w:numId w:val="111"/>
        </w:numPr>
        <w:spacing w:before="0" w:afterLines="0"/>
        <w:ind w:left="839" w:hanging="414"/>
        <w:rPr>
          <w:rFonts w:ascii="宋体" w:hAnsi="宋体"/>
        </w:rPr>
      </w:pPr>
      <w:r>
        <w:rPr>
          <w:rFonts w:ascii="宋体" w:hAnsi="宋体"/>
        </w:rPr>
        <w:t>DHCP Client收到DHCP ACK报文后，从中获取自动配置信息，</w:t>
      </w:r>
      <w:r>
        <w:rPr>
          <w:rFonts w:hint="eastAsia" w:ascii="宋体" w:hAnsi="宋体"/>
        </w:rPr>
        <w:t>DHCP建立过程结束</w:t>
      </w:r>
      <w:r>
        <w:rPr>
          <w:rFonts w:ascii="宋体" w:hAnsi="宋体"/>
        </w:rPr>
        <w:t>。</w:t>
      </w:r>
    </w:p>
    <w:p>
      <w:pPr>
        <w:numPr>
          <w:ilvl w:val="0"/>
          <w:numId w:val="111"/>
        </w:numPr>
        <w:spacing w:before="0" w:afterLines="0"/>
        <w:ind w:left="839" w:hanging="414"/>
        <w:rPr>
          <w:rFonts w:ascii="宋体" w:hAnsi="宋体"/>
        </w:rPr>
      </w:pPr>
      <w:r>
        <w:rPr>
          <w:rFonts w:ascii="宋体" w:hAnsi="宋体"/>
        </w:rPr>
        <w:t>DHCP Client在断开时应该主动给DHCP Server发送DHCP RELEASE报文，DHCP Server也将释放分配给 DHCP Client的资源。</w:t>
      </w:r>
    </w:p>
    <w:p>
      <w:pPr>
        <w:pStyle w:val="161"/>
        <w:spacing w:before="312" w:after="312"/>
      </w:pPr>
      <w:bookmarkStart w:id="790" w:name="_Toc532477815"/>
      <w:bookmarkStart w:id="791" w:name="_Toc447897210"/>
      <w:bookmarkStart w:id="792" w:name="_Toc384993033"/>
      <w:bookmarkStart w:id="793" w:name="_Toc309912322"/>
      <w:bookmarkStart w:id="794" w:name="_Toc311799999"/>
      <w:bookmarkStart w:id="795" w:name="_Toc312729240"/>
      <w:bookmarkStart w:id="796" w:name="_Toc312859232"/>
      <w:r>
        <w:rPr>
          <w:rFonts w:hint="eastAsia"/>
        </w:rPr>
        <w:t>DHCPv6 Option字段携带说明</w:t>
      </w:r>
      <w:bookmarkEnd w:id="790"/>
      <w:bookmarkEnd w:id="791"/>
      <w:bookmarkEnd w:id="792"/>
      <w:bookmarkEnd w:id="793"/>
      <w:bookmarkEnd w:id="794"/>
      <w:bookmarkEnd w:id="795"/>
      <w:bookmarkEnd w:id="796"/>
    </w:p>
    <w:p>
      <w:pPr>
        <w:pStyle w:val="204"/>
        <w:spacing w:after="15" w:line="240" w:lineRule="auto"/>
        <w:ind w:firstLine="420"/>
        <w:rPr>
          <w:rFonts w:hAnsi="宋体"/>
          <w:szCs w:val="24"/>
        </w:rPr>
      </w:pPr>
      <w:r>
        <w:rPr>
          <w:rFonts w:hint="eastAsia" w:hAnsi="宋体"/>
          <w:szCs w:val="24"/>
        </w:rPr>
        <w:t>DHCPv6的过程与DHCPv4相同，仅需对使用的Option代码及封包的格式进行变更：</w:t>
      </w:r>
    </w:p>
    <w:p>
      <w:pPr>
        <w:numPr>
          <w:ilvl w:val="0"/>
          <w:numId w:val="112"/>
        </w:numPr>
        <w:spacing w:before="0" w:afterLines="0"/>
        <w:rPr>
          <w:rFonts w:ascii="宋体" w:hAnsi="宋体"/>
        </w:rPr>
      </w:pPr>
      <w:r>
        <w:rPr>
          <w:rFonts w:hint="eastAsia" w:ascii="宋体" w:hAnsi="宋体"/>
        </w:rPr>
        <w:t>DHCPv6使用Option代码16替代DHCPv4的Option代码60，封包格式应遵循RFC3315要求，如图A.5所示。</w:t>
      </w:r>
    </w:p>
    <w:p>
      <w:pPr>
        <w:spacing w:after="15"/>
      </w:pPr>
    </w:p>
    <w:p>
      <w:pPr>
        <w:spacing w:after="15"/>
        <w:ind w:left="840" w:leftChars="400"/>
        <w:jc w:val="center"/>
        <w:rPr>
          <w:rFonts w:ascii="宋体"/>
          <w:sz w:val="24"/>
        </w:rPr>
      </w:pPr>
      <w:r>
        <w:rPr>
          <w:rFonts w:ascii="宋体"/>
          <w:sz w:val="24"/>
        </w:rPr>
        <w:t>+</w:t>
      </w:r>
      <w:r>
        <w:rPr>
          <w:rFonts w:hint="eastAsia" w:ascii="宋体" w:hAnsi="宋体"/>
          <w:sz w:val="24"/>
        </w:rPr>
        <w:t xml:space="preserve">1                   2                   3  </w:t>
      </w:r>
      <w:r>
        <w:rPr>
          <w:rFonts w:ascii="宋体"/>
          <w:sz w:val="24"/>
        </w:rPr>
        <w:t>+</w:t>
      </w:r>
    </w:p>
    <w:p>
      <w:pPr>
        <w:spacing w:after="15"/>
        <w:ind w:left="840" w:leftChars="400"/>
        <w:jc w:val="center"/>
        <w:rPr>
          <w:rFonts w:ascii="宋体"/>
          <w:sz w:val="24"/>
        </w:rPr>
      </w:pPr>
      <w:r>
        <w:rPr>
          <w:rFonts w:ascii="宋体"/>
          <w:sz w:val="24"/>
        </w:rPr>
        <w:t>+</w:t>
      </w:r>
      <w:r>
        <w:rPr>
          <w:rFonts w:hint="eastAsia" w:ascii="宋体"/>
          <w:sz w:val="24"/>
        </w:rPr>
        <w:t>0 1 2 3 4 5 6 7 8 9 0 1 2 3 4 5 6 7 8 9 0 1 2 3 4 5 6 7 8 9 0 1</w:t>
      </w:r>
      <w:r>
        <w:rPr>
          <w:rFonts w:ascii="宋体"/>
          <w:sz w:val="24"/>
        </w:rPr>
        <w:t>+</w:t>
      </w:r>
    </w:p>
    <w:p>
      <w:pPr>
        <w:spacing w:after="15"/>
        <w:ind w:left="840" w:leftChars="400"/>
        <w:jc w:val="center"/>
        <w:rPr>
          <w:rFonts w:ascii="宋体"/>
          <w:sz w:val="24"/>
        </w:rPr>
      </w:pPr>
      <w:r>
        <w:rPr>
          <w:rFonts w:ascii="宋体" w:hAnsi="宋体"/>
          <w:sz w:val="24"/>
        </w:rPr>
        <w:t>+-+-+-+-+-+-+-+-+-+-+-+-+-+-+-+-+-+-+-+-+-+-+-+-+-+-+-+-+-+-+-+-+</w:t>
      </w:r>
    </w:p>
    <w:p>
      <w:pPr>
        <w:spacing w:after="15"/>
        <w:ind w:left="840" w:leftChars="400"/>
        <w:jc w:val="center"/>
        <w:rPr>
          <w:rFonts w:ascii="宋体"/>
          <w:sz w:val="24"/>
        </w:rPr>
      </w:pPr>
      <w:r>
        <w:rPr>
          <w:rFonts w:ascii="宋体" w:hAnsi="宋体"/>
          <w:sz w:val="24"/>
        </w:rPr>
        <w:t>| </w:t>
      </w:r>
      <w:r>
        <w:rPr>
          <w:rFonts w:hint="eastAsia" w:ascii="宋体" w:hAnsi="宋体"/>
          <w:sz w:val="24"/>
        </w:rPr>
        <w:t xml:space="preserve">Code=16        </w:t>
      </w:r>
      <w:r>
        <w:rPr>
          <w:rFonts w:ascii="宋体" w:hAnsi="宋体"/>
          <w:sz w:val="24"/>
        </w:rPr>
        <w:t>  | length|</w:t>
      </w:r>
    </w:p>
    <w:p>
      <w:pPr>
        <w:spacing w:after="15"/>
        <w:ind w:left="840" w:leftChars="400"/>
        <w:jc w:val="center"/>
        <w:rPr>
          <w:rFonts w:ascii="宋体"/>
          <w:sz w:val="24"/>
        </w:rPr>
      </w:pPr>
      <w:r>
        <w:rPr>
          <w:rFonts w:ascii="宋体" w:hAnsi="宋体"/>
          <w:sz w:val="24"/>
        </w:rPr>
        <w:t>+---------------+---------------+-------------------------------+</w:t>
      </w:r>
    </w:p>
    <w:p>
      <w:pPr>
        <w:spacing w:after="15"/>
        <w:ind w:left="840" w:leftChars="400"/>
        <w:jc w:val="center"/>
        <w:rPr>
          <w:rFonts w:ascii="宋体"/>
          <w:sz w:val="24"/>
        </w:rPr>
      </w:pPr>
      <w:r>
        <w:rPr>
          <w:rFonts w:ascii="宋体" w:hAnsi="宋体"/>
          <w:sz w:val="24"/>
        </w:rPr>
        <w:t>| enterprise-number |</w:t>
      </w:r>
    </w:p>
    <w:p>
      <w:pPr>
        <w:spacing w:after="15"/>
        <w:ind w:left="840" w:leftChars="400"/>
        <w:jc w:val="center"/>
        <w:rPr>
          <w:rFonts w:ascii="宋体"/>
          <w:sz w:val="24"/>
        </w:rPr>
      </w:pPr>
      <w:r>
        <w:rPr>
          <w:rFonts w:ascii="宋体" w:hAnsi="宋体"/>
          <w:sz w:val="24"/>
        </w:rPr>
        <w:t>+---------------+---------------+-------------------------------+</w:t>
      </w:r>
    </w:p>
    <w:p>
      <w:pPr>
        <w:spacing w:after="15"/>
        <w:ind w:left="840" w:leftChars="400"/>
        <w:jc w:val="center"/>
        <w:rPr>
          <w:rFonts w:ascii="宋体"/>
          <w:sz w:val="24"/>
        </w:rPr>
      </w:pPr>
      <w:r>
        <w:rPr>
          <w:rFonts w:ascii="宋体" w:hAnsi="宋体"/>
          <w:sz w:val="24"/>
        </w:rPr>
        <w:t>| vendor-class-len  | vendor-class-data…|</w:t>
      </w:r>
    </w:p>
    <w:p>
      <w:pPr>
        <w:spacing w:after="15"/>
        <w:ind w:left="840" w:leftChars="400"/>
        <w:jc w:val="center"/>
        <w:rPr>
          <w:rFonts w:ascii="宋体"/>
          <w:sz w:val="24"/>
        </w:rPr>
      </w:pPr>
      <w:r>
        <w:rPr>
          <w:rFonts w:ascii="宋体" w:hAnsi="宋体"/>
          <w:sz w:val="24"/>
        </w:rPr>
        <w:t>+---------------+---------------+-------------------------------+</w:t>
      </w:r>
    </w:p>
    <w:p>
      <w:pPr>
        <w:pStyle w:val="19"/>
        <w:spacing w:after="15"/>
        <w:jc w:val="center"/>
        <w:rPr>
          <w:rFonts w:ascii="黑体" w:hAnsi="宋体"/>
          <w:b/>
          <w:color w:val="000000"/>
          <w:sz w:val="21"/>
          <w:szCs w:val="21"/>
        </w:rPr>
      </w:pPr>
      <w:r>
        <w:rPr>
          <w:rFonts w:hint="eastAsia" w:ascii="黑体" w:hAnsi="宋体"/>
          <w:b/>
          <w:color w:val="000000"/>
          <w:sz w:val="21"/>
          <w:szCs w:val="21"/>
        </w:rPr>
        <w:t>图 A.5  DHCPv6 Option 16 格式</w:t>
      </w:r>
    </w:p>
    <w:p>
      <w:pPr>
        <w:spacing w:after="15"/>
        <w:rPr>
          <w:rFonts w:ascii="宋体" w:hAnsi="宋体"/>
        </w:rPr>
      </w:pPr>
    </w:p>
    <w:p>
      <w:pPr>
        <w:spacing w:after="15"/>
        <w:ind w:firstLine="420" w:firstLineChars="200"/>
        <w:rPr>
          <w:rFonts w:ascii="宋体" w:hAnsi="宋体"/>
          <w:color w:val="000000"/>
          <w:kern w:val="0"/>
          <w:szCs w:val="21"/>
        </w:rPr>
      </w:pPr>
      <w:r>
        <w:rPr>
          <w:rFonts w:ascii="宋体" w:hAnsi="宋体"/>
          <w:color w:val="000000"/>
          <w:kern w:val="0"/>
          <w:szCs w:val="21"/>
        </w:rPr>
        <w:t>其中</w:t>
      </w:r>
      <w:r>
        <w:rPr>
          <w:rFonts w:hint="eastAsia" w:ascii="宋体" w:hAnsi="宋体"/>
          <w:color w:val="000000"/>
          <w:kern w:val="0"/>
          <w:szCs w:val="21"/>
        </w:rPr>
        <w:t>：</w:t>
      </w:r>
    </w:p>
    <w:p>
      <w:pPr>
        <w:numPr>
          <w:ilvl w:val="0"/>
          <w:numId w:val="17"/>
        </w:numPr>
        <w:tabs>
          <w:tab w:val="left" w:pos="1365"/>
          <w:tab w:val="clear" w:pos="1680"/>
        </w:tabs>
        <w:spacing w:before="0" w:afterLines="0"/>
        <w:ind w:left="1365"/>
        <w:rPr>
          <w:rFonts w:ascii="宋体" w:hAnsi="宋体"/>
        </w:rPr>
      </w:pPr>
      <w:r>
        <w:rPr>
          <w:rFonts w:hint="eastAsia" w:ascii="宋体" w:hAnsi="宋体"/>
        </w:rPr>
        <w:t>Length为</w:t>
      </w:r>
      <w:r>
        <w:rPr>
          <w:rFonts w:ascii="宋体" w:hAnsi="宋体"/>
        </w:rPr>
        <w:t>Enterprise</w:t>
      </w:r>
      <w:r>
        <w:rPr>
          <w:rFonts w:hint="eastAsia" w:ascii="宋体" w:hAnsi="宋体"/>
        </w:rPr>
        <w:t>-number、</w:t>
      </w:r>
      <w:r>
        <w:rPr>
          <w:rFonts w:ascii="宋体" w:hAnsi="宋体"/>
        </w:rPr>
        <w:t>vendor-class-len</w:t>
      </w:r>
      <w:r>
        <w:rPr>
          <w:rFonts w:hint="eastAsia" w:ascii="宋体" w:hAnsi="宋体"/>
        </w:rPr>
        <w:t>和</w:t>
      </w:r>
      <w:r>
        <w:rPr>
          <w:rFonts w:ascii="宋体" w:hAnsi="宋体"/>
        </w:rPr>
        <w:t>vendor-class-data</w:t>
      </w:r>
      <w:r>
        <w:rPr>
          <w:rFonts w:hint="eastAsia" w:ascii="宋体" w:hAnsi="宋体"/>
        </w:rPr>
        <w:t>字段数据的总的字节数；</w:t>
      </w:r>
    </w:p>
    <w:p>
      <w:pPr>
        <w:numPr>
          <w:ilvl w:val="0"/>
          <w:numId w:val="17"/>
        </w:numPr>
        <w:tabs>
          <w:tab w:val="left" w:pos="1365"/>
          <w:tab w:val="clear" w:pos="1680"/>
        </w:tabs>
        <w:spacing w:before="0" w:afterLines="0"/>
        <w:ind w:left="1365"/>
        <w:rPr>
          <w:rFonts w:ascii="宋体" w:hAnsi="宋体"/>
        </w:rPr>
      </w:pPr>
      <w:r>
        <w:rPr>
          <w:rFonts w:ascii="宋体" w:hAnsi="宋体"/>
        </w:rPr>
        <w:t>enterprise-number：待定，暂用0x0</w:t>
      </w:r>
      <w:r>
        <w:rPr>
          <w:rFonts w:hint="eastAsia" w:ascii="宋体" w:hAnsi="宋体"/>
        </w:rPr>
        <w:t>填充；</w:t>
      </w:r>
    </w:p>
    <w:p>
      <w:pPr>
        <w:numPr>
          <w:ilvl w:val="0"/>
          <w:numId w:val="17"/>
        </w:numPr>
        <w:tabs>
          <w:tab w:val="left" w:pos="1365"/>
          <w:tab w:val="clear" w:pos="1680"/>
        </w:tabs>
        <w:spacing w:before="0" w:afterLines="0"/>
        <w:ind w:left="1365"/>
        <w:rPr>
          <w:rFonts w:ascii="宋体" w:hAnsi="宋体"/>
        </w:rPr>
      </w:pPr>
      <w:r>
        <w:rPr>
          <w:rFonts w:ascii="宋体" w:hAnsi="宋体"/>
        </w:rPr>
        <w:t>vendor-class-len</w:t>
      </w:r>
      <w:r>
        <w:rPr>
          <w:rFonts w:hint="eastAsia" w:ascii="宋体" w:hAnsi="宋体"/>
        </w:rPr>
        <w:t>为</w:t>
      </w:r>
      <w:r>
        <w:rPr>
          <w:rFonts w:ascii="宋体" w:hAnsi="宋体"/>
        </w:rPr>
        <w:t>vendor-class-data</w:t>
      </w:r>
      <w:r>
        <w:rPr>
          <w:rFonts w:hint="eastAsia" w:ascii="宋体" w:hAnsi="宋体"/>
        </w:rPr>
        <w:t>字段数据的总的字节数</w:t>
      </w:r>
    </w:p>
    <w:p>
      <w:pPr>
        <w:numPr>
          <w:ilvl w:val="0"/>
          <w:numId w:val="17"/>
        </w:numPr>
        <w:tabs>
          <w:tab w:val="left" w:pos="1365"/>
          <w:tab w:val="clear" w:pos="1680"/>
        </w:tabs>
        <w:spacing w:before="0" w:afterLines="0"/>
        <w:ind w:left="1365"/>
        <w:rPr>
          <w:rFonts w:ascii="宋体" w:hAnsi="宋体"/>
        </w:rPr>
      </w:pPr>
      <w:r>
        <w:rPr>
          <w:rFonts w:ascii="宋体" w:hAnsi="宋体"/>
        </w:rPr>
        <w:t>vendor-class-data</w:t>
      </w:r>
      <w:r>
        <w:rPr>
          <w:rFonts w:hint="eastAsia" w:ascii="宋体" w:hAnsi="宋体"/>
        </w:rPr>
        <w:t>字段的内容为1个或多个Field字段，该Field字段定义与DHCPv4的Option 60中的</w:t>
      </w:r>
      <w:r>
        <w:rPr>
          <w:rFonts w:ascii="宋体" w:hAnsi="宋体"/>
        </w:rPr>
        <w:t>Field</w:t>
      </w:r>
      <w:r>
        <w:rPr>
          <w:rFonts w:hint="eastAsia" w:ascii="宋体" w:hAnsi="宋体"/>
        </w:rPr>
        <w:t>字段相同（包括</w:t>
      </w:r>
      <w:r>
        <w:rPr>
          <w:rFonts w:ascii="宋体" w:hAnsi="宋体"/>
        </w:rPr>
        <w:t>FieldType</w:t>
      </w:r>
      <w:r>
        <w:rPr>
          <w:rFonts w:hint="eastAsia" w:ascii="宋体" w:hAnsi="宋体"/>
        </w:rPr>
        <w:t>、</w:t>
      </w:r>
      <w:r>
        <w:rPr>
          <w:rFonts w:ascii="宋体" w:hAnsi="宋体"/>
        </w:rPr>
        <w:t>Field</w:t>
      </w:r>
      <w:r>
        <w:rPr>
          <w:rFonts w:hint="eastAsia" w:ascii="宋体" w:hAnsi="宋体"/>
        </w:rPr>
        <w:t xml:space="preserve"> Length和</w:t>
      </w:r>
      <w:r>
        <w:rPr>
          <w:rFonts w:ascii="宋体" w:hAnsi="宋体"/>
        </w:rPr>
        <w:t>Field</w:t>
      </w:r>
      <w:r>
        <w:rPr>
          <w:rFonts w:hint="eastAsia" w:ascii="宋体" w:hAnsi="宋体"/>
        </w:rPr>
        <w:t xml:space="preserve"> Value的长度及含义，具体参见表A.1）。</w:t>
      </w:r>
    </w:p>
    <w:p>
      <w:pPr>
        <w:tabs>
          <w:tab w:val="left" w:pos="1365"/>
        </w:tabs>
        <w:spacing w:after="15"/>
        <w:rPr>
          <w:rFonts w:ascii="宋体" w:hAnsi="宋体"/>
        </w:rPr>
      </w:pPr>
    </w:p>
    <w:p>
      <w:pPr>
        <w:numPr>
          <w:ilvl w:val="0"/>
          <w:numId w:val="112"/>
        </w:numPr>
        <w:spacing w:before="0" w:afterLines="0"/>
        <w:rPr>
          <w:rFonts w:ascii="宋体" w:hAnsi="宋体"/>
        </w:rPr>
      </w:pPr>
      <w:r>
        <w:rPr>
          <w:rFonts w:hint="eastAsia" w:ascii="宋体" w:hAnsi="宋体"/>
        </w:rPr>
        <w:t>DHCPv6使用Option代码17替代DHCPv4的Option代码125，封包格式应遵循RFC3315要求，如图A.6所示。</w:t>
      </w:r>
    </w:p>
    <w:p>
      <w:pPr>
        <w:spacing w:after="15"/>
      </w:pPr>
    </w:p>
    <w:p>
      <w:pPr>
        <w:spacing w:after="15"/>
        <w:ind w:left="840" w:leftChars="400"/>
        <w:jc w:val="center"/>
        <w:rPr>
          <w:rFonts w:ascii="宋体"/>
          <w:sz w:val="24"/>
        </w:rPr>
      </w:pPr>
      <w:r>
        <w:rPr>
          <w:rFonts w:ascii="宋体"/>
          <w:sz w:val="24"/>
        </w:rPr>
        <w:t>+</w:t>
      </w:r>
      <w:r>
        <w:rPr>
          <w:rFonts w:hint="eastAsia" w:ascii="宋体" w:hAnsi="宋体"/>
          <w:sz w:val="24"/>
        </w:rPr>
        <w:t xml:space="preserve">1                   2                   3  </w:t>
      </w:r>
      <w:r>
        <w:rPr>
          <w:rFonts w:ascii="宋体"/>
          <w:sz w:val="24"/>
        </w:rPr>
        <w:t>+</w:t>
      </w:r>
    </w:p>
    <w:p>
      <w:pPr>
        <w:spacing w:after="15"/>
        <w:ind w:left="840" w:leftChars="400"/>
        <w:jc w:val="center"/>
        <w:rPr>
          <w:rFonts w:ascii="宋体"/>
          <w:sz w:val="24"/>
        </w:rPr>
      </w:pPr>
      <w:r>
        <w:rPr>
          <w:rFonts w:ascii="宋体"/>
          <w:sz w:val="24"/>
        </w:rPr>
        <w:t>+</w:t>
      </w:r>
      <w:r>
        <w:rPr>
          <w:rFonts w:hint="eastAsia" w:ascii="宋体"/>
          <w:sz w:val="24"/>
        </w:rPr>
        <w:t>0 1 2 3 4 5 6 7 8 9 0 1 2 3 4 5 6 7 8 9 0 1 2 3 4 5 6 7 8 9 0 1</w:t>
      </w:r>
      <w:r>
        <w:rPr>
          <w:rFonts w:ascii="宋体"/>
          <w:sz w:val="24"/>
        </w:rPr>
        <w:t>+</w:t>
      </w:r>
    </w:p>
    <w:p>
      <w:pPr>
        <w:spacing w:after="15"/>
        <w:ind w:left="840" w:leftChars="400"/>
        <w:jc w:val="center"/>
        <w:rPr>
          <w:rFonts w:ascii="宋体"/>
          <w:sz w:val="24"/>
        </w:rPr>
      </w:pPr>
      <w:r>
        <w:rPr>
          <w:rFonts w:ascii="宋体" w:hAnsi="宋体"/>
          <w:sz w:val="24"/>
        </w:rPr>
        <w:t>+-+-+-+-+-+-+-+-+-+-+-+-+-+-+-+-+-+-+-+-+-+-+-+-+-+-+-+-+-+-+-+-+</w:t>
      </w:r>
    </w:p>
    <w:p>
      <w:pPr>
        <w:spacing w:after="15"/>
        <w:ind w:left="840" w:leftChars="400"/>
        <w:jc w:val="center"/>
        <w:rPr>
          <w:rFonts w:ascii="宋体"/>
          <w:sz w:val="24"/>
        </w:rPr>
      </w:pPr>
      <w:r>
        <w:rPr>
          <w:rFonts w:ascii="宋体" w:hAnsi="宋体"/>
          <w:sz w:val="24"/>
        </w:rPr>
        <w:t>| </w:t>
      </w:r>
      <w:r>
        <w:rPr>
          <w:rFonts w:hint="eastAsia" w:ascii="宋体" w:hAnsi="宋体"/>
          <w:sz w:val="24"/>
        </w:rPr>
        <w:t xml:space="preserve">Code=17        </w:t>
      </w:r>
      <w:r>
        <w:rPr>
          <w:rFonts w:ascii="宋体" w:hAnsi="宋体"/>
          <w:sz w:val="24"/>
        </w:rPr>
        <w:t>  | length|</w:t>
      </w:r>
    </w:p>
    <w:p>
      <w:pPr>
        <w:spacing w:after="15"/>
        <w:ind w:left="840" w:leftChars="400"/>
        <w:jc w:val="center"/>
        <w:rPr>
          <w:rFonts w:ascii="宋体"/>
          <w:sz w:val="24"/>
        </w:rPr>
      </w:pPr>
      <w:r>
        <w:rPr>
          <w:rFonts w:ascii="宋体" w:hAnsi="宋体"/>
          <w:sz w:val="24"/>
        </w:rPr>
        <w:t>+---------------+---------------+-------------------------------+</w:t>
      </w:r>
    </w:p>
    <w:p>
      <w:pPr>
        <w:spacing w:after="15"/>
        <w:ind w:left="840" w:leftChars="400"/>
        <w:jc w:val="center"/>
        <w:rPr>
          <w:rFonts w:ascii="宋体"/>
          <w:sz w:val="24"/>
        </w:rPr>
      </w:pPr>
      <w:r>
        <w:rPr>
          <w:rFonts w:ascii="宋体" w:hAnsi="宋体"/>
          <w:sz w:val="24"/>
        </w:rPr>
        <w:t>| enterprise-number |</w:t>
      </w:r>
    </w:p>
    <w:p>
      <w:pPr>
        <w:spacing w:after="15"/>
        <w:ind w:left="840" w:leftChars="400"/>
        <w:jc w:val="center"/>
        <w:rPr>
          <w:rFonts w:ascii="宋体"/>
          <w:sz w:val="24"/>
        </w:rPr>
      </w:pPr>
      <w:r>
        <w:rPr>
          <w:rFonts w:ascii="宋体" w:hAnsi="宋体"/>
          <w:sz w:val="24"/>
        </w:rPr>
        <w:t>+---------------+---------------+-------------------------------+</w:t>
      </w:r>
    </w:p>
    <w:p>
      <w:pPr>
        <w:spacing w:after="15"/>
        <w:ind w:left="840" w:leftChars="400"/>
        <w:jc w:val="center"/>
        <w:rPr>
          <w:rFonts w:ascii="宋体"/>
          <w:sz w:val="24"/>
        </w:rPr>
      </w:pPr>
      <w:r>
        <w:rPr>
          <w:rFonts w:ascii="宋体" w:hAnsi="宋体"/>
          <w:sz w:val="24"/>
        </w:rPr>
        <w:t>| </w:t>
      </w:r>
      <w:r>
        <w:rPr>
          <w:rFonts w:hint="eastAsia" w:ascii="宋体" w:hAnsi="宋体"/>
          <w:sz w:val="24"/>
        </w:rPr>
        <w:t>opt</w:t>
      </w:r>
      <w:r>
        <w:rPr>
          <w:rFonts w:ascii="宋体" w:hAnsi="宋体"/>
          <w:sz w:val="24"/>
        </w:rPr>
        <w:t>-</w:t>
      </w:r>
      <w:r>
        <w:rPr>
          <w:rFonts w:hint="eastAsia" w:ascii="宋体" w:hAnsi="宋体"/>
          <w:sz w:val="24"/>
        </w:rPr>
        <w:t>code</w:t>
      </w:r>
      <w:r>
        <w:rPr>
          <w:rFonts w:ascii="宋体" w:hAnsi="宋体"/>
          <w:sz w:val="24"/>
        </w:rPr>
        <w:t> | </w:t>
      </w:r>
      <w:r>
        <w:rPr>
          <w:rFonts w:hint="eastAsia" w:ascii="宋体" w:hAnsi="宋体"/>
          <w:sz w:val="24"/>
        </w:rPr>
        <w:t>opt</w:t>
      </w:r>
      <w:r>
        <w:rPr>
          <w:rFonts w:ascii="宋体" w:hAnsi="宋体"/>
          <w:sz w:val="24"/>
        </w:rPr>
        <w:t>-</w:t>
      </w:r>
      <w:r>
        <w:rPr>
          <w:rFonts w:hint="eastAsia" w:ascii="宋体" w:hAnsi="宋体"/>
          <w:sz w:val="24"/>
        </w:rPr>
        <w:t xml:space="preserve">len                       </w:t>
      </w:r>
      <w:r>
        <w:rPr>
          <w:rFonts w:ascii="宋体" w:hAnsi="宋体"/>
          <w:sz w:val="24"/>
        </w:rPr>
        <w:t>|</w:t>
      </w:r>
    </w:p>
    <w:p>
      <w:pPr>
        <w:spacing w:after="15"/>
        <w:ind w:left="840" w:leftChars="400"/>
        <w:jc w:val="center"/>
        <w:rPr>
          <w:rFonts w:ascii="宋体"/>
          <w:sz w:val="24"/>
        </w:rPr>
      </w:pPr>
      <w:r>
        <w:rPr>
          <w:rFonts w:ascii="宋体" w:hAnsi="宋体"/>
          <w:sz w:val="24"/>
        </w:rPr>
        <w:t>+---------------+---------------+-------------------------------+</w:t>
      </w:r>
    </w:p>
    <w:p>
      <w:pPr>
        <w:spacing w:after="15"/>
        <w:ind w:left="840" w:leftChars="400"/>
        <w:jc w:val="center"/>
        <w:rPr>
          <w:rFonts w:ascii="宋体"/>
          <w:sz w:val="24"/>
        </w:rPr>
      </w:pPr>
      <w:r>
        <w:rPr>
          <w:rFonts w:ascii="宋体" w:hAnsi="宋体"/>
          <w:sz w:val="24"/>
        </w:rPr>
        <w:t>| </w:t>
      </w:r>
      <w:r>
        <w:rPr>
          <w:rFonts w:hint="eastAsia" w:ascii="宋体" w:hAnsi="宋体"/>
          <w:sz w:val="24"/>
        </w:rPr>
        <w:t>opt</w:t>
      </w:r>
      <w:r>
        <w:rPr>
          <w:rFonts w:ascii="宋体" w:hAnsi="宋体"/>
          <w:sz w:val="24"/>
        </w:rPr>
        <w:t>-</w:t>
      </w:r>
      <w:r>
        <w:rPr>
          <w:rFonts w:hint="eastAsia" w:ascii="宋体" w:hAnsi="宋体"/>
          <w:sz w:val="24"/>
        </w:rPr>
        <w:t>data</w:t>
      </w:r>
      <w:r>
        <w:rPr>
          <w:rFonts w:ascii="宋体" w:hAnsi="宋体"/>
          <w:sz w:val="24"/>
        </w:rPr>
        <w:t> |</w:t>
      </w:r>
    </w:p>
    <w:p>
      <w:pPr>
        <w:spacing w:after="15"/>
        <w:ind w:left="840" w:leftChars="400"/>
        <w:jc w:val="center"/>
        <w:rPr>
          <w:rFonts w:ascii="宋体"/>
          <w:sz w:val="24"/>
        </w:rPr>
      </w:pPr>
      <w:r>
        <w:rPr>
          <w:rFonts w:ascii="宋体" w:hAnsi="宋体"/>
          <w:sz w:val="24"/>
        </w:rPr>
        <w:t>+---------------+---------------+-------------------------------+</w:t>
      </w:r>
    </w:p>
    <w:p>
      <w:pPr>
        <w:pStyle w:val="19"/>
        <w:spacing w:after="15"/>
        <w:jc w:val="center"/>
        <w:rPr>
          <w:rFonts w:ascii="黑体" w:hAnsi="宋体"/>
          <w:b/>
          <w:color w:val="000000"/>
          <w:sz w:val="21"/>
          <w:szCs w:val="21"/>
        </w:rPr>
      </w:pPr>
      <w:r>
        <w:rPr>
          <w:rFonts w:hint="eastAsia" w:ascii="黑体" w:hAnsi="宋体"/>
          <w:b/>
          <w:color w:val="000000"/>
          <w:sz w:val="21"/>
          <w:szCs w:val="21"/>
        </w:rPr>
        <w:t>图 A.6  DHCPv6 Option 17 格式</w:t>
      </w:r>
    </w:p>
    <w:p>
      <w:pPr>
        <w:spacing w:after="15"/>
        <w:rPr>
          <w:rFonts w:ascii="宋体" w:hAnsi="宋体"/>
        </w:rPr>
      </w:pPr>
    </w:p>
    <w:p>
      <w:pPr>
        <w:spacing w:after="15"/>
        <w:ind w:firstLine="420" w:firstLineChars="200"/>
        <w:rPr>
          <w:rFonts w:ascii="宋体" w:hAnsi="宋体"/>
          <w:color w:val="000000"/>
          <w:kern w:val="0"/>
          <w:szCs w:val="21"/>
        </w:rPr>
      </w:pPr>
      <w:r>
        <w:rPr>
          <w:rFonts w:ascii="宋体" w:hAnsi="宋体"/>
          <w:color w:val="000000"/>
          <w:kern w:val="0"/>
          <w:szCs w:val="21"/>
        </w:rPr>
        <w:t>其中</w:t>
      </w:r>
      <w:r>
        <w:rPr>
          <w:rFonts w:hint="eastAsia" w:ascii="宋体" w:hAnsi="宋体"/>
          <w:color w:val="000000"/>
          <w:kern w:val="0"/>
          <w:szCs w:val="21"/>
        </w:rPr>
        <w:t>：</w:t>
      </w:r>
    </w:p>
    <w:p>
      <w:pPr>
        <w:numPr>
          <w:ilvl w:val="0"/>
          <w:numId w:val="17"/>
        </w:numPr>
        <w:tabs>
          <w:tab w:val="left" w:pos="1365"/>
          <w:tab w:val="clear" w:pos="1680"/>
        </w:tabs>
        <w:spacing w:before="0" w:afterLines="0"/>
        <w:ind w:left="1365"/>
        <w:rPr>
          <w:rFonts w:ascii="宋体" w:hAnsi="宋体"/>
        </w:rPr>
      </w:pPr>
      <w:r>
        <w:rPr>
          <w:rFonts w:hint="eastAsia" w:ascii="宋体" w:hAnsi="宋体"/>
        </w:rPr>
        <w:t>Length为</w:t>
      </w:r>
      <w:r>
        <w:rPr>
          <w:rFonts w:ascii="宋体" w:hAnsi="宋体"/>
        </w:rPr>
        <w:t>Enterprise</w:t>
      </w:r>
      <w:r>
        <w:rPr>
          <w:rFonts w:hint="eastAsia" w:ascii="宋体" w:hAnsi="宋体"/>
        </w:rPr>
        <w:t>-number、opt字段（包括opt</w:t>
      </w:r>
      <w:r>
        <w:rPr>
          <w:rFonts w:ascii="宋体" w:hAnsi="宋体"/>
        </w:rPr>
        <w:t>-</w:t>
      </w:r>
      <w:r>
        <w:rPr>
          <w:rFonts w:hint="eastAsia" w:ascii="宋体" w:hAnsi="宋体"/>
        </w:rPr>
        <w:t>code、opt</w:t>
      </w:r>
      <w:r>
        <w:rPr>
          <w:rFonts w:ascii="宋体" w:hAnsi="宋体"/>
        </w:rPr>
        <w:t>-</w:t>
      </w:r>
      <w:r>
        <w:rPr>
          <w:rFonts w:hint="eastAsia" w:ascii="宋体" w:hAnsi="宋体"/>
        </w:rPr>
        <w:t>len、opt</w:t>
      </w:r>
      <w:r>
        <w:rPr>
          <w:rFonts w:ascii="宋体" w:hAnsi="宋体"/>
        </w:rPr>
        <w:t>-</w:t>
      </w:r>
      <w:r>
        <w:rPr>
          <w:rFonts w:hint="eastAsia" w:ascii="宋体" w:hAnsi="宋体"/>
        </w:rPr>
        <w:t>data）数据的总的字节数；</w:t>
      </w:r>
    </w:p>
    <w:p>
      <w:pPr>
        <w:numPr>
          <w:ilvl w:val="0"/>
          <w:numId w:val="17"/>
        </w:numPr>
        <w:tabs>
          <w:tab w:val="left" w:pos="1365"/>
          <w:tab w:val="clear" w:pos="1680"/>
        </w:tabs>
        <w:spacing w:before="0" w:afterLines="0"/>
        <w:ind w:left="1365"/>
        <w:rPr>
          <w:rFonts w:ascii="宋体" w:hAnsi="宋体"/>
        </w:rPr>
      </w:pPr>
      <w:r>
        <w:rPr>
          <w:rFonts w:ascii="宋体" w:hAnsi="宋体"/>
        </w:rPr>
        <w:t>enterprise-number：待定，暂用0x0</w:t>
      </w:r>
      <w:r>
        <w:rPr>
          <w:rFonts w:hint="eastAsia" w:ascii="宋体" w:hAnsi="宋体"/>
        </w:rPr>
        <w:t>填充；</w:t>
      </w:r>
    </w:p>
    <w:p>
      <w:pPr>
        <w:numPr>
          <w:ilvl w:val="0"/>
          <w:numId w:val="17"/>
        </w:numPr>
        <w:tabs>
          <w:tab w:val="left" w:pos="1365"/>
          <w:tab w:val="clear" w:pos="1680"/>
        </w:tabs>
        <w:spacing w:before="0" w:afterLines="0"/>
        <w:ind w:left="1365"/>
        <w:rPr>
          <w:rFonts w:ascii="宋体" w:hAnsi="宋体"/>
        </w:rPr>
      </w:pPr>
      <w:r>
        <w:rPr>
          <w:rFonts w:hint="eastAsia" w:ascii="宋体" w:hAnsi="宋体"/>
        </w:rPr>
        <w:t>opt</w:t>
      </w:r>
      <w:r>
        <w:rPr>
          <w:rFonts w:ascii="宋体" w:hAnsi="宋体"/>
        </w:rPr>
        <w:t>-</w:t>
      </w:r>
      <w:r>
        <w:rPr>
          <w:rFonts w:hint="eastAsia" w:ascii="宋体" w:hAnsi="宋体"/>
        </w:rPr>
        <w:t>code、opt</w:t>
      </w:r>
      <w:r>
        <w:rPr>
          <w:rFonts w:ascii="宋体" w:hAnsi="宋体"/>
        </w:rPr>
        <w:t>-</w:t>
      </w:r>
      <w:r>
        <w:rPr>
          <w:rFonts w:hint="eastAsia" w:ascii="宋体" w:hAnsi="宋体"/>
        </w:rPr>
        <w:t>len、opt</w:t>
      </w:r>
      <w:r>
        <w:rPr>
          <w:rFonts w:ascii="宋体" w:hAnsi="宋体"/>
        </w:rPr>
        <w:t>-</w:t>
      </w:r>
      <w:r>
        <w:rPr>
          <w:rFonts w:hint="eastAsia" w:ascii="宋体" w:hAnsi="宋体"/>
        </w:rPr>
        <w:t>data</w:t>
      </w:r>
      <w:r>
        <w:rPr>
          <w:rFonts w:hint="eastAsia" w:ascii="宋体" w:hAnsi="宋体"/>
          <w:lang w:val="nl-BE"/>
        </w:rPr>
        <w:t>的数值定义分别等同于</w:t>
      </w:r>
      <w:r>
        <w:rPr>
          <w:rFonts w:hint="eastAsia" w:ascii="宋体" w:hAnsi="宋体"/>
        </w:rPr>
        <w:t>DHCPv4的Option125中的subopt</w:t>
      </w:r>
      <w:r>
        <w:rPr>
          <w:rFonts w:ascii="宋体" w:hAnsi="宋体"/>
        </w:rPr>
        <w:t>-</w:t>
      </w:r>
      <w:r>
        <w:rPr>
          <w:rFonts w:hint="eastAsia" w:ascii="宋体" w:hAnsi="宋体"/>
        </w:rPr>
        <w:t>code、subopt</w:t>
      </w:r>
      <w:r>
        <w:rPr>
          <w:rFonts w:ascii="宋体" w:hAnsi="宋体"/>
        </w:rPr>
        <w:t>-</w:t>
      </w:r>
      <w:r>
        <w:rPr>
          <w:rFonts w:hint="eastAsia" w:ascii="宋体" w:hAnsi="宋体"/>
        </w:rPr>
        <w:t>len、subopt</w:t>
      </w:r>
      <w:r>
        <w:rPr>
          <w:rFonts w:ascii="宋体" w:hAnsi="宋体"/>
        </w:rPr>
        <w:t>-</w:t>
      </w:r>
      <w:r>
        <w:rPr>
          <w:rFonts w:hint="eastAsia" w:ascii="宋体" w:hAnsi="宋体"/>
        </w:rPr>
        <w:t>data（参见表B.2），opt</w:t>
      </w:r>
      <w:r>
        <w:rPr>
          <w:rFonts w:ascii="宋体" w:hAnsi="宋体"/>
        </w:rPr>
        <w:t>-</w:t>
      </w:r>
      <w:r>
        <w:rPr>
          <w:rFonts w:hint="eastAsia" w:ascii="宋体" w:hAnsi="宋体"/>
        </w:rPr>
        <w:t>code和opt</w:t>
      </w:r>
      <w:r>
        <w:rPr>
          <w:rFonts w:ascii="宋体" w:hAnsi="宋体"/>
        </w:rPr>
        <w:t>-</w:t>
      </w:r>
      <w:r>
        <w:rPr>
          <w:rFonts w:hint="eastAsia" w:ascii="宋体" w:hAnsi="宋体"/>
        </w:rPr>
        <w:t>len的自身字节长度应遵循RFC3315要求；</w:t>
      </w:r>
    </w:p>
    <w:p>
      <w:pPr>
        <w:numPr>
          <w:ilvl w:val="0"/>
          <w:numId w:val="17"/>
        </w:numPr>
        <w:tabs>
          <w:tab w:val="left" w:pos="1365"/>
          <w:tab w:val="clear" w:pos="1680"/>
        </w:tabs>
        <w:spacing w:before="0" w:afterLines="0"/>
        <w:ind w:left="1365"/>
        <w:rPr>
          <w:rFonts w:ascii="宋体" w:hAnsi="宋体"/>
        </w:rPr>
      </w:pPr>
      <w:r>
        <w:rPr>
          <w:rFonts w:hint="eastAsia" w:ascii="宋体" w:hAnsi="宋体"/>
        </w:rPr>
        <w:t>一个</w:t>
      </w:r>
      <w:r>
        <w:rPr>
          <w:rFonts w:ascii="宋体" w:hAnsi="宋体"/>
        </w:rPr>
        <w:t>DHCPv6 Option 17</w:t>
      </w:r>
      <w:r>
        <w:rPr>
          <w:rFonts w:hint="eastAsia" w:ascii="宋体" w:hAnsi="宋体"/>
        </w:rPr>
        <w:t>报文可包含多个opt字段（包括opt</w:t>
      </w:r>
      <w:r>
        <w:rPr>
          <w:rFonts w:ascii="宋体" w:hAnsi="宋体"/>
        </w:rPr>
        <w:t>-</w:t>
      </w:r>
      <w:r>
        <w:rPr>
          <w:rFonts w:hint="eastAsia" w:ascii="宋体" w:hAnsi="宋体"/>
        </w:rPr>
        <w:t>code、opt</w:t>
      </w:r>
      <w:r>
        <w:rPr>
          <w:rFonts w:ascii="宋体" w:hAnsi="宋体"/>
        </w:rPr>
        <w:t>-</w:t>
      </w:r>
      <w:r>
        <w:rPr>
          <w:rFonts w:hint="eastAsia" w:ascii="宋体" w:hAnsi="宋体"/>
        </w:rPr>
        <w:t>len、opt</w:t>
      </w:r>
      <w:r>
        <w:rPr>
          <w:rFonts w:ascii="宋体" w:hAnsi="宋体"/>
        </w:rPr>
        <w:t>-</w:t>
      </w:r>
      <w:r>
        <w:rPr>
          <w:rFonts w:hint="eastAsia" w:ascii="宋体" w:hAnsi="宋体"/>
        </w:rPr>
        <w:t>data）。</w:t>
      </w:r>
    </w:p>
    <w:p>
      <w:pPr>
        <w:tabs>
          <w:tab w:val="left" w:pos="1365"/>
        </w:tabs>
        <w:spacing w:after="15"/>
        <w:ind w:left="480"/>
        <w:rPr>
          <w:rFonts w:ascii="宋体" w:hAnsi="宋体"/>
        </w:rPr>
      </w:pPr>
    </w:p>
    <w:p>
      <w:pPr>
        <w:widowControl/>
        <w:spacing w:before="0" w:afterLines="0"/>
        <w:jc w:val="left"/>
        <w:rPr>
          <w:rFonts w:ascii="宋体"/>
          <w:kern w:val="0"/>
          <w:szCs w:val="20"/>
        </w:rPr>
      </w:pPr>
      <w:r>
        <w:br w:type="page"/>
      </w:r>
    </w:p>
    <w:p>
      <w:pPr>
        <w:pStyle w:val="47"/>
        <w:spacing w:after="15"/>
      </w:pPr>
    </w:p>
    <w:p>
      <w:pPr>
        <w:pStyle w:val="143"/>
        <w:spacing w:afterLines="0"/>
      </w:pPr>
      <w:r>
        <w:br w:type="textWrapping"/>
      </w:r>
      <w:bookmarkStart w:id="797" w:name="_Toc532477816"/>
      <w:r>
        <w:rPr>
          <w:rFonts w:hint="eastAsia"/>
        </w:rPr>
        <w:t>（规范性附录）</w:t>
      </w:r>
      <w:r>
        <w:br w:type="textWrapping"/>
      </w:r>
      <w:r>
        <w:rPr>
          <w:rFonts w:hint="eastAsia"/>
        </w:rPr>
        <w:t>系统及数据安全性要求</w:t>
      </w:r>
      <w:bookmarkEnd w:id="797"/>
    </w:p>
    <w:p>
      <w:pPr>
        <w:pStyle w:val="47"/>
        <w:spacing w:after="15"/>
      </w:pPr>
    </w:p>
    <w:p>
      <w:pPr>
        <w:pStyle w:val="161"/>
        <w:spacing w:before="312" w:after="312"/>
      </w:pPr>
      <w:bookmarkStart w:id="798" w:name="_Toc532477817"/>
      <w:r>
        <w:rPr>
          <w:rFonts w:hint="eastAsia"/>
        </w:rPr>
        <w:t>操作系统安全</w:t>
      </w:r>
      <w:bookmarkEnd w:id="798"/>
    </w:p>
    <w:p>
      <w:pPr>
        <w:pStyle w:val="47"/>
        <w:spacing w:after="15"/>
      </w:pPr>
      <w:r>
        <w:rPr>
          <w:rFonts w:hint="eastAsia"/>
        </w:rPr>
        <w:t>嵌入式Linux系统需使用主线长期演进Linux</w:t>
      </w:r>
      <w:r>
        <w:t xml:space="preserve"> kernel</w:t>
      </w:r>
      <w:r>
        <w:rPr>
          <w:rFonts w:hint="eastAsia"/>
        </w:rPr>
        <w:t>版本。</w:t>
      </w:r>
    </w:p>
    <w:p>
      <w:pPr>
        <w:pStyle w:val="47"/>
        <w:spacing w:after="15"/>
      </w:pPr>
      <w:r>
        <w:rPr>
          <w:rFonts w:hint="eastAsia"/>
        </w:rPr>
        <w:t>操作系统应及时修复高危风险漏洞，版本</w:t>
      </w:r>
      <w:r>
        <w:t>发布时</w:t>
      </w:r>
      <w:r>
        <w:rPr>
          <w:rFonts w:hint="eastAsia"/>
        </w:rPr>
        <w:t>需提供业界主流工具的扫描报告（如Nessus等工具），不允许存在高风险漏洞，需</w:t>
      </w:r>
      <w:r>
        <w:t>提供相关</w:t>
      </w:r>
      <w:r>
        <w:rPr>
          <w:rFonts w:hint="eastAsia"/>
        </w:rPr>
        <w:t>安全</w:t>
      </w:r>
      <w:r>
        <w:t>漏洞分析或者修复报告</w:t>
      </w:r>
      <w:r>
        <w:rPr>
          <w:rFonts w:hint="eastAsia"/>
        </w:rPr>
        <w:t>。</w:t>
      </w:r>
    </w:p>
    <w:p>
      <w:pPr>
        <w:pStyle w:val="161"/>
        <w:spacing w:before="312" w:after="312"/>
      </w:pPr>
      <w:bookmarkStart w:id="799" w:name="_Toc505775284"/>
      <w:bookmarkEnd w:id="799"/>
      <w:bookmarkStart w:id="800" w:name="_Toc507794095"/>
      <w:bookmarkEnd w:id="800"/>
      <w:bookmarkStart w:id="801" w:name="_Toc532477818"/>
      <w:r>
        <w:rPr>
          <w:rFonts w:hint="eastAsia"/>
        </w:rPr>
        <w:t>页面访问要求</w:t>
      </w:r>
      <w:bookmarkEnd w:id="801"/>
    </w:p>
    <w:p>
      <w:pPr>
        <w:pStyle w:val="47"/>
        <w:spacing w:after="15"/>
      </w:pPr>
      <w:r>
        <w:rPr>
          <w:rFonts w:hint="eastAsia"/>
        </w:rPr>
        <w:t>对于每一个需要授权访问的页面的请求都必须核实用户的会话标识是否合法、用户是否被授权执行这个操作，网页的</w:t>
      </w:r>
      <w:r>
        <w:t>CGI</w:t>
      </w:r>
      <w:r>
        <w:rPr>
          <w:rFonts w:hint="eastAsia"/>
        </w:rPr>
        <w:t>操作</w:t>
      </w:r>
      <w:r>
        <w:t>是否过滤通配符</w:t>
      </w:r>
      <w:r>
        <w:rPr>
          <w:rFonts w:hint="eastAsia"/>
        </w:rPr>
        <w:t>命令</w:t>
      </w:r>
      <w:r>
        <w:t>，</w:t>
      </w:r>
      <w:r>
        <w:rPr>
          <w:rFonts w:hint="eastAsia"/>
        </w:rPr>
        <w:t>以防止URL越权，</w:t>
      </w:r>
      <w:r>
        <w:t>防止XSS(Cross Site Script Execution</w:t>
      </w:r>
      <w:r>
        <w:rPr>
          <w:rFonts w:hint="eastAsia"/>
        </w:rPr>
        <w:t>跨站攻击</w:t>
      </w:r>
      <w:r>
        <w:t>)，CSRF</w:t>
      </w:r>
      <w:r>
        <w:rPr>
          <w:rFonts w:hint="eastAsia"/>
        </w:rPr>
        <w:t>(Cross-site request forgery跨站请求伪造)</w:t>
      </w:r>
      <w:r>
        <w:t>等</w:t>
      </w:r>
      <w:r>
        <w:rPr>
          <w:rFonts w:hint="eastAsia"/>
        </w:rPr>
        <w:t>攻击。</w:t>
      </w:r>
    </w:p>
    <w:p>
      <w:pPr>
        <w:pStyle w:val="47"/>
        <w:spacing w:after="15"/>
      </w:pPr>
      <w:r>
        <w:rPr>
          <w:rFonts w:hint="eastAsia"/>
        </w:rPr>
        <w:t>不应存在超出规范要求范围的配置或显示页面（含隐藏页面）。</w:t>
      </w:r>
    </w:p>
    <w:p>
      <w:pPr>
        <w:pStyle w:val="47"/>
        <w:spacing w:after="15"/>
      </w:pPr>
      <w:r>
        <w:rPr>
          <w:rFonts w:hint="eastAsia"/>
        </w:rPr>
        <w:t>使用Web安全扫描软件（如AppScan等工具）扫描Web服务器和Web应用，不存在高风险的漏洞；每个版本发布时，都需要进行安全扫描，提供扫描报告。</w:t>
      </w:r>
    </w:p>
    <w:p>
      <w:pPr>
        <w:pStyle w:val="161"/>
        <w:spacing w:before="312" w:after="312"/>
      </w:pPr>
      <w:bookmarkStart w:id="802" w:name="_Toc532477819"/>
      <w:r>
        <w:rPr>
          <w:rFonts w:hint="eastAsia"/>
        </w:rPr>
        <w:t>维护入口安全</w:t>
      </w:r>
      <w:bookmarkEnd w:id="802"/>
    </w:p>
    <w:p>
      <w:pPr>
        <w:pStyle w:val="47"/>
        <w:spacing w:after="15"/>
      </w:pPr>
      <w:r>
        <w:rPr>
          <w:rFonts w:hint="eastAsia"/>
        </w:rPr>
        <w:t>针对正式供货的终端版本，要求</w:t>
      </w:r>
    </w:p>
    <w:p>
      <w:pPr>
        <w:pStyle w:val="47"/>
        <w:numPr>
          <w:ilvl w:val="0"/>
          <w:numId w:val="113"/>
        </w:numPr>
        <w:spacing w:after="15"/>
        <w:ind w:firstLineChars="0"/>
      </w:pPr>
      <w:r>
        <w:rPr>
          <w:rFonts w:hint="eastAsia"/>
        </w:rPr>
        <w:t>不保留开发调试用的串口连接，默认关闭调试</w:t>
      </w:r>
      <w:r>
        <w:t>通道；</w:t>
      </w:r>
    </w:p>
    <w:p>
      <w:pPr>
        <w:pStyle w:val="47"/>
        <w:numPr>
          <w:ilvl w:val="0"/>
          <w:numId w:val="113"/>
        </w:numPr>
        <w:spacing w:after="15"/>
        <w:ind w:firstLineChars="0"/>
      </w:pPr>
      <w:r>
        <w:rPr>
          <w:rFonts w:hint="eastAsia"/>
        </w:rPr>
        <w:t>不保留开发调试用的隐藏页面；</w:t>
      </w:r>
    </w:p>
    <w:p>
      <w:pPr>
        <w:pStyle w:val="47"/>
        <w:numPr>
          <w:ilvl w:val="0"/>
          <w:numId w:val="113"/>
        </w:numPr>
        <w:spacing w:after="15"/>
        <w:ind w:firstLineChars="0"/>
      </w:pPr>
      <w:r>
        <w:rPr>
          <w:rFonts w:hint="eastAsia"/>
        </w:rPr>
        <w:t>Telnet</w:t>
      </w:r>
      <w:r>
        <w:t>/SSH</w:t>
      </w:r>
      <w:r>
        <w:rPr>
          <w:rFonts w:hint="eastAsia"/>
        </w:rPr>
        <w:t>的远程和本地端口默认全部关闭；</w:t>
      </w:r>
    </w:p>
    <w:p>
      <w:pPr>
        <w:pStyle w:val="47"/>
        <w:numPr>
          <w:ilvl w:val="0"/>
          <w:numId w:val="113"/>
        </w:numPr>
        <w:spacing w:after="15"/>
        <w:ind w:firstLineChars="0"/>
      </w:pPr>
      <w:r>
        <w:rPr>
          <w:rFonts w:hint="eastAsia"/>
        </w:rPr>
        <w:t>Telnet</w:t>
      </w:r>
      <w:r>
        <w:t>/SSH</w:t>
      </w:r>
      <w:r>
        <w:rPr>
          <w:rFonts w:hint="eastAsia"/>
        </w:rPr>
        <w:t>登陆需认证</w:t>
      </w:r>
      <w:r>
        <w:t>账号和密码，需</w:t>
      </w:r>
      <w:r>
        <w:rPr>
          <w:rFonts w:hint="eastAsia"/>
        </w:rPr>
        <w:t>具备防爆破功能：</w:t>
      </w:r>
    </w:p>
    <w:p>
      <w:pPr>
        <w:pStyle w:val="47"/>
        <w:numPr>
          <w:ilvl w:val="1"/>
          <w:numId w:val="113"/>
        </w:numPr>
        <w:spacing w:after="15"/>
        <w:ind w:firstLineChars="0"/>
      </w:pPr>
      <w:r>
        <w:rPr>
          <w:rFonts w:hint="eastAsia"/>
        </w:rPr>
        <w:t>同时只允许一个用户登录，应拒绝第二个用户登录；</w:t>
      </w:r>
    </w:p>
    <w:p>
      <w:pPr>
        <w:pStyle w:val="47"/>
        <w:numPr>
          <w:ilvl w:val="1"/>
          <w:numId w:val="113"/>
        </w:numPr>
        <w:spacing w:after="15"/>
        <w:ind w:firstLineChars="0"/>
      </w:pPr>
      <w:r>
        <w:rPr>
          <w:rFonts w:hint="eastAsia"/>
        </w:rPr>
        <w:t>用户登录后连续5分钟无操作，家庭网关自动退出登录状态；</w:t>
      </w:r>
    </w:p>
    <w:p>
      <w:pPr>
        <w:pStyle w:val="47"/>
        <w:numPr>
          <w:ilvl w:val="1"/>
          <w:numId w:val="113"/>
        </w:numPr>
        <w:spacing w:after="15"/>
        <w:ind w:firstLineChars="0"/>
      </w:pPr>
      <w:r>
        <w:rPr>
          <w:rFonts w:hint="eastAsia"/>
        </w:rPr>
        <w:t>密码输入连续错误3次，则再次密码验证应在</w:t>
      </w:r>
      <w:r>
        <w:rPr>
          <w:rFonts w:hint="eastAsia"/>
          <w:color w:val="000000" w:themeColor="text1"/>
          <w14:textFill>
            <w14:solidFill>
              <w14:schemeClr w14:val="tx1"/>
            </w14:solidFill>
          </w14:textFill>
        </w:rPr>
        <w:t>1</w:t>
      </w:r>
      <w:r>
        <w:rPr>
          <w:rFonts w:hint="eastAsia"/>
        </w:rPr>
        <w:t>分钟以后。</w:t>
      </w:r>
    </w:p>
    <w:p>
      <w:pPr>
        <w:pStyle w:val="47"/>
        <w:numPr>
          <w:ilvl w:val="0"/>
          <w:numId w:val="113"/>
        </w:numPr>
        <w:spacing w:after="15"/>
        <w:ind w:firstLineChars="0"/>
      </w:pPr>
      <w:r>
        <w:rPr>
          <w:rFonts w:hint="eastAsia"/>
        </w:rPr>
        <w:t>Telnet</w:t>
      </w:r>
      <w:r>
        <w:t>/SSH</w:t>
      </w:r>
      <w:r>
        <w:rPr>
          <w:rFonts w:hint="eastAsia"/>
        </w:rPr>
        <w:t>不可采用root权限账号直接登陆，需采用</w:t>
      </w:r>
      <w:r>
        <w:t>普通账号登陆，且普通账号</w:t>
      </w:r>
      <w:r>
        <w:rPr>
          <w:rFonts w:hint="eastAsia"/>
        </w:rPr>
        <w:t>默认只提供有限且必要的Linux命令行供现场调试以及收集日志需要的shell环境。该shell环境下应该支持以下的命令：</w:t>
      </w:r>
    </w:p>
    <w:p>
      <w:pPr>
        <w:pStyle w:val="47"/>
        <w:numPr>
          <w:ilvl w:val="1"/>
          <w:numId w:val="113"/>
        </w:numPr>
        <w:spacing w:after="15"/>
        <w:ind w:firstLineChars="0"/>
      </w:pPr>
      <w:r>
        <w:rPr>
          <w:rFonts w:hint="eastAsia"/>
        </w:rPr>
        <w:t>网络相关的命令，如ip, ping, route, ifconfig, ifstatus, nslookup等；</w:t>
      </w:r>
    </w:p>
    <w:p>
      <w:pPr>
        <w:pStyle w:val="47"/>
        <w:numPr>
          <w:ilvl w:val="1"/>
          <w:numId w:val="113"/>
        </w:numPr>
        <w:spacing w:after="15"/>
        <w:ind w:firstLineChars="0"/>
      </w:pPr>
      <w:r>
        <w:rPr>
          <w:rFonts w:hint="eastAsia"/>
        </w:rPr>
        <w:t>进程状态察看相关的名字，如ps, top等；</w:t>
      </w:r>
    </w:p>
    <w:p>
      <w:pPr>
        <w:pStyle w:val="47"/>
        <w:numPr>
          <w:ilvl w:val="1"/>
          <w:numId w:val="113"/>
        </w:numPr>
        <w:spacing w:after="15"/>
        <w:ind w:firstLineChars="0"/>
      </w:pPr>
      <w:r>
        <w:rPr>
          <w:rFonts w:hint="eastAsia"/>
        </w:rPr>
        <w:t>不支持D-BUS以及中间件相关的命令；</w:t>
      </w:r>
    </w:p>
    <w:p>
      <w:pPr>
        <w:pStyle w:val="47"/>
        <w:numPr>
          <w:ilvl w:val="1"/>
          <w:numId w:val="113"/>
        </w:numPr>
        <w:spacing w:after="15"/>
        <w:ind w:firstLineChars="0"/>
      </w:pPr>
      <w:r>
        <w:rPr>
          <w:rFonts w:hint="eastAsia"/>
        </w:rPr>
        <w:t>厂商特有的命令，如查看包加速器状态和</w:t>
      </w:r>
      <w:r>
        <w:t>统计</w:t>
      </w:r>
      <w:r>
        <w:rPr>
          <w:rFonts w:hint="eastAsia"/>
        </w:rPr>
        <w:t>的命令等。</w:t>
      </w:r>
    </w:p>
    <w:p>
      <w:pPr>
        <w:pStyle w:val="47"/>
        <w:numPr>
          <w:ilvl w:val="0"/>
          <w:numId w:val="113"/>
        </w:numPr>
        <w:spacing w:after="15"/>
        <w:ind w:firstLineChars="0"/>
      </w:pPr>
      <w:r>
        <w:rPr>
          <w:rFonts w:hint="eastAsia"/>
        </w:rPr>
        <w:t>对于系统维护相关的账户的默认密码，每台供货网关应随机生成。</w:t>
      </w:r>
    </w:p>
    <w:p>
      <w:pPr>
        <w:pStyle w:val="47"/>
        <w:numPr>
          <w:ilvl w:val="0"/>
          <w:numId w:val="113"/>
        </w:numPr>
        <w:spacing w:after="15"/>
        <w:ind w:firstLineChars="0"/>
      </w:pPr>
      <w:r>
        <w:rPr>
          <w:rFonts w:hint="eastAsia"/>
        </w:rPr>
        <w:t>Telnet/SSH端口开启后24小时，强制自动关闭，重启后重新计算。</w:t>
      </w:r>
    </w:p>
    <w:p>
      <w:pPr>
        <w:pStyle w:val="47"/>
        <w:numPr>
          <w:ilvl w:val="0"/>
          <w:numId w:val="113"/>
        </w:numPr>
        <w:spacing w:after="15"/>
        <w:ind w:firstLineChars="0"/>
      </w:pPr>
      <w:r>
        <w:rPr>
          <w:rFonts w:hint="eastAsia" w:hAnsi="宋体" w:cs="宋体"/>
          <w:szCs w:val="21"/>
        </w:rPr>
        <w:t>存在对外报文交互的进程禁止拥有root权限，包括web、tr069、telnet等。由此涉及的系统访问问题，提供如下参考：</w:t>
      </w:r>
    </w:p>
    <w:p>
      <w:pPr>
        <w:pStyle w:val="47"/>
        <w:numPr>
          <w:ilvl w:val="1"/>
          <w:numId w:val="113"/>
        </w:numPr>
        <w:spacing w:after="15"/>
        <w:ind w:firstLineChars="0"/>
      </w:pPr>
      <w:r>
        <w:rPr>
          <w:rFonts w:hint="eastAsia"/>
        </w:rPr>
        <w:t>   将业务功能与对外交互分离，分别在单独的进程中实现；</w:t>
      </w:r>
    </w:p>
    <w:p>
      <w:pPr>
        <w:pStyle w:val="47"/>
        <w:numPr>
          <w:ilvl w:val="1"/>
          <w:numId w:val="113"/>
        </w:numPr>
        <w:spacing w:after="15"/>
        <w:ind w:firstLineChars="0"/>
      </w:pPr>
      <w:r>
        <w:rPr>
          <w:rFonts w:hint="eastAsia"/>
        </w:rPr>
        <w:t>   对于必要的文件访问，可修改文件属性，使对外交互进程所在组具备该文件的访问权限；</w:t>
      </w:r>
    </w:p>
    <w:p>
      <w:pPr>
        <w:pStyle w:val="47"/>
        <w:numPr>
          <w:ilvl w:val="1"/>
          <w:numId w:val="113"/>
        </w:numPr>
        <w:spacing w:after="15"/>
        <w:ind w:firstLineChars="0"/>
      </w:pPr>
      <w:r>
        <w:rPr>
          <w:rFonts w:hint="eastAsia"/>
        </w:rPr>
        <w:t>   对于root权限系统调用，借用linux内核自身机制，找到替代方法。</w:t>
      </w:r>
    </w:p>
    <w:p>
      <w:pPr>
        <w:pStyle w:val="47"/>
        <w:spacing w:after="15"/>
      </w:pPr>
    </w:p>
    <w:p>
      <w:pPr>
        <w:pStyle w:val="161"/>
        <w:spacing w:before="312" w:after="312"/>
      </w:pPr>
      <w:bookmarkStart w:id="803" w:name="_Toc532477820"/>
      <w:r>
        <w:rPr>
          <w:rFonts w:hint="eastAsia"/>
        </w:rPr>
        <w:t>协议安全</w:t>
      </w:r>
      <w:bookmarkEnd w:id="803"/>
    </w:p>
    <w:p>
      <w:pPr>
        <w:pStyle w:val="47"/>
        <w:spacing w:after="15"/>
      </w:pPr>
      <w:r>
        <w:rPr>
          <w:rFonts w:hint="eastAsia"/>
        </w:rPr>
        <w:t>开放端口列表必须符合附录G的要求，应通过端口检测工具（如NMAP工具）检测。</w:t>
      </w:r>
    </w:p>
    <w:p>
      <w:pPr>
        <w:spacing w:after="15" w:line="360" w:lineRule="auto"/>
        <w:ind w:firstLine="420" w:firstLineChars="200"/>
      </w:pPr>
      <w:r>
        <w:t>家庭网关应提供一定的</w:t>
      </w:r>
      <w:r>
        <w:rPr>
          <w:rFonts w:ascii="宋体" w:hAnsi="宋体" w:cs="宋体"/>
          <w:color w:val="000000" w:themeColor="text1"/>
          <w:kern w:val="0"/>
          <w:szCs w:val="21"/>
          <w:lang w:bidi="zh-CN"/>
          <w14:textFill>
            <w14:solidFill>
              <w14:schemeClr w14:val="tx1"/>
            </w14:solidFill>
          </w14:textFill>
        </w:rPr>
        <w:t>防DoS攻</w:t>
      </w:r>
      <w:r>
        <w:t>击能力，满足以下要求：</w:t>
      </w:r>
    </w:p>
    <w:p>
      <w:pPr>
        <w:pStyle w:val="47"/>
        <w:numPr>
          <w:ilvl w:val="0"/>
          <w:numId w:val="114"/>
        </w:numPr>
        <w:spacing w:after="15"/>
        <w:ind w:firstLineChars="0"/>
      </w:pPr>
      <w:r>
        <w:t>应涵盖LAND、Ping of Death、SYN Flooding、ICMP Redirection、Smurf、Winnuke等攻击类型</w:t>
      </w:r>
      <w:r>
        <w:rPr>
          <w:rFonts w:hint="eastAsia"/>
        </w:rPr>
        <w:t>；</w:t>
      </w:r>
    </w:p>
    <w:p>
      <w:pPr>
        <w:pStyle w:val="47"/>
        <w:numPr>
          <w:ilvl w:val="0"/>
          <w:numId w:val="114"/>
        </w:numPr>
        <w:spacing w:after="15"/>
        <w:ind w:firstLineChars="0"/>
      </w:pPr>
      <w:r>
        <w:t>受到攻击时网关应不重启、不死机</w:t>
      </w:r>
      <w:r>
        <w:rPr>
          <w:rFonts w:hint="eastAsia"/>
        </w:rPr>
        <w:t>；</w:t>
      </w:r>
    </w:p>
    <w:p>
      <w:pPr>
        <w:pStyle w:val="47"/>
        <w:numPr>
          <w:ilvl w:val="0"/>
          <w:numId w:val="114"/>
        </w:numPr>
        <w:spacing w:after="15"/>
        <w:ind w:firstLineChars="0"/>
      </w:pPr>
      <w:r>
        <w:rPr>
          <w:rFonts w:hint="eastAsia"/>
        </w:rPr>
        <w:t>攻击结束后网关的功能和性能应自动恢复正常，自动恢复的延迟时间应低于30秒。</w:t>
      </w:r>
    </w:p>
    <w:p>
      <w:pPr>
        <w:pStyle w:val="47"/>
        <w:spacing w:after="15"/>
      </w:pPr>
      <w:r>
        <w:rPr>
          <w:rFonts w:hint="eastAsia"/>
        </w:rPr>
        <w:t xml:space="preserve">支持对防火墙规则的配置，并支持基于以下规则对报文进行过滤： </w:t>
      </w:r>
    </w:p>
    <w:p>
      <w:pPr>
        <w:pStyle w:val="47"/>
        <w:numPr>
          <w:ilvl w:val="0"/>
          <w:numId w:val="114"/>
        </w:numPr>
        <w:spacing w:after="15"/>
        <w:ind w:firstLineChars="0"/>
      </w:pPr>
      <w:r>
        <w:rPr>
          <w:rFonts w:hint="eastAsia"/>
        </w:rPr>
        <w:t>支持根据源</w:t>
      </w:r>
      <w:r>
        <w:t>MAC</w:t>
      </w:r>
      <w:r>
        <w:rPr>
          <w:rFonts w:hint="eastAsia"/>
        </w:rPr>
        <w:t>地址、目的</w:t>
      </w:r>
      <w:r>
        <w:t>MAC</w:t>
      </w:r>
      <w:r>
        <w:rPr>
          <w:rFonts w:hint="eastAsia"/>
        </w:rPr>
        <w:t>地址进行报文过滤；</w:t>
      </w:r>
    </w:p>
    <w:p>
      <w:pPr>
        <w:pStyle w:val="47"/>
        <w:numPr>
          <w:ilvl w:val="0"/>
          <w:numId w:val="114"/>
        </w:numPr>
        <w:spacing w:after="15"/>
        <w:ind w:firstLineChars="0"/>
      </w:pPr>
      <w:r>
        <w:rPr>
          <w:rFonts w:hint="eastAsia"/>
        </w:rPr>
        <w:t>支持根据源</w:t>
      </w:r>
      <w:r>
        <w:t>IP</w:t>
      </w:r>
      <w:r>
        <w:rPr>
          <w:rFonts w:hint="eastAsia"/>
        </w:rPr>
        <w:t>地址及范围段、目的</w:t>
      </w:r>
      <w:r>
        <w:t>IP</w:t>
      </w:r>
      <w:r>
        <w:rPr>
          <w:rFonts w:hint="eastAsia"/>
        </w:rPr>
        <w:t>地址及范围段进行报文过滤；</w:t>
      </w:r>
    </w:p>
    <w:p>
      <w:pPr>
        <w:pStyle w:val="47"/>
        <w:numPr>
          <w:ilvl w:val="0"/>
          <w:numId w:val="114"/>
        </w:numPr>
        <w:spacing w:after="15"/>
        <w:ind w:firstLineChars="0"/>
      </w:pPr>
      <w:r>
        <w:rPr>
          <w:rFonts w:hint="eastAsia"/>
        </w:rPr>
        <w:t>支持根据以太网包的传输层协议类型进行报文过滤，要求有</w:t>
      </w:r>
      <w:r>
        <w:t>IP/PPPoE/ARP</w:t>
      </w:r>
      <w:r>
        <w:rPr>
          <w:rFonts w:hint="eastAsia"/>
        </w:rPr>
        <w:t>的选项</w:t>
      </w:r>
    </w:p>
    <w:p>
      <w:pPr>
        <w:pStyle w:val="47"/>
        <w:numPr>
          <w:ilvl w:val="0"/>
          <w:numId w:val="114"/>
        </w:numPr>
        <w:spacing w:after="15"/>
        <w:ind w:firstLineChars="0"/>
      </w:pPr>
      <w:r>
        <w:rPr>
          <w:rFonts w:hint="eastAsia"/>
        </w:rPr>
        <w:t>支持根据</w:t>
      </w:r>
      <w:r>
        <w:t>IP</w:t>
      </w:r>
      <w:r>
        <w:rPr>
          <w:rFonts w:hint="eastAsia"/>
        </w:rPr>
        <w:t>源端口及范围段、目的端口及范围段进行报文过滤；</w:t>
      </w:r>
    </w:p>
    <w:p>
      <w:pPr>
        <w:pStyle w:val="47"/>
        <w:numPr>
          <w:ilvl w:val="0"/>
          <w:numId w:val="114"/>
        </w:numPr>
        <w:spacing w:after="15"/>
        <w:ind w:firstLineChars="0"/>
      </w:pPr>
      <w:r>
        <w:rPr>
          <w:rFonts w:hint="eastAsia"/>
        </w:rPr>
        <w:t>支持根据</w:t>
      </w:r>
      <w:r>
        <w:t>IP</w:t>
      </w:r>
      <w:r>
        <w:rPr>
          <w:rFonts w:hint="eastAsia"/>
        </w:rPr>
        <w:t>包的传输层协议类型进行报文过滤，要求有</w:t>
      </w:r>
      <w:r>
        <w:t>TCP/UDP/ICMP/TCP+UDP/ANY</w:t>
      </w:r>
      <w:r>
        <w:rPr>
          <w:rFonts w:hint="eastAsia"/>
        </w:rPr>
        <w:t>的选项；</w:t>
      </w:r>
    </w:p>
    <w:p>
      <w:pPr>
        <w:pStyle w:val="47"/>
        <w:numPr>
          <w:ilvl w:val="0"/>
          <w:numId w:val="114"/>
        </w:numPr>
        <w:spacing w:after="15"/>
        <w:ind w:firstLineChars="0"/>
      </w:pPr>
      <w:r>
        <w:rPr>
          <w:rFonts w:hint="eastAsia"/>
        </w:rPr>
        <w:t>支持对匹配规则的报文进行处理模式的选择，对匹配规则的报文的处理模式，有允许和禁止</w:t>
      </w:r>
      <w:r>
        <w:t>2</w:t>
      </w:r>
      <w:r>
        <w:rPr>
          <w:rFonts w:hint="eastAsia"/>
        </w:rPr>
        <w:t>种，默认为禁止模式。</w:t>
      </w:r>
    </w:p>
    <w:p>
      <w:pPr>
        <w:pStyle w:val="47"/>
        <w:spacing w:after="15"/>
        <w:ind w:firstLineChars="0"/>
      </w:pPr>
      <w:r>
        <w:rPr>
          <w:rFonts w:hint="eastAsia"/>
        </w:rPr>
        <w:t>支持IPv6</w:t>
      </w:r>
      <w:r>
        <w:t xml:space="preserve"> Session</w:t>
      </w:r>
      <w:r>
        <w:rPr>
          <w:rFonts w:hint="eastAsia"/>
        </w:rPr>
        <w:t>访问防火墙，等同</w:t>
      </w:r>
      <w:r>
        <w:t>IPv4 NAT访问功能，</w:t>
      </w:r>
      <w:r>
        <w:rPr>
          <w:rFonts w:hint="eastAsia"/>
        </w:rPr>
        <w:t>需</w:t>
      </w:r>
      <w:r>
        <w:t>先由内网发起访问，外网</w:t>
      </w:r>
      <w:r>
        <w:rPr>
          <w:rFonts w:hint="eastAsia"/>
        </w:rPr>
        <w:t>IPv6会话</w:t>
      </w:r>
      <w:r>
        <w:t>才能</w:t>
      </w:r>
      <w:r>
        <w:rPr>
          <w:rFonts w:hint="eastAsia"/>
        </w:rPr>
        <w:t>内网</w:t>
      </w:r>
      <w:r>
        <w:t>。</w:t>
      </w:r>
    </w:p>
    <w:p>
      <w:pPr>
        <w:pStyle w:val="47"/>
        <w:spacing w:after="15"/>
      </w:pPr>
      <w:r>
        <w:rPr>
          <w:rFonts w:hint="eastAsia"/>
        </w:rPr>
        <w:t>支持访客WiFi和家庭LAN网络隔离</w:t>
      </w:r>
    </w:p>
    <w:p>
      <w:pPr>
        <w:pStyle w:val="47"/>
        <w:spacing w:after="15"/>
      </w:pPr>
      <w:r>
        <w:rPr>
          <w:rFonts w:hint="eastAsia"/>
        </w:rPr>
        <w:t>支持配网模式和其他家庭LAN网络隔离</w:t>
      </w:r>
    </w:p>
    <w:p>
      <w:pPr>
        <w:pStyle w:val="47"/>
        <w:spacing w:after="15"/>
      </w:pPr>
      <w:r>
        <w:rPr>
          <w:rFonts w:hint="eastAsia"/>
        </w:rPr>
        <w:t>FTP功能，必须严格控制在权限目录下，不允许访问网关的其他目录。</w:t>
      </w:r>
    </w:p>
    <w:p>
      <w:pPr>
        <w:pStyle w:val="47"/>
        <w:spacing w:after="15"/>
      </w:pPr>
      <w:r>
        <w:rPr>
          <w:rFonts w:hint="eastAsia"/>
        </w:rPr>
        <w:t>SAMBA功能，必须严格控制在权限目录下，不允许访问网关的其他目录。</w:t>
      </w:r>
    </w:p>
    <w:p>
      <w:pPr>
        <w:pStyle w:val="161"/>
        <w:spacing w:before="312" w:after="312"/>
      </w:pPr>
      <w:bookmarkStart w:id="804" w:name="_Toc532477821"/>
      <w:r>
        <w:rPr>
          <w:rFonts w:hint="eastAsia"/>
        </w:rPr>
        <w:t>敏感数据安全</w:t>
      </w:r>
      <w:bookmarkEnd w:id="804"/>
    </w:p>
    <w:p>
      <w:pPr>
        <w:pStyle w:val="47"/>
        <w:spacing w:after="15"/>
      </w:pPr>
      <w:r>
        <w:rPr>
          <w:rFonts w:hint="eastAsia"/>
        </w:rPr>
        <w:t>口令在代码</w:t>
      </w:r>
      <w:r>
        <w:t>和flash</w:t>
      </w:r>
      <w:r>
        <w:rPr>
          <w:rFonts w:hint="eastAsia"/>
        </w:rPr>
        <w:t>系统中应该加密保存：</w:t>
      </w:r>
    </w:p>
    <w:p>
      <w:pPr>
        <w:pStyle w:val="47"/>
        <w:numPr>
          <w:ilvl w:val="0"/>
          <w:numId w:val="114"/>
        </w:numPr>
        <w:spacing w:after="15"/>
        <w:ind w:firstLineChars="0"/>
      </w:pPr>
      <w:r>
        <w:rPr>
          <w:rFonts w:hint="eastAsia"/>
        </w:rPr>
        <w:t>对于不需要还原口令的场景，应使用不可逆算法加密。</w:t>
      </w:r>
    </w:p>
    <w:p>
      <w:pPr>
        <w:pStyle w:val="47"/>
        <w:numPr>
          <w:ilvl w:val="0"/>
          <w:numId w:val="114"/>
        </w:numPr>
        <w:spacing w:after="15"/>
        <w:ind w:firstLineChars="0"/>
      </w:pPr>
      <w:r>
        <w:rPr>
          <w:rFonts w:hint="eastAsia"/>
        </w:rPr>
        <w:t>对于需要还原口令的场景，应使用分组密码算法AES128或者密钥长度更长的AES算法。</w:t>
      </w:r>
    </w:p>
    <w:p>
      <w:pPr>
        <w:pStyle w:val="47"/>
        <w:spacing w:after="15"/>
      </w:pPr>
      <w:r>
        <w:rPr>
          <w:rFonts w:hint="eastAsia"/>
        </w:rPr>
        <w:t>产品安全敏感数据（如：个人用户使用的口令、操作维护用途的口令、用于网络通信协议协商的身份认证Key等）不得在日志中明文记录。</w:t>
      </w:r>
    </w:p>
    <w:p>
      <w:pPr>
        <w:pStyle w:val="47"/>
        <w:spacing w:after="15"/>
      </w:pPr>
      <w:r>
        <w:rPr>
          <w:rFonts w:hint="eastAsia"/>
        </w:rPr>
        <w:t>产品的软件（包含软件包/补丁包），需具备数字签名完整性保护机制，在升级过程中对产品的软件（包含软件包/补丁包）进行完整性验证。</w:t>
      </w:r>
    </w:p>
    <w:p>
      <w:pPr>
        <w:pStyle w:val="161"/>
        <w:spacing w:before="312" w:after="312"/>
      </w:pPr>
      <w:bookmarkStart w:id="805" w:name="_Toc532477822"/>
      <w:r>
        <w:rPr>
          <w:rFonts w:hint="eastAsia"/>
        </w:rPr>
        <w:t>日志安全</w:t>
      </w:r>
      <w:bookmarkEnd w:id="805"/>
    </w:p>
    <w:p>
      <w:pPr>
        <w:pStyle w:val="47"/>
        <w:spacing w:after="15"/>
      </w:pPr>
      <w:r>
        <w:rPr>
          <w:rFonts w:hint="eastAsia"/>
        </w:rPr>
        <w:t>设备日志应支持对所有用户的登录/登出进行记录。记录内容包括用户登录使用的账号，登录是否成功，登录时间，用户使用的IP地址。</w:t>
      </w:r>
    </w:p>
    <w:p>
      <w:pPr>
        <w:pStyle w:val="47"/>
        <w:spacing w:after="15"/>
      </w:pPr>
      <w:r>
        <w:rPr>
          <w:rFonts w:hint="eastAsia"/>
        </w:rPr>
        <w:t>日志记录需涵盖管理面上所有的操作指令，包括：</w:t>
      </w:r>
    </w:p>
    <w:p>
      <w:pPr>
        <w:pStyle w:val="47"/>
        <w:numPr>
          <w:ilvl w:val="0"/>
          <w:numId w:val="115"/>
        </w:numPr>
        <w:spacing w:after="15"/>
        <w:ind w:firstLineChars="0"/>
      </w:pPr>
      <w:r>
        <w:rPr>
          <w:rFonts w:hint="eastAsia"/>
        </w:rPr>
        <w:t>对系统配置参数的修改；</w:t>
      </w:r>
    </w:p>
    <w:p>
      <w:pPr>
        <w:pStyle w:val="47"/>
        <w:numPr>
          <w:ilvl w:val="0"/>
          <w:numId w:val="115"/>
        </w:numPr>
        <w:spacing w:after="15"/>
        <w:ind w:firstLineChars="0"/>
      </w:pPr>
      <w:r>
        <w:rPr>
          <w:rFonts w:hint="eastAsia"/>
        </w:rPr>
        <w:t>对系统进行启动、重启、恢复；</w:t>
      </w:r>
    </w:p>
    <w:p>
      <w:pPr>
        <w:pStyle w:val="47"/>
        <w:numPr>
          <w:ilvl w:val="0"/>
          <w:numId w:val="115"/>
        </w:numPr>
        <w:spacing w:after="15"/>
        <w:ind w:firstLineChars="0"/>
      </w:pPr>
      <w:r>
        <w:rPr>
          <w:rFonts w:hint="eastAsia"/>
        </w:rPr>
        <w:t>对业务的加载、卸载；</w:t>
      </w:r>
    </w:p>
    <w:p>
      <w:pPr>
        <w:pStyle w:val="47"/>
        <w:numPr>
          <w:ilvl w:val="0"/>
          <w:numId w:val="115"/>
        </w:numPr>
        <w:spacing w:after="15"/>
        <w:ind w:firstLineChars="0"/>
      </w:pPr>
      <w:r>
        <w:rPr>
          <w:rFonts w:hint="eastAsia"/>
        </w:rPr>
        <w:t>软件的升级操作，包括远程升级和本地升级；</w:t>
      </w:r>
    </w:p>
    <w:p>
      <w:pPr>
        <w:pStyle w:val="47"/>
        <w:numPr>
          <w:ilvl w:val="0"/>
          <w:numId w:val="115"/>
        </w:numPr>
        <w:spacing w:after="15"/>
        <w:ind w:firstLineChars="0"/>
      </w:pPr>
      <w:r>
        <w:rPr>
          <w:rFonts w:hint="eastAsia"/>
        </w:rPr>
        <w:t>对业务数据的创建、删除、修改；</w:t>
      </w:r>
    </w:p>
    <w:p>
      <w:pPr>
        <w:pStyle w:val="47"/>
        <w:spacing w:after="15"/>
      </w:pPr>
      <w:r>
        <w:rPr>
          <w:rFonts w:hint="eastAsia"/>
        </w:rPr>
        <w:t>日志记录需涵盖管理面上所有的用户活动，包括：</w:t>
      </w:r>
    </w:p>
    <w:p>
      <w:pPr>
        <w:pStyle w:val="47"/>
        <w:numPr>
          <w:ilvl w:val="0"/>
          <w:numId w:val="116"/>
        </w:numPr>
        <w:spacing w:after="15"/>
        <w:ind w:firstLineChars="0"/>
      </w:pPr>
      <w:r>
        <w:rPr>
          <w:rFonts w:hint="eastAsia"/>
        </w:rPr>
        <w:t>登录和注销；</w:t>
      </w:r>
    </w:p>
    <w:p>
      <w:pPr>
        <w:pStyle w:val="47"/>
        <w:numPr>
          <w:ilvl w:val="0"/>
          <w:numId w:val="116"/>
        </w:numPr>
        <w:spacing w:after="15"/>
        <w:ind w:firstLineChars="0"/>
      </w:pPr>
      <w:r>
        <w:rPr>
          <w:rFonts w:hint="eastAsia"/>
        </w:rPr>
        <w:t>用户属性（口令）的变更；</w:t>
      </w:r>
    </w:p>
    <w:p>
      <w:pPr>
        <w:pStyle w:val="47"/>
        <w:numPr>
          <w:ilvl w:val="0"/>
          <w:numId w:val="116"/>
        </w:numPr>
        <w:spacing w:after="15"/>
        <w:ind w:firstLineChars="0"/>
      </w:pPr>
      <w:r>
        <w:rPr>
          <w:rFonts w:hint="eastAsia"/>
        </w:rPr>
        <w:t>用户的锁定和解锁，禁用和恢复；</w:t>
      </w:r>
    </w:p>
    <w:p>
      <w:pPr>
        <w:pStyle w:val="47"/>
        <w:numPr>
          <w:ilvl w:val="0"/>
          <w:numId w:val="116"/>
        </w:numPr>
        <w:spacing w:after="15"/>
        <w:ind w:firstLineChars="0"/>
      </w:pPr>
      <w:r>
        <w:rPr>
          <w:rFonts w:hint="eastAsia"/>
        </w:rPr>
        <w:t>系统相关安全配置的变更；</w:t>
      </w:r>
    </w:p>
    <w:p>
      <w:pPr>
        <w:pStyle w:val="47"/>
        <w:spacing w:after="15"/>
      </w:pPr>
      <w:r>
        <w:rPr>
          <w:rFonts w:hint="eastAsia"/>
        </w:rPr>
        <w:t>设备应支持远程日志功能。所有设备日志均能通过远程日志功能传输到日志服务器。设备应支持至少一种通用的远程标准日志接口，如FTP等。</w:t>
      </w:r>
    </w:p>
    <w:p>
      <w:pPr>
        <w:pStyle w:val="47"/>
        <w:spacing w:after="15"/>
      </w:pPr>
      <w:r>
        <w:rPr>
          <w:rFonts w:hint="eastAsia"/>
        </w:rPr>
        <w:t>设备管理员应能够设置查看日志信息。</w:t>
      </w:r>
    </w:p>
    <w:p>
      <w:pPr>
        <w:pStyle w:val="47"/>
        <w:spacing w:after="15"/>
      </w:pPr>
      <w:r>
        <w:rPr>
          <w:rFonts w:hint="eastAsia"/>
        </w:rPr>
        <w:t>提供至少存储500条日志的能力。</w:t>
      </w:r>
    </w:p>
    <w:p>
      <w:pPr>
        <w:pStyle w:val="161"/>
        <w:spacing w:before="312" w:after="312"/>
      </w:pPr>
      <w:bookmarkStart w:id="806" w:name="_Toc532477823"/>
      <w:r>
        <w:rPr>
          <w:rFonts w:hint="eastAsia"/>
        </w:rPr>
        <w:t>代码安全</w:t>
      </w:r>
      <w:bookmarkEnd w:id="806"/>
    </w:p>
    <w:p>
      <w:pPr>
        <w:pStyle w:val="47"/>
        <w:spacing w:after="15"/>
      </w:pPr>
      <w:r>
        <w:rPr>
          <w:rFonts w:hint="eastAsia"/>
        </w:rPr>
        <w:t>对开源</w:t>
      </w:r>
      <w:r>
        <w:t>和自研代码进行安全扫描和修复</w:t>
      </w:r>
      <w:r>
        <w:rPr>
          <w:rFonts w:hint="eastAsia" w:ascii="Calibri" w:hAnsi="Calibri"/>
          <w:szCs w:val="22"/>
        </w:rPr>
        <w:t>，</w:t>
      </w:r>
      <w:r>
        <w:t>提交相关的扫描和分析报告</w:t>
      </w:r>
      <w:r>
        <w:rPr>
          <w:rFonts w:hint="eastAsia"/>
        </w:rPr>
        <w:t>。每个版本发布时，都需要进行安全扫描，提供扫描报告。</w:t>
      </w:r>
    </w:p>
    <w:p>
      <w:pPr>
        <w:pStyle w:val="161"/>
        <w:spacing w:before="312" w:after="312"/>
      </w:pPr>
      <w:bookmarkStart w:id="807" w:name="_Toc532477824"/>
      <w:r>
        <w:rPr>
          <w:rFonts w:hint="eastAsia"/>
        </w:rPr>
        <w:t>设备安全</w:t>
      </w:r>
      <w:bookmarkEnd w:id="807"/>
    </w:p>
    <w:p>
      <w:pPr>
        <w:pStyle w:val="47"/>
        <w:spacing w:after="15"/>
      </w:pPr>
      <w:r>
        <w:rPr>
          <w:rFonts w:hint="eastAsia"/>
        </w:rPr>
        <w:t>支持协议控制报文高优先级处理</w:t>
      </w:r>
    </w:p>
    <w:p>
      <w:pPr>
        <w:pStyle w:val="47"/>
        <w:numPr>
          <w:ilvl w:val="0"/>
          <w:numId w:val="117"/>
        </w:numPr>
        <w:spacing w:after="15"/>
        <w:ind w:firstLineChars="0"/>
      </w:pPr>
      <w:r>
        <w:rPr>
          <w:rFonts w:hint="eastAsia"/>
        </w:rPr>
        <w:t>支持PPPoE的LCP、IPCP、IPv6CP等控制报文入高优先级队列优先处理</w:t>
      </w:r>
    </w:p>
    <w:p>
      <w:pPr>
        <w:pStyle w:val="47"/>
        <w:numPr>
          <w:ilvl w:val="0"/>
          <w:numId w:val="117"/>
        </w:numPr>
        <w:spacing w:after="15"/>
        <w:ind w:firstLineChars="0"/>
      </w:pPr>
      <w:r>
        <w:rPr>
          <w:rFonts w:hint="eastAsia"/>
        </w:rPr>
        <w:t>支持DHCPv4/v6等协议报文进高优先级队列，系统保证优先处理</w:t>
      </w:r>
    </w:p>
    <w:p>
      <w:pPr>
        <w:pStyle w:val="47"/>
        <w:numPr>
          <w:ilvl w:val="0"/>
          <w:numId w:val="117"/>
        </w:numPr>
        <w:spacing w:after="15"/>
        <w:ind w:firstLineChars="0"/>
      </w:pPr>
      <w:r>
        <w:rPr>
          <w:rFonts w:hint="eastAsia"/>
        </w:rPr>
        <w:t>支持管理报文入高优先队列不脱管，如TR-069，本地WEB管理报文，在泛洪攻击场景下，设备不脱管。</w:t>
      </w:r>
    </w:p>
    <w:p>
      <w:pPr>
        <w:pStyle w:val="47"/>
        <w:spacing w:after="15"/>
      </w:pPr>
      <w:r>
        <w:rPr>
          <w:rFonts w:hint="eastAsia"/>
        </w:rPr>
        <w:t>支持CPU过载保护机制</w:t>
      </w:r>
    </w:p>
    <w:p>
      <w:pPr>
        <w:pStyle w:val="47"/>
        <w:numPr>
          <w:ilvl w:val="0"/>
          <w:numId w:val="118"/>
        </w:numPr>
        <w:spacing w:after="15"/>
        <w:ind w:firstLineChars="0"/>
      </w:pPr>
      <w:r>
        <w:rPr>
          <w:rFonts w:hint="eastAsia"/>
        </w:rPr>
        <w:t>网络泛洪或攻击场景下，CPU不过载，语音/IPTV等业务不受影响</w:t>
      </w:r>
    </w:p>
    <w:p>
      <w:pPr>
        <w:pStyle w:val="47"/>
        <w:numPr>
          <w:ilvl w:val="0"/>
          <w:numId w:val="118"/>
        </w:numPr>
        <w:spacing w:after="15"/>
        <w:ind w:firstLineChars="0"/>
      </w:pPr>
      <w:r>
        <w:rPr>
          <w:rFonts w:hint="eastAsia"/>
        </w:rPr>
        <w:t>网络攻击CPU繁忙时，设备不脱管，TR-069和WEB可访问</w:t>
      </w:r>
    </w:p>
    <w:p>
      <w:pPr>
        <w:pStyle w:val="47"/>
        <w:spacing w:after="15"/>
      </w:pPr>
      <w:r>
        <w:rPr>
          <w:rFonts w:hint="eastAsia"/>
        </w:rPr>
        <w:t>支持智能插件资源管理</w:t>
      </w:r>
    </w:p>
    <w:p>
      <w:pPr>
        <w:pStyle w:val="47"/>
        <w:numPr>
          <w:ilvl w:val="0"/>
          <w:numId w:val="119"/>
        </w:numPr>
        <w:spacing w:after="15"/>
        <w:ind w:firstLineChars="0"/>
      </w:pPr>
      <w:r>
        <w:rPr>
          <w:rFonts w:hint="eastAsia"/>
        </w:rPr>
        <w:t>智能插件运行在非特权容器模式</w:t>
      </w:r>
    </w:p>
    <w:p>
      <w:pPr>
        <w:pStyle w:val="47"/>
        <w:numPr>
          <w:ilvl w:val="0"/>
          <w:numId w:val="119"/>
        </w:numPr>
        <w:spacing w:after="15"/>
        <w:ind w:firstLineChars="0"/>
      </w:pPr>
      <w:r>
        <w:rPr>
          <w:rFonts w:hint="eastAsia"/>
        </w:rPr>
        <w:t>智能插件使用资源受控（CPU，线程，socket，内存，flash）</w:t>
      </w:r>
    </w:p>
    <w:p>
      <w:pPr>
        <w:pStyle w:val="47"/>
        <w:spacing w:after="15"/>
      </w:pPr>
      <w:r>
        <w:rPr>
          <w:rFonts w:hint="eastAsia"/>
        </w:rPr>
        <w:t>外部交互进程（DHCP，PPPoE，DNS，CWMP，WEB Server等）必须非root运行，防止交互进程被攻破后，只能获取非root权限，从而防止破坏者获取更多权限和资源</w:t>
      </w:r>
    </w:p>
    <w:p>
      <w:pPr>
        <w:pStyle w:val="47"/>
        <w:spacing w:after="15"/>
      </w:pPr>
      <w:r>
        <w:rPr>
          <w:rFonts w:hint="eastAsia"/>
        </w:rPr>
        <w:t>支持安全启动（参见附录M），网关软件版本签名由设备厂家签发。</w:t>
      </w:r>
    </w:p>
    <w:p>
      <w:pPr>
        <w:widowControl/>
        <w:spacing w:before="0" w:afterLines="0"/>
        <w:jc w:val="left"/>
        <w:rPr>
          <w:rFonts w:ascii="宋体" w:hAnsi="宋体"/>
          <w:kern w:val="0"/>
          <w:szCs w:val="20"/>
        </w:rPr>
      </w:pPr>
      <w:bookmarkStart w:id="808" w:name="_Toc396984633"/>
      <w:bookmarkEnd w:id="808"/>
      <w:r>
        <w:rPr>
          <w:rFonts w:hAnsi="宋体"/>
        </w:rPr>
        <w:br w:type="page"/>
      </w:r>
    </w:p>
    <w:p>
      <w:pPr>
        <w:pStyle w:val="47"/>
        <w:spacing w:after="15"/>
        <w:rPr>
          <w:rFonts w:hAnsi="宋体"/>
        </w:rPr>
      </w:pPr>
    </w:p>
    <w:p>
      <w:pPr>
        <w:pStyle w:val="143"/>
        <w:spacing w:afterLines="0"/>
      </w:pPr>
      <w:r>
        <w:br w:type="textWrapping"/>
      </w:r>
      <w:bookmarkStart w:id="809" w:name="_Toc532477825"/>
      <w:r>
        <w:rPr>
          <w:rFonts w:hint="eastAsia"/>
        </w:rPr>
        <w:t>（规范性附录）</w:t>
      </w:r>
      <w:r>
        <w:br w:type="textWrapping"/>
      </w:r>
      <w:r>
        <w:rPr>
          <w:rFonts w:hint="eastAsia"/>
        </w:rPr>
        <w:t>智能OS（基于嵌入式Linux智能OS）技术要求</w:t>
      </w:r>
      <w:bookmarkEnd w:id="809"/>
    </w:p>
    <w:p>
      <w:pPr>
        <w:pStyle w:val="161"/>
        <w:spacing w:before="312" w:after="312"/>
      </w:pPr>
      <w:bookmarkStart w:id="810" w:name="_Toc532477826"/>
      <w:bookmarkStart w:id="811" w:name="_Toc447897237"/>
      <w:r>
        <w:rPr>
          <w:rFonts w:hint="eastAsia"/>
        </w:rPr>
        <w:t>架构说明</w:t>
      </w:r>
      <w:bookmarkEnd w:id="810"/>
      <w:bookmarkEnd w:id="811"/>
    </w:p>
    <w:p>
      <w:pPr>
        <w:pStyle w:val="162"/>
        <w:spacing w:before="156" w:after="156"/>
      </w:pPr>
      <w:bookmarkStart w:id="812" w:name="_Toc532477827"/>
      <w:bookmarkStart w:id="813" w:name="_Toc447897238"/>
      <w:r>
        <w:rPr>
          <w:rFonts w:hint="eastAsia"/>
        </w:rPr>
        <w:t>总体架构</w:t>
      </w:r>
      <w:bookmarkEnd w:id="812"/>
      <w:bookmarkEnd w:id="813"/>
    </w:p>
    <w:p>
      <w:pPr>
        <w:spacing w:after="15"/>
        <w:rPr>
          <w:b/>
        </w:rPr>
      </w:pPr>
      <w:r>
        <w:rPr>
          <w:b/>
        </w:rPr>
        <w:drawing>
          <wp:inline distT="0" distB="0" distL="0" distR="0">
            <wp:extent cx="4752975" cy="3657600"/>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cstate="print"/>
                    <a:srcRect/>
                    <a:stretch>
                      <a:fillRect/>
                    </a:stretch>
                  </pic:blipFill>
                  <pic:spPr>
                    <a:xfrm>
                      <a:off x="0" y="0"/>
                      <a:ext cx="4752975" cy="3657600"/>
                    </a:xfrm>
                    <a:prstGeom prst="rect">
                      <a:avLst/>
                    </a:prstGeom>
                    <a:noFill/>
                    <a:ln w="9525">
                      <a:noFill/>
                      <a:miter lim="800000"/>
                      <a:headEnd/>
                      <a:tailEnd/>
                    </a:ln>
                  </pic:spPr>
                </pic:pic>
              </a:graphicData>
            </a:graphic>
          </wp:inline>
        </w:drawing>
      </w:r>
    </w:p>
    <w:p>
      <w:pPr>
        <w:spacing w:after="15"/>
        <w:jc w:val="center"/>
        <w:rPr>
          <w:b/>
        </w:rPr>
      </w:pPr>
    </w:p>
    <w:p>
      <w:pPr>
        <w:spacing w:after="15"/>
        <w:rPr>
          <w:b/>
        </w:rPr>
      </w:pPr>
      <w:r>
        <w:rPr>
          <w:rFonts w:hint="eastAsia"/>
          <w:b/>
        </w:rPr>
        <w:t>外部接口</w:t>
      </w:r>
    </w:p>
    <w:p>
      <w:pPr>
        <w:pStyle w:val="345"/>
        <w:numPr>
          <w:ilvl w:val="0"/>
          <w:numId w:val="120"/>
        </w:numPr>
        <w:ind w:firstLineChars="0"/>
      </w:pPr>
      <w:r>
        <w:rPr>
          <w:rFonts w:hint="eastAsia"/>
        </w:rPr>
        <w:t>网关和ITMS接口（G1）</w:t>
      </w:r>
    </w:p>
    <w:p>
      <w:pPr>
        <w:pStyle w:val="345"/>
        <w:numPr>
          <w:ilvl w:val="1"/>
          <w:numId w:val="120"/>
        </w:numPr>
        <w:ind w:firstLineChars="0"/>
      </w:pPr>
      <w:r>
        <w:rPr>
          <w:rFonts w:hint="eastAsia"/>
        </w:rPr>
        <w:t>业务开通、设备诊断等</w:t>
      </w:r>
    </w:p>
    <w:p>
      <w:pPr>
        <w:pStyle w:val="345"/>
        <w:numPr>
          <w:ilvl w:val="0"/>
          <w:numId w:val="120"/>
        </w:numPr>
        <w:ind w:firstLineChars="0"/>
      </w:pPr>
      <w:r>
        <w:rPr>
          <w:rFonts w:hint="eastAsia"/>
        </w:rPr>
        <w:t>网关和云平台接口（G2）</w:t>
      </w:r>
    </w:p>
    <w:p>
      <w:pPr>
        <w:pStyle w:val="345"/>
        <w:numPr>
          <w:ilvl w:val="1"/>
          <w:numId w:val="120"/>
        </w:numPr>
        <w:ind w:firstLineChars="0"/>
      </w:pPr>
      <w:r>
        <w:rPr>
          <w:rFonts w:hint="eastAsia"/>
        </w:rPr>
        <w:t>网关配置和信息查询</w:t>
      </w:r>
    </w:p>
    <w:p>
      <w:pPr>
        <w:pStyle w:val="345"/>
        <w:numPr>
          <w:ilvl w:val="1"/>
          <w:numId w:val="120"/>
        </w:numPr>
        <w:ind w:firstLineChars="0"/>
      </w:pPr>
      <w:r>
        <w:rPr>
          <w:rFonts w:hint="eastAsia"/>
        </w:rPr>
        <w:t>平台能力开放接口，如用户认证鉴权、消息推送等</w:t>
      </w:r>
    </w:p>
    <w:p>
      <w:pPr>
        <w:pStyle w:val="345"/>
        <w:numPr>
          <w:ilvl w:val="0"/>
          <w:numId w:val="120"/>
        </w:numPr>
        <w:ind w:firstLineChars="0"/>
      </w:pPr>
      <w:r>
        <w:rPr>
          <w:rFonts w:hint="eastAsia"/>
        </w:rPr>
        <w:t>手机客户端和网关接口（G4）</w:t>
      </w:r>
    </w:p>
    <w:p>
      <w:pPr>
        <w:pStyle w:val="345"/>
        <w:numPr>
          <w:ilvl w:val="1"/>
          <w:numId w:val="120"/>
        </w:numPr>
        <w:ind w:firstLineChars="0"/>
      </w:pPr>
      <w:r>
        <w:rPr>
          <w:rFonts w:hint="eastAsia"/>
        </w:rPr>
        <w:t>手机客户端上部分功能通过G4接口直接和网关交互</w:t>
      </w:r>
    </w:p>
    <w:p>
      <w:pPr>
        <w:pStyle w:val="345"/>
        <w:numPr>
          <w:ilvl w:val="0"/>
          <w:numId w:val="120"/>
        </w:numPr>
        <w:ind w:firstLineChars="0"/>
      </w:pPr>
      <w:r>
        <w:rPr>
          <w:rFonts w:hint="eastAsia"/>
        </w:rPr>
        <w:t>浏览器和网关接口（G5）</w:t>
      </w:r>
    </w:p>
    <w:p>
      <w:pPr>
        <w:pStyle w:val="345"/>
        <w:numPr>
          <w:ilvl w:val="1"/>
          <w:numId w:val="120"/>
        </w:numPr>
        <w:ind w:firstLineChars="0"/>
      </w:pPr>
      <w:r>
        <w:t>T</w:t>
      </w:r>
      <w:r>
        <w:rPr>
          <w:rFonts w:hint="eastAsia"/>
        </w:rPr>
        <w:t>elecomadmin管理界面</w:t>
      </w:r>
    </w:p>
    <w:p>
      <w:pPr>
        <w:pStyle w:val="345"/>
        <w:numPr>
          <w:ilvl w:val="1"/>
          <w:numId w:val="120"/>
        </w:numPr>
        <w:ind w:firstLineChars="0"/>
      </w:pPr>
      <w:r>
        <w:t>U</w:t>
      </w:r>
      <w:r>
        <w:rPr>
          <w:rFonts w:hint="eastAsia"/>
        </w:rPr>
        <w:t>seradmin管理界面，包括网关的简单配置界面，以及第三方插件的管理界面</w:t>
      </w:r>
    </w:p>
    <w:p>
      <w:pPr>
        <w:spacing w:after="15"/>
        <w:rPr>
          <w:b/>
        </w:rPr>
      </w:pPr>
      <w:r>
        <w:rPr>
          <w:rFonts w:hint="eastAsia"/>
          <w:b/>
        </w:rPr>
        <w:t>内部接口</w:t>
      </w:r>
    </w:p>
    <w:p>
      <w:pPr>
        <w:pStyle w:val="345"/>
        <w:numPr>
          <w:ilvl w:val="0"/>
          <w:numId w:val="120"/>
        </w:numPr>
        <w:ind w:firstLineChars="0"/>
      </w:pPr>
      <w:r>
        <w:rPr>
          <w:rFonts w:hint="eastAsia"/>
        </w:rPr>
        <w:t>插件和中间件接口（I2）</w:t>
      </w:r>
    </w:p>
    <w:p>
      <w:pPr>
        <w:pStyle w:val="345"/>
        <w:numPr>
          <w:ilvl w:val="1"/>
          <w:numId w:val="120"/>
        </w:numPr>
        <w:ind w:firstLineChars="0"/>
      </w:pPr>
      <w:r>
        <w:rPr>
          <w:rFonts w:hint="eastAsia"/>
        </w:rPr>
        <w:t>中间件对插件的生命周期进行管理。</w:t>
      </w:r>
    </w:p>
    <w:p>
      <w:pPr>
        <w:pStyle w:val="345"/>
        <w:numPr>
          <w:ilvl w:val="1"/>
          <w:numId w:val="120"/>
        </w:numPr>
        <w:ind w:firstLineChars="0"/>
      </w:pPr>
      <w:r>
        <w:rPr>
          <w:rFonts w:hint="eastAsia"/>
        </w:rPr>
        <w:t>插件调用API，调用云平台的能力。</w:t>
      </w:r>
    </w:p>
    <w:p>
      <w:pPr>
        <w:pStyle w:val="345"/>
        <w:numPr>
          <w:ilvl w:val="1"/>
          <w:numId w:val="120"/>
        </w:numPr>
        <w:ind w:firstLineChars="0"/>
      </w:pPr>
      <w:r>
        <w:rPr>
          <w:rFonts w:hint="eastAsia"/>
        </w:rPr>
        <w:t>插件在Web API Server中嵌入Luci脚本，实现插件的管理界面。</w:t>
      </w:r>
    </w:p>
    <w:p>
      <w:pPr>
        <w:pStyle w:val="345"/>
        <w:numPr>
          <w:ilvl w:val="0"/>
          <w:numId w:val="120"/>
        </w:numPr>
        <w:ind w:firstLineChars="0"/>
      </w:pPr>
      <w:r>
        <w:rPr>
          <w:rFonts w:hint="eastAsia"/>
        </w:rPr>
        <w:t>中间件和DBus间的接口（I3）</w:t>
      </w:r>
    </w:p>
    <w:p>
      <w:pPr>
        <w:pStyle w:val="345"/>
        <w:numPr>
          <w:ilvl w:val="1"/>
          <w:numId w:val="120"/>
        </w:numPr>
        <w:ind w:firstLineChars="0"/>
      </w:pPr>
      <w:r>
        <w:rPr>
          <w:rFonts w:hint="eastAsia"/>
        </w:rPr>
        <w:t>DBus接口将网关能力集暴露给中间件。</w:t>
      </w:r>
    </w:p>
    <w:p>
      <w:pPr>
        <w:pStyle w:val="345"/>
        <w:numPr>
          <w:ilvl w:val="1"/>
          <w:numId w:val="120"/>
        </w:numPr>
        <w:ind w:firstLineChars="0"/>
      </w:pPr>
      <w:r>
        <w:rPr>
          <w:rFonts w:hint="eastAsia"/>
        </w:rPr>
        <w:t>插件通过中间件提供的API，设置或获取网关能力。</w:t>
      </w:r>
    </w:p>
    <w:p>
      <w:pPr>
        <w:pStyle w:val="345"/>
        <w:numPr>
          <w:ilvl w:val="0"/>
          <w:numId w:val="120"/>
        </w:numPr>
        <w:ind w:firstLineChars="0"/>
      </w:pPr>
      <w:r>
        <w:rPr>
          <w:rFonts w:hint="eastAsia"/>
        </w:rPr>
        <w:t>I1接口已经集成在中间件中，不需要再单独列出。</w:t>
      </w:r>
    </w:p>
    <w:p>
      <w:pPr>
        <w:spacing w:after="15"/>
      </w:pPr>
    </w:p>
    <w:p>
      <w:pPr>
        <w:pStyle w:val="162"/>
        <w:spacing w:before="156" w:after="156"/>
      </w:pPr>
      <w:bookmarkStart w:id="814" w:name="_Toc532477828"/>
      <w:bookmarkStart w:id="815" w:name="_Toc447897239"/>
      <w:r>
        <w:rPr>
          <w:rFonts w:hint="eastAsia"/>
        </w:rPr>
        <w:t>网关内部架构</w:t>
      </w:r>
      <w:bookmarkEnd w:id="814"/>
      <w:bookmarkEnd w:id="815"/>
    </w:p>
    <w:p>
      <w:pPr>
        <w:spacing w:after="15"/>
      </w:pPr>
      <w:r>
        <w:drawing>
          <wp:inline distT="0" distB="0" distL="0" distR="0">
            <wp:extent cx="5939790" cy="4371340"/>
            <wp:effectExtent l="19050" t="0" r="3810" b="0"/>
            <wp:docPr id="11" name="图片 11" descr="C:\Users\zhaowf\AppData\Roaming\Foxmail7\Temp-2348-20160429154802\app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aowf\AppData\Roaming\Foxmail7\Temp-2348-20160429154802\appframework.jpg"/>
                    <pic:cNvPicPr>
                      <a:picLocks noChangeAspect="1" noChangeArrowheads="1"/>
                    </pic:cNvPicPr>
                  </pic:nvPicPr>
                  <pic:blipFill>
                    <a:blip r:embed="rId22" cstate="print"/>
                    <a:srcRect/>
                    <a:stretch>
                      <a:fillRect/>
                    </a:stretch>
                  </pic:blipFill>
                  <pic:spPr>
                    <a:xfrm>
                      <a:off x="0" y="0"/>
                      <a:ext cx="5939790" cy="4371908"/>
                    </a:xfrm>
                    <a:prstGeom prst="rect">
                      <a:avLst/>
                    </a:prstGeom>
                    <a:noFill/>
                    <a:ln w="9525">
                      <a:noFill/>
                      <a:miter lim="800000"/>
                      <a:headEnd/>
                      <a:tailEnd/>
                    </a:ln>
                  </pic:spPr>
                </pic:pic>
              </a:graphicData>
            </a:graphic>
          </wp:inline>
        </w:drawing>
      </w:r>
    </w:p>
    <w:p>
      <w:pPr>
        <w:spacing w:after="15"/>
      </w:pPr>
    </w:p>
    <w:p>
      <w:pPr>
        <w:spacing w:after="15"/>
      </w:pPr>
      <w:r>
        <w:rPr>
          <w:rFonts w:hint="eastAsia"/>
        </w:rPr>
        <w:t>Framework由中国电信提供，内核和E8C业务（含电信维护账号页面）由网关厂商提供。</w:t>
      </w:r>
    </w:p>
    <w:p>
      <w:pPr>
        <w:spacing w:after="15"/>
      </w:pPr>
      <w:r>
        <w:rPr>
          <w:rFonts w:hint="eastAsia"/>
        </w:rPr>
        <w:t>网关厂家将E8C业务封装成DBus的服务(名为com.ctc.igd1)。</w:t>
      </w:r>
    </w:p>
    <w:p>
      <w:pPr>
        <w:spacing w:after="15"/>
      </w:pPr>
      <w:r>
        <w:rPr>
          <w:rFonts w:hint="eastAsia"/>
        </w:rPr>
        <w:t>Framework和E8C业务之间通过DBus总线通信，通信过程要遵循标准的和电信扩展的DBus协议。</w:t>
      </w:r>
    </w:p>
    <w:p>
      <w:pPr>
        <w:spacing w:after="15"/>
      </w:pPr>
    </w:p>
    <w:p>
      <w:pPr>
        <w:pStyle w:val="162"/>
        <w:spacing w:before="156" w:after="156"/>
      </w:pPr>
      <w:bookmarkStart w:id="816" w:name="_Toc532477829"/>
      <w:bookmarkStart w:id="817" w:name="_Toc447897240"/>
      <w:r>
        <w:rPr>
          <w:rFonts w:hint="eastAsia"/>
        </w:rPr>
        <w:t>IPC Service</w:t>
      </w:r>
      <w:bookmarkEnd w:id="816"/>
      <w:bookmarkEnd w:id="817"/>
    </w:p>
    <w:p>
      <w:pPr>
        <w:spacing w:after="15"/>
        <w:ind w:firstLine="360"/>
      </w:pPr>
      <w:r>
        <w:rPr>
          <w:rFonts w:hint="eastAsia"/>
        </w:rPr>
        <w:t>IPC Service模块将网关的业务能力封装成IPC对象和接口，注册到DBus总线上，云平台客户端或APP通过IPC接口可以实现远程调用网关能力。</w:t>
      </w:r>
    </w:p>
    <w:p>
      <w:pPr>
        <w:spacing w:after="15"/>
        <w:ind w:left="360"/>
      </w:pPr>
      <w:r>
        <w:rPr>
          <w:rFonts w:hint="eastAsia"/>
        </w:rPr>
        <w:t>下图是网关能力的向IPC注册，云平台客户端远程调用的过程：</w:t>
      </w:r>
    </w:p>
    <w:p>
      <w:pPr>
        <w:spacing w:after="15"/>
        <w:ind w:left="360"/>
      </w:pPr>
      <w:r>
        <w:drawing>
          <wp:inline distT="0" distB="0" distL="0" distR="0">
            <wp:extent cx="4055110" cy="3013710"/>
            <wp:effectExtent l="19050" t="0" r="2540" b="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noChangeArrowheads="1"/>
                    </pic:cNvPicPr>
                  </pic:nvPicPr>
                  <pic:blipFill>
                    <a:blip r:embed="rId23" cstate="print"/>
                    <a:srcRect/>
                    <a:stretch>
                      <a:fillRect/>
                    </a:stretch>
                  </pic:blipFill>
                  <pic:spPr>
                    <a:xfrm>
                      <a:off x="0" y="0"/>
                      <a:ext cx="4055110" cy="3013710"/>
                    </a:xfrm>
                    <a:prstGeom prst="rect">
                      <a:avLst/>
                    </a:prstGeom>
                    <a:noFill/>
                    <a:ln w="9525">
                      <a:noFill/>
                      <a:miter lim="800000"/>
                      <a:headEnd/>
                      <a:tailEnd/>
                    </a:ln>
                  </pic:spPr>
                </pic:pic>
              </a:graphicData>
            </a:graphic>
          </wp:inline>
        </w:drawing>
      </w:r>
    </w:p>
    <w:p>
      <w:pPr>
        <w:spacing w:after="15"/>
      </w:pPr>
    </w:p>
    <w:p>
      <w:pPr>
        <w:pStyle w:val="345"/>
        <w:numPr>
          <w:ilvl w:val="0"/>
          <w:numId w:val="121"/>
        </w:numPr>
        <w:ind w:firstLineChars="0"/>
      </w:pPr>
      <w:r>
        <w:rPr>
          <w:rFonts w:hint="eastAsia"/>
        </w:rPr>
        <w:t>TR069启动时，向IPC模块注册接口，暴露TR069部分业务能力</w:t>
      </w:r>
    </w:p>
    <w:p>
      <w:pPr>
        <w:pStyle w:val="345"/>
        <w:numPr>
          <w:ilvl w:val="0"/>
          <w:numId w:val="121"/>
        </w:numPr>
        <w:ind w:firstLineChars="0"/>
      </w:pPr>
      <w:r>
        <w:rPr>
          <w:rFonts w:hint="eastAsia"/>
        </w:rPr>
        <w:t>Voice模块启动时，向IPC模块注册接口，暴露语音模块底层能力</w:t>
      </w:r>
    </w:p>
    <w:p>
      <w:pPr>
        <w:pStyle w:val="345"/>
        <w:numPr>
          <w:ilvl w:val="0"/>
          <w:numId w:val="121"/>
        </w:numPr>
        <w:ind w:firstLineChars="0"/>
      </w:pPr>
      <w:r>
        <w:rPr>
          <w:rFonts w:hint="eastAsia"/>
        </w:rPr>
        <w:t>日志管理模块启动时，向IPC模块注册接口，暴露日志管理能力</w:t>
      </w:r>
    </w:p>
    <w:p>
      <w:pPr>
        <w:pStyle w:val="345"/>
        <w:numPr>
          <w:ilvl w:val="0"/>
          <w:numId w:val="121"/>
        </w:numPr>
        <w:ind w:firstLineChars="0"/>
      </w:pPr>
      <w:r>
        <w:rPr>
          <w:rFonts w:hint="eastAsia"/>
        </w:rPr>
        <w:t>云平台要增加一个WAN连接，云平台客户端收到请求后，IPC调用TR069模块的AddWANConnection接口。</w:t>
      </w:r>
    </w:p>
    <w:p>
      <w:pPr>
        <w:pStyle w:val="345"/>
        <w:numPr>
          <w:ilvl w:val="0"/>
          <w:numId w:val="121"/>
        </w:numPr>
        <w:ind w:firstLineChars="0"/>
      </w:pPr>
      <w:r>
        <w:rPr>
          <w:rFonts w:hint="eastAsia"/>
        </w:rPr>
        <w:t>云平台要呼叫一个号码，云平台客户端收到请求后，IPC调用Voice模块的call接口，带上被叫号码作为参数。</w:t>
      </w:r>
    </w:p>
    <w:p>
      <w:pPr>
        <w:pStyle w:val="345"/>
        <w:numPr>
          <w:ilvl w:val="0"/>
          <w:numId w:val="121"/>
        </w:numPr>
        <w:ind w:firstLineChars="0"/>
      </w:pPr>
      <w:r>
        <w:rPr>
          <w:rFonts w:hint="eastAsia"/>
        </w:rPr>
        <w:t>云平台要回滚设备的日志，云平台客户端收到请求后，IPC调用日志管理模块的RotateLog接口。</w:t>
      </w:r>
    </w:p>
    <w:p>
      <w:pPr>
        <w:pStyle w:val="161"/>
        <w:spacing w:before="312" w:after="312"/>
      </w:pPr>
      <w:bookmarkStart w:id="818" w:name="_Toc447897241"/>
      <w:bookmarkStart w:id="819" w:name="_Toc532477830"/>
      <w:r>
        <w:rPr>
          <w:rFonts w:hint="eastAsia"/>
        </w:rPr>
        <w:t>系统要求</w:t>
      </w:r>
      <w:bookmarkEnd w:id="818"/>
      <w:bookmarkEnd w:id="819"/>
    </w:p>
    <w:p>
      <w:pPr>
        <w:pStyle w:val="162"/>
        <w:spacing w:before="156" w:after="156"/>
      </w:pPr>
      <w:r>
        <w:rPr>
          <w:rFonts w:hint="eastAsia"/>
        </w:rPr>
        <w:tab/>
      </w:r>
      <w:bookmarkStart w:id="820" w:name="_Toc532477831"/>
      <w:r>
        <w:rPr>
          <w:rFonts w:hint="eastAsia"/>
        </w:rPr>
        <w:t>系统软件要求</w:t>
      </w:r>
      <w:bookmarkEnd w:id="820"/>
    </w:p>
    <w:p>
      <w:pPr>
        <w:spacing w:after="15"/>
      </w:pPr>
      <w:r>
        <w:rPr>
          <w:rFonts w:hint="eastAsia"/>
        </w:rPr>
        <w:t>对操作系统要求如下：</w:t>
      </w:r>
    </w:p>
    <w:p>
      <w:pPr>
        <w:spacing w:after="15"/>
        <w:ind w:left="420"/>
      </w:pPr>
      <w:r>
        <w:rPr>
          <w:rFonts w:hint="eastAsia"/>
        </w:rPr>
        <w:t>1）</w:t>
      </w:r>
      <w:bookmarkStart w:id="821" w:name="_Hlk28177510"/>
      <w:r>
        <w:rPr>
          <w:rFonts w:hint="eastAsia"/>
        </w:rPr>
        <w:t>应使用Linux内核，版本应不低于3.1</w:t>
      </w:r>
      <w:r>
        <w:t>8</w:t>
      </w:r>
      <w:r>
        <w:rPr>
          <w:rFonts w:hint="eastAsia"/>
        </w:rPr>
        <w:t>，宜不低于</w:t>
      </w:r>
      <w:r>
        <w:t>4.4</w:t>
      </w:r>
      <w:r>
        <w:rPr>
          <w:rFonts w:hint="eastAsia"/>
        </w:rPr>
        <w:t>。当版本不支持LXC时，应将LXC相关代码移植到所用的版本。</w:t>
      </w:r>
      <w:bookmarkEnd w:id="821"/>
    </w:p>
    <w:p>
      <w:pPr>
        <w:spacing w:after="15"/>
      </w:pPr>
      <w:r>
        <w:rPr>
          <w:rFonts w:hint="eastAsia"/>
        </w:rPr>
        <w:tab/>
      </w:r>
      <w:r>
        <w:rPr>
          <w:rFonts w:hint="eastAsia"/>
        </w:rPr>
        <w:t>2）内核必须支持overlayfs。</w:t>
      </w:r>
    </w:p>
    <w:p>
      <w:pPr>
        <w:spacing w:after="15"/>
        <w:ind w:firstLine="420"/>
      </w:pPr>
      <w:r>
        <w:rPr>
          <w:rFonts w:hint="eastAsia"/>
        </w:rPr>
        <w:t>3）按照下图要求，打开所有lxc选项。</w:t>
      </w:r>
    </w:p>
    <w:tbl>
      <w:tblPr>
        <w:tblStyle w:val="66"/>
        <w:tblW w:w="7229" w:type="dxa"/>
        <w:tblInd w:w="8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9" w:type="dxa"/>
          </w:tcPr>
          <w:p>
            <w:pPr>
              <w:spacing w:after="15"/>
            </w:pPr>
            <w:r>
              <w:t>* General setup</w:t>
            </w:r>
          </w:p>
          <w:p>
            <w:pPr>
              <w:spacing w:after="15"/>
            </w:pPr>
            <w:r>
              <w:t xml:space="preserve">  * Control Group support</w:t>
            </w:r>
          </w:p>
          <w:p>
            <w:pPr>
              <w:spacing w:after="15"/>
            </w:pPr>
            <w:r>
              <w:t xml:space="preserve">    -&gt; Namespaces cgroup subsystem </w:t>
            </w:r>
          </w:p>
          <w:p>
            <w:pPr>
              <w:spacing w:after="15"/>
            </w:pPr>
            <w:r>
              <w:t xml:space="preserve">    -&gt; Freezer cgroup subsystem</w:t>
            </w:r>
          </w:p>
          <w:p>
            <w:pPr>
              <w:spacing w:after="15"/>
            </w:pPr>
            <w:r>
              <w:t xml:space="preserve">    -&gt; Cpuset support</w:t>
            </w:r>
          </w:p>
          <w:p>
            <w:pPr>
              <w:spacing w:after="15"/>
            </w:pPr>
            <w:r>
              <w:t xml:space="preserve">    -&gt; Simple CPU accounting cgroup subsystem</w:t>
            </w:r>
          </w:p>
          <w:p>
            <w:pPr>
              <w:spacing w:after="15"/>
            </w:pPr>
            <w:r>
              <w:t xml:space="preserve">    -&gt; Resource counters</w:t>
            </w:r>
          </w:p>
          <w:p>
            <w:pPr>
              <w:spacing w:after="15"/>
            </w:pPr>
            <w:r>
              <w:t xml:space="preserve">      -&gt; Memory Resource Controller for Control Groups</w:t>
            </w:r>
          </w:p>
          <w:p>
            <w:pPr>
              <w:spacing w:after="15"/>
            </w:pPr>
            <w:r>
              <w:t xml:space="preserve">  * Group CPU scheduler</w:t>
            </w:r>
          </w:p>
          <w:p>
            <w:pPr>
              <w:spacing w:after="15"/>
            </w:pPr>
            <w:r>
              <w:t xml:space="preserve">    -&gt; Basis for grouping tasks (Control Groups)</w:t>
            </w:r>
          </w:p>
          <w:p>
            <w:pPr>
              <w:spacing w:after="15"/>
            </w:pPr>
            <w:r>
              <w:t xml:space="preserve">  * Namespaces support</w:t>
            </w:r>
          </w:p>
          <w:p>
            <w:pPr>
              <w:spacing w:after="15"/>
            </w:pPr>
            <w:r>
              <w:t xml:space="preserve">    -&gt; UTS namespace</w:t>
            </w:r>
          </w:p>
          <w:p>
            <w:pPr>
              <w:spacing w:after="15"/>
            </w:pPr>
            <w:r>
              <w:t xml:space="preserve">    -&gt; IPC namespace</w:t>
            </w:r>
          </w:p>
          <w:p>
            <w:pPr>
              <w:spacing w:after="15"/>
            </w:pPr>
            <w:r>
              <w:t xml:space="preserve">    -&gt; User namespace</w:t>
            </w:r>
          </w:p>
          <w:p>
            <w:pPr>
              <w:spacing w:after="15"/>
            </w:pPr>
            <w:r>
              <w:t xml:space="preserve">    -&gt; Pid Namespaces</w:t>
            </w:r>
          </w:p>
          <w:p>
            <w:pPr>
              <w:spacing w:after="15"/>
            </w:pPr>
            <w:r>
              <w:t xml:space="preserve">    -&gt; Network namespace </w:t>
            </w:r>
          </w:p>
          <w:p>
            <w:pPr>
              <w:spacing w:after="15"/>
            </w:pPr>
            <w:r>
              <w:t>* Device Drivers</w:t>
            </w:r>
          </w:p>
          <w:p>
            <w:pPr>
              <w:spacing w:after="15"/>
            </w:pPr>
            <w:r>
              <w:t xml:space="preserve">  * Character devices</w:t>
            </w:r>
          </w:p>
          <w:p>
            <w:pPr>
              <w:spacing w:after="15"/>
            </w:pPr>
            <w:r>
              <w:t xml:space="preserve">    -&gt; Support multiple instances of devpts</w:t>
            </w:r>
          </w:p>
          <w:p>
            <w:pPr>
              <w:spacing w:after="15"/>
            </w:pPr>
            <w:r>
              <w:t xml:space="preserve">  * Network device support</w:t>
            </w:r>
          </w:p>
          <w:p>
            <w:pPr>
              <w:spacing w:after="15"/>
            </w:pPr>
            <w:r>
              <w:t xml:space="preserve">    -&gt; MAC-VLAN support</w:t>
            </w:r>
          </w:p>
          <w:p>
            <w:pPr>
              <w:spacing w:after="15"/>
            </w:pPr>
            <w:r>
              <w:t xml:space="preserve">    -&gt; Virtual ethernet pair device</w:t>
            </w:r>
          </w:p>
          <w:p>
            <w:pPr>
              <w:spacing w:after="15"/>
            </w:pPr>
            <w:r>
              <w:t>* Networking</w:t>
            </w:r>
          </w:p>
          <w:p>
            <w:pPr>
              <w:spacing w:after="15"/>
            </w:pPr>
            <w:r>
              <w:t xml:space="preserve">  * Networking options</w:t>
            </w:r>
          </w:p>
          <w:p>
            <w:pPr>
              <w:spacing w:after="15"/>
            </w:pPr>
            <w:r>
              <w:t xml:space="preserve">    -&gt; 802.1d Ethernet Bridging</w:t>
            </w:r>
          </w:p>
          <w:p>
            <w:pPr>
              <w:spacing w:after="15"/>
            </w:pPr>
            <w:r>
              <w:t>* Security options</w:t>
            </w:r>
          </w:p>
          <w:p>
            <w:pPr>
              <w:pStyle w:val="47"/>
              <w:widowControl w:val="0"/>
              <w:spacing w:after="15"/>
              <w:ind w:firstLine="0" w:firstLineChars="0"/>
            </w:pPr>
            <w:r>
              <w:t xml:space="preserve">  -&gt;File POSIX Capabilities</w:t>
            </w:r>
          </w:p>
        </w:tc>
      </w:tr>
    </w:tbl>
    <w:p>
      <w:pPr>
        <w:spacing w:after="15"/>
        <w:ind w:left="420"/>
      </w:pPr>
      <w:r>
        <w:rPr>
          <w:rFonts w:hint="eastAsia"/>
        </w:rPr>
        <w:t>4）要求使用不低于</w:t>
      </w:r>
      <w:r>
        <w:t>musl-libc1.1.22</w:t>
      </w:r>
      <w:r>
        <w:rPr>
          <w:rFonts w:hint="eastAsia"/>
        </w:rPr>
        <w:t>版本的C库，应不修改</w:t>
      </w:r>
      <w:r>
        <w:t>musl-libc</w:t>
      </w:r>
      <w:r>
        <w:rPr>
          <w:rFonts w:hint="eastAsia"/>
        </w:rPr>
        <w:t>的代码，如果使用glibc，版本不应该低于2.</w:t>
      </w:r>
      <w:r>
        <w:t>22</w:t>
      </w:r>
      <w:r>
        <w:rPr>
          <w:rFonts w:hint="eastAsia"/>
        </w:rPr>
        <w:t>。</w:t>
      </w:r>
    </w:p>
    <w:p>
      <w:pPr>
        <w:pStyle w:val="162"/>
        <w:spacing w:before="156" w:after="156"/>
      </w:pPr>
      <w:bookmarkStart w:id="822" w:name="_Toc532477832"/>
      <w:r>
        <w:rPr>
          <w:rFonts w:hint="eastAsia"/>
        </w:rPr>
        <w:t>系统分区及中间件集成要求</w:t>
      </w:r>
      <w:bookmarkEnd w:id="822"/>
    </w:p>
    <w:p>
      <w:pPr>
        <w:pStyle w:val="147"/>
        <w:spacing w:before="156" w:after="156"/>
      </w:pPr>
      <w:r>
        <w:rPr>
          <w:rFonts w:hint="eastAsia"/>
        </w:rPr>
        <w:t>中间件的更新能力</w:t>
      </w:r>
    </w:p>
    <w:p>
      <w:pPr>
        <w:spacing w:after="15"/>
        <w:ind w:left="210"/>
        <w:rPr>
          <w:rFonts w:ascii="宋体" w:hAnsi="宋体"/>
          <w:kern w:val="0"/>
          <w:szCs w:val="21"/>
        </w:rPr>
      </w:pPr>
      <w:r>
        <w:rPr>
          <w:rFonts w:hint="eastAsia" w:ascii="宋体" w:hAnsi="宋体"/>
          <w:kern w:val="0"/>
          <w:szCs w:val="21"/>
        </w:rPr>
        <w:t>中间件平台支持三种形式的更新:</w:t>
      </w:r>
    </w:p>
    <w:p>
      <w:pPr>
        <w:pStyle w:val="345"/>
        <w:numPr>
          <w:ilvl w:val="0"/>
          <w:numId w:val="122"/>
        </w:numPr>
        <w:spacing w:after="15"/>
        <w:ind w:left="426" w:firstLine="0" w:firstLineChars="0"/>
        <w:rPr>
          <w:rFonts w:ascii="宋体" w:hAnsi="宋体"/>
          <w:kern w:val="0"/>
          <w:szCs w:val="21"/>
        </w:rPr>
      </w:pPr>
      <w:r>
        <w:rPr>
          <w:rFonts w:hint="eastAsia" w:ascii="宋体" w:hAnsi="宋体"/>
          <w:kern w:val="0"/>
          <w:szCs w:val="21"/>
        </w:rPr>
        <w:t>中间件系统固件升级 (Framework Upgrade)</w:t>
      </w:r>
    </w:p>
    <w:p>
      <w:pPr>
        <w:pStyle w:val="345"/>
        <w:spacing w:after="15"/>
        <w:ind w:left="846" w:leftChars="403" w:firstLine="0" w:firstLineChars="0"/>
        <w:rPr>
          <w:rFonts w:ascii="宋体" w:hAnsi="宋体"/>
          <w:kern w:val="0"/>
          <w:szCs w:val="21"/>
        </w:rPr>
      </w:pPr>
      <w:r>
        <w:rPr>
          <w:rFonts w:hint="eastAsia" w:ascii="宋体" w:hAnsi="宋体"/>
          <w:kern w:val="0"/>
          <w:szCs w:val="21"/>
        </w:rPr>
        <w:t>中间件系统更新，核心程序框架发上较大程度的更新，譬如, 资源框架，安全模型等核心组件的升级，这时会需要中间件固件的升级。这种升级的频度往往相对是比较低的。</w:t>
      </w:r>
    </w:p>
    <w:p>
      <w:pPr>
        <w:pStyle w:val="345"/>
        <w:numPr>
          <w:ilvl w:val="0"/>
          <w:numId w:val="122"/>
        </w:numPr>
        <w:spacing w:after="15"/>
        <w:ind w:left="426" w:firstLine="0" w:firstLineChars="0"/>
        <w:rPr>
          <w:rFonts w:ascii="宋体" w:hAnsi="宋体"/>
          <w:kern w:val="0"/>
          <w:szCs w:val="21"/>
        </w:rPr>
      </w:pPr>
      <w:r>
        <w:rPr>
          <w:rFonts w:hint="eastAsia" w:ascii="宋体" w:hAnsi="宋体"/>
          <w:kern w:val="0"/>
          <w:szCs w:val="21"/>
        </w:rPr>
        <w:t>中间件的系统更新 (Framework Update)</w:t>
      </w:r>
    </w:p>
    <w:p>
      <w:pPr>
        <w:pStyle w:val="345"/>
        <w:spacing w:after="15"/>
        <w:ind w:left="846" w:leftChars="403" w:firstLine="0" w:firstLineChars="0"/>
        <w:rPr>
          <w:rFonts w:ascii="宋体" w:hAnsi="宋体"/>
          <w:kern w:val="0"/>
          <w:szCs w:val="21"/>
        </w:rPr>
      </w:pPr>
      <w:r>
        <w:rPr>
          <w:rFonts w:hint="eastAsia" w:ascii="宋体" w:hAnsi="宋体"/>
          <w:kern w:val="0"/>
          <w:szCs w:val="21"/>
        </w:rPr>
        <w:t>中间的的系统更新，往往是中间件的某些功能模块发生了升级更新，譬如，云平台客户端的升级更新，功能库的增加及升级等。</w:t>
      </w:r>
    </w:p>
    <w:p>
      <w:pPr>
        <w:pStyle w:val="345"/>
        <w:numPr>
          <w:ilvl w:val="0"/>
          <w:numId w:val="122"/>
        </w:numPr>
        <w:spacing w:after="15"/>
        <w:ind w:left="426" w:firstLine="0" w:firstLineChars="0"/>
        <w:rPr>
          <w:rFonts w:ascii="宋体" w:hAnsi="宋体"/>
          <w:kern w:val="0"/>
          <w:szCs w:val="21"/>
        </w:rPr>
      </w:pPr>
      <w:r>
        <w:rPr>
          <w:rFonts w:hint="eastAsia" w:ascii="宋体" w:hAnsi="宋体"/>
          <w:kern w:val="0"/>
          <w:szCs w:val="21"/>
        </w:rPr>
        <w:t>插件安装及升级</w:t>
      </w:r>
    </w:p>
    <w:p>
      <w:pPr>
        <w:pStyle w:val="345"/>
        <w:spacing w:after="15"/>
        <w:ind w:left="846" w:leftChars="403" w:firstLine="0" w:firstLineChars="0"/>
        <w:rPr>
          <w:rFonts w:ascii="宋体" w:hAnsi="宋体"/>
          <w:kern w:val="0"/>
          <w:szCs w:val="21"/>
        </w:rPr>
      </w:pPr>
      <w:r>
        <w:rPr>
          <w:rFonts w:hint="eastAsia" w:ascii="宋体" w:hAnsi="宋体"/>
          <w:kern w:val="0"/>
          <w:szCs w:val="21"/>
        </w:rPr>
        <w:t>第三方插件的升级，这个是高频度的升级更新行为，而且用户对于这类的更新是可控的。</w:t>
      </w:r>
    </w:p>
    <w:p>
      <w:pPr>
        <w:pStyle w:val="147"/>
        <w:spacing w:before="156" w:after="156"/>
      </w:pPr>
      <w:r>
        <w:rPr>
          <w:rFonts w:hint="eastAsia"/>
        </w:rPr>
        <w:t>中间件对系统分区及文件系统的要求</w:t>
      </w:r>
    </w:p>
    <w:p>
      <w:pPr>
        <w:pStyle w:val="345"/>
        <w:numPr>
          <w:ilvl w:val="0"/>
          <w:numId w:val="123"/>
        </w:numPr>
        <w:spacing w:after="15"/>
        <w:ind w:firstLineChars="0"/>
        <w:rPr>
          <w:rFonts w:ascii="宋体" w:hAnsi="宋体"/>
          <w:kern w:val="0"/>
          <w:szCs w:val="21"/>
        </w:rPr>
      </w:pPr>
      <w:r>
        <w:rPr>
          <w:rFonts w:hint="eastAsia" w:ascii="宋体" w:hAnsi="宋体"/>
          <w:kern w:val="0"/>
          <w:szCs w:val="21"/>
        </w:rPr>
        <w:t>设备系统应满足如下分区要求:</w:t>
      </w:r>
    </w:p>
    <w:p>
      <w:pPr>
        <w:pStyle w:val="345"/>
        <w:numPr>
          <w:ilvl w:val="0"/>
          <w:numId w:val="124"/>
        </w:numPr>
        <w:spacing w:after="15" w:line="360" w:lineRule="auto"/>
        <w:ind w:left="426" w:firstLine="0" w:firstLineChars="0"/>
        <w:rPr>
          <w:sz w:val="24"/>
          <w:szCs w:val="24"/>
        </w:rPr>
      </w:pPr>
      <w:r>
        <w:rPr>
          <w:sz w:val="24"/>
          <w:szCs w:val="24"/>
        </w:rPr>
        <w:t>F</w:t>
      </w:r>
      <w:r>
        <w:rPr>
          <w:rFonts w:hint="eastAsia"/>
          <w:sz w:val="24"/>
          <w:szCs w:val="24"/>
        </w:rPr>
        <w:t>ramework 系统分区</w:t>
      </w:r>
    </w:p>
    <w:p>
      <w:pPr>
        <w:pStyle w:val="345"/>
        <w:spacing w:after="15"/>
        <w:ind w:left="846" w:leftChars="403" w:firstLine="0" w:firstLineChars="0"/>
        <w:rPr>
          <w:rFonts w:ascii="宋体" w:hAnsi="宋体"/>
          <w:kern w:val="0"/>
          <w:szCs w:val="21"/>
        </w:rPr>
      </w:pPr>
      <w:r>
        <w:rPr>
          <w:rFonts w:hint="eastAsia" w:ascii="宋体" w:hAnsi="宋体"/>
          <w:kern w:val="0"/>
          <w:szCs w:val="21"/>
        </w:rPr>
        <w:t>用于存放中间件的核心系统，分区以只读方式挂载到/opt/upt/framework1 挂载点上，防止系统文件被误删除。</w:t>
      </w:r>
    </w:p>
    <w:p>
      <w:pPr>
        <w:pStyle w:val="345"/>
        <w:numPr>
          <w:ilvl w:val="0"/>
          <w:numId w:val="124"/>
        </w:numPr>
        <w:spacing w:after="15" w:line="360" w:lineRule="auto"/>
        <w:ind w:left="426" w:firstLine="0" w:firstLineChars="0"/>
        <w:rPr>
          <w:sz w:val="24"/>
          <w:szCs w:val="24"/>
        </w:rPr>
      </w:pPr>
      <w:r>
        <w:rPr>
          <w:rFonts w:hint="eastAsia"/>
          <w:sz w:val="24"/>
          <w:szCs w:val="24"/>
        </w:rPr>
        <w:t>Framework 系统备份分区</w:t>
      </w:r>
    </w:p>
    <w:p>
      <w:pPr>
        <w:pStyle w:val="345"/>
        <w:spacing w:after="15"/>
        <w:ind w:left="846" w:leftChars="403" w:firstLine="0" w:firstLineChars="0"/>
        <w:rPr>
          <w:rFonts w:ascii="宋体" w:hAnsi="宋体"/>
          <w:kern w:val="0"/>
          <w:szCs w:val="21"/>
        </w:rPr>
      </w:pPr>
      <w:r>
        <w:rPr>
          <w:rFonts w:hint="eastAsia" w:ascii="宋体" w:hAnsi="宋体"/>
          <w:kern w:val="0"/>
          <w:szCs w:val="21"/>
        </w:rPr>
        <w:t>实现framework的双备份机制，防止中间件系统固件升级时，如果发生不可预知的掉电行为，网关还能启动升级之前的中间平台运行。</w:t>
      </w:r>
    </w:p>
    <w:p>
      <w:pPr>
        <w:pStyle w:val="345"/>
        <w:numPr>
          <w:ilvl w:val="0"/>
          <w:numId w:val="124"/>
        </w:numPr>
        <w:spacing w:after="15" w:line="360" w:lineRule="auto"/>
        <w:ind w:left="426" w:firstLine="0" w:firstLineChars="0"/>
        <w:rPr>
          <w:sz w:val="24"/>
          <w:szCs w:val="24"/>
        </w:rPr>
      </w:pPr>
      <w:r>
        <w:rPr>
          <w:rFonts w:hint="eastAsia"/>
          <w:sz w:val="24"/>
          <w:szCs w:val="24"/>
        </w:rPr>
        <w:t>Framework apps 分区</w:t>
      </w:r>
    </w:p>
    <w:p>
      <w:pPr>
        <w:pStyle w:val="345"/>
        <w:spacing w:after="15"/>
        <w:ind w:left="846" w:leftChars="403" w:firstLine="0" w:firstLineChars="0"/>
        <w:rPr>
          <w:rFonts w:ascii="宋体" w:hAnsi="宋体"/>
          <w:kern w:val="0"/>
          <w:szCs w:val="21"/>
        </w:rPr>
      </w:pPr>
      <w:r>
        <w:rPr>
          <w:rFonts w:hint="eastAsia" w:ascii="宋体" w:hAnsi="宋体"/>
          <w:kern w:val="0"/>
          <w:szCs w:val="21"/>
        </w:rPr>
        <w:t>用于保存动态安装的插件，以及中间件的系统更新。</w:t>
      </w:r>
    </w:p>
    <w:p>
      <w:pPr>
        <w:pStyle w:val="345"/>
        <w:numPr>
          <w:ilvl w:val="0"/>
          <w:numId w:val="123"/>
        </w:numPr>
        <w:spacing w:after="15"/>
        <w:ind w:firstLineChars="0"/>
        <w:rPr>
          <w:rFonts w:ascii="宋体" w:hAnsi="宋体"/>
          <w:kern w:val="0"/>
          <w:szCs w:val="21"/>
        </w:rPr>
      </w:pPr>
      <w:r>
        <w:rPr>
          <w:rFonts w:hint="eastAsia" w:ascii="宋体" w:hAnsi="宋体"/>
          <w:kern w:val="0"/>
          <w:szCs w:val="21"/>
        </w:rPr>
        <w:t>应支持如下文件系统要求:</w:t>
      </w:r>
    </w:p>
    <w:p>
      <w:pPr>
        <w:pStyle w:val="345"/>
        <w:numPr>
          <w:ilvl w:val="0"/>
          <w:numId w:val="124"/>
        </w:numPr>
        <w:spacing w:after="15" w:line="360" w:lineRule="auto"/>
        <w:ind w:left="426" w:firstLine="0" w:firstLineChars="0"/>
        <w:rPr>
          <w:sz w:val="24"/>
          <w:szCs w:val="24"/>
        </w:rPr>
      </w:pPr>
      <w:r>
        <w:rPr>
          <w:rFonts w:hint="eastAsia"/>
          <w:sz w:val="24"/>
          <w:szCs w:val="24"/>
        </w:rPr>
        <w:t>只读文件系统（用于</w:t>
      </w:r>
      <w:r>
        <w:rPr>
          <w:sz w:val="24"/>
          <w:szCs w:val="24"/>
        </w:rPr>
        <w:t xml:space="preserve">Framework </w:t>
      </w:r>
      <w:r>
        <w:rPr>
          <w:rFonts w:hint="eastAsia"/>
          <w:sz w:val="24"/>
          <w:szCs w:val="24"/>
        </w:rPr>
        <w:t>系统分区及系统备份分区）</w:t>
      </w:r>
      <w:r>
        <w:rPr>
          <w:sz w:val="24"/>
          <w:szCs w:val="24"/>
        </w:rPr>
        <w:t xml:space="preserve">: </w:t>
      </w:r>
    </w:p>
    <w:p>
      <w:pPr>
        <w:pStyle w:val="345"/>
        <w:spacing w:after="15"/>
        <w:ind w:left="846" w:leftChars="403" w:firstLine="0" w:firstLineChars="0"/>
        <w:rPr>
          <w:rFonts w:ascii="宋体" w:hAnsi="宋体"/>
          <w:kern w:val="0"/>
          <w:szCs w:val="21"/>
        </w:rPr>
      </w:pPr>
      <w:r>
        <w:rPr>
          <w:rFonts w:hint="eastAsia" w:ascii="宋体" w:hAnsi="宋体"/>
          <w:kern w:val="0"/>
          <w:szCs w:val="21"/>
        </w:rPr>
        <w:t>Squash FS 4.0 以上（含4.0）, 要求支持xz 压缩算法。</w:t>
      </w:r>
    </w:p>
    <w:p>
      <w:pPr>
        <w:pStyle w:val="345"/>
        <w:numPr>
          <w:ilvl w:val="0"/>
          <w:numId w:val="124"/>
        </w:numPr>
        <w:spacing w:after="15" w:line="360" w:lineRule="auto"/>
        <w:ind w:left="426" w:firstLine="0" w:firstLineChars="0"/>
        <w:rPr>
          <w:sz w:val="24"/>
          <w:szCs w:val="24"/>
        </w:rPr>
      </w:pPr>
      <w:r>
        <w:rPr>
          <w:rFonts w:hint="eastAsia"/>
          <w:sz w:val="24"/>
          <w:szCs w:val="24"/>
        </w:rPr>
        <w:t>可读写文件系统</w:t>
      </w:r>
      <w:r>
        <w:rPr>
          <w:sz w:val="24"/>
          <w:szCs w:val="24"/>
        </w:rPr>
        <w:t xml:space="preserve"> (</w:t>
      </w:r>
      <w:r>
        <w:rPr>
          <w:rFonts w:hint="eastAsia"/>
          <w:sz w:val="24"/>
          <w:szCs w:val="24"/>
        </w:rPr>
        <w:t>用于</w:t>
      </w:r>
      <w:r>
        <w:rPr>
          <w:sz w:val="24"/>
          <w:szCs w:val="24"/>
        </w:rPr>
        <w:t xml:space="preserve">Apps </w:t>
      </w:r>
      <w:r>
        <w:rPr>
          <w:rFonts w:hint="eastAsia"/>
          <w:sz w:val="24"/>
          <w:szCs w:val="24"/>
        </w:rPr>
        <w:t>分区</w:t>
      </w:r>
      <w:r>
        <w:rPr>
          <w:sz w:val="24"/>
          <w:szCs w:val="24"/>
        </w:rPr>
        <w:t>)</w:t>
      </w:r>
    </w:p>
    <w:p>
      <w:pPr>
        <w:pStyle w:val="345"/>
        <w:spacing w:after="15"/>
        <w:ind w:left="846" w:leftChars="403" w:firstLine="0" w:firstLineChars="0"/>
        <w:rPr>
          <w:rFonts w:ascii="宋体" w:hAnsi="宋体"/>
          <w:kern w:val="0"/>
          <w:szCs w:val="21"/>
        </w:rPr>
      </w:pPr>
      <w:r>
        <w:rPr>
          <w:rFonts w:hint="eastAsia" w:ascii="宋体" w:hAnsi="宋体"/>
          <w:kern w:val="0"/>
          <w:szCs w:val="21"/>
        </w:rPr>
        <w:t>Ubifs, 要求使用zlib压缩算法。</w:t>
      </w:r>
    </w:p>
    <w:p>
      <w:pPr>
        <w:pStyle w:val="345"/>
        <w:numPr>
          <w:ilvl w:val="0"/>
          <w:numId w:val="123"/>
        </w:numPr>
        <w:spacing w:after="15"/>
        <w:ind w:firstLineChars="0"/>
        <w:rPr>
          <w:rFonts w:ascii="宋体" w:hAnsi="宋体"/>
          <w:kern w:val="0"/>
          <w:szCs w:val="21"/>
        </w:rPr>
      </w:pPr>
      <w:r>
        <w:rPr>
          <w:rFonts w:hint="eastAsia" w:ascii="宋体" w:hAnsi="宋体"/>
          <w:kern w:val="0"/>
          <w:szCs w:val="21"/>
        </w:rPr>
        <w:t>应支持如下分区大小要求：</w:t>
      </w:r>
    </w:p>
    <w:p>
      <w:pPr>
        <w:pStyle w:val="345"/>
        <w:numPr>
          <w:ilvl w:val="0"/>
          <w:numId w:val="124"/>
        </w:numPr>
        <w:spacing w:after="15" w:line="360" w:lineRule="auto"/>
        <w:ind w:left="426" w:firstLine="0" w:firstLineChars="0"/>
        <w:rPr>
          <w:sz w:val="24"/>
          <w:szCs w:val="24"/>
        </w:rPr>
      </w:pPr>
      <w:r>
        <w:rPr>
          <w:rFonts w:hint="eastAsia"/>
          <w:sz w:val="24"/>
          <w:szCs w:val="24"/>
        </w:rPr>
        <w:t>至少提供128</w:t>
      </w:r>
      <w:r>
        <w:rPr>
          <w:sz w:val="24"/>
          <w:szCs w:val="24"/>
        </w:rPr>
        <w:t>MB</w:t>
      </w:r>
      <w:r>
        <w:rPr>
          <w:rFonts w:hint="eastAsia"/>
          <w:sz w:val="24"/>
          <w:szCs w:val="24"/>
        </w:rPr>
        <w:t>给中间件平台使用。</w:t>
      </w:r>
    </w:p>
    <w:p>
      <w:pPr>
        <w:pStyle w:val="345"/>
        <w:spacing w:after="15"/>
        <w:ind w:left="846" w:leftChars="403" w:firstLine="0" w:firstLineChars="0"/>
        <w:rPr>
          <w:rFonts w:ascii="宋体" w:hAnsi="宋体"/>
          <w:kern w:val="0"/>
          <w:szCs w:val="21"/>
        </w:rPr>
      </w:pPr>
      <w:r>
        <w:rPr>
          <w:rFonts w:ascii="宋体" w:hAnsi="宋体"/>
          <w:kern w:val="0"/>
          <w:szCs w:val="21"/>
        </w:rPr>
        <w:t>Framework</w:t>
      </w:r>
      <w:r>
        <w:rPr>
          <w:rFonts w:hint="eastAsia" w:ascii="宋体" w:hAnsi="宋体"/>
          <w:kern w:val="0"/>
          <w:szCs w:val="21"/>
        </w:rPr>
        <w:t>1</w:t>
      </w:r>
      <w:r>
        <w:rPr>
          <w:rFonts w:ascii="宋体" w:hAnsi="宋体"/>
          <w:kern w:val="0"/>
          <w:szCs w:val="21"/>
        </w:rPr>
        <w:t xml:space="preserve">: </w:t>
      </w:r>
      <w:r>
        <w:rPr>
          <w:rFonts w:hint="eastAsia" w:ascii="宋体" w:hAnsi="宋体"/>
          <w:kern w:val="0"/>
          <w:szCs w:val="21"/>
        </w:rPr>
        <w:t>16M.</w:t>
      </w:r>
    </w:p>
    <w:p>
      <w:pPr>
        <w:pStyle w:val="345"/>
        <w:spacing w:after="15"/>
        <w:ind w:left="846" w:leftChars="403" w:firstLine="0" w:firstLineChars="0"/>
        <w:rPr>
          <w:rFonts w:ascii="宋体" w:hAnsi="宋体"/>
          <w:kern w:val="0"/>
          <w:szCs w:val="21"/>
        </w:rPr>
      </w:pPr>
      <w:r>
        <w:rPr>
          <w:rFonts w:hint="eastAsia" w:ascii="宋体" w:hAnsi="宋体"/>
          <w:kern w:val="0"/>
          <w:szCs w:val="21"/>
        </w:rPr>
        <w:t>Framework2: 16M.</w:t>
      </w:r>
    </w:p>
    <w:p>
      <w:pPr>
        <w:pStyle w:val="345"/>
        <w:spacing w:after="15"/>
        <w:ind w:left="846" w:leftChars="403" w:firstLine="0" w:firstLineChars="0"/>
        <w:rPr>
          <w:rFonts w:ascii="宋体" w:hAnsi="宋体"/>
          <w:kern w:val="0"/>
          <w:szCs w:val="21"/>
        </w:rPr>
      </w:pPr>
      <w:r>
        <w:rPr>
          <w:rFonts w:hint="eastAsia" w:ascii="宋体" w:hAnsi="宋体"/>
          <w:kern w:val="0"/>
          <w:szCs w:val="21"/>
        </w:rPr>
        <w:t xml:space="preserve">Apps: &gt;=96M </w:t>
      </w:r>
    </w:p>
    <w:p>
      <w:pPr>
        <w:pStyle w:val="147"/>
        <w:spacing w:before="156" w:after="156"/>
      </w:pPr>
      <w:r>
        <w:rPr>
          <w:rFonts w:hint="eastAsia"/>
        </w:rPr>
        <w:t>中间件集成要求</w:t>
      </w:r>
    </w:p>
    <w:p>
      <w:pPr>
        <w:pStyle w:val="345"/>
        <w:numPr>
          <w:ilvl w:val="0"/>
          <w:numId w:val="125"/>
        </w:numPr>
        <w:spacing w:after="15" w:line="360" w:lineRule="auto"/>
        <w:ind w:firstLineChars="0"/>
        <w:rPr>
          <w:rFonts w:ascii="宋体" w:hAnsi="宋体"/>
          <w:kern w:val="0"/>
          <w:szCs w:val="21"/>
        </w:rPr>
      </w:pPr>
      <w:r>
        <w:rPr>
          <w:rFonts w:hint="eastAsia" w:asciiTheme="minorEastAsia" w:hAnsiTheme="minorEastAsia" w:eastAsiaTheme="minorEastAsia"/>
          <w:kern w:val="0"/>
          <w:szCs w:val="21"/>
        </w:rPr>
        <w:t>framework.</w:t>
      </w:r>
      <w:r>
        <w:rPr>
          <w:rFonts w:ascii="宋体" w:hAnsi="宋体"/>
          <w:kern w:val="0"/>
          <w:szCs w:val="21"/>
        </w:rPr>
        <w:t xml:space="preserve"> squashfs</w:t>
      </w:r>
      <w:r>
        <w:rPr>
          <w:rFonts w:hint="eastAsia" w:asciiTheme="minorEastAsia" w:hAnsiTheme="minorEastAsia" w:eastAsiaTheme="minorEastAsia"/>
          <w:kern w:val="0"/>
          <w:szCs w:val="21"/>
        </w:rPr>
        <w:t>文件</w:t>
      </w:r>
      <w:r>
        <w:rPr>
          <w:rFonts w:asciiTheme="minorEastAsia" w:hAnsiTheme="minorEastAsia" w:eastAsiaTheme="minorEastAsia"/>
          <w:kern w:val="0"/>
          <w:szCs w:val="21"/>
        </w:rPr>
        <w:t xml:space="preserve"> (squash FS image)</w:t>
      </w:r>
    </w:p>
    <w:p>
      <w:pPr>
        <w:pStyle w:val="345"/>
        <w:spacing w:after="15"/>
        <w:ind w:left="846" w:leftChars="403" w:firstLine="0" w:firstLineChars="0"/>
        <w:rPr>
          <w:rFonts w:ascii="宋体" w:hAnsi="宋体"/>
          <w:kern w:val="0"/>
          <w:szCs w:val="21"/>
        </w:rPr>
      </w:pPr>
      <w:r>
        <w:rPr>
          <w:rFonts w:hint="eastAsia" w:ascii="宋体" w:hAnsi="宋体"/>
          <w:kern w:val="0"/>
          <w:szCs w:val="21"/>
        </w:rPr>
        <w:t>设备厂家需要将此image烧录到Framework1 MTD 分区中。</w:t>
      </w:r>
    </w:p>
    <w:p>
      <w:pPr>
        <w:pStyle w:val="345"/>
        <w:numPr>
          <w:ilvl w:val="0"/>
          <w:numId w:val="125"/>
        </w:numPr>
        <w:spacing w:after="15" w:line="360" w:lineRule="auto"/>
        <w:ind w:firstLineChars="0"/>
        <w:rPr>
          <w:rFonts w:ascii="宋体" w:hAnsi="宋体"/>
          <w:kern w:val="0"/>
          <w:szCs w:val="21"/>
        </w:rPr>
      </w:pPr>
      <w:r>
        <w:rPr>
          <w:rFonts w:ascii="宋体" w:hAnsi="宋体"/>
          <w:kern w:val="0"/>
          <w:szCs w:val="21"/>
        </w:rPr>
        <w:t xml:space="preserve">Dbus </w:t>
      </w:r>
      <w:r>
        <w:rPr>
          <w:rFonts w:hint="eastAsia" w:ascii="宋体" w:hAnsi="宋体"/>
          <w:kern w:val="0"/>
          <w:szCs w:val="21"/>
        </w:rPr>
        <w:t>工具(包含dbus配置文件的需求)</w:t>
      </w:r>
    </w:p>
    <w:p>
      <w:pPr>
        <w:pStyle w:val="345"/>
        <w:spacing w:after="15"/>
        <w:ind w:left="846" w:leftChars="403" w:firstLine="0" w:firstLineChars="0"/>
        <w:rPr>
          <w:rFonts w:ascii="宋体" w:hAnsi="宋体"/>
          <w:kern w:val="0"/>
          <w:szCs w:val="21"/>
        </w:rPr>
      </w:pPr>
      <w:r>
        <w:rPr>
          <w:rFonts w:hint="eastAsia" w:ascii="宋体" w:hAnsi="宋体"/>
          <w:kern w:val="0"/>
          <w:szCs w:val="21"/>
        </w:rPr>
        <w:t>设备厂家需要将此 DBus 工具集成进各自的软件里面，包含配置文件的存放路径。</w:t>
      </w:r>
    </w:p>
    <w:p>
      <w:pPr>
        <w:pStyle w:val="345"/>
        <w:numPr>
          <w:ilvl w:val="0"/>
          <w:numId w:val="125"/>
        </w:numPr>
        <w:spacing w:after="15" w:line="360" w:lineRule="auto"/>
        <w:ind w:firstLineChars="0"/>
        <w:rPr>
          <w:rFonts w:ascii="宋体" w:hAnsi="宋体"/>
          <w:kern w:val="0"/>
          <w:szCs w:val="21"/>
        </w:rPr>
      </w:pPr>
      <w:r>
        <w:rPr>
          <w:rFonts w:hint="eastAsia" w:ascii="宋体" w:hAnsi="宋体"/>
          <w:kern w:val="0"/>
          <w:szCs w:val="21"/>
        </w:rPr>
        <w:t>SAF启动程序</w:t>
      </w:r>
      <w:r>
        <w:rPr>
          <w:rFonts w:ascii="宋体" w:hAnsi="宋体"/>
          <w:kern w:val="0"/>
          <w:szCs w:val="21"/>
        </w:rPr>
        <w:t xml:space="preserve"> (Smart Application Framework)</w:t>
      </w:r>
    </w:p>
    <w:p>
      <w:pPr>
        <w:pStyle w:val="345"/>
        <w:spacing w:after="15"/>
        <w:ind w:left="846" w:leftChars="403" w:firstLine="0" w:firstLineChars="0"/>
        <w:rPr>
          <w:rFonts w:ascii="宋体" w:hAnsi="宋体"/>
          <w:kern w:val="0"/>
          <w:szCs w:val="21"/>
        </w:rPr>
      </w:pPr>
      <w:r>
        <w:rPr>
          <w:rFonts w:hint="eastAsia" w:ascii="宋体" w:hAnsi="宋体"/>
          <w:kern w:val="0"/>
          <w:szCs w:val="21"/>
        </w:rPr>
        <w:t>将saf程序放置于网关的启动脚本中去</w:t>
      </w:r>
    </w:p>
    <w:p>
      <w:pPr>
        <w:pStyle w:val="345"/>
        <w:spacing w:after="15"/>
        <w:ind w:left="846" w:leftChars="403" w:firstLine="0" w:firstLineChars="0"/>
        <w:rPr>
          <w:rFonts w:ascii="宋体" w:hAnsi="宋体"/>
          <w:kern w:val="0"/>
          <w:szCs w:val="21"/>
        </w:rPr>
      </w:pPr>
      <w:r>
        <w:rPr>
          <w:rFonts w:hint="eastAsia" w:ascii="宋体" w:hAnsi="宋体"/>
          <w:kern w:val="0"/>
          <w:szCs w:val="21"/>
        </w:rPr>
        <w:t>并且需要将三个mtd分区的名字传递过去</w:t>
      </w:r>
    </w:p>
    <w:p>
      <w:pPr>
        <w:pStyle w:val="345"/>
        <w:spacing w:after="15"/>
        <w:ind w:left="846" w:leftChars="403" w:firstLine="0" w:firstLineChars="0"/>
        <w:rPr>
          <w:rFonts w:ascii="宋体" w:hAnsi="宋体"/>
          <w:kern w:val="0"/>
          <w:szCs w:val="21"/>
        </w:rPr>
      </w:pPr>
      <w:r>
        <w:rPr>
          <w:rFonts w:hint="eastAsia" w:ascii="宋体" w:hAnsi="宋体"/>
          <w:kern w:val="0"/>
          <w:szCs w:val="21"/>
        </w:rPr>
        <w:t>saf-xxx service a b c（a,b,c分别对应framework1，framework2和apps的mtd分区号）</w:t>
      </w:r>
    </w:p>
    <w:p>
      <w:pPr>
        <w:pStyle w:val="345"/>
        <w:spacing w:after="15"/>
        <w:ind w:left="846" w:leftChars="403" w:firstLine="0" w:firstLineChars="0"/>
        <w:rPr>
          <w:rFonts w:ascii="宋体" w:hAnsi="宋体"/>
          <w:kern w:val="0"/>
          <w:szCs w:val="21"/>
        </w:rPr>
      </w:pPr>
      <w:r>
        <w:rPr>
          <w:rFonts w:ascii="宋体" w:hAnsi="宋体"/>
          <w:kern w:val="0"/>
          <w:szCs w:val="21"/>
        </w:rPr>
        <w:t>应对saf-xxx启动的进程具备守护措施，保证进程死掉后可以自动恢复。</w:t>
      </w:r>
    </w:p>
    <w:p>
      <w:pPr>
        <w:pStyle w:val="345"/>
        <w:numPr>
          <w:ilvl w:val="0"/>
          <w:numId w:val="125"/>
        </w:numPr>
        <w:spacing w:after="15" w:line="360" w:lineRule="auto"/>
        <w:ind w:firstLineChars="0"/>
        <w:rPr>
          <w:rFonts w:ascii="宋体" w:hAnsi="宋体"/>
          <w:kern w:val="0"/>
          <w:szCs w:val="21"/>
        </w:rPr>
      </w:pPr>
      <w:r>
        <w:rPr>
          <w:rFonts w:hint="eastAsia" w:ascii="宋体" w:hAnsi="宋体"/>
          <w:kern w:val="0"/>
          <w:szCs w:val="21"/>
        </w:rPr>
        <w:t>设备厂家需要在跟文件系统里面准备好一下相应的挂载点</w:t>
      </w:r>
    </w:p>
    <w:p>
      <w:pPr>
        <w:pStyle w:val="345"/>
        <w:spacing w:after="15"/>
        <w:ind w:left="846" w:leftChars="403" w:firstLine="0" w:firstLineChars="0"/>
        <w:rPr>
          <w:rFonts w:ascii="宋体" w:hAnsi="宋体"/>
          <w:kern w:val="0"/>
          <w:szCs w:val="21"/>
        </w:rPr>
      </w:pPr>
      <w:r>
        <w:rPr>
          <w:rFonts w:hint="eastAsia" w:ascii="宋体" w:hAnsi="宋体"/>
          <w:kern w:val="0"/>
          <w:szCs w:val="21"/>
        </w:rPr>
        <w:t>/opt/upt/framework</w:t>
      </w:r>
    </w:p>
    <w:p>
      <w:pPr>
        <w:pStyle w:val="345"/>
        <w:spacing w:after="15"/>
        <w:ind w:left="846" w:leftChars="403" w:firstLine="0" w:firstLineChars="0"/>
        <w:rPr>
          <w:rFonts w:ascii="宋体" w:hAnsi="宋体"/>
          <w:kern w:val="0"/>
          <w:szCs w:val="21"/>
        </w:rPr>
      </w:pPr>
      <w:r>
        <w:rPr>
          <w:rFonts w:hint="eastAsia" w:ascii="宋体" w:hAnsi="宋体"/>
          <w:kern w:val="0"/>
          <w:szCs w:val="21"/>
        </w:rPr>
        <w:t>/opt/upt/apps</w:t>
      </w:r>
    </w:p>
    <w:p>
      <w:pPr>
        <w:pStyle w:val="345"/>
        <w:numPr>
          <w:ilvl w:val="0"/>
          <w:numId w:val="125"/>
        </w:numPr>
        <w:spacing w:after="15"/>
        <w:ind w:firstLineChars="0"/>
      </w:pPr>
      <w:r>
        <w:rPr>
          <w:rFonts w:hint="eastAsia"/>
        </w:rPr>
        <w:t>终端产品固件要求:</w:t>
      </w:r>
    </w:p>
    <w:p>
      <w:pPr>
        <w:pStyle w:val="345"/>
        <w:spacing w:after="15"/>
        <w:ind w:left="846" w:leftChars="403" w:firstLine="0" w:firstLineChars="0"/>
        <w:rPr>
          <w:rFonts w:ascii="宋体" w:hAnsi="宋体"/>
          <w:kern w:val="0"/>
          <w:szCs w:val="21"/>
        </w:rPr>
      </w:pPr>
      <w:r>
        <w:rPr>
          <w:rFonts w:hint="eastAsia" w:ascii="宋体" w:hAnsi="宋体"/>
          <w:kern w:val="0"/>
          <w:szCs w:val="21"/>
        </w:rPr>
        <w:t>终端产品固件必须支持两种形态，一种是包含中间件的形态，一种是不包含中间件的形态。</w:t>
      </w:r>
    </w:p>
    <w:p>
      <w:pPr>
        <w:pStyle w:val="345"/>
        <w:spacing w:after="15"/>
        <w:ind w:left="846" w:leftChars="403" w:firstLine="0" w:firstLineChars="0"/>
        <w:rPr>
          <w:rFonts w:ascii="宋体" w:hAnsi="宋体"/>
          <w:kern w:val="0"/>
          <w:szCs w:val="21"/>
        </w:rPr>
      </w:pPr>
      <w:r>
        <w:rPr>
          <w:rFonts w:hint="eastAsia" w:ascii="宋体" w:hAnsi="宋体"/>
          <w:kern w:val="0"/>
          <w:szCs w:val="21"/>
        </w:rPr>
        <w:t>包含中间件的固件升级的时候，请烧录到中间件备份分区。</w:t>
      </w:r>
    </w:p>
    <w:p>
      <w:pPr>
        <w:pStyle w:val="345"/>
        <w:spacing w:after="15"/>
        <w:ind w:left="846" w:leftChars="403" w:firstLine="0" w:firstLineChars="0"/>
        <w:rPr>
          <w:rFonts w:ascii="宋体" w:hAnsi="宋体"/>
          <w:kern w:val="0"/>
          <w:szCs w:val="21"/>
        </w:rPr>
      </w:pPr>
      <w:r>
        <w:rPr>
          <w:rFonts w:hint="eastAsia" w:ascii="宋体" w:hAnsi="宋体"/>
          <w:kern w:val="0"/>
          <w:szCs w:val="21"/>
        </w:rPr>
        <w:t>终端产品固件升级（包括通过ITMS、智家平台发起的升级）时，应先暂停中间件的运行。</w:t>
      </w:r>
    </w:p>
    <w:p>
      <w:pPr>
        <w:pStyle w:val="147"/>
        <w:spacing w:before="156" w:after="156"/>
      </w:pPr>
      <w:r>
        <w:rPr>
          <w:rFonts w:hint="eastAsia"/>
        </w:rPr>
        <w:t>中间件管理接口及升级流程要求</w:t>
      </w:r>
    </w:p>
    <w:p>
      <w:pPr>
        <w:pStyle w:val="345"/>
        <w:numPr>
          <w:ilvl w:val="0"/>
          <w:numId w:val="126"/>
        </w:numPr>
        <w:spacing w:after="15"/>
        <w:ind w:firstLineChars="0"/>
      </w:pPr>
      <w:r>
        <w:rPr>
          <w:rFonts w:hint="eastAsia"/>
        </w:rPr>
        <w:t>应支持如下中间件管理接口</w:t>
      </w:r>
      <w:r>
        <w:t>:</w:t>
      </w:r>
    </w:p>
    <w:p>
      <w:pPr>
        <w:pStyle w:val="111"/>
        <w:numPr>
          <w:ilvl w:val="0"/>
          <w:numId w:val="0"/>
        </w:numPr>
        <w:spacing w:after="15"/>
        <w:ind w:left="780"/>
      </w:pPr>
      <w:r>
        <w:rPr>
          <w:rFonts w:hint="eastAsia"/>
        </w:rPr>
        <w:t xml:space="preserve">服务名: </w:t>
      </w:r>
      <w:r>
        <w:t>com.ctc.saf1</w:t>
      </w:r>
    </w:p>
    <w:p>
      <w:pPr>
        <w:pStyle w:val="111"/>
        <w:numPr>
          <w:ilvl w:val="0"/>
          <w:numId w:val="0"/>
        </w:numPr>
        <w:spacing w:after="15"/>
        <w:ind w:left="780"/>
      </w:pPr>
      <w:r>
        <w:rPr>
          <w:rFonts w:hint="eastAsia"/>
        </w:rPr>
        <w:t>对象路径:</w:t>
      </w:r>
      <w:r>
        <w:t xml:space="preserve"> /com/ctc/saf1</w:t>
      </w:r>
    </w:p>
    <w:p>
      <w:pPr>
        <w:pStyle w:val="111"/>
        <w:numPr>
          <w:ilvl w:val="0"/>
          <w:numId w:val="0"/>
        </w:numPr>
        <w:spacing w:after="15"/>
        <w:ind w:left="780"/>
      </w:pPr>
      <w:r>
        <w:rPr>
          <w:rFonts w:hint="eastAsia"/>
        </w:rPr>
        <w:t xml:space="preserve">接口: </w:t>
      </w:r>
      <w:r>
        <w:t>com.ctc.saf1.framework</w:t>
      </w:r>
    </w:p>
    <w:tbl>
      <w:tblPr>
        <w:tblStyle w:val="67"/>
        <w:tblW w:w="8012" w:type="dxa"/>
        <w:tblInd w:w="11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68"/>
        <w:gridCol w:w="850"/>
        <w:gridCol w:w="851"/>
        <w:gridCol w:w="1134"/>
        <w:gridCol w:w="2693"/>
        <w:gridCol w:w="8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属性名</w:t>
            </w:r>
          </w:p>
        </w:tc>
        <w:tc>
          <w:tcPr>
            <w:tcW w:w="850"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类型</w:t>
            </w:r>
          </w:p>
        </w:tc>
        <w:tc>
          <w:tcPr>
            <w:tcW w:w="851"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权限</w:t>
            </w:r>
          </w:p>
        </w:tc>
        <w:tc>
          <w:tcPr>
            <w:tcW w:w="1134"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变更通知</w:t>
            </w:r>
          </w:p>
        </w:tc>
        <w:tc>
          <w:tcPr>
            <w:tcW w:w="2693"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备注</w:t>
            </w:r>
          </w:p>
        </w:tc>
        <w:tc>
          <w:tcPr>
            <w:tcW w:w="816" w:type="dxa"/>
            <w:shd w:val="clear" w:color="auto" w:fill="D8D8D8" w:themeFill="background1" w:themeFillShade="D9"/>
          </w:tcPr>
          <w:p>
            <w:pPr>
              <w:spacing w:after="15"/>
              <w:jc w:val="center"/>
              <w:rPr>
                <w:rFonts w:asciiTheme="minorHAnsi" w:hAnsiTheme="minorHAnsi" w:eastAsiaTheme="minorEastAsia"/>
              </w:rPr>
            </w:pPr>
            <w:r>
              <w:rPr>
                <w:rFonts w:hint="eastAsia" w:asciiTheme="minorHAnsi" w:hAnsiTheme="minorHAnsi" w:eastAsiaTheme="minorEastAsia"/>
              </w:rPr>
              <w:t>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Theme="minorHAnsi" w:hAnsiTheme="minorHAnsi" w:eastAsiaTheme="minorEastAsia"/>
              </w:rPr>
            </w:pPr>
            <w:r>
              <w:rPr>
                <w:rFonts w:asciiTheme="minorHAnsi" w:hAnsiTheme="minorHAnsi" w:eastAsiaTheme="minorEastAsia"/>
              </w:rPr>
              <w:t>S</w:t>
            </w:r>
            <w:r>
              <w:rPr>
                <w:rFonts w:hint="eastAsia" w:asciiTheme="minorHAnsi" w:hAnsiTheme="minorHAnsi" w:eastAsiaTheme="minorEastAsia"/>
              </w:rPr>
              <w:t>AF</w:t>
            </w:r>
            <w:r>
              <w:rPr>
                <w:rFonts w:asciiTheme="minorHAnsi" w:hAnsiTheme="minorHAnsi" w:eastAsiaTheme="minorEastAsia"/>
              </w:rPr>
              <w:t>Vers</w:t>
            </w:r>
            <w:r>
              <w:rPr>
                <w:rFonts w:hint="eastAsia" w:asciiTheme="minorHAnsi" w:hAnsiTheme="minorHAnsi" w:eastAsiaTheme="minorEastAsia"/>
              </w:rPr>
              <w:t>ion</w:t>
            </w:r>
          </w:p>
        </w:tc>
        <w:tc>
          <w:tcPr>
            <w:tcW w:w="850" w:type="dxa"/>
          </w:tcPr>
          <w:p>
            <w:pPr>
              <w:spacing w:after="15"/>
              <w:rPr>
                <w:rFonts w:asciiTheme="minorHAnsi" w:hAnsiTheme="minorHAnsi" w:eastAsiaTheme="minorEastAsia"/>
              </w:rPr>
            </w:pPr>
            <w:r>
              <w:rPr>
                <w:rFonts w:asciiTheme="minorHAnsi" w:hAnsiTheme="minorHAnsi" w:eastAsiaTheme="minorEastAsia"/>
              </w:rPr>
              <w:t>STRING</w:t>
            </w:r>
            <w:r>
              <w:rPr>
                <w:rFonts w:hint="eastAsia" w:asciiTheme="minorHAnsi" w:hAnsiTheme="minorHAnsi" w:eastAsiaTheme="minorEastAsia"/>
              </w:rPr>
              <w:t>(31)</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spacing w:after="15"/>
              <w:rPr>
                <w:rFonts w:asciiTheme="minorHAnsi" w:hAnsiTheme="minorHAnsi" w:eastAsiaTheme="minorEastAsia"/>
              </w:rPr>
            </w:pPr>
            <w:r>
              <w:rPr>
                <w:rFonts w:hint="eastAsia" w:asciiTheme="minorHAnsi" w:hAnsiTheme="minorHAnsi" w:eastAsiaTheme="minorEastAsia"/>
              </w:rPr>
              <w:t>SAF 版本号</w:t>
            </w:r>
          </w:p>
        </w:tc>
        <w:tc>
          <w:tcPr>
            <w:tcW w:w="816"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Theme="minorHAnsi" w:hAnsiTheme="minorHAnsi" w:eastAsiaTheme="minorEastAsia"/>
              </w:rPr>
            </w:pPr>
            <w:r>
              <w:rPr>
                <w:rFonts w:hint="eastAsia" w:asciiTheme="minorHAnsi" w:hAnsiTheme="minorHAnsi" w:eastAsiaTheme="minorEastAsia"/>
              </w:rPr>
              <w:t>FrameworkVersion</w:t>
            </w:r>
          </w:p>
        </w:tc>
        <w:tc>
          <w:tcPr>
            <w:tcW w:w="850" w:type="dxa"/>
          </w:tcPr>
          <w:p>
            <w:pPr>
              <w:spacing w:after="15"/>
              <w:rPr>
                <w:rFonts w:asciiTheme="minorHAnsi" w:hAnsiTheme="minorHAnsi" w:eastAsiaTheme="minorEastAsia"/>
              </w:rPr>
            </w:pPr>
            <w:r>
              <w:rPr>
                <w:rFonts w:asciiTheme="minorHAnsi" w:hAnsiTheme="minorHAnsi" w:eastAsiaTheme="minorEastAsia"/>
              </w:rPr>
              <w:t>STRING</w:t>
            </w:r>
            <w:r>
              <w:rPr>
                <w:rFonts w:hint="eastAsia" w:asciiTheme="minorHAnsi" w:hAnsiTheme="minorHAnsi" w:eastAsiaTheme="minorEastAsia"/>
              </w:rPr>
              <w:t>(63)</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spacing w:after="15"/>
              <w:rPr>
                <w:rFonts w:asciiTheme="minorHAnsi" w:hAnsiTheme="minorHAnsi" w:eastAsiaTheme="minorEastAsia"/>
              </w:rPr>
            </w:pPr>
            <w:r>
              <w:rPr>
                <w:rFonts w:hint="eastAsia" w:asciiTheme="minorHAnsi" w:hAnsiTheme="minorHAnsi" w:eastAsiaTheme="minorEastAsia"/>
              </w:rPr>
              <w:t>中间件版本号</w:t>
            </w:r>
          </w:p>
        </w:tc>
        <w:tc>
          <w:tcPr>
            <w:tcW w:w="816"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Theme="minorHAnsi" w:hAnsiTheme="minorHAnsi" w:eastAsiaTheme="minorEastAsia"/>
              </w:rPr>
            </w:pPr>
            <w:r>
              <w:rPr>
                <w:rFonts w:hint="eastAsia" w:asciiTheme="minorHAnsi" w:hAnsiTheme="minorHAnsi" w:eastAsiaTheme="minorEastAsia"/>
              </w:rPr>
              <w:t>BackupFrameworkVersion</w:t>
            </w:r>
          </w:p>
        </w:tc>
        <w:tc>
          <w:tcPr>
            <w:tcW w:w="850" w:type="dxa"/>
          </w:tcPr>
          <w:p>
            <w:pPr>
              <w:spacing w:after="15"/>
              <w:rPr>
                <w:rFonts w:asciiTheme="minorHAnsi" w:hAnsiTheme="minorHAnsi" w:eastAsiaTheme="minorEastAsia"/>
              </w:rPr>
            </w:pPr>
            <w:r>
              <w:rPr>
                <w:rFonts w:hint="eastAsia" w:asciiTheme="minorHAnsi" w:hAnsiTheme="minorHAnsi" w:eastAsiaTheme="minorEastAsia"/>
              </w:rPr>
              <w:t>STRING(63)</w:t>
            </w:r>
          </w:p>
        </w:tc>
        <w:tc>
          <w:tcPr>
            <w:tcW w:w="851" w:type="dxa"/>
          </w:tcPr>
          <w:p>
            <w:pPr>
              <w:spacing w:after="15"/>
              <w:rPr>
                <w:rFonts w:asciiTheme="minorHAnsi" w:hAnsiTheme="minorHAnsi" w:eastAsiaTheme="minorEastAsia"/>
              </w:rPr>
            </w:pPr>
            <w:r>
              <w:rPr>
                <w:rFonts w:hint="eastAsia" w:asciiTheme="minorHAnsi" w:hAnsiTheme="minorHAnsi" w:eastAsiaTheme="minorEastAsia"/>
              </w:rPr>
              <w:t>read</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693" w:type="dxa"/>
          </w:tcPr>
          <w:p>
            <w:pPr>
              <w:spacing w:after="15"/>
              <w:rPr>
                <w:rFonts w:asciiTheme="minorHAnsi" w:hAnsiTheme="minorHAnsi" w:eastAsiaTheme="minorEastAsia"/>
              </w:rPr>
            </w:pPr>
            <w:r>
              <w:rPr>
                <w:rFonts w:hint="eastAsia" w:asciiTheme="minorHAnsi" w:hAnsiTheme="minorHAnsi" w:eastAsiaTheme="minorEastAsia"/>
              </w:rPr>
              <w:t>备份中间件版本号</w:t>
            </w:r>
          </w:p>
        </w:tc>
        <w:tc>
          <w:tcPr>
            <w:tcW w:w="816" w:type="dxa"/>
          </w:tcPr>
          <w:p>
            <w:pPr>
              <w:spacing w:after="15"/>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668" w:type="dxa"/>
          </w:tcPr>
          <w:p>
            <w:pPr>
              <w:spacing w:after="15"/>
              <w:rPr>
                <w:rFonts w:asciiTheme="minorHAnsi" w:hAnsiTheme="minorHAnsi" w:eastAsiaTheme="minorEastAsia"/>
              </w:rPr>
            </w:pPr>
            <w:r>
              <w:rPr>
                <w:rFonts w:hint="eastAsia" w:asciiTheme="minorHAnsi" w:hAnsiTheme="minorHAnsi" w:eastAsiaTheme="minorEastAsia"/>
              </w:rPr>
              <w:t>CloudClientVersion</w:t>
            </w:r>
          </w:p>
        </w:tc>
        <w:tc>
          <w:tcPr>
            <w:tcW w:w="850" w:type="dxa"/>
          </w:tcPr>
          <w:p>
            <w:pPr>
              <w:spacing w:after="15"/>
              <w:rPr>
                <w:rFonts w:asciiTheme="minorHAnsi" w:hAnsiTheme="minorHAnsi" w:eastAsiaTheme="minorEastAsia"/>
              </w:rPr>
            </w:pPr>
            <w:r>
              <w:rPr>
                <w:rFonts w:asciiTheme="minorHAnsi" w:hAnsiTheme="minorHAnsi" w:eastAsiaTheme="minorEastAsia"/>
              </w:rPr>
              <w:t>STRING</w:t>
            </w:r>
            <w:r>
              <w:rPr>
                <w:rFonts w:hint="eastAsia" w:asciiTheme="minorHAnsi" w:hAnsiTheme="minorHAnsi" w:eastAsiaTheme="minorEastAsia"/>
              </w:rPr>
              <w:t>(63)</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spacing w:after="15"/>
              <w:rPr>
                <w:rFonts w:asciiTheme="minorHAnsi" w:hAnsiTheme="minorHAnsi" w:eastAsiaTheme="minorEastAsia"/>
              </w:rPr>
            </w:pPr>
            <w:r>
              <w:rPr>
                <w:rFonts w:hint="eastAsia" w:asciiTheme="minorHAnsi" w:hAnsiTheme="minorHAnsi" w:eastAsiaTheme="minorEastAsia"/>
              </w:rPr>
              <w:t>云客户端版本号</w:t>
            </w:r>
          </w:p>
        </w:tc>
        <w:tc>
          <w:tcPr>
            <w:tcW w:w="816"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Theme="minorHAnsi" w:hAnsiTheme="minorHAnsi" w:eastAsiaTheme="minorEastAsia"/>
              </w:rPr>
            </w:pPr>
            <w:r>
              <w:rPr>
                <w:rFonts w:hint="eastAsia" w:asciiTheme="minorHAnsi" w:hAnsiTheme="minorHAnsi" w:eastAsiaTheme="minorEastAsia"/>
              </w:rPr>
              <w:t>BackupMTD</w:t>
            </w:r>
          </w:p>
        </w:tc>
        <w:tc>
          <w:tcPr>
            <w:tcW w:w="850" w:type="dxa"/>
          </w:tcPr>
          <w:p>
            <w:pPr>
              <w:spacing w:after="15"/>
              <w:rPr>
                <w:rFonts w:asciiTheme="minorHAnsi" w:hAnsiTheme="minorHAnsi" w:eastAsiaTheme="minorEastAsia"/>
              </w:rPr>
            </w:pPr>
            <w:r>
              <w:rPr>
                <w:rFonts w:hint="eastAsia" w:asciiTheme="minorHAnsi" w:hAnsiTheme="minorHAnsi" w:eastAsiaTheme="minorEastAsia"/>
              </w:rPr>
              <w:t>BYTE</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spacing w:after="15"/>
              <w:rPr>
                <w:rFonts w:asciiTheme="minorHAnsi" w:hAnsiTheme="minorHAnsi" w:eastAsiaTheme="minorEastAsia"/>
              </w:rPr>
            </w:pPr>
            <w:r>
              <w:rPr>
                <w:rFonts w:hint="eastAsia" w:asciiTheme="minorHAnsi" w:hAnsiTheme="minorHAnsi" w:eastAsiaTheme="minorEastAsia"/>
              </w:rPr>
              <w:t>中间件备份分区MTD号</w:t>
            </w:r>
          </w:p>
        </w:tc>
        <w:tc>
          <w:tcPr>
            <w:tcW w:w="816"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Theme="minorHAnsi" w:hAnsiTheme="minorHAnsi" w:eastAsiaTheme="minorEastAsia"/>
              </w:rPr>
            </w:pPr>
            <w:r>
              <w:rPr>
                <w:rFonts w:hint="eastAsia" w:asciiTheme="minorHAnsi" w:hAnsiTheme="minorHAnsi" w:eastAsiaTheme="minorEastAsia"/>
              </w:rPr>
              <w:t>ActiveMTD</w:t>
            </w:r>
          </w:p>
        </w:tc>
        <w:tc>
          <w:tcPr>
            <w:tcW w:w="850" w:type="dxa"/>
          </w:tcPr>
          <w:p>
            <w:pPr>
              <w:spacing w:after="15"/>
              <w:rPr>
                <w:rFonts w:asciiTheme="minorHAnsi" w:hAnsiTheme="minorHAnsi" w:eastAsiaTheme="minorEastAsia"/>
              </w:rPr>
            </w:pPr>
            <w:r>
              <w:rPr>
                <w:rFonts w:hint="eastAsia" w:asciiTheme="minorHAnsi" w:hAnsiTheme="minorHAnsi" w:eastAsiaTheme="minorEastAsia"/>
              </w:rPr>
              <w:t>BYTE</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spacing w:after="15"/>
              <w:rPr>
                <w:rFonts w:asciiTheme="minorHAnsi" w:hAnsiTheme="minorHAnsi" w:eastAsiaTheme="minorEastAsia"/>
              </w:rPr>
            </w:pPr>
            <w:r>
              <w:rPr>
                <w:rFonts w:hint="eastAsia" w:asciiTheme="minorHAnsi" w:hAnsiTheme="minorHAnsi" w:eastAsiaTheme="minorEastAsia"/>
              </w:rPr>
              <w:t>中间件活动分区MTD号</w:t>
            </w:r>
          </w:p>
        </w:tc>
        <w:tc>
          <w:tcPr>
            <w:tcW w:w="816" w:type="dxa"/>
          </w:tcPr>
          <w:p>
            <w:pPr>
              <w:spacing w:after="15"/>
              <w:rPr>
                <w:rFonts w:asciiTheme="minorHAnsi" w:hAnsiTheme="minorHAnsi" w:eastAsiaTheme="minorEastAsia"/>
              </w:rPr>
            </w:pPr>
            <w:r>
              <w:rPr>
                <w:rFonts w:hint="eastAsia" w:asciiTheme="minorHAnsi" w:hAnsiTheme="minorHAnsi" w:eastAsiaTheme="minorEastAsia"/>
              </w:rPr>
              <w:t>1.0</w:t>
            </w:r>
          </w:p>
        </w:tc>
      </w:tr>
    </w:tbl>
    <w:p>
      <w:pPr>
        <w:pStyle w:val="111"/>
        <w:numPr>
          <w:ilvl w:val="0"/>
          <w:numId w:val="0"/>
        </w:numPr>
        <w:spacing w:after="15"/>
        <w:ind w:left="780"/>
      </w:pPr>
      <w:r>
        <w:rPr>
          <w:rFonts w:hint="eastAsia"/>
        </w:rPr>
        <w:t>方法：</w:t>
      </w:r>
    </w:p>
    <w:p>
      <w:pPr>
        <w:pStyle w:val="111"/>
        <w:numPr>
          <w:ilvl w:val="0"/>
          <w:numId w:val="127"/>
        </w:numPr>
        <w:spacing w:after="15"/>
        <w:ind w:left="710" w:leftChars="338" w:firstLine="140" w:firstLineChars="67"/>
      </w:pPr>
      <w:r>
        <w:rPr>
          <w:rFonts w:hint="eastAsia"/>
        </w:rPr>
        <w:t>UpdateMTDInfo(</w:t>
      </w:r>
      <w:r>
        <w:t>OUT UINT32 result</w:t>
      </w:r>
      <w:r>
        <w:rPr>
          <w:rFonts w:hint="eastAsia"/>
        </w:rPr>
        <w:t>)</w:t>
      </w:r>
    </w:p>
    <w:p>
      <w:pPr>
        <w:pStyle w:val="111"/>
        <w:numPr>
          <w:ilvl w:val="0"/>
          <w:numId w:val="0"/>
        </w:numPr>
        <w:spacing w:after="15"/>
        <w:ind w:left="1134" w:leftChars="540" w:firstLine="140" w:firstLineChars="67"/>
      </w:pPr>
      <w:r>
        <w:rPr>
          <w:rFonts w:hint="eastAsia"/>
        </w:rPr>
        <w:t>更新分区信息</w:t>
      </w:r>
    </w:p>
    <w:p>
      <w:pPr>
        <w:pStyle w:val="111"/>
        <w:numPr>
          <w:ilvl w:val="0"/>
          <w:numId w:val="0"/>
        </w:numPr>
        <w:spacing w:after="15"/>
        <w:ind w:left="1134" w:leftChars="540" w:firstLine="140" w:firstLineChars="67"/>
      </w:pPr>
      <w:r>
        <w:rPr>
          <w:rFonts w:hint="eastAsia"/>
        </w:rPr>
        <w:t>result = 0, 表示更新成功。</w:t>
      </w:r>
    </w:p>
    <w:p>
      <w:pPr>
        <w:pStyle w:val="111"/>
        <w:numPr>
          <w:ilvl w:val="0"/>
          <w:numId w:val="127"/>
        </w:numPr>
        <w:spacing w:after="15"/>
        <w:ind w:left="710" w:leftChars="338" w:firstLine="140" w:firstLineChars="67"/>
      </w:pPr>
      <w:r>
        <w:rPr>
          <w:rFonts w:hint="eastAsia"/>
        </w:rPr>
        <w:t>Pause(IN UINT32 interval, OUT UINT32 result)</w:t>
      </w:r>
    </w:p>
    <w:p>
      <w:pPr>
        <w:pStyle w:val="111"/>
        <w:numPr>
          <w:ilvl w:val="0"/>
          <w:numId w:val="0"/>
        </w:numPr>
        <w:spacing w:after="15"/>
        <w:ind w:left="1134" w:leftChars="540" w:firstLine="140" w:firstLineChars="67"/>
      </w:pPr>
      <w:r>
        <w:rPr>
          <w:rFonts w:hint="eastAsia"/>
        </w:rPr>
        <w:t>暂停Framework</w:t>
      </w:r>
    </w:p>
    <w:p>
      <w:pPr>
        <w:pStyle w:val="111"/>
        <w:numPr>
          <w:ilvl w:val="0"/>
          <w:numId w:val="0"/>
        </w:numPr>
        <w:spacing w:after="15"/>
        <w:ind w:left="1134" w:leftChars="540" w:firstLine="140" w:firstLineChars="67"/>
      </w:pPr>
      <w:r>
        <w:rPr>
          <w:rFonts w:hint="eastAsia"/>
        </w:rPr>
        <w:t>interval: 表示暂停的时间，单位是分钟，如果是0, 表示重启。</w:t>
      </w:r>
    </w:p>
    <w:p>
      <w:pPr>
        <w:pStyle w:val="111"/>
        <w:numPr>
          <w:ilvl w:val="0"/>
          <w:numId w:val="0"/>
        </w:numPr>
        <w:spacing w:after="15"/>
        <w:ind w:left="1134" w:leftChars="540" w:firstLine="140" w:firstLineChars="67"/>
      </w:pPr>
      <w:r>
        <w:rPr>
          <w:rFonts w:hint="eastAsia"/>
        </w:rPr>
        <w:t>result = 0, 表示操作成功。</w:t>
      </w:r>
    </w:p>
    <w:p>
      <w:pPr>
        <w:pStyle w:val="111"/>
        <w:numPr>
          <w:ilvl w:val="0"/>
          <w:numId w:val="127"/>
        </w:numPr>
        <w:spacing w:after="15"/>
        <w:ind w:left="710" w:leftChars="338" w:firstLine="140" w:firstLineChars="67"/>
      </w:pPr>
      <w:r>
        <w:rPr>
          <w:rFonts w:hint="eastAsia"/>
        </w:rPr>
        <w:t>Upgrade(IN STRING filename, OUT UINT32 result)</w:t>
      </w:r>
    </w:p>
    <w:p>
      <w:pPr>
        <w:pStyle w:val="111"/>
        <w:numPr>
          <w:ilvl w:val="0"/>
          <w:numId w:val="0"/>
        </w:numPr>
        <w:spacing w:after="15"/>
        <w:ind w:left="1134" w:leftChars="540" w:firstLine="140" w:firstLineChars="67"/>
      </w:pPr>
      <w:r>
        <w:rPr>
          <w:rFonts w:hint="eastAsia"/>
        </w:rPr>
        <w:t>升级Framework</w:t>
      </w:r>
    </w:p>
    <w:p>
      <w:pPr>
        <w:pStyle w:val="111"/>
        <w:numPr>
          <w:ilvl w:val="0"/>
          <w:numId w:val="127"/>
        </w:numPr>
        <w:spacing w:after="15"/>
        <w:ind w:left="710" w:leftChars="338" w:firstLine="140" w:firstLineChars="67"/>
      </w:pPr>
      <w:r>
        <w:rPr>
          <w:rFonts w:hint="eastAsia"/>
        </w:rPr>
        <w:t>Switch(OUT UINT result) </w:t>
      </w:r>
    </w:p>
    <w:p>
      <w:pPr>
        <w:pStyle w:val="111"/>
        <w:numPr>
          <w:ilvl w:val="0"/>
          <w:numId w:val="0"/>
        </w:numPr>
        <w:spacing w:after="15"/>
        <w:ind w:left="1134" w:leftChars="540" w:firstLine="140" w:firstLineChars="67"/>
      </w:pPr>
      <w:r>
        <w:rPr>
          <w:rFonts w:hint="eastAsia"/>
        </w:rPr>
        <w:t>切换到另外一个中间件运行</w:t>
      </w:r>
    </w:p>
    <w:p>
      <w:pPr>
        <w:pStyle w:val="111"/>
        <w:numPr>
          <w:ilvl w:val="0"/>
          <w:numId w:val="127"/>
        </w:numPr>
        <w:spacing w:after="15"/>
        <w:ind w:left="710" w:leftChars="338" w:firstLine="140" w:firstLineChars="67"/>
      </w:pPr>
      <w:r>
        <w:rPr>
          <w:rFonts w:hint="eastAsia"/>
        </w:rPr>
        <w:t>Restore(OUT UINT result) </w:t>
      </w:r>
    </w:p>
    <w:p>
      <w:pPr>
        <w:pStyle w:val="111"/>
        <w:numPr>
          <w:ilvl w:val="0"/>
          <w:numId w:val="0"/>
        </w:numPr>
        <w:spacing w:after="15"/>
        <w:ind w:left="1134" w:leftChars="540" w:firstLine="140" w:firstLineChars="67"/>
      </w:pPr>
      <w:r>
        <w:rPr>
          <w:rFonts w:hint="eastAsia"/>
        </w:rPr>
        <w:t>恢复到初始设置</w:t>
      </w:r>
    </w:p>
    <w:p>
      <w:pPr>
        <w:pStyle w:val="111"/>
        <w:numPr>
          <w:ilvl w:val="0"/>
          <w:numId w:val="0"/>
        </w:numPr>
        <w:spacing w:after="15"/>
        <w:ind w:left="780"/>
      </w:pPr>
    </w:p>
    <w:p>
      <w:pPr>
        <w:pStyle w:val="345"/>
        <w:numPr>
          <w:ilvl w:val="0"/>
          <w:numId w:val="126"/>
        </w:numPr>
        <w:spacing w:after="15"/>
        <w:ind w:firstLineChars="0"/>
      </w:pPr>
      <w:r>
        <w:rPr>
          <w:rFonts w:hint="eastAsia"/>
        </w:rPr>
        <w:t>应支持如下中间件升级流程</w:t>
      </w:r>
      <w:r>
        <w:t>:</w:t>
      </w:r>
    </w:p>
    <w:p>
      <w:pPr>
        <w:pStyle w:val="111"/>
        <w:numPr>
          <w:ilvl w:val="0"/>
          <w:numId w:val="128"/>
        </w:numPr>
        <w:spacing w:after="15"/>
        <w:ind w:left="566" w:leftChars="268" w:hanging="3"/>
      </w:pPr>
      <w:r>
        <w:rPr>
          <w:rFonts w:hint="eastAsia"/>
        </w:rPr>
        <w:t xml:space="preserve">暂停framework </w:t>
      </w:r>
    </w:p>
    <w:p>
      <w:pPr>
        <w:pStyle w:val="345"/>
        <w:spacing w:after="15"/>
        <w:ind w:left="846" w:leftChars="403" w:firstLine="0" w:firstLineChars="0"/>
        <w:rPr>
          <w:rFonts w:ascii="宋体" w:hAnsi="宋体"/>
          <w:kern w:val="0"/>
          <w:szCs w:val="21"/>
        </w:rPr>
      </w:pPr>
      <w:r>
        <w:rPr>
          <w:rFonts w:ascii="宋体" w:hAnsi="宋体"/>
          <w:kern w:val="0"/>
          <w:szCs w:val="21"/>
        </w:rPr>
        <w:t>bus-send --system --print-reply --dest=com.ctc.saf1 /com/ctc/saf1 com.ctc.saf1.framework.Pause uint32:"10"</w:t>
      </w:r>
    </w:p>
    <w:p>
      <w:pPr>
        <w:pStyle w:val="111"/>
        <w:numPr>
          <w:ilvl w:val="0"/>
          <w:numId w:val="128"/>
        </w:numPr>
        <w:spacing w:after="15"/>
        <w:ind w:left="566" w:leftChars="268" w:hanging="3"/>
      </w:pPr>
      <w:r>
        <w:rPr>
          <w:rFonts w:hint="eastAsia"/>
        </w:rPr>
        <w:t>获取备份分区</w:t>
      </w:r>
    </w:p>
    <w:p>
      <w:pPr>
        <w:pStyle w:val="345"/>
        <w:spacing w:after="15"/>
        <w:ind w:left="846" w:leftChars="403" w:firstLine="0" w:firstLineChars="0"/>
        <w:rPr>
          <w:rFonts w:ascii="宋体" w:hAnsi="宋体"/>
          <w:kern w:val="0"/>
          <w:szCs w:val="21"/>
        </w:rPr>
      </w:pPr>
      <w:r>
        <w:rPr>
          <w:rFonts w:ascii="宋体" w:hAnsi="宋体"/>
          <w:kern w:val="0"/>
          <w:szCs w:val="21"/>
        </w:rPr>
        <w:t>dbus-send --system --print-reply --dest=com.ctc.saf1 /com/ctc/saf1 com.ctc.igd1.Properties.Get string:"com.ctc.saf1.framework" string:"BackupMTD"</w:t>
      </w:r>
    </w:p>
    <w:p>
      <w:pPr>
        <w:pStyle w:val="111"/>
        <w:numPr>
          <w:ilvl w:val="0"/>
          <w:numId w:val="128"/>
        </w:numPr>
        <w:spacing w:after="15"/>
        <w:ind w:left="566" w:leftChars="268" w:hanging="3"/>
      </w:pPr>
      <w:r>
        <w:rPr>
          <w:rFonts w:hint="eastAsia"/>
        </w:rPr>
        <w:t>将Framework烧录到该备份分区。</w:t>
      </w:r>
    </w:p>
    <w:p>
      <w:pPr>
        <w:pStyle w:val="111"/>
        <w:numPr>
          <w:ilvl w:val="0"/>
          <w:numId w:val="128"/>
        </w:numPr>
        <w:spacing w:after="15"/>
        <w:ind w:left="566" w:leftChars="268" w:hanging="3"/>
      </w:pPr>
      <w:r>
        <w:rPr>
          <w:rFonts w:hint="eastAsia"/>
        </w:rPr>
        <w:t>切换活动分区信息</w:t>
      </w:r>
    </w:p>
    <w:p>
      <w:pPr>
        <w:pStyle w:val="345"/>
        <w:spacing w:after="15"/>
        <w:ind w:left="846" w:leftChars="403" w:firstLine="0" w:firstLineChars="0"/>
        <w:rPr>
          <w:rFonts w:ascii="宋体" w:hAnsi="宋体"/>
          <w:kern w:val="0"/>
          <w:szCs w:val="21"/>
        </w:rPr>
      </w:pPr>
      <w:r>
        <w:rPr>
          <w:rFonts w:ascii="宋体" w:hAnsi="宋体"/>
          <w:kern w:val="0"/>
          <w:szCs w:val="21"/>
        </w:rPr>
        <w:t>dbus-send --system --print-reply --dest=com.ctc.saf1 /com/ctc/saf1 com.ctc.saf1.framework.Switch</w:t>
      </w:r>
    </w:p>
    <w:p>
      <w:pPr>
        <w:pStyle w:val="111"/>
        <w:numPr>
          <w:ilvl w:val="0"/>
          <w:numId w:val="128"/>
        </w:numPr>
        <w:spacing w:after="15"/>
        <w:ind w:left="566" w:leftChars="268" w:hanging="3"/>
      </w:pPr>
      <w:r>
        <w:rPr>
          <w:rFonts w:hint="eastAsia"/>
        </w:rPr>
        <w:t>重新启动中间件</w:t>
      </w:r>
    </w:p>
    <w:p>
      <w:pPr>
        <w:pStyle w:val="345"/>
        <w:spacing w:after="15"/>
        <w:ind w:left="846" w:leftChars="403" w:firstLine="0" w:firstLineChars="0"/>
        <w:rPr>
          <w:rFonts w:ascii="宋体" w:hAnsi="宋体"/>
          <w:kern w:val="0"/>
          <w:szCs w:val="21"/>
        </w:rPr>
      </w:pPr>
      <w:r>
        <w:rPr>
          <w:rFonts w:hint="eastAsia" w:ascii="宋体" w:hAnsi="宋体"/>
          <w:kern w:val="0"/>
          <w:szCs w:val="21"/>
        </w:rPr>
        <w:t>d</w:t>
      </w:r>
      <w:r>
        <w:rPr>
          <w:rFonts w:ascii="宋体" w:hAnsi="宋体"/>
          <w:kern w:val="0"/>
          <w:szCs w:val="21"/>
        </w:rPr>
        <w:t>bus-send --system --print-reply --dest=com.ctc.saf1 /com/ctc/saf1 com.ctc.saf1.framework.Pause uint32:"0"</w:t>
      </w:r>
    </w:p>
    <w:p>
      <w:pPr>
        <w:spacing w:after="15"/>
        <w:ind w:left="420"/>
      </w:pPr>
    </w:p>
    <w:p>
      <w:pPr>
        <w:pStyle w:val="345"/>
        <w:numPr>
          <w:ilvl w:val="0"/>
          <w:numId w:val="126"/>
        </w:numPr>
        <w:spacing w:after="15"/>
        <w:ind w:firstLineChars="0"/>
      </w:pPr>
      <w:r>
        <w:rPr>
          <w:rFonts w:hint="eastAsia"/>
        </w:rPr>
        <w:t>长按恢复出厂设置的时候，应支持恢复插件到预置状态：</w:t>
      </w:r>
    </w:p>
    <w:p>
      <w:pPr>
        <w:pStyle w:val="345"/>
        <w:spacing w:after="15"/>
        <w:ind w:left="846" w:leftChars="403" w:firstLine="0" w:firstLineChars="0"/>
        <w:rPr>
          <w:rFonts w:ascii="宋体" w:hAnsi="宋体"/>
          <w:kern w:val="0"/>
          <w:szCs w:val="21"/>
        </w:rPr>
      </w:pPr>
      <w:r>
        <w:rPr>
          <w:rFonts w:hint="eastAsia" w:ascii="宋体" w:hAnsi="宋体"/>
          <w:kern w:val="0"/>
          <w:szCs w:val="21"/>
        </w:rPr>
        <w:t>通过调用</w:t>
      </w:r>
      <w:r>
        <w:rPr>
          <w:rFonts w:ascii="宋体" w:hAnsi="宋体"/>
          <w:kern w:val="0"/>
          <w:szCs w:val="21"/>
        </w:rPr>
        <w:t>com.ctc.saf1.framework</w:t>
      </w:r>
      <w:r>
        <w:rPr>
          <w:rFonts w:hint="eastAsia" w:ascii="宋体" w:hAnsi="宋体"/>
          <w:kern w:val="0"/>
          <w:szCs w:val="21"/>
        </w:rPr>
        <w:t>接口中的Restore方法实现。</w:t>
      </w:r>
    </w:p>
    <w:p>
      <w:pPr>
        <w:spacing w:after="15"/>
        <w:ind w:left="420"/>
      </w:pPr>
    </w:p>
    <w:p>
      <w:pPr>
        <w:pStyle w:val="147"/>
        <w:spacing w:before="156" w:after="156"/>
        <w:ind w:left="420"/>
      </w:pPr>
      <w:r>
        <w:t>获取平台地址和连接状态</w:t>
      </w:r>
    </w:p>
    <w:p>
      <w:pPr>
        <w:pStyle w:val="111"/>
        <w:numPr>
          <w:ilvl w:val="0"/>
          <w:numId w:val="0"/>
        </w:numPr>
        <w:spacing w:after="15"/>
        <w:ind w:left="780"/>
      </w:pPr>
      <w:r>
        <w:rPr>
          <w:rFonts w:hint="eastAsia"/>
        </w:rPr>
        <w:t xml:space="preserve">服务名: </w:t>
      </w:r>
      <w:r>
        <w:t>com.ctc.cloudclient1</w:t>
      </w:r>
    </w:p>
    <w:p>
      <w:pPr>
        <w:pStyle w:val="111"/>
        <w:numPr>
          <w:ilvl w:val="0"/>
          <w:numId w:val="0"/>
        </w:numPr>
        <w:spacing w:after="15"/>
        <w:ind w:left="780"/>
      </w:pPr>
      <w:r>
        <w:rPr>
          <w:rFonts w:hint="eastAsia"/>
        </w:rPr>
        <w:t>对象路径:</w:t>
      </w:r>
      <w:r>
        <w:t xml:space="preserve"> /com/ctc/cloudclient1</w:t>
      </w:r>
    </w:p>
    <w:p>
      <w:pPr>
        <w:pStyle w:val="111"/>
        <w:numPr>
          <w:ilvl w:val="0"/>
          <w:numId w:val="0"/>
        </w:numPr>
        <w:spacing w:after="15"/>
        <w:ind w:left="780"/>
      </w:pPr>
      <w:r>
        <w:rPr>
          <w:rFonts w:hint="eastAsia"/>
        </w:rPr>
        <w:t xml:space="preserve">接口: </w:t>
      </w:r>
      <w:r>
        <w:t>com.ctc.cloudclient1</w:t>
      </w:r>
    </w:p>
    <w:p>
      <w:pPr>
        <w:pStyle w:val="111"/>
        <w:numPr>
          <w:ilvl w:val="0"/>
          <w:numId w:val="0"/>
        </w:numPr>
        <w:spacing w:after="15"/>
        <w:ind w:left="780"/>
      </w:pPr>
      <w:r>
        <w:rPr>
          <w:rFonts w:hint="eastAsia"/>
        </w:rPr>
        <w:t>方法：</w:t>
      </w:r>
    </w:p>
    <w:p>
      <w:pPr>
        <w:pStyle w:val="111"/>
        <w:numPr>
          <w:ilvl w:val="0"/>
          <w:numId w:val="127"/>
        </w:numPr>
        <w:spacing w:after="15"/>
        <w:ind w:left="710" w:leftChars="338" w:firstLine="140" w:firstLineChars="67"/>
      </w:pPr>
      <w:r>
        <w:t>GetPlatformServers</w:t>
      </w:r>
      <w:r>
        <w:rPr>
          <w:rFonts w:hint="eastAsia"/>
        </w:rPr>
        <w:t>(</w:t>
      </w:r>
      <w:r>
        <w:t xml:space="preserve">OUT </w:t>
      </w:r>
      <w:r>
        <w:rPr>
          <w:rFonts w:hint="eastAsia"/>
        </w:rPr>
        <w:t>STRING ServerStatus, OUT UINT result)</w:t>
      </w:r>
    </w:p>
    <w:p>
      <w:pPr>
        <w:pStyle w:val="111"/>
        <w:numPr>
          <w:ilvl w:val="0"/>
          <w:numId w:val="0"/>
        </w:numPr>
        <w:spacing w:after="15"/>
        <w:ind w:left="1134" w:leftChars="540" w:firstLine="140" w:firstLineChars="67"/>
      </w:pPr>
      <w:r>
        <w:t>返回JSON格式平台信息</w:t>
      </w:r>
    </w:p>
    <w:p>
      <w:pPr>
        <w:spacing w:after="15"/>
        <w:ind w:left="420"/>
      </w:pPr>
      <w:r>
        <w:t>{</w:t>
      </w:r>
    </w:p>
    <w:p>
      <w:pPr>
        <w:spacing w:after="15"/>
        <w:ind w:left="420"/>
      </w:pPr>
      <w:r>
        <w:tab/>
      </w:r>
      <w:r>
        <w:t>"</w:t>
      </w:r>
      <w:r>
        <w:rPr>
          <w:rFonts w:hint="eastAsia"/>
        </w:rPr>
        <w:t>BSS</w:t>
      </w:r>
      <w:r>
        <w:t>平台": {</w:t>
      </w:r>
    </w:p>
    <w:p>
      <w:pPr>
        <w:spacing w:after="15"/>
        <w:ind w:left="420"/>
      </w:pPr>
      <w:r>
        <w:tab/>
      </w:r>
      <w:r>
        <w:tab/>
      </w:r>
      <w:r>
        <w:t>"</w:t>
      </w:r>
      <w:r>
        <w:rPr>
          <w:rFonts w:hint="eastAsia"/>
        </w:rPr>
        <w:t>S</w:t>
      </w:r>
      <w:r>
        <w:t>erver": "bss.189cube.com:12112",</w:t>
      </w:r>
    </w:p>
    <w:p>
      <w:pPr>
        <w:spacing w:after="15"/>
        <w:ind w:left="420"/>
      </w:pPr>
      <w:r>
        <w:tab/>
      </w:r>
      <w:r>
        <w:tab/>
      </w:r>
      <w:r>
        <w:t>"</w:t>
      </w:r>
      <w:r>
        <w:rPr>
          <w:rFonts w:hint="eastAsia"/>
        </w:rPr>
        <w:t>S</w:t>
      </w:r>
      <w:r>
        <w:t>tatus": “连接结束"</w:t>
      </w:r>
    </w:p>
    <w:p>
      <w:pPr>
        <w:spacing w:after="15"/>
        <w:ind w:left="420"/>
      </w:pPr>
      <w:r>
        <w:tab/>
      </w:r>
      <w:r>
        <w:t>},</w:t>
      </w:r>
    </w:p>
    <w:p>
      <w:pPr>
        <w:spacing w:after="15"/>
        <w:ind w:left="420"/>
      </w:pPr>
      <w:r>
        <w:tab/>
      </w:r>
      <w:r>
        <w:t>"主能力平台": {</w:t>
      </w:r>
    </w:p>
    <w:p>
      <w:pPr>
        <w:spacing w:after="15"/>
        <w:ind w:left="420"/>
      </w:pPr>
      <w:r>
        <w:tab/>
      </w:r>
      <w:r>
        <w:tab/>
      </w:r>
      <w:r>
        <w:t>"</w:t>
      </w:r>
      <w:r>
        <w:rPr>
          <w:rFonts w:hint="eastAsia"/>
        </w:rPr>
        <w:t>S</w:t>
      </w:r>
      <w:r>
        <w:t>erver": "101.95.49.44:60002",</w:t>
      </w:r>
    </w:p>
    <w:p>
      <w:pPr>
        <w:spacing w:after="15"/>
        <w:ind w:left="420"/>
      </w:pPr>
      <w:r>
        <w:tab/>
      </w:r>
      <w:r>
        <w:tab/>
      </w:r>
      <w:r>
        <w:t>"</w:t>
      </w:r>
      <w:r>
        <w:rPr>
          <w:rFonts w:hint="eastAsia"/>
        </w:rPr>
        <w:t>S</w:t>
      </w:r>
      <w:r>
        <w:t>tatus": "心跳保活中"</w:t>
      </w:r>
    </w:p>
    <w:p>
      <w:pPr>
        <w:spacing w:after="15"/>
        <w:ind w:left="420"/>
      </w:pPr>
      <w:r>
        <w:tab/>
      </w:r>
      <w:r>
        <w:t>}</w:t>
      </w:r>
    </w:p>
    <w:p>
      <w:pPr>
        <w:spacing w:after="15"/>
        <w:ind w:left="420"/>
      </w:pPr>
      <w:r>
        <w:t>}</w:t>
      </w:r>
    </w:p>
    <w:p>
      <w:pPr>
        <w:pStyle w:val="161"/>
        <w:spacing w:before="312" w:after="312"/>
      </w:pPr>
      <w:bookmarkStart w:id="823" w:name="_Toc532477833"/>
      <w:bookmarkStart w:id="824" w:name="_Toc447897242"/>
      <w:r>
        <w:rPr>
          <w:rFonts w:hint="eastAsia"/>
        </w:rPr>
        <w:t>预置软件配置要求</w:t>
      </w:r>
      <w:bookmarkEnd w:id="823"/>
      <w:bookmarkEnd w:id="824"/>
      <w:bookmarkStart w:id="2023" w:name="_GoBack"/>
      <w:bookmarkEnd w:id="2023"/>
    </w:p>
    <w:p>
      <w:pPr>
        <w:pStyle w:val="162"/>
        <w:spacing w:before="156" w:after="156"/>
      </w:pPr>
      <w:bookmarkStart w:id="825" w:name="_Toc532477834"/>
      <w:bookmarkStart w:id="826" w:name="_Toc447897243"/>
      <w:r>
        <w:rPr>
          <w:rFonts w:hint="eastAsia"/>
        </w:rPr>
        <w:t>DBus</w:t>
      </w:r>
      <w:bookmarkEnd w:id="825"/>
      <w:bookmarkEnd w:id="826"/>
    </w:p>
    <w:p>
      <w:pPr>
        <w:pStyle w:val="345"/>
        <w:numPr>
          <w:ilvl w:val="0"/>
          <w:numId w:val="129"/>
        </w:numPr>
        <w:ind w:left="563" w:leftChars="268" w:firstLineChars="0"/>
      </w:pPr>
      <w:r>
        <w:rPr>
          <w:rFonts w:hint="eastAsia"/>
        </w:rPr>
        <w:t>介绍</w:t>
      </w:r>
    </w:p>
    <w:p>
      <w:pPr>
        <w:spacing w:after="15"/>
        <w:ind w:left="922" w:leftChars="439"/>
      </w:pPr>
      <w:r>
        <w:rPr>
          <w:rFonts w:hint="eastAsia"/>
        </w:rPr>
        <w:t>dbus开发包包括dbus-daemon消息路由程序，dbus协议库libdbus，一些dbus工具(如dbus-monitor/dbus-send/dbus-uuidgen)。</w:t>
      </w:r>
    </w:p>
    <w:p>
      <w:pPr>
        <w:pStyle w:val="345"/>
        <w:numPr>
          <w:ilvl w:val="0"/>
          <w:numId w:val="129"/>
        </w:numPr>
        <w:ind w:left="563" w:leftChars="268" w:firstLineChars="0"/>
      </w:pPr>
      <w:r>
        <w:rPr>
          <w:rFonts w:hint="eastAsia"/>
        </w:rPr>
        <w:t>SDK</w:t>
      </w:r>
    </w:p>
    <w:p>
      <w:pPr>
        <w:spacing w:after="15"/>
        <w:ind w:left="922" w:leftChars="439"/>
      </w:pPr>
      <w:r>
        <w:rPr>
          <w:rFonts w:hint="eastAsia"/>
        </w:rPr>
        <w:tab/>
      </w:r>
      <w:r>
        <w:rPr>
          <w:rFonts w:hint="eastAsia"/>
        </w:rPr>
        <w:t>DBus的工具和动态库由电信统一提供，要求集成安装到固件中，供固件，中间件和APP使用。</w:t>
      </w:r>
    </w:p>
    <w:p>
      <w:pPr>
        <w:spacing w:after="15"/>
        <w:ind w:left="420" w:leftChars="200"/>
      </w:pPr>
    </w:p>
    <w:p>
      <w:pPr>
        <w:pStyle w:val="162"/>
        <w:spacing w:before="156" w:after="156"/>
      </w:pPr>
      <w:bookmarkStart w:id="827" w:name="_Toc532477835"/>
      <w:bookmarkStart w:id="828" w:name="_Toc447897244"/>
      <w:r>
        <w:rPr>
          <w:rFonts w:hint="eastAsia"/>
        </w:rPr>
        <w:t>glib</w:t>
      </w:r>
      <w:bookmarkEnd w:id="827"/>
      <w:bookmarkEnd w:id="828"/>
    </w:p>
    <w:p>
      <w:pPr>
        <w:pStyle w:val="345"/>
        <w:numPr>
          <w:ilvl w:val="1"/>
          <w:numId w:val="129"/>
        </w:numPr>
        <w:ind w:firstLineChars="0"/>
      </w:pPr>
      <w:r>
        <w:rPr>
          <w:rFonts w:hint="eastAsia"/>
        </w:rPr>
        <w:t>介绍</w:t>
      </w:r>
    </w:p>
    <w:p>
      <w:pPr>
        <w:spacing w:after="15"/>
        <w:ind w:left="840" w:leftChars="400"/>
      </w:pPr>
      <w:r>
        <w:rPr>
          <w:rFonts w:hint="eastAsia"/>
        </w:rPr>
        <w:tab/>
      </w:r>
      <w:r>
        <w:rPr>
          <w:rFonts w:hint="eastAsia"/>
        </w:rPr>
        <w:t>glib是一个通用的是linux下通用的C语言库，其中的gio实现了dbus协议，取名为gdbus，可以方便的实现dbus的服务端server和客户端client。</w:t>
      </w:r>
    </w:p>
    <w:p>
      <w:pPr>
        <w:spacing w:after="15"/>
        <w:ind w:left="840" w:leftChars="400" w:firstLine="360"/>
      </w:pPr>
      <w:r>
        <w:rPr>
          <w:rFonts w:hint="eastAsia"/>
        </w:rPr>
        <w:t>在网关的开发中，要求dbus的客户端和服务端都使用glib下的gdbus来开发，而不是使用C.3.1中的libdbus。</w:t>
      </w:r>
    </w:p>
    <w:p>
      <w:pPr>
        <w:pStyle w:val="345"/>
        <w:numPr>
          <w:ilvl w:val="0"/>
          <w:numId w:val="129"/>
        </w:numPr>
        <w:ind w:left="840" w:leftChars="400" w:firstLineChars="0"/>
      </w:pPr>
      <w:r>
        <w:rPr>
          <w:rFonts w:hint="eastAsia"/>
        </w:rPr>
        <w:t>版本号</w:t>
      </w:r>
    </w:p>
    <w:p>
      <w:pPr>
        <w:spacing w:after="15"/>
        <w:ind w:left="840" w:leftChars="400"/>
        <w:rPr>
          <w:rFonts w:asciiTheme="minorEastAsia" w:hAnsiTheme="minorEastAsia" w:eastAsiaTheme="minorEastAsia"/>
        </w:rPr>
      </w:pPr>
      <w:r>
        <w:rPr>
          <w:rFonts w:hint="eastAsia"/>
        </w:rPr>
        <w:tab/>
      </w:r>
      <w:r>
        <w:rPr>
          <w:rFonts w:hint="eastAsia" w:asciiTheme="minorEastAsia" w:hAnsiTheme="minorEastAsia" w:eastAsiaTheme="minorEastAsia"/>
        </w:rPr>
        <w:t>建议使用2.56.1版本。</w:t>
      </w:r>
    </w:p>
    <w:p>
      <w:pPr>
        <w:pStyle w:val="345"/>
        <w:numPr>
          <w:ilvl w:val="0"/>
          <w:numId w:val="129"/>
        </w:numPr>
        <w:ind w:left="840" w:leftChars="400" w:firstLineChars="0"/>
      </w:pPr>
      <w:r>
        <w:rPr>
          <w:rFonts w:hint="eastAsia"/>
        </w:rPr>
        <w:t>Configure 选项</w:t>
      </w:r>
    </w:p>
    <w:p>
      <w:pPr>
        <w:spacing w:after="15"/>
        <w:ind w:left="840" w:leftChars="400"/>
      </w:pPr>
      <w:r>
        <w:t xml:space="preserve">    --enable-shared \</w:t>
      </w:r>
    </w:p>
    <w:p>
      <w:pPr>
        <w:spacing w:after="15"/>
        <w:ind w:left="840" w:leftChars="400"/>
      </w:pPr>
      <w:r>
        <w:t xml:space="preserve">    --enable-static \</w:t>
      </w:r>
    </w:p>
    <w:p>
      <w:pPr>
        <w:spacing w:after="15"/>
        <w:ind w:left="840" w:leftChars="400"/>
      </w:pPr>
      <w:r>
        <w:t xml:space="preserve">    --enable-debug=no \</w:t>
      </w:r>
    </w:p>
    <w:p>
      <w:pPr>
        <w:spacing w:after="15"/>
        <w:ind w:left="840" w:leftChars="400"/>
      </w:pPr>
      <w:r>
        <w:t xml:space="preserve">    --disable-selinux \</w:t>
      </w:r>
    </w:p>
    <w:p>
      <w:pPr>
        <w:spacing w:after="15"/>
        <w:ind w:left="840" w:leftChars="400"/>
      </w:pPr>
      <w:r>
        <w:t xml:space="preserve">    --disable-fam</w:t>
      </w:r>
    </w:p>
    <w:p>
      <w:pPr>
        <w:pStyle w:val="345"/>
        <w:numPr>
          <w:ilvl w:val="0"/>
          <w:numId w:val="129"/>
        </w:numPr>
        <w:ind w:left="840" w:leftChars="400" w:firstLineChars="0"/>
      </w:pPr>
      <w:r>
        <w:rPr>
          <w:rFonts w:hint="eastAsia"/>
        </w:rPr>
        <w:t>Make选项</w:t>
      </w:r>
    </w:p>
    <w:p>
      <w:pPr>
        <w:spacing w:after="15"/>
        <w:ind w:left="1199" w:leftChars="571"/>
      </w:pPr>
      <w:r>
        <w:rPr>
          <w:rFonts w:hint="eastAsia"/>
        </w:rPr>
        <w:tab/>
      </w:r>
      <w:r>
        <w:rPr>
          <w:rFonts w:hint="eastAsia"/>
        </w:rPr>
        <w:t>无</w:t>
      </w:r>
    </w:p>
    <w:p>
      <w:pPr>
        <w:pStyle w:val="345"/>
        <w:numPr>
          <w:ilvl w:val="0"/>
          <w:numId w:val="129"/>
        </w:numPr>
        <w:ind w:left="840" w:leftChars="400" w:firstLineChars="0"/>
      </w:pPr>
      <w:r>
        <w:rPr>
          <w:rFonts w:hint="eastAsia"/>
        </w:rPr>
        <w:t>安装文件</w:t>
      </w:r>
    </w:p>
    <w:p>
      <w:pPr>
        <w:spacing w:after="15"/>
        <w:ind w:left="1199" w:leftChars="571"/>
      </w:pPr>
      <w:r>
        <w:rPr>
          <w:rFonts w:hint="eastAsia"/>
        </w:rPr>
        <w:tab/>
      </w:r>
      <w:r>
        <w:rPr>
          <w:rFonts w:hint="eastAsia"/>
        </w:rPr>
        <w:t>库文件（libgio/libgobject/libgthread/libglib/libgmodule）安装到/usr/lib/glib-2.0目录</w:t>
      </w:r>
    </w:p>
    <w:p>
      <w:pPr>
        <w:spacing w:after="15"/>
        <w:ind w:left="1199" w:leftChars="571"/>
      </w:pPr>
      <w:r>
        <w:rPr>
          <w:rFonts w:hint="eastAsia"/>
        </w:rPr>
        <w:tab/>
      </w:r>
      <w:r>
        <w:t>G</w:t>
      </w:r>
      <w:r>
        <w:rPr>
          <w:rFonts w:hint="eastAsia"/>
        </w:rPr>
        <w:t>dbus程序安装到/usr/bin目录</w:t>
      </w:r>
    </w:p>
    <w:p>
      <w:pPr>
        <w:pStyle w:val="345"/>
        <w:numPr>
          <w:ilvl w:val="0"/>
          <w:numId w:val="129"/>
        </w:numPr>
        <w:ind w:left="840" w:leftChars="400" w:firstLineChars="0"/>
      </w:pPr>
      <w:r>
        <w:rPr>
          <w:rFonts w:hint="eastAsia"/>
        </w:rPr>
        <w:t>默认配置</w:t>
      </w:r>
    </w:p>
    <w:p>
      <w:pPr>
        <w:pStyle w:val="345"/>
        <w:ind w:left="1199" w:leftChars="571" w:firstLine="0" w:firstLineChars="0"/>
      </w:pPr>
      <w:r>
        <w:rPr>
          <w:rFonts w:hint="eastAsia"/>
        </w:rPr>
        <w:tab/>
      </w:r>
      <w:r>
        <w:rPr>
          <w:rFonts w:hint="eastAsia"/>
        </w:rPr>
        <w:t>无</w:t>
      </w:r>
    </w:p>
    <w:p>
      <w:pPr>
        <w:pStyle w:val="345"/>
        <w:numPr>
          <w:ilvl w:val="0"/>
          <w:numId w:val="129"/>
        </w:numPr>
        <w:ind w:left="840" w:leftChars="400" w:firstLineChars="0"/>
      </w:pPr>
      <w:r>
        <w:rPr>
          <w:rFonts w:hint="eastAsia"/>
        </w:rPr>
        <w:t>启动</w:t>
      </w:r>
    </w:p>
    <w:p>
      <w:pPr>
        <w:pStyle w:val="345"/>
        <w:ind w:left="1199" w:leftChars="571" w:firstLine="0" w:firstLineChars="0"/>
      </w:pPr>
      <w:r>
        <w:rPr>
          <w:rFonts w:hint="eastAsia"/>
        </w:rPr>
        <w:tab/>
      </w:r>
      <w:r>
        <w:rPr>
          <w:rFonts w:hint="eastAsia"/>
        </w:rPr>
        <w:t>无</w:t>
      </w:r>
    </w:p>
    <w:p>
      <w:pPr>
        <w:pStyle w:val="345"/>
        <w:numPr>
          <w:ilvl w:val="0"/>
          <w:numId w:val="129"/>
        </w:numPr>
        <w:ind w:left="840" w:leftChars="400" w:firstLineChars="0"/>
      </w:pPr>
      <w:r>
        <w:rPr>
          <w:rFonts w:hint="eastAsia"/>
        </w:rPr>
        <w:t>SDK</w:t>
      </w:r>
    </w:p>
    <w:p>
      <w:pPr>
        <w:spacing w:after="15"/>
        <w:ind w:left="1199" w:leftChars="571"/>
      </w:pPr>
      <w:r>
        <w:rPr>
          <w:rFonts w:hint="eastAsia"/>
        </w:rPr>
        <w:tab/>
      </w:r>
      <w:r>
        <w:t>G</w:t>
      </w:r>
      <w:r>
        <w:rPr>
          <w:rFonts w:hint="eastAsia"/>
        </w:rPr>
        <w:t>lib相关头文件安装到SDK中，供中间件厂商和APP使用。</w:t>
      </w:r>
    </w:p>
    <w:p>
      <w:pPr>
        <w:spacing w:after="15"/>
        <w:ind w:left="420" w:leftChars="200"/>
      </w:pPr>
    </w:p>
    <w:p>
      <w:pPr>
        <w:pStyle w:val="162"/>
        <w:spacing w:before="156" w:after="156"/>
      </w:pPr>
      <w:bookmarkStart w:id="829" w:name="_Toc447897245"/>
      <w:bookmarkStart w:id="830" w:name="_Toc532477836"/>
      <w:r>
        <w:rPr>
          <w:rFonts w:hint="eastAsia"/>
        </w:rPr>
        <w:t>lxc</w:t>
      </w:r>
      <w:bookmarkEnd w:id="829"/>
      <w:bookmarkEnd w:id="830"/>
    </w:p>
    <w:p>
      <w:pPr>
        <w:pStyle w:val="345"/>
        <w:numPr>
          <w:ilvl w:val="0"/>
          <w:numId w:val="129"/>
        </w:numPr>
        <w:ind w:left="840" w:leftChars="400" w:firstLineChars="0"/>
      </w:pPr>
      <w:r>
        <w:rPr>
          <w:rFonts w:hint="eastAsia"/>
        </w:rPr>
        <w:t>介绍</w:t>
      </w:r>
    </w:p>
    <w:p>
      <w:pPr>
        <w:spacing w:after="15"/>
        <w:ind w:left="1199" w:leftChars="571"/>
      </w:pPr>
      <w:r>
        <w:rPr>
          <w:rFonts w:hint="eastAsia"/>
        </w:rPr>
        <w:t>lxc(linux container)，用来创建和管理linux下的系统或应用容器，提供了一系列的用户态的工具，如lxc-start、lxc-stop、lxc-execute等。</w:t>
      </w:r>
    </w:p>
    <w:p>
      <w:pPr>
        <w:pStyle w:val="345"/>
        <w:numPr>
          <w:ilvl w:val="0"/>
          <w:numId w:val="129"/>
        </w:numPr>
        <w:ind w:left="840" w:leftChars="400" w:firstLineChars="0"/>
      </w:pPr>
      <w:r>
        <w:rPr>
          <w:rFonts w:hint="eastAsia"/>
        </w:rPr>
        <w:t>SDK</w:t>
      </w:r>
    </w:p>
    <w:p>
      <w:pPr>
        <w:pStyle w:val="345"/>
        <w:ind w:left="1200" w:firstLine="0" w:firstLineChars="0"/>
      </w:pPr>
      <w:r>
        <w:rPr>
          <w:rFonts w:hint="eastAsia"/>
        </w:rPr>
        <w:t>电信提供的中间件基于容器技术, 集成了lxc组件,厂商需要集成中国电信提供的中间件启动及管理程序(SAF)到固件中。</w:t>
      </w:r>
    </w:p>
    <w:p>
      <w:pPr>
        <w:pStyle w:val="162"/>
        <w:spacing w:before="156" w:after="156"/>
      </w:pPr>
      <w:bookmarkStart w:id="831" w:name="_Toc532477837"/>
      <w:bookmarkStart w:id="832" w:name="_Toc447897246"/>
      <w:r>
        <w:rPr>
          <w:rFonts w:hint="eastAsia"/>
        </w:rPr>
        <w:t>DPI</w:t>
      </w:r>
      <w:bookmarkEnd w:id="831"/>
      <w:bookmarkEnd w:id="832"/>
    </w:p>
    <w:p>
      <w:pPr>
        <w:pStyle w:val="345"/>
        <w:ind w:firstLineChars="0"/>
      </w:pPr>
      <w:r>
        <w:t>支持DPI插件的网关接口要求参见</w:t>
      </w:r>
      <w:r>
        <w:rPr>
          <w:rFonts w:hint="eastAsia"/>
        </w:rPr>
        <w:t>&lt;C.10 DPI对网关接口要求&gt;</w:t>
      </w:r>
    </w:p>
    <w:p>
      <w:pPr>
        <w:pStyle w:val="345"/>
        <w:ind w:firstLine="0" w:firstLineChars="0"/>
      </w:pPr>
    </w:p>
    <w:p>
      <w:pPr>
        <w:pStyle w:val="161"/>
        <w:spacing w:before="312" w:after="312"/>
      </w:pPr>
      <w:bookmarkStart w:id="833" w:name="_Toc447897256"/>
      <w:bookmarkStart w:id="834" w:name="_Toc532477838"/>
      <w:r>
        <w:rPr>
          <w:rFonts w:hint="eastAsia"/>
        </w:rPr>
        <w:t>WEB要求</w:t>
      </w:r>
      <w:bookmarkEnd w:id="833"/>
      <w:bookmarkEnd w:id="834"/>
    </w:p>
    <w:p>
      <w:pPr>
        <w:pStyle w:val="162"/>
        <w:spacing w:before="156" w:after="156"/>
      </w:pPr>
      <w:bookmarkStart w:id="835" w:name="_Toc532477839"/>
      <w:r>
        <w:rPr>
          <w:rFonts w:hint="eastAsia"/>
        </w:rPr>
        <w:t>权限分级界面</w:t>
      </w:r>
      <w:bookmarkEnd w:id="835"/>
    </w:p>
    <w:p>
      <w:pPr>
        <w:spacing w:after="15"/>
        <w:ind w:left="360"/>
      </w:pPr>
      <w:r>
        <w:rPr>
          <w:rFonts w:hint="eastAsia"/>
        </w:rPr>
        <w:t>政企场景的</w:t>
      </w:r>
      <w:r>
        <w:t>T</w:t>
      </w:r>
      <w:r>
        <w:rPr>
          <w:rFonts w:hint="eastAsia"/>
        </w:rPr>
        <w:t>elecomadmin Web管理界面和</w:t>
      </w:r>
      <w:r>
        <w:t>U</w:t>
      </w:r>
      <w:r>
        <w:rPr>
          <w:rFonts w:hint="eastAsia"/>
        </w:rPr>
        <w:t>seradmin Web管理界面，均沿用E8C的原有界面。</w:t>
      </w:r>
    </w:p>
    <w:p>
      <w:pPr>
        <w:spacing w:after="15"/>
        <w:ind w:left="360"/>
      </w:pPr>
    </w:p>
    <w:p>
      <w:pPr>
        <w:spacing w:after="15"/>
        <w:ind w:left="360"/>
      </w:pPr>
      <w:r>
        <w:t>公客场景的T</w:t>
      </w:r>
      <w:r>
        <w:rPr>
          <w:rFonts w:hint="eastAsia"/>
        </w:rPr>
        <w:t>elecomadmin Web管理界面，还是沿用E8C的现有界面，默认8080端口。</w:t>
      </w:r>
    </w:p>
    <w:p>
      <w:pPr>
        <w:spacing w:after="15"/>
        <w:ind w:left="360"/>
      </w:pPr>
      <w:r>
        <w:t>公客场景的U</w:t>
      </w:r>
      <w:r>
        <w:rPr>
          <w:rFonts w:hint="eastAsia"/>
        </w:rPr>
        <w:t>seradmin Web管理界面，由电信定制开发，使用OpenWrt的Luci作为其web框架，默认80端口。</w:t>
      </w:r>
    </w:p>
    <w:p>
      <w:pPr>
        <w:spacing w:after="15"/>
        <w:ind w:left="360"/>
      </w:pPr>
      <w:r>
        <w:rPr>
          <w:rFonts w:hint="eastAsia"/>
        </w:rPr>
        <w:t>用户输入网关默认地址后，默认展现80端口的Useradmin Web管理界面，页面在提交请求时判断用户密码，如果是telecomadmin的正确密码，则采用POST请求跳转到8080端口对应的E8C管理页面；如果不是telecomadmin的正确密码，则由Useradmin Web管理界面处理。</w:t>
      </w:r>
    </w:p>
    <w:p>
      <w:pPr>
        <w:spacing w:after="15"/>
        <w:ind w:left="360"/>
      </w:pPr>
      <w:r>
        <w:rPr>
          <w:rFonts w:hint="eastAsia"/>
        </w:rPr>
        <w:t>1）telecomadmin对应的CGI URI：http://hostip:8080/login.cgi</w:t>
      </w:r>
    </w:p>
    <w:p>
      <w:pPr>
        <w:spacing w:after="15"/>
        <w:ind w:left="360"/>
      </w:pPr>
      <w:r>
        <w:rPr>
          <w:rFonts w:hint="eastAsia"/>
        </w:rPr>
        <w:t>2）POST里面的报文包含两个form item, 分别是username &amp; psd</w:t>
      </w:r>
    </w:p>
    <w:p>
      <w:pPr>
        <w:spacing w:after="15"/>
        <w:ind w:left="360"/>
      </w:pPr>
      <w:r>
        <w:rPr>
          <w:rFonts w:hint="eastAsia"/>
        </w:rPr>
        <w:t>发送POST的参考代码如下：</w:t>
      </w:r>
    </w:p>
    <w:p>
      <w:pPr>
        <w:spacing w:after="15"/>
        <w:ind w:left="360"/>
      </w:pPr>
      <w:r>
        <w:rPr>
          <w:rFonts w:hint="eastAsia"/>
        </w:rPr>
        <w:t>HTML代码如下：</w:t>
      </w:r>
    </w:p>
    <w:p>
      <w:pPr>
        <w:spacing w:after="15"/>
        <w:ind w:left="360"/>
      </w:pPr>
      <w:r>
        <w:tab/>
      </w:r>
      <w:r>
        <w:tab/>
      </w:r>
      <w:r>
        <w:t>&lt;form method="post" id="argform"&gt;</w:t>
      </w:r>
    </w:p>
    <w:p>
      <w:pPr>
        <w:spacing w:after="15"/>
        <w:ind w:left="360"/>
      </w:pPr>
      <w:r>
        <w:tab/>
      </w:r>
      <w:r>
        <w:tab/>
      </w:r>
      <w:r>
        <w:tab/>
      </w:r>
      <w:r>
        <w:t>&lt;input type="hidden" name="username" id="username" value="telecomadmin" /&gt;</w:t>
      </w:r>
      <w:r>
        <w:tab/>
      </w:r>
      <w:r>
        <w:tab/>
      </w:r>
    </w:p>
    <w:p>
      <w:pPr>
        <w:spacing w:after="15"/>
        <w:ind w:left="360"/>
      </w:pPr>
      <w:r>
        <w:tab/>
      </w:r>
      <w:r>
        <w:tab/>
      </w:r>
      <w:r>
        <w:tab/>
      </w:r>
      <w:r>
        <w:t>&lt;input type="hidden" name="psd" id="psd" value="" /&gt;</w:t>
      </w:r>
      <w:r>
        <w:tab/>
      </w:r>
      <w:r>
        <w:tab/>
      </w:r>
      <w:r>
        <w:tab/>
      </w:r>
    </w:p>
    <w:p>
      <w:pPr>
        <w:spacing w:after="15"/>
        <w:ind w:left="360"/>
      </w:pPr>
      <w:r>
        <w:tab/>
      </w:r>
      <w:r>
        <w:tab/>
      </w:r>
      <w:r>
        <w:tab/>
      </w:r>
      <w:r>
        <w:t>&lt;input type="submit" style="display:none"/&gt;</w:t>
      </w:r>
    </w:p>
    <w:p>
      <w:pPr>
        <w:spacing w:after="15"/>
        <w:ind w:left="360"/>
      </w:pPr>
      <w:r>
        <w:tab/>
      </w:r>
      <w:r>
        <w:tab/>
      </w:r>
      <w:r>
        <w:t>&lt;/form&gt;</w:t>
      </w:r>
    </w:p>
    <w:p>
      <w:pPr>
        <w:spacing w:after="15"/>
        <w:ind w:left="360"/>
      </w:pPr>
      <w:r>
        <w:rPr>
          <w:rFonts w:hint="eastAsia"/>
        </w:rPr>
        <w:t>JS实现代码如下，</w:t>
      </w:r>
    </w:p>
    <w:p>
      <w:pPr>
        <w:spacing w:after="15"/>
        <w:ind w:left="360"/>
      </w:pPr>
      <w:r>
        <w:tab/>
      </w:r>
      <w:r>
        <w:tab/>
      </w:r>
      <w:r>
        <w:t>if (Valid_TA_PW)</w:t>
      </w:r>
    </w:p>
    <w:p>
      <w:pPr>
        <w:spacing w:after="15"/>
        <w:ind w:left="360"/>
      </w:pPr>
      <w:r>
        <w:tab/>
      </w:r>
      <w:r>
        <w:tab/>
      </w:r>
      <w:r>
        <w:t>{</w:t>
      </w:r>
    </w:p>
    <w:p>
      <w:pPr>
        <w:spacing w:after="15"/>
        <w:ind w:left="360"/>
      </w:pPr>
      <w:r>
        <w:tab/>
      </w:r>
      <w:r>
        <w:tab/>
      </w:r>
      <w:r>
        <w:tab/>
      </w:r>
      <w:r>
        <w:t>document.getElementById("argform").action = location.protocol + "//" + location.host.split(":")[0] + ":8080/login.cgi";</w:t>
      </w:r>
    </w:p>
    <w:p>
      <w:pPr>
        <w:spacing w:after="15"/>
        <w:ind w:left="360"/>
      </w:pPr>
      <w:r>
        <w:tab/>
      </w:r>
      <w:r>
        <w:tab/>
      </w:r>
      <w:r>
        <w:tab/>
      </w:r>
      <w:r>
        <w:t>document.getElementById("psd").value = $("#login_password").val();</w:t>
      </w:r>
    </w:p>
    <w:p>
      <w:pPr>
        <w:spacing w:after="15"/>
        <w:ind w:left="360"/>
      </w:pPr>
      <w:r>
        <w:tab/>
      </w:r>
      <w:r>
        <w:tab/>
      </w:r>
      <w:r>
        <w:tab/>
      </w:r>
      <w:r>
        <w:t>document.getElementById("argform").submit();</w:t>
      </w:r>
    </w:p>
    <w:p>
      <w:pPr>
        <w:spacing w:after="15"/>
        <w:ind w:left="360"/>
      </w:pPr>
      <w:r>
        <w:tab/>
      </w:r>
      <w:r>
        <w:tab/>
      </w:r>
      <w:r>
        <w:t>}</w:t>
      </w:r>
    </w:p>
    <w:p>
      <w:pPr>
        <w:pStyle w:val="162"/>
        <w:spacing w:before="156" w:after="156"/>
      </w:pPr>
      <w:bookmarkStart w:id="836" w:name="_Toc532477840"/>
      <w:r>
        <w:rPr>
          <w:rFonts w:hint="eastAsia"/>
        </w:rPr>
        <w:t>插件配置下发记录的通知</w:t>
      </w:r>
      <w:bookmarkEnd w:id="836"/>
    </w:p>
    <w:p>
      <w:pPr>
        <w:pStyle w:val="47"/>
        <w:spacing w:after="15"/>
      </w:pPr>
      <w:r>
        <w:rPr>
          <w:rFonts w:hint="eastAsia"/>
        </w:rPr>
        <w:t>Framework将插件配置下发的记录文件保存在/tmp/plugin.log文件中，供</w:t>
      </w:r>
      <w:r>
        <w:t>T</w:t>
      </w:r>
      <w:r>
        <w:rPr>
          <w:rFonts w:hint="eastAsia"/>
        </w:rPr>
        <w:t>elecomadmin UI显示插件配置下发状态。</w:t>
      </w:r>
    </w:p>
    <w:p>
      <w:pPr>
        <w:pStyle w:val="47"/>
        <w:spacing w:after="15"/>
      </w:pPr>
      <w:r>
        <w:rPr>
          <w:rFonts w:hint="eastAsia"/>
        </w:rPr>
        <w:t>文件格式示意如下:</w:t>
      </w:r>
    </w:p>
    <w:p>
      <w:pPr>
        <w:pStyle w:val="47"/>
        <w:spacing w:after="15"/>
      </w:pPr>
      <w:r>
        <w:rPr>
          <w:rFonts w:hint="eastAsia"/>
        </w:rPr>
        <w:t>2016-07-15 08:00:00 安装xxxx插件。</w:t>
      </w:r>
    </w:p>
    <w:p>
      <w:pPr>
        <w:pStyle w:val="47"/>
        <w:spacing w:after="15"/>
      </w:pPr>
      <w:r>
        <w:rPr>
          <w:rFonts w:hint="eastAsia"/>
        </w:rPr>
        <w:t>2016-07-15 08:10:00 升级xxxx插件。</w:t>
      </w:r>
    </w:p>
    <w:p>
      <w:pPr>
        <w:pStyle w:val="47"/>
        <w:spacing w:after="15"/>
      </w:pPr>
      <w:r>
        <w:rPr>
          <w:rFonts w:hint="eastAsia"/>
        </w:rPr>
        <w:t>2016-07-15 08:20:00 卸载xxxx插件。</w:t>
      </w:r>
    </w:p>
    <w:p>
      <w:pPr>
        <w:pStyle w:val="47"/>
        <w:spacing w:after="15"/>
      </w:pPr>
      <w:r>
        <w:rPr>
          <w:rFonts w:hint="eastAsia"/>
        </w:rPr>
        <w:t>2016-07-15 08:30:00 配置xxxx插件。</w:t>
      </w:r>
    </w:p>
    <w:p>
      <w:pPr>
        <w:pStyle w:val="47"/>
        <w:spacing w:after="15"/>
      </w:pPr>
      <w:r>
        <w:rPr>
          <w:rFonts w:hint="eastAsia"/>
        </w:rPr>
        <w:t>2016-07-15 08:40:00 启动xxxx插件。</w:t>
      </w:r>
    </w:p>
    <w:p>
      <w:pPr>
        <w:pStyle w:val="47"/>
        <w:spacing w:after="15"/>
      </w:pPr>
      <w:r>
        <w:rPr>
          <w:rFonts w:hint="eastAsia"/>
        </w:rPr>
        <w:t>2016-07-15 08:50:06 停止xxxx插件。</w:t>
      </w:r>
    </w:p>
    <w:p>
      <w:pPr>
        <w:pStyle w:val="47"/>
        <w:spacing w:after="15"/>
      </w:pPr>
      <w:bookmarkStart w:id="837" w:name="OLE_LINK16"/>
      <w:bookmarkStart w:id="838" w:name="OLE_LINK15"/>
      <w:r>
        <w:t>2016-08-31</w:t>
      </w:r>
      <w:r>
        <w:rPr>
          <w:rFonts w:hint="eastAsia"/>
        </w:rPr>
        <w:t xml:space="preserve"> 12:01:00 系统已使用内存超过MemLimit，停止低优先级插件。</w:t>
      </w:r>
    </w:p>
    <w:p>
      <w:pPr>
        <w:pStyle w:val="47"/>
        <w:spacing w:after="15"/>
      </w:pPr>
      <w:r>
        <w:rPr>
          <w:rFonts w:hint="eastAsia"/>
        </w:rPr>
        <w:t>2016-08-31 13:00:01 插件xxxx占用flash超过插件设置xxxx，已停止该插件。</w:t>
      </w:r>
    </w:p>
    <w:bookmarkEnd w:id="837"/>
    <w:bookmarkEnd w:id="838"/>
    <w:p>
      <w:pPr>
        <w:spacing w:after="15"/>
        <w:ind w:left="360"/>
      </w:pPr>
    </w:p>
    <w:p>
      <w:pPr>
        <w:pStyle w:val="161"/>
        <w:spacing w:before="312" w:after="312"/>
      </w:pPr>
      <w:bookmarkStart w:id="839" w:name="_Toc532477841"/>
      <w:bookmarkStart w:id="840" w:name="_Toc447897257"/>
      <w:r>
        <w:t>L</w:t>
      </w:r>
      <w:r>
        <w:rPr>
          <w:rFonts w:hint="eastAsia"/>
        </w:rPr>
        <w:t>XC容器技术要求</w:t>
      </w:r>
      <w:bookmarkEnd w:id="839"/>
      <w:bookmarkEnd w:id="840"/>
    </w:p>
    <w:p>
      <w:pPr>
        <w:pStyle w:val="161"/>
        <w:spacing w:before="312" w:after="312"/>
      </w:pPr>
      <w:bookmarkStart w:id="841" w:name="_Toc447897260"/>
      <w:bookmarkStart w:id="842" w:name="_Toc532477842"/>
      <w:r>
        <w:rPr>
          <w:rFonts w:hint="eastAsia"/>
        </w:rPr>
        <w:t>DBus总体要求</w:t>
      </w:r>
      <w:bookmarkEnd w:id="841"/>
      <w:bookmarkEnd w:id="842"/>
    </w:p>
    <w:p>
      <w:pPr>
        <w:pStyle w:val="162"/>
        <w:spacing w:before="156" w:after="156"/>
      </w:pPr>
      <w:bookmarkStart w:id="843" w:name="_Toc447897261"/>
      <w:bookmarkStart w:id="844" w:name="_Toc532477843"/>
      <w:r>
        <w:rPr>
          <w:rFonts w:hint="eastAsia"/>
        </w:rPr>
        <w:t>服务名</w:t>
      </w:r>
      <w:bookmarkEnd w:id="843"/>
      <w:bookmarkEnd w:id="844"/>
    </w:p>
    <w:p>
      <w:pPr>
        <w:pStyle w:val="345"/>
        <w:numPr>
          <w:ilvl w:val="2"/>
          <w:numId w:val="130"/>
        </w:numPr>
        <w:ind w:firstLineChars="0"/>
      </w:pPr>
      <w:r>
        <w:rPr>
          <w:rFonts w:hint="eastAsia"/>
        </w:rPr>
        <w:t>系统软件提供的DBus服务，命名为com.ctc.igd1。</w:t>
      </w:r>
    </w:p>
    <w:p>
      <w:pPr>
        <w:pStyle w:val="345"/>
        <w:numPr>
          <w:ilvl w:val="2"/>
          <w:numId w:val="130"/>
        </w:numPr>
        <w:ind w:firstLineChars="0"/>
      </w:pPr>
      <w:r>
        <w:rPr>
          <w:rFonts w:hint="eastAsia"/>
        </w:rPr>
        <w:t>saf提供的DBus服务，命名为com.ctc.saf1。</w:t>
      </w:r>
    </w:p>
    <w:p>
      <w:pPr>
        <w:pStyle w:val="345"/>
        <w:numPr>
          <w:ilvl w:val="2"/>
          <w:numId w:val="130"/>
        </w:numPr>
        <w:ind w:firstLineChars="0"/>
      </w:pPr>
      <w:r>
        <w:t>A</w:t>
      </w:r>
      <w:r>
        <w:rPr>
          <w:rFonts w:hint="eastAsia"/>
        </w:rPr>
        <w:t>ppframework提供DBus服务，命名为com.ctc.appframework1。</w:t>
      </w:r>
    </w:p>
    <w:p>
      <w:pPr>
        <w:pStyle w:val="345"/>
        <w:numPr>
          <w:ilvl w:val="2"/>
          <w:numId w:val="130"/>
        </w:numPr>
        <w:ind w:firstLineChars="0"/>
      </w:pPr>
      <w:r>
        <w:rPr>
          <w:rFonts w:hint="eastAsia"/>
        </w:rPr>
        <w:t>云客户端提供的DBus服务，命名为com.ctc.cloudclint1。</w:t>
      </w:r>
    </w:p>
    <w:p>
      <w:pPr>
        <w:pStyle w:val="345"/>
        <w:numPr>
          <w:ilvl w:val="2"/>
          <w:numId w:val="130"/>
        </w:numPr>
        <w:ind w:firstLineChars="0"/>
      </w:pPr>
      <w:r>
        <w:rPr>
          <w:rFonts w:hint="eastAsia"/>
        </w:rPr>
        <w:t>App提供的DBus服务，按照DBus服务命名规则命名com.&lt;公司名&gt;.&lt;模块名+版本号&gt;，保证不冲突即可。</w:t>
      </w:r>
    </w:p>
    <w:p>
      <w:pPr>
        <w:pStyle w:val="162"/>
        <w:spacing w:before="156" w:after="156"/>
      </w:pPr>
      <w:bookmarkStart w:id="845" w:name="_Toc532477844"/>
      <w:bookmarkStart w:id="846" w:name="_Toc447897262"/>
      <w:r>
        <w:rPr>
          <w:rFonts w:hint="eastAsia"/>
        </w:rPr>
        <w:t>兼容性</w:t>
      </w:r>
      <w:bookmarkEnd w:id="845"/>
      <w:bookmarkEnd w:id="846"/>
    </w:p>
    <w:p>
      <w:pPr>
        <w:pStyle w:val="345"/>
        <w:numPr>
          <w:ilvl w:val="0"/>
          <w:numId w:val="129"/>
        </w:numPr>
        <w:ind w:left="779" w:leftChars="371" w:firstLineChars="0"/>
      </w:pPr>
      <w:r>
        <w:rPr>
          <w:rFonts w:hint="eastAsia"/>
        </w:rPr>
        <w:t>在定义DBus服务时，服务名、接口名、Object Path中，要求都嵌入了同样的版本号信息，比如DBus接口名com.ctc.igd1，其中1即为版本号。</w:t>
      </w:r>
    </w:p>
    <w:p>
      <w:pPr>
        <w:pStyle w:val="345"/>
        <w:numPr>
          <w:ilvl w:val="0"/>
          <w:numId w:val="129"/>
        </w:numPr>
        <w:ind w:left="779" w:leftChars="371" w:firstLineChars="0"/>
      </w:pPr>
      <w:r>
        <w:rPr>
          <w:rFonts w:hint="eastAsia"/>
        </w:rPr>
        <w:t>当接口定义升级，并且无法向后兼容时，版本号+1。</w:t>
      </w:r>
    </w:p>
    <w:p>
      <w:pPr>
        <w:pStyle w:val="345"/>
        <w:numPr>
          <w:ilvl w:val="0"/>
          <w:numId w:val="129"/>
        </w:numPr>
        <w:ind w:left="779" w:leftChars="371" w:firstLineChars="0"/>
      </w:pPr>
      <w:r>
        <w:rPr>
          <w:rFonts w:hint="eastAsia"/>
        </w:rPr>
        <w:t>一般情况下，接口定义升级尽量保持向后兼容，即不允许删除现有DBus接口、不允许修改现有DBus接口签名，只允许增加新的DBus接口。</w:t>
      </w:r>
    </w:p>
    <w:p>
      <w:pPr>
        <w:pStyle w:val="345"/>
        <w:numPr>
          <w:ilvl w:val="0"/>
          <w:numId w:val="129"/>
        </w:numPr>
        <w:ind w:left="779" w:leftChars="371" w:firstLineChars="0"/>
      </w:pPr>
      <w:r>
        <w:rPr>
          <w:rFonts w:hint="eastAsia"/>
        </w:rPr>
        <w:t>App在Manifest文件中声明依赖的服务名，比如com.ctc.igd1。服务名可以为多个，比如com.ctc.igd1, com.ctc.igd2，表示App在支持这两个服务的设备中，均可运行。</w:t>
      </w:r>
    </w:p>
    <w:p>
      <w:pPr>
        <w:pStyle w:val="345"/>
        <w:ind w:left="1138" w:leftChars="542" w:firstLine="0" w:firstLineChars="0"/>
      </w:pPr>
      <w:r>
        <w:rPr>
          <w:rFonts w:hint="eastAsia"/>
        </w:rPr>
        <w:t>当这个服务名和网关提供的服务名不匹配时，平台应拒绝网关下载App，App Framework应拒绝安装App。</w:t>
      </w:r>
    </w:p>
    <w:p>
      <w:pPr>
        <w:pStyle w:val="345"/>
        <w:ind w:left="1138" w:leftChars="542" w:firstLine="0" w:firstLineChars="0"/>
      </w:pPr>
      <w:r>
        <w:rPr>
          <w:rFonts w:hint="eastAsia"/>
        </w:rPr>
        <w:t>当网关升级后，重新校验依赖关系，如果服务名不匹配，应删除App。</w:t>
      </w:r>
    </w:p>
    <w:p>
      <w:pPr>
        <w:pStyle w:val="345"/>
        <w:numPr>
          <w:ilvl w:val="0"/>
          <w:numId w:val="129"/>
        </w:numPr>
        <w:ind w:left="779" w:leftChars="371" w:firstLineChars="0"/>
      </w:pPr>
      <w:r>
        <w:t>App应在</w:t>
      </w:r>
      <w:r>
        <w:rPr>
          <w:rFonts w:hint="eastAsia"/>
        </w:rPr>
        <w:t>Manifest文件中声明其提供的DBus服务名及依赖的服务名，平台可以据此推送正确的版本给客户进行安装。</w:t>
      </w:r>
    </w:p>
    <w:p>
      <w:pPr>
        <w:pStyle w:val="162"/>
        <w:spacing w:before="156" w:after="156"/>
      </w:pPr>
      <w:bookmarkStart w:id="847" w:name="_Toc532477845"/>
      <w:bookmarkStart w:id="848" w:name="_Toc447897263"/>
      <w:r>
        <w:rPr>
          <w:rFonts w:hint="eastAsia"/>
        </w:rPr>
        <w:t>效率</w:t>
      </w:r>
      <w:bookmarkEnd w:id="847"/>
      <w:bookmarkEnd w:id="848"/>
    </w:p>
    <w:p>
      <w:pPr>
        <w:pStyle w:val="345"/>
        <w:numPr>
          <w:ilvl w:val="1"/>
          <w:numId w:val="129"/>
        </w:numPr>
        <w:ind w:left="976" w:leftChars="465" w:firstLineChars="0"/>
      </w:pPr>
      <w:r>
        <w:rPr>
          <w:rFonts w:hint="eastAsia"/>
        </w:rPr>
        <w:t>DBus服务的实现必须支持并发访问。</w:t>
      </w:r>
    </w:p>
    <w:p>
      <w:pPr>
        <w:pStyle w:val="345"/>
        <w:numPr>
          <w:ilvl w:val="1"/>
          <w:numId w:val="129"/>
        </w:numPr>
        <w:ind w:left="976" w:leftChars="465" w:firstLineChars="0"/>
      </w:pPr>
      <w:r>
        <w:rPr>
          <w:rFonts w:hint="eastAsia"/>
        </w:rPr>
        <w:t>DBus接口的响应时间一般不应超过200ms。</w:t>
      </w:r>
    </w:p>
    <w:p>
      <w:pPr>
        <w:pStyle w:val="345"/>
        <w:numPr>
          <w:ilvl w:val="1"/>
          <w:numId w:val="129"/>
        </w:numPr>
        <w:ind w:left="976" w:leftChars="465" w:firstLineChars="0"/>
      </w:pPr>
      <w:r>
        <w:rPr>
          <w:rFonts w:hint="eastAsia"/>
        </w:rPr>
        <w:t>要求</w:t>
      </w:r>
      <w:r>
        <w:t>DBus</w:t>
      </w:r>
      <w:r>
        <w:rPr>
          <w:rFonts w:hint="eastAsia"/>
        </w:rPr>
        <w:t>服务和</w:t>
      </w:r>
      <w:r>
        <w:t>DBus-Deamon</w:t>
      </w:r>
      <w:r>
        <w:rPr>
          <w:rFonts w:hint="eastAsia"/>
        </w:rPr>
        <w:t>具备守护措施（间隔应小于15秒），进程死掉后应恢复。</w:t>
      </w:r>
    </w:p>
    <w:p>
      <w:pPr>
        <w:pStyle w:val="161"/>
        <w:spacing w:before="312" w:after="312"/>
      </w:pPr>
      <w:bookmarkStart w:id="849" w:name="_Toc447897265"/>
      <w:bookmarkStart w:id="850" w:name="_Toc532477846"/>
      <w:r>
        <w:rPr>
          <w:rFonts w:hint="eastAsia"/>
        </w:rPr>
        <w:t>扩展的DBus接口要求</w:t>
      </w:r>
      <w:bookmarkEnd w:id="849"/>
      <w:bookmarkEnd w:id="850"/>
    </w:p>
    <w:p>
      <w:pPr>
        <w:spacing w:after="15"/>
        <w:ind w:left="420"/>
      </w:pPr>
      <w:r>
        <w:rPr>
          <w:rFonts w:hint="eastAsia"/>
        </w:rPr>
        <w:t>要求所有注册到DBus总线的对象都要支持两个DBus标准接口：org.freedesktop.DBus.Peer和org.freedesktop.DBus.Introspectable。</w:t>
      </w:r>
    </w:p>
    <w:p>
      <w:pPr>
        <w:spacing w:after="15"/>
        <w:ind w:left="420"/>
      </w:pPr>
    </w:p>
    <w:p>
      <w:pPr>
        <w:spacing w:after="15"/>
        <w:ind w:left="420"/>
      </w:pPr>
      <w:r>
        <w:rPr>
          <w:rFonts w:hint="eastAsia"/>
        </w:rPr>
        <w:t>另外，要求所有注册到DBus总线的对象都要实现电信扩展的两个Dbus接口：com.ctc.igd1.Properties和com.ctc.igd1.ObjectManager。</w:t>
      </w:r>
    </w:p>
    <w:p>
      <w:pPr>
        <w:pStyle w:val="162"/>
        <w:spacing w:before="156" w:after="156"/>
      </w:pPr>
      <w:bookmarkStart w:id="851" w:name="standard-interfaces-peer"/>
      <w:bookmarkEnd w:id="851"/>
      <w:bookmarkStart w:id="852" w:name="_Toc532477847"/>
      <w:bookmarkStart w:id="853" w:name="_Toc447897266"/>
      <w:r>
        <w:rPr>
          <w:rFonts w:hint="eastAsia"/>
        </w:rPr>
        <w:t>com.ctc.igd1.Properties</w:t>
      </w:r>
      <w:bookmarkEnd w:id="852"/>
      <w:bookmarkEnd w:id="853"/>
    </w:p>
    <w:p>
      <w:pPr>
        <w:spacing w:after="15"/>
      </w:pPr>
      <w:r>
        <w:rPr>
          <w:rFonts w:hint="eastAsia"/>
        </w:rPr>
        <w:tab/>
      </w:r>
      <w:r>
        <w:rPr>
          <w:rFonts w:hint="eastAsia"/>
        </w:rPr>
        <w:t>本接口是对org.freedesktop.DBus.Properties接口的扩展，接口包含如下方法：</w:t>
      </w:r>
    </w:p>
    <w:p>
      <w:pPr>
        <w:spacing w:after="15"/>
        <w:ind w:left="360" w:firstLine="420"/>
      </w:pPr>
      <w:r>
        <w:t>c</w:t>
      </w:r>
      <w:r>
        <w:rPr>
          <w:rFonts w:hint="eastAsia"/>
        </w:rPr>
        <w:t>om.ctc.igd1.Properties.Get(</w:t>
      </w:r>
      <w:r>
        <w:t>in STRING interface_name,</w:t>
      </w:r>
    </w:p>
    <w:p>
      <w:pPr>
        <w:spacing w:after="15"/>
      </w:pPr>
      <w:r>
        <w:t>in STRING property_name,</w:t>
      </w:r>
    </w:p>
    <w:p>
      <w:pPr>
        <w:spacing w:after="15"/>
      </w:pPr>
      <w:r>
        <w:t>out VARIANT value);</w:t>
      </w:r>
    </w:p>
    <w:p>
      <w:pPr>
        <w:spacing w:after="15"/>
        <w:ind w:left="420" w:firstLine="420"/>
      </w:pPr>
      <w:r>
        <w:rPr>
          <w:rFonts w:hint="eastAsia"/>
        </w:rPr>
        <w:t>com</w:t>
      </w:r>
      <w:r>
        <w:t>.</w:t>
      </w:r>
      <w:r>
        <w:rPr>
          <w:rFonts w:hint="eastAsia"/>
        </w:rPr>
        <w:t>ctc</w:t>
      </w:r>
      <w:r>
        <w:t>.</w:t>
      </w:r>
      <w:r>
        <w:rPr>
          <w:rFonts w:hint="eastAsia"/>
        </w:rPr>
        <w:t>igd1</w:t>
      </w:r>
      <w:r>
        <w:t>.Properties.Set (in STRING interface_name,</w:t>
      </w:r>
    </w:p>
    <w:p>
      <w:pPr>
        <w:spacing w:after="15"/>
      </w:pPr>
      <w:r>
        <w:t>in STRING property_name,</w:t>
      </w:r>
    </w:p>
    <w:p>
      <w:pPr>
        <w:spacing w:after="15"/>
      </w:pPr>
      <w:r>
        <w:t>in VARIANT value);</w:t>
      </w:r>
    </w:p>
    <w:p>
      <w:pPr>
        <w:spacing w:after="15"/>
        <w:ind w:left="420" w:firstLine="420"/>
      </w:pPr>
      <w:r>
        <w:rPr>
          <w:rFonts w:hint="eastAsia"/>
        </w:rPr>
        <w:t>com</w:t>
      </w:r>
      <w:r>
        <w:t>.</w:t>
      </w:r>
      <w:r>
        <w:rPr>
          <w:rFonts w:hint="eastAsia"/>
        </w:rPr>
        <w:t>ctc</w:t>
      </w:r>
      <w:r>
        <w:t>.</w:t>
      </w:r>
      <w:r>
        <w:rPr>
          <w:rFonts w:hint="eastAsia"/>
        </w:rPr>
        <w:t>igd1</w:t>
      </w:r>
      <w:r>
        <w:t>.Properties.GetAll (in STRING interface_name,</w:t>
      </w:r>
    </w:p>
    <w:p>
      <w:pPr>
        <w:spacing w:after="15"/>
      </w:pPr>
      <w:r>
        <w:t>out DICT&lt;STRING,VARIANT&gt; props);</w:t>
      </w:r>
    </w:p>
    <w:p>
      <w:pPr>
        <w:spacing w:after="15"/>
        <w:ind w:left="420" w:firstLine="420"/>
      </w:pPr>
      <w:r>
        <w:rPr>
          <w:rFonts w:hint="eastAsia"/>
        </w:rPr>
        <w:t>com</w:t>
      </w:r>
      <w:r>
        <w:t>.</w:t>
      </w:r>
      <w:r>
        <w:rPr>
          <w:rFonts w:hint="eastAsia"/>
        </w:rPr>
        <w:t>ctc</w:t>
      </w:r>
      <w:r>
        <w:t>.</w:t>
      </w:r>
      <w:r>
        <w:rPr>
          <w:rFonts w:hint="eastAsia"/>
        </w:rPr>
        <w:t>igd1</w:t>
      </w:r>
      <w:r>
        <w:t>.Properties.</w:t>
      </w:r>
      <w:r>
        <w:rPr>
          <w:rFonts w:hint="eastAsia"/>
        </w:rPr>
        <w:t>SetMulti</w:t>
      </w:r>
      <w:r>
        <w:t xml:space="preserve"> (in STRING interface_name,</w:t>
      </w:r>
    </w:p>
    <w:p>
      <w:pPr>
        <w:spacing w:after="15"/>
      </w:pPr>
      <w:r>
        <w:rPr>
          <w:rFonts w:hint="eastAsia"/>
        </w:rPr>
        <w:t>in</w:t>
      </w:r>
      <w:r>
        <w:t xml:space="preserve"> DICT&lt;STRING,VARIANT&gt;</w:t>
      </w:r>
      <w:r>
        <w:rPr>
          <w:rFonts w:hint="eastAsia"/>
        </w:rPr>
        <w:t>props);</w:t>
      </w:r>
    </w:p>
    <w:p>
      <w:pPr>
        <w:spacing w:after="15"/>
      </w:pPr>
    </w:p>
    <w:p>
      <w:pPr>
        <w:spacing w:after="15"/>
      </w:pPr>
      <w:r>
        <w:rPr>
          <w:rFonts w:hint="eastAsia"/>
        </w:rPr>
        <w:tab/>
      </w:r>
      <w:r>
        <w:rPr>
          <w:rFonts w:hint="eastAsia"/>
        </w:rPr>
        <w:t>Get/Set/GetAll接口和DBus规范定义一致。</w:t>
      </w:r>
    </w:p>
    <w:p>
      <w:pPr>
        <w:pStyle w:val="345"/>
        <w:numPr>
          <w:ilvl w:val="1"/>
          <w:numId w:val="131"/>
        </w:numPr>
        <w:spacing w:after="12"/>
        <w:ind w:firstLineChars="0"/>
      </w:pPr>
      <w:r>
        <w:t>G_DBUS_ERROR_SET_FAILED = 8100,           /* Set Error */</w:t>
      </w:r>
    </w:p>
    <w:p>
      <w:pPr>
        <w:spacing w:after="15"/>
      </w:pPr>
    </w:p>
    <w:p>
      <w:pPr>
        <w:spacing w:after="15"/>
      </w:pPr>
      <w:r>
        <w:rPr>
          <w:rFonts w:hint="eastAsia"/>
        </w:rPr>
        <w:tab/>
      </w:r>
      <w:r>
        <w:rPr>
          <w:rFonts w:hint="eastAsia"/>
        </w:rPr>
        <w:t>新增的方法是SetMulti，用于一次设置多个Property，减少交互次数，提高服务端的处理效率。</w:t>
      </w:r>
    </w:p>
    <w:p>
      <w:pPr>
        <w:spacing w:after="15"/>
      </w:pPr>
      <w:r>
        <w:rPr>
          <w:rFonts w:hint="eastAsia"/>
        </w:rPr>
        <w:tab/>
      </w:r>
      <w:r>
        <w:rPr>
          <w:rFonts w:hint="eastAsia"/>
        </w:rPr>
        <w:t>本接口的信号为com.ctc.igd1.Properties.PropertiesChanged，和Dbus规范标准信号org.freedesktop.DBus.Properties.PropertiesChanged作用类似，本文中所有对象要求都必须实现本接口。</w:t>
      </w:r>
    </w:p>
    <w:p>
      <w:pPr>
        <w:spacing w:after="15"/>
      </w:pPr>
      <w:r>
        <w:rPr>
          <w:rFonts w:hint="eastAsia"/>
        </w:rPr>
        <w:tab/>
      </w:r>
      <w:r>
        <w:rPr>
          <w:rFonts w:hint="eastAsia"/>
        </w:rPr>
        <w:t>本接口的实现要求具备原子性，即属性要么全部设置成功，要么全部设置失败。不允许出现部分属性设置成功，部分属性设置失败的情况。</w:t>
      </w:r>
    </w:p>
    <w:p>
      <w:pPr>
        <w:spacing w:after="15"/>
      </w:pPr>
      <w:r>
        <w:rPr>
          <w:rFonts w:hint="eastAsia"/>
        </w:rPr>
        <w:tab/>
      </w:r>
      <w:r>
        <w:rPr>
          <w:rFonts w:hint="eastAsia"/>
        </w:rPr>
        <w:t>本接口的实现要考虑效率，尽可能一次性将属性设置到系统软件中，减小本接口的响应时间。</w:t>
      </w:r>
    </w:p>
    <w:p>
      <w:pPr>
        <w:spacing w:after="15"/>
      </w:pPr>
      <w:r>
        <w:rPr>
          <w:rFonts w:hint="eastAsia"/>
        </w:rPr>
        <w:tab/>
      </w:r>
      <w:r>
        <w:rPr>
          <w:rFonts w:hint="eastAsia"/>
        </w:rPr>
        <w:t>对有Enable属性的接口，当Enable为0时，调用Set/SetMulti进行设置，可以立即生效，也可以等到Enable为1时生效，由实现者决定。</w:t>
      </w:r>
    </w:p>
    <w:p>
      <w:pPr>
        <w:spacing w:after="15"/>
      </w:pPr>
      <w:r>
        <w:rPr>
          <w:rFonts w:hint="eastAsia"/>
        </w:rPr>
        <w:tab/>
      </w:r>
      <w:r>
        <w:rPr>
          <w:rFonts w:hint="eastAsia"/>
        </w:rPr>
        <w:t>当Enable为1，或者没有Enable属性时，设置应立即生效。</w:t>
      </w:r>
    </w:p>
    <w:p>
      <w:pPr>
        <w:spacing w:after="15"/>
      </w:pPr>
    </w:p>
    <w:p>
      <w:pPr>
        <w:spacing w:after="15"/>
        <w:ind w:firstLine="420"/>
      </w:pPr>
      <w:r>
        <w:rPr>
          <w:rFonts w:hint="eastAsia"/>
        </w:rPr>
        <w:t>SetMulti方法GDBusErrorEntry的定义：</w:t>
      </w:r>
    </w:p>
    <w:p>
      <w:pPr>
        <w:pStyle w:val="345"/>
        <w:numPr>
          <w:ilvl w:val="1"/>
          <w:numId w:val="131"/>
        </w:numPr>
        <w:spacing w:after="12"/>
        <w:ind w:firstLineChars="0"/>
      </w:pPr>
      <w:r>
        <w:t>{G_DBUS_ERROR_SETMULTI_FAILED ,  "org.freedesktop.DBus.Error.SetMultiError"},</w:t>
      </w:r>
    </w:p>
    <w:p>
      <w:pPr>
        <w:pStyle w:val="345"/>
        <w:numPr>
          <w:ilvl w:val="1"/>
          <w:numId w:val="131"/>
        </w:numPr>
        <w:spacing w:after="12"/>
        <w:ind w:firstLineChars="0"/>
      </w:pPr>
      <w:r>
        <w:t>{G_DBUS_ERROR_SETMULTI_ROLLBACK_FAILED"org.freedesktop.DBus.Error.SetMultiRollbackError"},</w:t>
      </w:r>
    </w:p>
    <w:p>
      <w:pPr>
        <w:spacing w:after="15"/>
        <w:ind w:firstLine="420"/>
      </w:pPr>
      <w:r>
        <w:rPr>
          <w:rFonts w:hint="eastAsia"/>
        </w:rPr>
        <w:t>SetMulti方法Error Code：</w:t>
      </w:r>
    </w:p>
    <w:p>
      <w:pPr>
        <w:pStyle w:val="345"/>
        <w:numPr>
          <w:ilvl w:val="1"/>
          <w:numId w:val="131"/>
        </w:numPr>
        <w:spacing w:after="12"/>
        <w:ind w:firstLineChars="0"/>
      </w:pPr>
      <w:r>
        <w:t>G_DBUS_ERROR_SETMULTI_FAILED = 8000,           /* SetMulti Error */</w:t>
      </w:r>
    </w:p>
    <w:p>
      <w:pPr>
        <w:pStyle w:val="345"/>
        <w:numPr>
          <w:ilvl w:val="1"/>
          <w:numId w:val="131"/>
        </w:numPr>
        <w:spacing w:after="12"/>
        <w:ind w:firstLineChars="0"/>
      </w:pPr>
      <w:r>
        <w:t>G_DBUS_ERROR_SETMULTI_ROLLBACK_FAILED = 8001,  /* SetMulti Rollback Error */</w:t>
      </w:r>
    </w:p>
    <w:p>
      <w:pPr>
        <w:spacing w:after="15"/>
        <w:ind w:firstLine="420"/>
      </w:pPr>
      <w:r>
        <w:rPr>
          <w:rFonts w:hint="eastAsia"/>
        </w:rPr>
        <w:t>如果SetMulti调用失败，ErrorName按照上述统一为“org.freedesktop.DBus.Error.SetMultiError”及“org.freedesktop.DBus.Error.SetMultiRollbackError”。</w:t>
      </w:r>
    </w:p>
    <w:p>
      <w:pPr>
        <w:spacing w:after="15"/>
        <w:ind w:firstLine="420"/>
      </w:pPr>
      <w:r>
        <w:rPr>
          <w:rFonts w:hint="eastAsia"/>
        </w:rPr>
        <w:t>Error Message 部分，原则上能把出错的参数表达出来即可。</w:t>
      </w:r>
    </w:p>
    <w:p>
      <w:pPr>
        <w:spacing w:after="15"/>
      </w:pPr>
    </w:p>
    <w:p>
      <w:pPr>
        <w:pStyle w:val="162"/>
        <w:spacing w:before="156" w:after="156"/>
      </w:pPr>
      <w:bookmarkStart w:id="854" w:name="_Toc447897267"/>
      <w:bookmarkStart w:id="855" w:name="_Toc532477848"/>
      <w:r>
        <w:rPr>
          <w:rFonts w:hint="eastAsia"/>
        </w:rPr>
        <w:t>com.ctc.igd1.ObjectManager</w:t>
      </w:r>
      <w:bookmarkEnd w:id="854"/>
      <w:bookmarkEnd w:id="855"/>
    </w:p>
    <w:p>
      <w:pPr>
        <w:spacing w:after="15"/>
      </w:pPr>
      <w:r>
        <w:rPr>
          <w:rFonts w:hint="eastAsia"/>
        </w:rPr>
        <w:tab/>
      </w:r>
      <w:r>
        <w:rPr>
          <w:rFonts w:hint="eastAsia"/>
        </w:rPr>
        <w:t>本接口是对org.freedesktop.DBus.ObjectManager的扩展，包含方法如下：</w:t>
      </w:r>
    </w:p>
    <w:p>
      <w:pPr>
        <w:spacing w:after="15"/>
        <w:ind w:left="1155" w:leftChars="350" w:hanging="420" w:hangingChars="200"/>
      </w:pPr>
      <w:r>
        <w:rPr>
          <w:rFonts w:hint="eastAsia"/>
        </w:rPr>
        <w:t>com</w:t>
      </w:r>
      <w:r>
        <w:t>.</w:t>
      </w:r>
      <w:r>
        <w:rPr>
          <w:rFonts w:hint="eastAsia"/>
        </w:rPr>
        <w:t>ctc</w:t>
      </w:r>
      <w:r>
        <w:t>.</w:t>
      </w:r>
      <w:r>
        <w:rPr>
          <w:rFonts w:hint="eastAsia"/>
        </w:rPr>
        <w:t>igd1</w:t>
      </w:r>
      <w:r>
        <w:t>.ObjectManager.GetManagedObjects(outDICT&lt;OBJPATH,DICT&lt;STRING,DICT&lt;STRING,VARIANT&gt;&gt;&gt;objpath_interfaces_and_properties);</w:t>
      </w:r>
    </w:p>
    <w:p>
      <w:pPr>
        <w:pStyle w:val="345"/>
        <w:ind w:left="720" w:firstLine="0" w:firstLineChars="0"/>
      </w:pPr>
      <w:r>
        <w:rPr>
          <w:rFonts w:hint="eastAsia"/>
        </w:rPr>
        <w:t>com.ctc.igd1.ObjectManager.AddObject(out OBJPATH objpath);</w:t>
      </w:r>
    </w:p>
    <w:p>
      <w:pPr>
        <w:pStyle w:val="345"/>
        <w:ind w:left="720" w:firstLine="0" w:firstLineChars="0"/>
      </w:pPr>
      <w:r>
        <w:rPr>
          <w:rFonts w:hint="eastAsia"/>
        </w:rPr>
        <w:t>com.ctc.igd1.ObjectManager.DeleteObject(in OBJPATH objpath);</w:t>
      </w:r>
    </w:p>
    <w:p>
      <w:pPr>
        <w:pStyle w:val="345"/>
        <w:ind w:left="720" w:firstLine="0" w:firstLineChars="0"/>
      </w:pPr>
      <w:r>
        <w:rPr>
          <w:rFonts w:hint="eastAsia"/>
        </w:rPr>
        <w:t>com.ctc.igd1.ObjectManager.RemoveAllObjects();</w:t>
      </w:r>
    </w:p>
    <w:p>
      <w:pPr>
        <w:spacing w:after="15"/>
      </w:pPr>
      <w:r>
        <w:rPr>
          <w:rFonts w:hint="eastAsia"/>
        </w:rPr>
        <w:tab/>
      </w:r>
      <w:r>
        <w:rPr>
          <w:rFonts w:hint="eastAsia"/>
        </w:rPr>
        <w:t>新增的方法是AddObject, DeleteObject和RemoveAllObjects，用于增加和删除和清空下面的所有对象。RemoveAllObjects方法要求具备原子性，要么全部删除，要么返回失败，并且原来对象保持不变。</w:t>
      </w:r>
    </w:p>
    <w:p>
      <w:pPr>
        <w:spacing w:after="15"/>
      </w:pPr>
      <w:r>
        <w:rPr>
          <w:rFonts w:hint="eastAsia"/>
        </w:rPr>
        <w:tab/>
      </w:r>
      <w:r>
        <w:rPr>
          <w:rFonts w:hint="eastAsia"/>
        </w:rPr>
        <w:t>本接口的信号为com.ctc.igd1.ObjectManager.InterfacesAdded和com.ctc.igd1.ObjectManager.InterfacesRemoved，和DBus规范一致。</w:t>
      </w:r>
    </w:p>
    <w:p>
      <w:pPr>
        <w:pStyle w:val="345"/>
        <w:ind w:firstLine="0" w:firstLineChars="0"/>
      </w:pPr>
    </w:p>
    <w:p>
      <w:pPr>
        <w:pStyle w:val="161"/>
        <w:spacing w:before="312" w:after="312"/>
      </w:pPr>
      <w:bookmarkStart w:id="856" w:name="_Toc447897268"/>
      <w:bookmarkStart w:id="857" w:name="_Toc532477849"/>
      <w:r>
        <w:rPr>
          <w:rFonts w:hint="eastAsia"/>
        </w:rPr>
        <w:t>系统服务及接口要求</w:t>
      </w:r>
      <w:bookmarkEnd w:id="856"/>
      <w:bookmarkEnd w:id="857"/>
    </w:p>
    <w:p>
      <w:pPr>
        <w:spacing w:after="15"/>
      </w:pPr>
      <w:r>
        <w:rPr>
          <w:rFonts w:hint="eastAsia"/>
        </w:rPr>
        <w:tab/>
      </w:r>
      <w:r>
        <w:rPr>
          <w:rFonts w:hint="eastAsia"/>
        </w:rPr>
        <w:t>本章节定义系统软件需要实现的DBus接口和对象。</w:t>
      </w:r>
    </w:p>
    <w:p>
      <w:pPr>
        <w:spacing w:after="15"/>
      </w:pPr>
      <w:r>
        <w:rPr>
          <w:rFonts w:hint="eastAsia"/>
        </w:rPr>
        <w:tab/>
      </w:r>
      <w:r>
        <w:rPr>
          <w:rFonts w:hint="eastAsia"/>
        </w:rPr>
        <w:t>这些接口和对象涵盖了《中国电信智能家庭网关与智能网关及应用管理平台接口技术要求》中定义的平台接口，《中国电信智能家庭网关技术要求》中定义的网关本地接口。同时根据useradmin管理界面的需求，对接口进行了扩充。</w:t>
      </w:r>
    </w:p>
    <w:p>
      <w:pPr>
        <w:spacing w:after="15"/>
        <w:ind w:firstLine="420" w:firstLineChars="200"/>
      </w:pPr>
      <w:r>
        <w:rPr>
          <w:rFonts w:hint="eastAsia"/>
        </w:rPr>
        <w:t>所有的时间格式的对象属性，统一按照格式“YYYY-MM-DD HH:MM:SS”, 例如“2016-07-11 08:00:00”。如果没有特殊说明，所有时间为GMT+8时间。</w:t>
      </w:r>
    </w:p>
    <w:p>
      <w:pPr>
        <w:spacing w:after="15"/>
      </w:pPr>
      <w:bookmarkStart w:id="858" w:name="_Toc444965275"/>
      <w:r>
        <w:rPr>
          <w:rFonts w:hint="eastAsia"/>
        </w:rPr>
        <w:t>所有MAC地址参数的格式，统一定义为12字节的十六进制ASCII码，并且字母应大写，如"048D3A750406"。</w:t>
      </w:r>
    </w:p>
    <w:p>
      <w:pPr>
        <w:spacing w:after="15"/>
      </w:pPr>
      <w:r>
        <w:rPr>
          <w:rFonts w:hint="eastAsia"/>
        </w:rPr>
        <w:t>5G无线属性及相应的频段切换等功能接口仅需双频无线设备支持。</w:t>
      </w:r>
    </w:p>
    <w:p>
      <w:pPr>
        <w:pStyle w:val="162"/>
        <w:spacing w:before="156" w:after="156"/>
      </w:pPr>
      <w:bookmarkStart w:id="859" w:name="_Toc447897269"/>
      <w:bookmarkStart w:id="860" w:name="_Toc532477850"/>
      <w:r>
        <w:rPr>
          <w:rFonts w:hint="eastAsia"/>
        </w:rPr>
        <w:t>DBus接口</w:t>
      </w:r>
      <w:bookmarkEnd w:id="859"/>
      <w:bookmarkEnd w:id="860"/>
    </w:p>
    <w:p>
      <w:pPr>
        <w:pStyle w:val="47"/>
        <w:spacing w:after="15"/>
        <w:ind w:firstLine="0" w:firstLineChars="0"/>
      </w:pPr>
    </w:p>
    <w:p>
      <w:pPr>
        <w:pStyle w:val="147"/>
        <w:spacing w:beforeLines="0" w:afterLines="0"/>
      </w:pPr>
      <w:r>
        <w:rPr>
          <w:rFonts w:hint="eastAsia"/>
          <w:b/>
        </w:rPr>
        <w:t>com.ctc.igd1.DeviceInfo</w:t>
      </w:r>
    </w:p>
    <w:bookmarkEnd w:id="858"/>
    <w:p>
      <w:pPr>
        <w:spacing w:before="240" w:after="15"/>
        <w:ind w:left="420" w:leftChars="200"/>
        <w:rPr>
          <w:b/>
        </w:rPr>
      </w:pPr>
      <w:r>
        <w:rPr>
          <w:rFonts w:hint="eastAsia"/>
          <w:b/>
        </w:rPr>
        <w:t>属性</w:t>
      </w:r>
    </w:p>
    <w:tbl>
      <w:tblPr>
        <w:tblStyle w:val="67"/>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1276"/>
        <w:gridCol w:w="992"/>
        <w:gridCol w:w="992"/>
        <w:gridCol w:w="3119"/>
        <w:gridCol w:w="7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属性名</w:t>
            </w:r>
          </w:p>
        </w:tc>
        <w:tc>
          <w:tcPr>
            <w:tcW w:w="1276"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类型</w:t>
            </w:r>
          </w:p>
        </w:tc>
        <w:tc>
          <w:tcPr>
            <w:tcW w:w="992"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权限</w:t>
            </w:r>
          </w:p>
        </w:tc>
        <w:tc>
          <w:tcPr>
            <w:tcW w:w="992"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变更通知</w:t>
            </w:r>
          </w:p>
        </w:tc>
        <w:tc>
          <w:tcPr>
            <w:tcW w:w="3119"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备注</w:t>
            </w:r>
          </w:p>
        </w:tc>
        <w:tc>
          <w:tcPr>
            <w:tcW w:w="709" w:type="dxa"/>
            <w:shd w:val="clear" w:color="auto" w:fill="D8D8D8" w:themeFill="background1" w:themeFillShade="D9"/>
          </w:tcPr>
          <w:p>
            <w:pPr>
              <w:spacing w:after="15"/>
              <w:jc w:val="center"/>
              <w:rPr>
                <w:rFonts w:asciiTheme="minorHAnsi" w:hAnsiTheme="minorHAnsi" w:eastAsiaTheme="minorEastAsia"/>
              </w:rPr>
            </w:pPr>
            <w:r>
              <w:rPr>
                <w:rFonts w:hint="eastAsia" w:asciiTheme="minorHAnsi" w:hAnsiTheme="minorHAnsi" w:eastAsiaTheme="minorEastAsia"/>
              </w:rPr>
              <w:t>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asciiTheme="minorHAnsi" w:hAnsiTheme="minorHAnsi" w:eastAsiaTheme="minorEastAsia"/>
              </w:rPr>
              <w:t>BusinessStatus</w:t>
            </w:r>
          </w:p>
        </w:tc>
        <w:tc>
          <w:tcPr>
            <w:tcW w:w="1276" w:type="dxa"/>
          </w:tcPr>
          <w:p>
            <w:pPr>
              <w:spacing w:after="15"/>
              <w:rPr>
                <w:rFonts w:asciiTheme="minorHAnsi" w:hAnsiTheme="minorHAnsi" w:eastAsiaTheme="minorEastAsia"/>
              </w:rPr>
            </w:pPr>
            <w:r>
              <w:rPr>
                <w:rFonts w:asciiTheme="minorHAnsi" w:hAnsiTheme="minorHAnsi" w:eastAsiaTheme="minorEastAsia"/>
              </w:rPr>
              <w:t>BYTE</w:t>
            </w:r>
          </w:p>
        </w:tc>
        <w:tc>
          <w:tcPr>
            <w:tcW w:w="992" w:type="dxa"/>
          </w:tcPr>
          <w:p>
            <w:pPr>
              <w:spacing w:after="15"/>
              <w:rPr>
                <w:rFonts w:asciiTheme="minorHAnsi" w:hAnsiTheme="minorHAnsi" w:eastAsiaTheme="minorEastAsia"/>
              </w:rPr>
            </w:pPr>
            <w:r>
              <w:rPr>
                <w:rFonts w:asciiTheme="minorHAnsi" w:hAnsiTheme="minorHAnsi" w:eastAsiaTheme="minorEastAsia"/>
              </w:rPr>
              <w:t>read</w:t>
            </w:r>
          </w:p>
        </w:tc>
        <w:tc>
          <w:tcPr>
            <w:tcW w:w="992" w:type="dxa"/>
          </w:tcPr>
          <w:p>
            <w:pPr>
              <w:spacing w:after="15"/>
              <w:rPr>
                <w:rFonts w:asciiTheme="minorHAnsi" w:hAnsiTheme="minorHAnsi" w:eastAsiaTheme="minorEastAsia"/>
              </w:rPr>
            </w:pPr>
            <w:r>
              <w:rPr>
                <w:rFonts w:asciiTheme="minorHAnsi" w:hAnsiTheme="minorHAnsi" w:eastAsiaTheme="minorEastAsia"/>
              </w:rPr>
              <w:t>有</w:t>
            </w:r>
          </w:p>
        </w:tc>
        <w:tc>
          <w:tcPr>
            <w:tcW w:w="3119" w:type="dxa"/>
          </w:tcPr>
          <w:p>
            <w:pPr>
              <w:spacing w:after="15"/>
              <w:rPr>
                <w:rFonts w:asciiTheme="minorHAnsi" w:hAnsiTheme="minorHAnsi" w:eastAsiaTheme="minorEastAsia"/>
              </w:rPr>
            </w:pPr>
            <w:r>
              <w:rPr>
                <w:rFonts w:asciiTheme="minorHAnsi" w:hAnsiTheme="minorHAnsi" w:eastAsiaTheme="minorEastAsia"/>
              </w:rPr>
              <w:t>业务下发状态，1 – 成功，0 – 失败</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hint="eastAsia" w:asciiTheme="minorHAnsi" w:hAnsiTheme="minorHAnsi" w:eastAsiaTheme="minorEastAsia"/>
              </w:rPr>
              <w:t>Manufacturer</w:t>
            </w:r>
          </w:p>
        </w:tc>
        <w:tc>
          <w:tcPr>
            <w:tcW w:w="1276" w:type="dxa"/>
          </w:tcPr>
          <w:p>
            <w:pPr>
              <w:spacing w:after="15"/>
              <w:rPr>
                <w:rFonts w:asciiTheme="minorHAnsi" w:hAnsiTheme="minorHAnsi" w:eastAsiaTheme="minorEastAsia"/>
              </w:rPr>
            </w:pPr>
            <w:r>
              <w:rPr>
                <w:rFonts w:hint="eastAsia" w:asciiTheme="minorHAnsi" w:hAnsiTheme="minorHAnsi" w:eastAsiaTheme="minorEastAsia"/>
              </w:rPr>
              <w:t>STRING(63)</w:t>
            </w:r>
          </w:p>
        </w:tc>
        <w:tc>
          <w:tcPr>
            <w:tcW w:w="992" w:type="dxa"/>
          </w:tcPr>
          <w:p>
            <w:pPr>
              <w:spacing w:after="15"/>
              <w:rPr>
                <w:rFonts w:asciiTheme="minorHAnsi" w:hAnsiTheme="minorHAnsi" w:eastAsiaTheme="minorEastAsia"/>
              </w:rPr>
            </w:pPr>
            <w:r>
              <w:rPr>
                <w:rFonts w:asciiTheme="minorHAnsi" w:hAnsiTheme="minorHAnsi" w:eastAsiaTheme="minorEastAsia"/>
              </w:rPr>
              <w:t>R</w:t>
            </w:r>
            <w:r>
              <w:rPr>
                <w:rFonts w:hint="eastAsia" w:asciiTheme="minorHAnsi" w:hAnsiTheme="minorHAnsi" w:eastAsiaTheme="minorEastAsia"/>
              </w:rPr>
              <w:t>ead</w:t>
            </w:r>
          </w:p>
        </w:tc>
        <w:tc>
          <w:tcPr>
            <w:tcW w:w="992" w:type="dxa"/>
          </w:tcPr>
          <w:p>
            <w:pPr>
              <w:spacing w:after="15"/>
              <w:rPr>
                <w:rFonts w:asciiTheme="minorHAnsi" w:hAnsiTheme="minorHAnsi" w:eastAsiaTheme="minorEastAsia"/>
              </w:rPr>
            </w:pPr>
            <w:r>
              <w:rPr>
                <w:rFonts w:hint="eastAsia" w:asciiTheme="minorHAnsi" w:hAnsiTheme="minorHAnsi" w:eastAsiaTheme="minorEastAsia"/>
              </w:rPr>
              <w:t>无</w:t>
            </w:r>
          </w:p>
        </w:tc>
        <w:tc>
          <w:tcPr>
            <w:tcW w:w="3119" w:type="dxa"/>
          </w:tcPr>
          <w:p>
            <w:pPr>
              <w:spacing w:after="15"/>
              <w:rPr>
                <w:rFonts w:asciiTheme="minorHAnsi" w:hAnsiTheme="minorHAnsi" w:eastAsiaTheme="minorEastAsia"/>
              </w:rPr>
            </w:pPr>
            <w:r>
              <w:rPr>
                <w:rFonts w:hint="eastAsia" w:asciiTheme="minorHAnsi" w:hAnsiTheme="minorHAnsi" w:eastAsiaTheme="minorEastAsia"/>
              </w:rPr>
              <w:t>设备厂商</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w:t>
            </w:r>
            <w:r>
              <w:rPr>
                <w:rFonts w:asciiTheme="minorHAnsi" w:hAnsiTheme="minorHAnsi" w:eastAsiaTheme="minor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asciiTheme="minorHAnsi" w:hAnsiTheme="minorHAnsi" w:eastAsiaTheme="minorEastAsia"/>
              </w:rPr>
              <w:t>MAC</w:t>
            </w:r>
          </w:p>
        </w:tc>
        <w:tc>
          <w:tcPr>
            <w:tcW w:w="1276" w:type="dxa"/>
          </w:tcPr>
          <w:p>
            <w:pPr>
              <w:spacing w:after="15"/>
              <w:rPr>
                <w:rFonts w:asciiTheme="minorHAnsi" w:hAnsiTheme="minorHAnsi" w:eastAsiaTheme="minorEastAsia"/>
              </w:rPr>
            </w:pPr>
            <w:r>
              <w:rPr>
                <w:rFonts w:asciiTheme="minorHAnsi" w:hAnsiTheme="minorHAnsi" w:eastAsiaTheme="minorEastAsia"/>
              </w:rPr>
              <w:t>STRING(12)</w:t>
            </w:r>
          </w:p>
        </w:tc>
        <w:tc>
          <w:tcPr>
            <w:tcW w:w="992" w:type="dxa"/>
          </w:tcPr>
          <w:p>
            <w:pPr>
              <w:spacing w:after="15"/>
              <w:rPr>
                <w:rFonts w:asciiTheme="minorHAnsi" w:hAnsiTheme="minorHAnsi" w:eastAsiaTheme="minorEastAsia"/>
              </w:rPr>
            </w:pPr>
            <w:r>
              <w:rPr>
                <w:rFonts w:asciiTheme="minorHAnsi" w:hAnsiTheme="minorHAnsi" w:eastAsiaTheme="minorEastAsia"/>
              </w:rPr>
              <w:t>read</w:t>
            </w:r>
          </w:p>
        </w:tc>
        <w:tc>
          <w:tcPr>
            <w:tcW w:w="992" w:type="dxa"/>
          </w:tcPr>
          <w:p>
            <w:pPr>
              <w:spacing w:after="15"/>
              <w:rPr>
                <w:rFonts w:asciiTheme="minorHAnsi" w:hAnsiTheme="minorHAnsi" w:eastAsiaTheme="minorEastAsia"/>
              </w:rPr>
            </w:pPr>
            <w:r>
              <w:rPr>
                <w:rFonts w:asciiTheme="minorHAnsi" w:hAnsiTheme="minorHAnsi" w:eastAsiaTheme="minorEastAsia"/>
              </w:rPr>
              <w:t>无</w:t>
            </w:r>
          </w:p>
        </w:tc>
        <w:tc>
          <w:tcPr>
            <w:tcW w:w="3119" w:type="dxa"/>
          </w:tcPr>
          <w:p>
            <w:pPr>
              <w:spacing w:after="15"/>
              <w:rPr>
                <w:rFonts w:asciiTheme="minorHAnsi" w:hAnsiTheme="minorHAnsi" w:eastAsiaTheme="minorEastAsia"/>
              </w:rPr>
            </w:pPr>
            <w:r>
              <w:rPr>
                <w:rFonts w:asciiTheme="minorHAnsi" w:hAnsiTheme="minorHAnsi" w:eastAsiaTheme="minorEastAsia"/>
              </w:rPr>
              <w:t>设备MAC，格式为0123456789AB</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trPr>
        <w:tc>
          <w:tcPr>
            <w:tcW w:w="1384" w:type="dxa"/>
          </w:tcPr>
          <w:p>
            <w:pPr>
              <w:spacing w:after="15"/>
              <w:rPr>
                <w:rFonts w:asciiTheme="minorHAnsi" w:hAnsiTheme="minorHAnsi" w:eastAsiaTheme="minorEastAsia"/>
              </w:rPr>
            </w:pPr>
            <w:r>
              <w:rPr>
                <w:rFonts w:asciiTheme="minorHAnsi" w:hAnsiTheme="minorHAnsi" w:eastAsiaTheme="minorEastAsia"/>
              </w:rPr>
              <w:t>SWVersion</w:t>
            </w:r>
          </w:p>
        </w:tc>
        <w:tc>
          <w:tcPr>
            <w:tcW w:w="1276" w:type="dxa"/>
          </w:tcPr>
          <w:p>
            <w:pPr>
              <w:spacing w:after="15"/>
              <w:rPr>
                <w:rFonts w:asciiTheme="minorHAnsi" w:hAnsiTheme="minorHAnsi" w:eastAsiaTheme="minorEastAsia"/>
              </w:rPr>
            </w:pPr>
            <w:r>
              <w:rPr>
                <w:rFonts w:asciiTheme="minorHAnsi" w:hAnsiTheme="minorHAnsi" w:eastAsiaTheme="minorEastAsia"/>
              </w:rPr>
              <w:t>STRING(63)</w:t>
            </w:r>
          </w:p>
        </w:tc>
        <w:tc>
          <w:tcPr>
            <w:tcW w:w="992" w:type="dxa"/>
          </w:tcPr>
          <w:p>
            <w:pPr>
              <w:spacing w:after="15"/>
              <w:rPr>
                <w:rFonts w:asciiTheme="minorHAnsi" w:hAnsiTheme="minorHAnsi" w:eastAsiaTheme="minorEastAsia"/>
              </w:rPr>
            </w:pPr>
            <w:r>
              <w:rPr>
                <w:rFonts w:asciiTheme="minorHAnsi" w:hAnsiTheme="minorHAnsi" w:eastAsiaTheme="minorEastAsia"/>
              </w:rPr>
              <w:t>read</w:t>
            </w:r>
          </w:p>
        </w:tc>
        <w:tc>
          <w:tcPr>
            <w:tcW w:w="992" w:type="dxa"/>
          </w:tcPr>
          <w:p>
            <w:pPr>
              <w:spacing w:after="15"/>
              <w:rPr>
                <w:rFonts w:asciiTheme="minorHAnsi" w:hAnsiTheme="minorHAnsi" w:eastAsiaTheme="minorEastAsia"/>
              </w:rPr>
            </w:pPr>
            <w:r>
              <w:rPr>
                <w:rFonts w:asciiTheme="minorHAnsi" w:hAnsiTheme="minorHAnsi" w:eastAsiaTheme="minorEastAsia"/>
              </w:rPr>
              <w:t>无</w:t>
            </w:r>
          </w:p>
        </w:tc>
        <w:tc>
          <w:tcPr>
            <w:tcW w:w="3119" w:type="dxa"/>
          </w:tcPr>
          <w:p>
            <w:pPr>
              <w:spacing w:after="15"/>
              <w:rPr>
                <w:rFonts w:asciiTheme="minorHAnsi" w:hAnsiTheme="minorHAnsi" w:eastAsiaTheme="minorEastAsia"/>
              </w:rPr>
            </w:pPr>
            <w:r>
              <w:rPr>
                <w:rFonts w:asciiTheme="minorHAnsi" w:hAnsiTheme="minorHAnsi" w:eastAsiaTheme="minorEastAsia"/>
              </w:rPr>
              <w:t>软件版本号</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w:t>
            </w:r>
            <w:r>
              <w:rPr>
                <w:rFonts w:asciiTheme="minorHAnsi" w:hAnsiTheme="minorHAnsi" w:eastAsiaTheme="minor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asciiTheme="minorHAnsi" w:hAnsiTheme="minorHAnsi" w:eastAsiaTheme="minorEastAsia"/>
              </w:rPr>
              <w:t>HDVersion</w:t>
            </w:r>
          </w:p>
        </w:tc>
        <w:tc>
          <w:tcPr>
            <w:tcW w:w="1276" w:type="dxa"/>
          </w:tcPr>
          <w:p>
            <w:pPr>
              <w:spacing w:after="15"/>
              <w:rPr>
                <w:rFonts w:asciiTheme="minorHAnsi" w:hAnsiTheme="minorHAnsi" w:eastAsiaTheme="minorEastAsia"/>
              </w:rPr>
            </w:pPr>
            <w:r>
              <w:rPr>
                <w:rFonts w:asciiTheme="minorHAnsi" w:hAnsiTheme="minorHAnsi" w:eastAsiaTheme="minorEastAsia"/>
              </w:rPr>
              <w:t>STRING(63)</w:t>
            </w:r>
          </w:p>
        </w:tc>
        <w:tc>
          <w:tcPr>
            <w:tcW w:w="992" w:type="dxa"/>
          </w:tcPr>
          <w:p>
            <w:pPr>
              <w:spacing w:after="15"/>
              <w:rPr>
                <w:rFonts w:asciiTheme="minorHAnsi" w:hAnsiTheme="minorHAnsi" w:eastAsiaTheme="minorEastAsia"/>
              </w:rPr>
            </w:pPr>
            <w:r>
              <w:rPr>
                <w:rFonts w:asciiTheme="minorHAnsi" w:hAnsiTheme="minorHAnsi" w:eastAsiaTheme="minorEastAsia"/>
              </w:rPr>
              <w:t>read</w:t>
            </w:r>
          </w:p>
        </w:tc>
        <w:tc>
          <w:tcPr>
            <w:tcW w:w="992" w:type="dxa"/>
          </w:tcPr>
          <w:p>
            <w:pPr>
              <w:spacing w:after="15"/>
              <w:rPr>
                <w:rFonts w:asciiTheme="minorHAnsi" w:hAnsiTheme="minorHAnsi" w:eastAsiaTheme="minorEastAsia"/>
              </w:rPr>
            </w:pPr>
            <w:r>
              <w:rPr>
                <w:rFonts w:asciiTheme="minorHAnsi" w:hAnsiTheme="minorHAnsi" w:eastAsiaTheme="minorEastAsia"/>
              </w:rPr>
              <w:t>无</w:t>
            </w:r>
          </w:p>
        </w:tc>
        <w:tc>
          <w:tcPr>
            <w:tcW w:w="3119" w:type="dxa"/>
          </w:tcPr>
          <w:p>
            <w:pPr>
              <w:spacing w:after="15"/>
              <w:rPr>
                <w:rFonts w:asciiTheme="minorHAnsi" w:hAnsiTheme="minorHAnsi" w:eastAsiaTheme="minorEastAsia"/>
              </w:rPr>
            </w:pPr>
            <w:r>
              <w:rPr>
                <w:rFonts w:asciiTheme="minorHAnsi" w:hAnsiTheme="minorHAnsi" w:eastAsiaTheme="minorEastAsia"/>
              </w:rPr>
              <w:t>硬件版本号</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asciiTheme="minorHAnsi" w:hAnsiTheme="minorHAnsi" w:eastAsiaTheme="minorEastAsia"/>
              </w:rPr>
              <w:t>ITMSProtocolVersion</w:t>
            </w:r>
          </w:p>
        </w:tc>
        <w:tc>
          <w:tcPr>
            <w:tcW w:w="1276" w:type="dxa"/>
          </w:tcPr>
          <w:p>
            <w:pPr>
              <w:spacing w:after="15"/>
              <w:rPr>
                <w:rFonts w:asciiTheme="minorHAnsi" w:hAnsiTheme="minorHAnsi" w:eastAsiaTheme="minorEastAsia"/>
              </w:rPr>
            </w:pPr>
            <w:r>
              <w:rPr>
                <w:rFonts w:asciiTheme="minorHAnsi" w:hAnsiTheme="minorHAnsi" w:eastAsiaTheme="minorEastAsia"/>
              </w:rPr>
              <w:t>STRING(63)</w:t>
            </w:r>
          </w:p>
        </w:tc>
        <w:tc>
          <w:tcPr>
            <w:tcW w:w="992" w:type="dxa"/>
          </w:tcPr>
          <w:p>
            <w:pPr>
              <w:spacing w:after="15"/>
              <w:rPr>
                <w:rFonts w:asciiTheme="minorHAnsi" w:hAnsiTheme="minorHAnsi" w:eastAsiaTheme="minorEastAsia"/>
              </w:rPr>
            </w:pPr>
            <w:r>
              <w:rPr>
                <w:rFonts w:asciiTheme="minorHAnsi" w:hAnsiTheme="minorHAnsi" w:eastAsiaTheme="minorEastAsia"/>
              </w:rPr>
              <w:t>read</w:t>
            </w:r>
          </w:p>
        </w:tc>
        <w:tc>
          <w:tcPr>
            <w:tcW w:w="992" w:type="dxa"/>
          </w:tcPr>
          <w:p>
            <w:pPr>
              <w:spacing w:after="15"/>
              <w:rPr>
                <w:rFonts w:asciiTheme="minorHAnsi" w:hAnsiTheme="minorHAnsi" w:eastAsiaTheme="minorEastAsia"/>
              </w:rPr>
            </w:pPr>
            <w:r>
              <w:rPr>
                <w:rFonts w:asciiTheme="minorHAnsi" w:hAnsiTheme="minorHAnsi" w:eastAsiaTheme="minorEastAsia"/>
              </w:rPr>
              <w:t>无</w:t>
            </w:r>
          </w:p>
        </w:tc>
        <w:tc>
          <w:tcPr>
            <w:tcW w:w="3119" w:type="dxa"/>
          </w:tcPr>
          <w:p>
            <w:pPr>
              <w:spacing w:after="15"/>
              <w:rPr>
                <w:rFonts w:asciiTheme="minorHAnsi" w:hAnsiTheme="minorHAnsi" w:eastAsiaTheme="minorEastAsia"/>
              </w:rPr>
            </w:pPr>
            <w:r>
              <w:rPr>
                <w:rFonts w:asciiTheme="minorHAnsi" w:hAnsiTheme="minorHAnsi" w:eastAsiaTheme="minorEastAsia"/>
              </w:rPr>
              <w:t>表示当前和ITMS通信协议的版本号；格式为“A|B“。其中：</w:t>
            </w:r>
          </w:p>
          <w:p>
            <w:pPr>
              <w:pStyle w:val="345"/>
              <w:numPr>
                <w:ilvl w:val="0"/>
                <w:numId w:val="132"/>
              </w:numPr>
              <w:spacing w:after="12"/>
              <w:ind w:firstLineChars="0"/>
              <w:rPr>
                <w:rFonts w:asciiTheme="minorHAnsi" w:hAnsiTheme="minorHAnsi" w:eastAsiaTheme="minorEastAsia"/>
              </w:rPr>
            </w:pPr>
            <w:r>
              <w:rPr>
                <w:rFonts w:asciiTheme="minorHAnsi" w:hAnsiTheme="minorHAnsi" w:eastAsiaTheme="minorEastAsia"/>
              </w:rPr>
              <w:t>A为集团正式发布的网关接口规范编号，如“2014 SX-013”或” Q/CT 2271-2014 “</w:t>
            </w:r>
          </w:p>
          <w:p>
            <w:pPr>
              <w:pStyle w:val="345"/>
              <w:numPr>
                <w:ilvl w:val="0"/>
                <w:numId w:val="132"/>
              </w:numPr>
              <w:spacing w:after="12"/>
              <w:ind w:firstLineChars="0"/>
              <w:rPr>
                <w:rFonts w:asciiTheme="minorHAnsi" w:hAnsiTheme="minorHAnsi" w:eastAsiaTheme="minorEastAsia"/>
              </w:rPr>
            </w:pPr>
            <w:r>
              <w:rPr>
                <w:rFonts w:asciiTheme="minorHAnsi" w:hAnsiTheme="minorHAnsi" w:eastAsiaTheme="minorEastAsia"/>
              </w:rPr>
              <w:t>B为增补编号，具体格式为“a“+增补编号，如”a1.0“，无增补要求时为空且省略前置分隔符“|”</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w:t>
            </w:r>
            <w:r>
              <w:rPr>
                <w:rFonts w:asciiTheme="minorHAnsi" w:hAnsiTheme="minorHAnsi" w:eastAsiaTheme="minor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hint="eastAsia" w:asciiTheme="minorHAnsi" w:hAnsiTheme="minorHAnsi" w:eastAsiaTheme="minorEastAsia"/>
              </w:rPr>
              <w:t>SpecVersion</w:t>
            </w:r>
          </w:p>
        </w:tc>
        <w:tc>
          <w:tcPr>
            <w:tcW w:w="1276" w:type="dxa"/>
          </w:tcPr>
          <w:p>
            <w:pPr>
              <w:spacing w:after="15"/>
              <w:rPr>
                <w:rFonts w:asciiTheme="minorHAnsi" w:hAnsiTheme="minorHAnsi" w:eastAsiaTheme="minorEastAsia"/>
              </w:rPr>
            </w:pPr>
            <w:r>
              <w:rPr>
                <w:rFonts w:hint="eastAsia" w:asciiTheme="minorHAnsi" w:hAnsiTheme="minorHAnsi" w:eastAsiaTheme="minorEastAsia"/>
              </w:rPr>
              <w:t>STRING(63)</w:t>
            </w:r>
          </w:p>
        </w:tc>
        <w:tc>
          <w:tcPr>
            <w:tcW w:w="992" w:type="dxa"/>
          </w:tcPr>
          <w:p>
            <w:pPr>
              <w:spacing w:after="15"/>
              <w:rPr>
                <w:rFonts w:asciiTheme="minorHAnsi" w:hAnsiTheme="minorHAnsi" w:eastAsiaTheme="minorEastAsia"/>
              </w:rPr>
            </w:pPr>
            <w:r>
              <w:rPr>
                <w:rFonts w:hint="eastAsia" w:asciiTheme="minorHAnsi" w:hAnsiTheme="minorHAnsi" w:eastAsiaTheme="minorEastAsia"/>
              </w:rPr>
              <w:t>read</w:t>
            </w:r>
          </w:p>
        </w:tc>
        <w:tc>
          <w:tcPr>
            <w:tcW w:w="992" w:type="dxa"/>
          </w:tcPr>
          <w:p>
            <w:pPr>
              <w:spacing w:after="15"/>
              <w:rPr>
                <w:rFonts w:asciiTheme="minorHAnsi" w:hAnsiTheme="minorHAnsi" w:eastAsiaTheme="minorEastAsia"/>
              </w:rPr>
            </w:pPr>
            <w:r>
              <w:rPr>
                <w:rFonts w:hint="eastAsia" w:asciiTheme="minorHAnsi" w:hAnsiTheme="minorHAnsi" w:eastAsiaTheme="minorEastAsia"/>
              </w:rPr>
              <w:t>无</w:t>
            </w:r>
          </w:p>
        </w:tc>
        <w:tc>
          <w:tcPr>
            <w:tcW w:w="3119" w:type="dxa"/>
          </w:tcPr>
          <w:p>
            <w:pPr>
              <w:spacing w:after="15"/>
              <w:rPr>
                <w:rFonts w:asciiTheme="minorHAnsi" w:hAnsiTheme="minorHAnsi" w:eastAsiaTheme="minorEastAsia"/>
              </w:rPr>
            </w:pPr>
            <w:r>
              <w:rPr>
                <w:rFonts w:hint="eastAsia" w:asciiTheme="minorHAnsi" w:hAnsiTheme="minorHAnsi" w:eastAsiaTheme="minorEastAsia"/>
              </w:rPr>
              <w:t>表示符合智能</w:t>
            </w:r>
            <w:r>
              <w:rPr>
                <w:rFonts w:asciiTheme="minorHAnsi" w:hAnsiTheme="minorHAnsi" w:eastAsiaTheme="minorEastAsia"/>
              </w:rPr>
              <w:t>网关技术规范版本号</w:t>
            </w:r>
            <w:r>
              <w:rPr>
                <w:rFonts w:hint="eastAsia" w:asciiTheme="minorHAnsi" w:hAnsiTheme="minorHAnsi" w:eastAsiaTheme="minorEastAsia"/>
              </w:rPr>
              <w:t>；格式</w:t>
            </w:r>
            <w:r>
              <w:rPr>
                <w:rFonts w:asciiTheme="minorHAnsi" w:hAnsiTheme="minorHAnsi" w:eastAsiaTheme="minorEastAsia"/>
              </w:rPr>
              <w:t>为"A|B"。</w:t>
            </w:r>
            <w:r>
              <w:rPr>
                <w:rFonts w:hint="eastAsia" w:asciiTheme="minorHAnsi" w:hAnsiTheme="minorHAnsi" w:eastAsiaTheme="minorEastAsia"/>
              </w:rPr>
              <w:t>其中：</w:t>
            </w:r>
          </w:p>
          <w:p>
            <w:pPr>
              <w:pStyle w:val="345"/>
              <w:numPr>
                <w:ilvl w:val="0"/>
                <w:numId w:val="133"/>
              </w:numPr>
              <w:spacing w:after="12"/>
              <w:ind w:firstLineChars="0"/>
              <w:rPr>
                <w:rFonts w:asciiTheme="minorHAnsi" w:hAnsiTheme="minorHAnsi" w:eastAsiaTheme="minorEastAsia"/>
              </w:rPr>
            </w:pPr>
            <w:r>
              <w:rPr>
                <w:rFonts w:asciiTheme="minorHAnsi" w:hAnsiTheme="minorHAnsi" w:eastAsiaTheme="minorEastAsia"/>
              </w:rPr>
              <w:t>A</w:t>
            </w:r>
            <w:r>
              <w:rPr>
                <w:rFonts w:hint="eastAsia" w:asciiTheme="minorHAnsi" w:hAnsiTheme="minorHAnsi" w:eastAsiaTheme="minorEastAsia"/>
              </w:rPr>
              <w:t>为集团</w:t>
            </w:r>
            <w:r>
              <w:rPr>
                <w:rFonts w:asciiTheme="minorHAnsi" w:hAnsiTheme="minorHAnsi" w:eastAsiaTheme="minorEastAsia"/>
              </w:rPr>
              <w:t>正式发布的</w:t>
            </w:r>
            <w:r>
              <w:rPr>
                <w:rFonts w:hint="eastAsia" w:asciiTheme="minorHAnsi" w:hAnsiTheme="minorHAnsi" w:eastAsiaTheme="minorEastAsia"/>
              </w:rPr>
              <w:t>网关</w:t>
            </w:r>
            <w:r>
              <w:rPr>
                <w:rFonts w:asciiTheme="minorHAnsi" w:hAnsiTheme="minorHAnsi" w:eastAsiaTheme="minorEastAsia"/>
              </w:rPr>
              <w:t>技术</w:t>
            </w:r>
            <w:r>
              <w:rPr>
                <w:rFonts w:hint="eastAsia" w:asciiTheme="minorHAnsi" w:hAnsiTheme="minorHAnsi" w:eastAsiaTheme="minorEastAsia"/>
              </w:rPr>
              <w:t>规范</w:t>
            </w:r>
            <w:r>
              <w:rPr>
                <w:rFonts w:asciiTheme="minorHAnsi" w:hAnsiTheme="minorHAnsi" w:eastAsiaTheme="minorEastAsia"/>
              </w:rPr>
              <w:t>编号，如" Q/CT 2</w:t>
            </w:r>
            <w:r>
              <w:rPr>
                <w:rFonts w:hint="eastAsia" w:asciiTheme="minorHAnsi" w:hAnsiTheme="minorHAnsi" w:eastAsiaTheme="minorEastAsia"/>
              </w:rPr>
              <w:t>603</w:t>
            </w:r>
            <w:r>
              <w:rPr>
                <w:rFonts w:asciiTheme="minorHAnsi" w:hAnsiTheme="minorHAnsi" w:eastAsiaTheme="minorEastAsia"/>
              </w:rPr>
              <w:t>-201</w:t>
            </w:r>
            <w:r>
              <w:rPr>
                <w:rFonts w:hint="eastAsia" w:asciiTheme="minorHAnsi" w:hAnsiTheme="minorHAnsi" w:eastAsiaTheme="minorEastAsia"/>
              </w:rPr>
              <w:t>6</w:t>
            </w:r>
            <w:r>
              <w:rPr>
                <w:rFonts w:asciiTheme="minorHAnsi" w:hAnsiTheme="minorHAnsi" w:eastAsiaTheme="minorEastAsia"/>
              </w:rPr>
              <w:t>”</w:t>
            </w:r>
          </w:p>
          <w:p>
            <w:pPr>
              <w:pStyle w:val="345"/>
              <w:numPr>
                <w:ilvl w:val="0"/>
                <w:numId w:val="133"/>
              </w:numPr>
              <w:spacing w:after="12"/>
              <w:ind w:firstLineChars="0"/>
              <w:rPr>
                <w:rFonts w:asciiTheme="minorHAnsi" w:hAnsiTheme="minorHAnsi" w:eastAsiaTheme="minorEastAsia"/>
              </w:rPr>
            </w:pPr>
            <w:r>
              <w:rPr>
                <w:rFonts w:asciiTheme="minorHAnsi" w:hAnsiTheme="minorHAnsi" w:eastAsiaTheme="minorEastAsia"/>
              </w:rPr>
              <w:t>B</w:t>
            </w:r>
            <w:r>
              <w:rPr>
                <w:rFonts w:hint="eastAsia" w:asciiTheme="minorHAnsi" w:hAnsiTheme="minorHAnsi" w:eastAsiaTheme="minorEastAsia"/>
              </w:rPr>
              <w:t>为</w:t>
            </w:r>
            <w:r>
              <w:rPr>
                <w:rFonts w:asciiTheme="minorHAnsi" w:hAnsiTheme="minorHAnsi" w:eastAsiaTheme="minorEastAsia"/>
              </w:rPr>
              <w:t>增补</w:t>
            </w:r>
            <w:r>
              <w:rPr>
                <w:rFonts w:hint="eastAsia" w:asciiTheme="minorHAnsi" w:hAnsiTheme="minorHAnsi" w:eastAsiaTheme="minorEastAsia"/>
              </w:rPr>
              <w:t>编号</w:t>
            </w:r>
            <w:r>
              <w:rPr>
                <w:rFonts w:asciiTheme="minorHAnsi" w:hAnsiTheme="minorHAnsi" w:eastAsiaTheme="minorEastAsia"/>
              </w:rPr>
              <w:t>，</w:t>
            </w:r>
            <w:r>
              <w:rPr>
                <w:rFonts w:hint="eastAsia" w:asciiTheme="minorHAnsi" w:hAnsiTheme="minorHAnsi" w:eastAsiaTheme="minorEastAsia"/>
              </w:rPr>
              <w:t>具体</w:t>
            </w:r>
            <w:r>
              <w:rPr>
                <w:rFonts w:asciiTheme="minorHAnsi" w:hAnsiTheme="minorHAnsi" w:eastAsiaTheme="minorEastAsia"/>
              </w:rPr>
              <w:t>格式</w:t>
            </w:r>
            <w:r>
              <w:rPr>
                <w:rFonts w:hint="eastAsia" w:asciiTheme="minorHAnsi" w:hAnsiTheme="minorHAnsi" w:eastAsiaTheme="minorEastAsia"/>
              </w:rPr>
              <w:t>为</w:t>
            </w:r>
            <w:r>
              <w:rPr>
                <w:rFonts w:asciiTheme="minorHAnsi" w:hAnsiTheme="minorHAnsi" w:eastAsiaTheme="minorEastAsia"/>
              </w:rPr>
              <w:t>"a"+</w:t>
            </w:r>
            <w:r>
              <w:rPr>
                <w:rFonts w:hint="eastAsia" w:asciiTheme="minorHAnsi" w:hAnsiTheme="minorHAnsi" w:eastAsiaTheme="minorEastAsia"/>
              </w:rPr>
              <w:t>增补</w:t>
            </w:r>
            <w:r>
              <w:rPr>
                <w:rFonts w:asciiTheme="minorHAnsi" w:hAnsiTheme="minorHAnsi" w:eastAsiaTheme="minorEastAsia"/>
              </w:rPr>
              <w:t>编号，如“a1.0”</w:t>
            </w:r>
            <w:r>
              <w:rPr>
                <w:rFonts w:hint="eastAsia" w:asciiTheme="minorHAnsi" w:hAnsiTheme="minorHAnsi" w:eastAsiaTheme="minorEastAsia"/>
              </w:rPr>
              <w:t>，</w:t>
            </w:r>
            <w:r>
              <w:rPr>
                <w:rFonts w:asciiTheme="minorHAnsi" w:hAnsiTheme="minorHAnsi" w:eastAsiaTheme="minorEastAsia"/>
              </w:rPr>
              <w:t>无增补要求时为空且省略前置分隔符“|”</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hint="eastAsia" w:asciiTheme="minorHAnsi" w:hAnsiTheme="minorHAnsi" w:eastAsiaTheme="minorEastAsia"/>
              </w:rPr>
              <w:t>DBusInterfaceVersion</w:t>
            </w:r>
          </w:p>
        </w:tc>
        <w:tc>
          <w:tcPr>
            <w:tcW w:w="1276" w:type="dxa"/>
          </w:tcPr>
          <w:p>
            <w:pPr>
              <w:spacing w:after="15"/>
              <w:rPr>
                <w:rFonts w:asciiTheme="minorHAnsi" w:hAnsiTheme="minorHAnsi" w:eastAsiaTheme="minorEastAsia"/>
              </w:rPr>
            </w:pPr>
            <w:r>
              <w:rPr>
                <w:rFonts w:hint="eastAsia" w:asciiTheme="minorHAnsi" w:hAnsiTheme="minorHAnsi" w:eastAsiaTheme="minorEastAsia"/>
              </w:rPr>
              <w:t>STRING</w:t>
            </w:r>
            <w:r>
              <w:rPr>
                <w:rFonts w:asciiTheme="minorHAnsi" w:hAnsiTheme="minorHAnsi" w:eastAsiaTheme="minorEastAsia"/>
              </w:rPr>
              <w:t>(16)</w:t>
            </w:r>
          </w:p>
        </w:tc>
        <w:tc>
          <w:tcPr>
            <w:tcW w:w="992" w:type="dxa"/>
          </w:tcPr>
          <w:p>
            <w:pPr>
              <w:spacing w:after="15"/>
              <w:rPr>
                <w:rFonts w:asciiTheme="minorHAnsi" w:hAnsiTheme="minorHAnsi" w:eastAsiaTheme="minorEastAsia"/>
              </w:rPr>
            </w:pPr>
            <w:r>
              <w:rPr>
                <w:rFonts w:hint="eastAsia" w:asciiTheme="minorHAnsi" w:hAnsiTheme="minorHAnsi" w:eastAsiaTheme="minorEastAsia"/>
              </w:rPr>
              <w:t>read</w:t>
            </w:r>
          </w:p>
        </w:tc>
        <w:tc>
          <w:tcPr>
            <w:tcW w:w="992" w:type="dxa"/>
          </w:tcPr>
          <w:p>
            <w:pPr>
              <w:spacing w:after="15"/>
              <w:rPr>
                <w:rFonts w:asciiTheme="minorHAnsi" w:hAnsiTheme="minorHAnsi" w:eastAsiaTheme="minorEastAsia"/>
              </w:rPr>
            </w:pPr>
            <w:r>
              <w:rPr>
                <w:rFonts w:hint="eastAsia" w:asciiTheme="minorHAnsi" w:hAnsiTheme="minorHAnsi" w:eastAsiaTheme="minorEastAsia"/>
              </w:rPr>
              <w:t>无</w:t>
            </w:r>
          </w:p>
        </w:tc>
        <w:tc>
          <w:tcPr>
            <w:tcW w:w="3119" w:type="dxa"/>
          </w:tcPr>
          <w:p>
            <w:pPr>
              <w:spacing w:after="15"/>
              <w:rPr>
                <w:rFonts w:asciiTheme="minorHAnsi" w:hAnsiTheme="minorHAnsi" w:eastAsiaTheme="minorEastAsia"/>
              </w:rPr>
            </w:pPr>
            <w:r>
              <w:rPr>
                <w:rFonts w:hint="eastAsia" w:asciiTheme="minorHAnsi" w:hAnsiTheme="minorHAnsi" w:eastAsiaTheme="minorEastAsia"/>
              </w:rPr>
              <w:t>表示DBus接口的版本号</w:t>
            </w:r>
          </w:p>
          <w:p>
            <w:pPr>
              <w:spacing w:after="15"/>
              <w:rPr>
                <w:rFonts w:asciiTheme="minorHAnsi" w:hAnsiTheme="minorHAnsi" w:eastAsiaTheme="minorEastAsia"/>
              </w:rPr>
            </w:pPr>
            <w:r>
              <w:rPr>
                <w:rFonts w:hint="eastAsia" w:asciiTheme="minorHAnsi" w:hAnsiTheme="minorHAnsi" w:eastAsiaTheme="minorEastAsia"/>
              </w:rPr>
              <w:t>当前</w:t>
            </w:r>
            <w:r>
              <w:rPr>
                <w:rFonts w:asciiTheme="minorHAnsi" w:hAnsiTheme="minorHAnsi" w:eastAsiaTheme="minorEastAsia"/>
              </w:rPr>
              <w:t>版本号为</w:t>
            </w:r>
            <w:r>
              <w:rPr>
                <w:rFonts w:hint="eastAsia" w:asciiTheme="minorHAnsi" w:hAnsiTheme="minorHAnsi" w:eastAsiaTheme="minorEastAsia"/>
              </w:rPr>
              <w:t>1.</w:t>
            </w:r>
            <w:r>
              <w:rPr>
                <w:rFonts w:asciiTheme="minorHAnsi" w:hAnsiTheme="minorHAnsi" w:eastAsiaTheme="minorEastAsia"/>
              </w:rPr>
              <w:t>2</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w:t>
            </w:r>
            <w:r>
              <w:rPr>
                <w:rFonts w:asciiTheme="minorHAnsi" w:hAnsiTheme="minorHAnsi" w:eastAsiaTheme="minor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asciiTheme="minorHAnsi" w:hAnsiTheme="minorHAnsi" w:eastAsiaTheme="minorEastAsia"/>
              </w:rPr>
              <w:t>ProductClass</w:t>
            </w:r>
          </w:p>
        </w:tc>
        <w:tc>
          <w:tcPr>
            <w:tcW w:w="1276" w:type="dxa"/>
          </w:tcPr>
          <w:p>
            <w:pPr>
              <w:spacing w:after="15"/>
              <w:rPr>
                <w:rFonts w:asciiTheme="minorHAnsi" w:hAnsiTheme="minorHAnsi" w:eastAsiaTheme="minorEastAsia"/>
              </w:rPr>
            </w:pPr>
            <w:r>
              <w:rPr>
                <w:rFonts w:asciiTheme="minorHAnsi" w:hAnsiTheme="minorHAnsi" w:eastAsiaTheme="minorEastAsia"/>
              </w:rPr>
              <w:t>STRING(63)</w:t>
            </w:r>
          </w:p>
        </w:tc>
        <w:tc>
          <w:tcPr>
            <w:tcW w:w="992" w:type="dxa"/>
          </w:tcPr>
          <w:p>
            <w:pPr>
              <w:spacing w:after="15"/>
              <w:rPr>
                <w:rFonts w:asciiTheme="minorHAnsi" w:hAnsiTheme="minorHAnsi" w:eastAsiaTheme="minorEastAsia"/>
              </w:rPr>
            </w:pPr>
            <w:r>
              <w:rPr>
                <w:rFonts w:asciiTheme="minorHAnsi" w:hAnsiTheme="minorHAnsi" w:eastAsiaTheme="minorEastAsia"/>
              </w:rPr>
              <w:t>read</w:t>
            </w:r>
          </w:p>
        </w:tc>
        <w:tc>
          <w:tcPr>
            <w:tcW w:w="992" w:type="dxa"/>
          </w:tcPr>
          <w:p>
            <w:pPr>
              <w:spacing w:after="15"/>
              <w:rPr>
                <w:rFonts w:asciiTheme="minorHAnsi" w:hAnsiTheme="minorHAnsi" w:eastAsiaTheme="minorEastAsia"/>
              </w:rPr>
            </w:pPr>
            <w:r>
              <w:rPr>
                <w:rFonts w:asciiTheme="minorHAnsi" w:hAnsiTheme="minorHAnsi" w:eastAsiaTheme="minorEastAsia"/>
              </w:rPr>
              <w:t>无</w:t>
            </w:r>
          </w:p>
        </w:tc>
        <w:tc>
          <w:tcPr>
            <w:tcW w:w="3119" w:type="dxa"/>
          </w:tcPr>
          <w:p>
            <w:pPr>
              <w:spacing w:after="15"/>
              <w:rPr>
                <w:rFonts w:asciiTheme="minorHAnsi" w:hAnsiTheme="minorHAnsi" w:eastAsiaTheme="minorEastAsia"/>
              </w:rPr>
            </w:pPr>
            <w:r>
              <w:rPr>
                <w:rFonts w:asciiTheme="minorHAnsi" w:hAnsiTheme="minorHAnsi" w:eastAsiaTheme="minorEastAsia"/>
              </w:rPr>
              <w:t>网关型号</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asciiTheme="minorHAnsi" w:hAnsiTheme="minorHAnsi" w:eastAsiaTheme="minorEastAsia"/>
              </w:rPr>
              <w:t>CPUClass</w:t>
            </w:r>
          </w:p>
        </w:tc>
        <w:tc>
          <w:tcPr>
            <w:tcW w:w="1276" w:type="dxa"/>
          </w:tcPr>
          <w:p>
            <w:pPr>
              <w:spacing w:after="15"/>
              <w:rPr>
                <w:rFonts w:asciiTheme="minorHAnsi" w:hAnsiTheme="minorHAnsi" w:eastAsiaTheme="minorEastAsia"/>
              </w:rPr>
            </w:pPr>
            <w:r>
              <w:rPr>
                <w:rFonts w:asciiTheme="minorHAnsi" w:hAnsiTheme="minorHAnsi" w:eastAsiaTheme="minorEastAsia"/>
              </w:rPr>
              <w:t>STRING(63)</w:t>
            </w:r>
          </w:p>
        </w:tc>
        <w:tc>
          <w:tcPr>
            <w:tcW w:w="992" w:type="dxa"/>
          </w:tcPr>
          <w:p>
            <w:pPr>
              <w:spacing w:after="15"/>
              <w:rPr>
                <w:rFonts w:asciiTheme="minorHAnsi" w:hAnsiTheme="minorHAnsi" w:eastAsiaTheme="minorEastAsia"/>
              </w:rPr>
            </w:pPr>
            <w:r>
              <w:rPr>
                <w:rFonts w:asciiTheme="minorHAnsi" w:hAnsiTheme="minorHAnsi" w:eastAsiaTheme="minorEastAsia"/>
              </w:rPr>
              <w:t>read</w:t>
            </w:r>
          </w:p>
        </w:tc>
        <w:tc>
          <w:tcPr>
            <w:tcW w:w="992" w:type="dxa"/>
          </w:tcPr>
          <w:p>
            <w:pPr>
              <w:spacing w:after="15"/>
              <w:rPr>
                <w:rFonts w:asciiTheme="minorHAnsi" w:hAnsiTheme="minorHAnsi" w:eastAsiaTheme="minorEastAsia"/>
              </w:rPr>
            </w:pPr>
            <w:r>
              <w:rPr>
                <w:rFonts w:asciiTheme="minorHAnsi" w:hAnsiTheme="minorHAnsi" w:eastAsiaTheme="minorEastAsia"/>
              </w:rPr>
              <w:t>无</w:t>
            </w:r>
          </w:p>
        </w:tc>
        <w:tc>
          <w:tcPr>
            <w:tcW w:w="3119" w:type="dxa"/>
          </w:tcPr>
          <w:p>
            <w:pPr>
              <w:spacing w:after="15"/>
              <w:rPr>
                <w:rFonts w:asciiTheme="minorHAnsi" w:hAnsiTheme="minorHAnsi" w:eastAsiaTheme="minorEastAsia"/>
              </w:rPr>
            </w:pPr>
            <w:r>
              <w:rPr>
                <w:rFonts w:asciiTheme="minorHAnsi" w:hAnsiTheme="minorHAnsi" w:eastAsiaTheme="minorEastAsia"/>
              </w:rPr>
              <w:t>CPU</w:t>
            </w:r>
            <w:r>
              <w:rPr>
                <w:rFonts w:hint="eastAsia" w:asciiTheme="minorHAnsi" w:hAnsiTheme="minorHAnsi" w:eastAsiaTheme="minorEastAsia"/>
              </w:rPr>
              <w:t>型号</w:t>
            </w:r>
            <w:r>
              <w:rPr>
                <w:rFonts w:asciiTheme="minorHAnsi" w:hAnsiTheme="minorHAnsi" w:eastAsiaTheme="minorEastAsia"/>
              </w:rPr>
              <w:t>（主芯片厂商+主芯片完整型号）</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w:t>
            </w:r>
            <w:r>
              <w:rPr>
                <w:rFonts w:asciiTheme="minorHAnsi" w:hAnsiTheme="minorHAnsi" w:eastAsiaTheme="minor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asciiTheme="minorHAnsi" w:hAnsiTheme="minorHAnsi" w:eastAsiaTheme="minorEastAsia"/>
              </w:rPr>
              <w:t>DevType</w:t>
            </w:r>
          </w:p>
        </w:tc>
        <w:tc>
          <w:tcPr>
            <w:tcW w:w="1276" w:type="dxa"/>
          </w:tcPr>
          <w:p>
            <w:pPr>
              <w:wordWrap w:val="0"/>
              <w:overflowPunct w:val="0"/>
              <w:autoSpaceDE w:val="0"/>
              <w:autoSpaceDN w:val="0"/>
              <w:spacing w:before="156" w:beforeLines="50" w:after="15"/>
              <w:textAlignment w:val="baseline"/>
              <w:outlineLvl w:val="3"/>
              <w:rPr>
                <w:rFonts w:asciiTheme="minorHAnsi" w:hAnsiTheme="minorHAnsi" w:eastAsiaTheme="minorEastAsia"/>
              </w:rPr>
            </w:pPr>
            <w:r>
              <w:rPr>
                <w:rFonts w:asciiTheme="minorHAnsi" w:hAnsiTheme="minorHAnsi" w:eastAsiaTheme="minorEastAsia"/>
              </w:rPr>
              <w:t>STRING(127)</w:t>
            </w:r>
          </w:p>
        </w:tc>
        <w:tc>
          <w:tcPr>
            <w:tcW w:w="992" w:type="dxa"/>
          </w:tcPr>
          <w:p>
            <w:pPr>
              <w:wordWrap w:val="0"/>
              <w:overflowPunct w:val="0"/>
              <w:autoSpaceDE w:val="0"/>
              <w:autoSpaceDN w:val="0"/>
              <w:spacing w:before="156" w:beforeLines="50" w:after="15"/>
              <w:textAlignment w:val="baseline"/>
              <w:outlineLvl w:val="3"/>
              <w:rPr>
                <w:rFonts w:asciiTheme="minorHAnsi" w:hAnsiTheme="minorHAnsi" w:eastAsiaTheme="minorEastAsia"/>
              </w:rPr>
            </w:pPr>
            <w:r>
              <w:rPr>
                <w:rFonts w:asciiTheme="minorHAnsi" w:hAnsiTheme="minorHAnsi" w:eastAsiaTheme="minorEastAsia"/>
              </w:rPr>
              <w:t>read</w:t>
            </w:r>
          </w:p>
        </w:tc>
        <w:tc>
          <w:tcPr>
            <w:tcW w:w="992" w:type="dxa"/>
          </w:tcPr>
          <w:p>
            <w:pPr>
              <w:wordWrap w:val="0"/>
              <w:overflowPunct w:val="0"/>
              <w:autoSpaceDE w:val="0"/>
              <w:autoSpaceDN w:val="0"/>
              <w:spacing w:before="156" w:beforeLines="50" w:after="15"/>
              <w:textAlignment w:val="baseline"/>
              <w:outlineLvl w:val="3"/>
              <w:rPr>
                <w:rFonts w:asciiTheme="minorHAnsi" w:hAnsiTheme="minorHAnsi" w:eastAsiaTheme="minorEastAsia"/>
              </w:rPr>
            </w:pPr>
            <w:r>
              <w:rPr>
                <w:rFonts w:hint="eastAsia" w:asciiTheme="minorHAnsi" w:hAnsiTheme="minorHAnsi" w:eastAsiaTheme="minorEastAsia"/>
              </w:rPr>
              <w:t>无</w:t>
            </w:r>
          </w:p>
        </w:tc>
        <w:tc>
          <w:tcPr>
            <w:tcW w:w="3119" w:type="dxa"/>
          </w:tcPr>
          <w:p>
            <w:pPr>
              <w:wordWrap w:val="0"/>
              <w:overflowPunct w:val="0"/>
              <w:autoSpaceDE w:val="0"/>
              <w:autoSpaceDN w:val="0"/>
              <w:spacing w:before="156" w:beforeLines="50" w:after="15"/>
              <w:textAlignment w:val="baseline"/>
              <w:outlineLvl w:val="3"/>
              <w:rPr>
                <w:rFonts w:asciiTheme="minorHAnsi" w:hAnsiTheme="minorHAnsi" w:eastAsiaTheme="minorEastAsia"/>
              </w:rPr>
            </w:pPr>
            <w:r>
              <w:rPr>
                <w:rFonts w:hint="eastAsia" w:asciiTheme="minorHAnsi" w:hAnsiTheme="minorHAnsi" w:eastAsiaTheme="minorEastAsia"/>
              </w:rPr>
              <w:t>设备型号（</w:t>
            </w:r>
            <w:r>
              <w:rPr>
                <w:rFonts w:asciiTheme="minorHAnsi" w:hAnsiTheme="minorHAnsi" w:eastAsiaTheme="minorEastAsia"/>
              </w:rPr>
              <w:t>OUI-SN</w:t>
            </w:r>
            <w:r>
              <w:rPr>
                <w:rFonts w:hint="eastAsia" w:asciiTheme="minorHAnsi" w:hAnsiTheme="minorHAnsi" w:eastAsiaTheme="minorEastAsia"/>
              </w:rPr>
              <w:t>）</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asciiTheme="minorHAnsi" w:hAnsiTheme="minorHAnsi" w:eastAsiaTheme="minorEastAsia"/>
              </w:rPr>
              <w:t>DevType1</w:t>
            </w:r>
          </w:p>
        </w:tc>
        <w:tc>
          <w:tcPr>
            <w:tcW w:w="1276" w:type="dxa"/>
          </w:tcPr>
          <w:p>
            <w:pPr>
              <w:spacing w:after="15"/>
              <w:rPr>
                <w:rFonts w:asciiTheme="minorHAnsi" w:hAnsiTheme="minorHAnsi" w:eastAsiaTheme="minorEastAsia"/>
              </w:rPr>
            </w:pPr>
            <w:r>
              <w:rPr>
                <w:rFonts w:asciiTheme="minorHAnsi" w:hAnsiTheme="minorHAnsi" w:eastAsiaTheme="minorEastAsia"/>
              </w:rPr>
              <w:t>STRING(8)</w:t>
            </w:r>
          </w:p>
        </w:tc>
        <w:tc>
          <w:tcPr>
            <w:tcW w:w="992" w:type="dxa"/>
          </w:tcPr>
          <w:p>
            <w:pPr>
              <w:spacing w:after="15"/>
              <w:rPr>
                <w:rFonts w:asciiTheme="minorHAnsi" w:hAnsiTheme="minorHAnsi" w:eastAsiaTheme="minorEastAsia"/>
              </w:rPr>
            </w:pPr>
            <w:r>
              <w:rPr>
                <w:rFonts w:asciiTheme="minorHAnsi" w:hAnsiTheme="minorHAnsi" w:eastAsiaTheme="minorEastAsia"/>
              </w:rPr>
              <w:t>read</w:t>
            </w:r>
          </w:p>
        </w:tc>
        <w:tc>
          <w:tcPr>
            <w:tcW w:w="992" w:type="dxa"/>
          </w:tcPr>
          <w:p>
            <w:pPr>
              <w:spacing w:after="15"/>
              <w:rPr>
                <w:rFonts w:asciiTheme="minorHAnsi" w:hAnsiTheme="minorHAnsi" w:eastAsiaTheme="minorEastAsia"/>
              </w:rPr>
            </w:pPr>
            <w:r>
              <w:rPr>
                <w:rFonts w:asciiTheme="minorHAnsi" w:hAnsiTheme="minorHAnsi" w:eastAsiaTheme="minorEastAsia"/>
              </w:rPr>
              <w:t>无</w:t>
            </w:r>
          </w:p>
        </w:tc>
        <w:tc>
          <w:tcPr>
            <w:tcW w:w="3119" w:type="dxa"/>
          </w:tcPr>
          <w:p>
            <w:pPr>
              <w:spacing w:after="15"/>
              <w:rPr>
                <w:rFonts w:asciiTheme="minorHAnsi" w:hAnsiTheme="minorHAnsi" w:eastAsiaTheme="minorEastAsia"/>
              </w:rPr>
            </w:pPr>
            <w:r>
              <w:rPr>
                <w:rFonts w:asciiTheme="minorHAnsi" w:hAnsiTheme="minorHAnsi" w:eastAsiaTheme="minorEastAsia"/>
              </w:rPr>
              <w:t>设备类型（X_CT-COM_DeviceType）</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w:t>
            </w:r>
            <w:r>
              <w:rPr>
                <w:rFonts w:asciiTheme="minorHAnsi" w:hAnsiTheme="minorHAnsi" w:eastAsiaTheme="minor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hint="eastAsia" w:asciiTheme="minorHAnsi" w:hAnsiTheme="minorHAnsi" w:eastAsiaTheme="minorEastAsia"/>
              </w:rPr>
              <w:t>DevType2</w:t>
            </w:r>
          </w:p>
        </w:tc>
        <w:tc>
          <w:tcPr>
            <w:tcW w:w="1276" w:type="dxa"/>
          </w:tcPr>
          <w:p>
            <w:pPr>
              <w:spacing w:after="15"/>
              <w:rPr>
                <w:rFonts w:asciiTheme="minorHAnsi" w:hAnsiTheme="minorHAnsi" w:eastAsiaTheme="minorEastAsia"/>
              </w:rPr>
            </w:pPr>
            <w:r>
              <w:rPr>
                <w:rFonts w:asciiTheme="minorHAnsi" w:hAnsiTheme="minorHAnsi" w:eastAsiaTheme="minorEastAsia"/>
              </w:rPr>
              <w:t>STRING(127)</w:t>
            </w:r>
          </w:p>
        </w:tc>
        <w:tc>
          <w:tcPr>
            <w:tcW w:w="992" w:type="dxa"/>
          </w:tcPr>
          <w:p>
            <w:pPr>
              <w:spacing w:after="15"/>
              <w:rPr>
                <w:rFonts w:asciiTheme="minorHAnsi" w:hAnsiTheme="minorHAnsi" w:eastAsiaTheme="minorEastAsia"/>
              </w:rPr>
            </w:pPr>
            <w:r>
              <w:rPr>
                <w:rFonts w:asciiTheme="minorHAnsi" w:hAnsiTheme="minorHAnsi" w:eastAsiaTheme="minorEastAsia"/>
              </w:rPr>
              <w:t>read</w:t>
            </w:r>
          </w:p>
        </w:tc>
        <w:tc>
          <w:tcPr>
            <w:tcW w:w="992" w:type="dxa"/>
          </w:tcPr>
          <w:p>
            <w:pPr>
              <w:spacing w:after="15"/>
              <w:rPr>
                <w:rFonts w:asciiTheme="minorHAnsi" w:hAnsiTheme="minorHAnsi" w:eastAsiaTheme="minorEastAsia"/>
              </w:rPr>
            </w:pPr>
            <w:r>
              <w:rPr>
                <w:rFonts w:asciiTheme="minorHAnsi" w:hAnsiTheme="minorHAnsi" w:eastAsiaTheme="minorEastAsia"/>
              </w:rPr>
              <w:t>无</w:t>
            </w:r>
          </w:p>
        </w:tc>
        <w:tc>
          <w:tcPr>
            <w:tcW w:w="3119" w:type="dxa"/>
          </w:tcPr>
          <w:p>
            <w:pPr>
              <w:spacing w:after="15"/>
              <w:rPr>
                <w:rFonts w:asciiTheme="minorHAnsi" w:hAnsiTheme="minorHAnsi" w:eastAsiaTheme="minorEastAsia"/>
              </w:rPr>
            </w:pPr>
            <w:r>
              <w:rPr>
                <w:rFonts w:hint="eastAsia" w:asciiTheme="minorHAnsi" w:hAnsiTheme="minorHAnsi" w:eastAsiaTheme="minorEastAsia"/>
              </w:rPr>
              <w:t>设备类型（用于Web UI页面的设备类型显示，如：“</w:t>
            </w:r>
            <w:r>
              <w:rPr>
                <w:rFonts w:asciiTheme="minorHAnsi" w:hAnsiTheme="minorHAnsi" w:eastAsiaTheme="minorEastAsia"/>
              </w:rPr>
              <w:t>EPON天翼网关(4口单频)</w:t>
            </w:r>
            <w:r>
              <w:rPr>
                <w:rFonts w:hint="eastAsia" w:asciiTheme="minorHAnsi" w:hAnsiTheme="minorHAnsi" w:eastAsiaTheme="minorEastAsia"/>
              </w:rPr>
              <w:t>”，具体参考《中国电信智能网关用户WEB管理页面及ID设计规范》）</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asciiTheme="minorHAnsi" w:hAnsiTheme="minorHAnsi" w:eastAsiaTheme="minorEastAsia"/>
              </w:rPr>
              <w:t>Capability</w:t>
            </w:r>
          </w:p>
        </w:tc>
        <w:tc>
          <w:tcPr>
            <w:tcW w:w="1276" w:type="dxa"/>
          </w:tcPr>
          <w:p>
            <w:pPr>
              <w:wordWrap w:val="0"/>
              <w:overflowPunct w:val="0"/>
              <w:autoSpaceDE w:val="0"/>
              <w:autoSpaceDN w:val="0"/>
              <w:spacing w:before="156" w:beforeLines="50" w:after="15"/>
              <w:textAlignment w:val="baseline"/>
              <w:outlineLvl w:val="3"/>
              <w:rPr>
                <w:rFonts w:asciiTheme="minorHAnsi" w:hAnsiTheme="minorHAnsi" w:eastAsiaTheme="minorEastAsia"/>
              </w:rPr>
            </w:pPr>
            <w:r>
              <w:rPr>
                <w:rFonts w:asciiTheme="minorHAnsi" w:hAnsiTheme="minorHAnsi" w:eastAsiaTheme="minorEastAsia"/>
              </w:rPr>
              <w:t>STRING(63)</w:t>
            </w:r>
          </w:p>
        </w:tc>
        <w:tc>
          <w:tcPr>
            <w:tcW w:w="992" w:type="dxa"/>
          </w:tcPr>
          <w:p>
            <w:pPr>
              <w:wordWrap w:val="0"/>
              <w:overflowPunct w:val="0"/>
              <w:autoSpaceDE w:val="0"/>
              <w:autoSpaceDN w:val="0"/>
              <w:spacing w:before="156" w:beforeLines="50" w:after="15"/>
              <w:textAlignment w:val="baseline"/>
              <w:outlineLvl w:val="3"/>
              <w:rPr>
                <w:rFonts w:asciiTheme="minorHAnsi" w:hAnsiTheme="minorHAnsi" w:eastAsiaTheme="minorEastAsia"/>
              </w:rPr>
            </w:pPr>
            <w:r>
              <w:rPr>
                <w:rFonts w:asciiTheme="minorHAnsi" w:hAnsiTheme="minorHAnsi" w:eastAsiaTheme="minorEastAsia"/>
              </w:rPr>
              <w:t>read</w:t>
            </w:r>
          </w:p>
        </w:tc>
        <w:tc>
          <w:tcPr>
            <w:tcW w:w="992" w:type="dxa"/>
          </w:tcPr>
          <w:p>
            <w:pPr>
              <w:wordWrap w:val="0"/>
              <w:overflowPunct w:val="0"/>
              <w:autoSpaceDE w:val="0"/>
              <w:autoSpaceDN w:val="0"/>
              <w:spacing w:before="156" w:beforeLines="50" w:after="15"/>
              <w:textAlignment w:val="baseline"/>
              <w:outlineLvl w:val="3"/>
              <w:rPr>
                <w:rFonts w:asciiTheme="minorHAnsi" w:hAnsiTheme="minorHAnsi" w:eastAsiaTheme="minorEastAsia"/>
              </w:rPr>
            </w:pPr>
            <w:r>
              <w:rPr>
                <w:rFonts w:hint="eastAsia" w:asciiTheme="minorHAnsi" w:hAnsiTheme="minorHAnsi" w:eastAsiaTheme="minorEastAsia"/>
              </w:rPr>
              <w:t>无</w:t>
            </w:r>
          </w:p>
        </w:tc>
        <w:tc>
          <w:tcPr>
            <w:tcW w:w="3119" w:type="dxa"/>
          </w:tcPr>
          <w:p>
            <w:pPr>
              <w:wordWrap w:val="0"/>
              <w:overflowPunct w:val="0"/>
              <w:autoSpaceDE w:val="0"/>
              <w:autoSpaceDN w:val="0"/>
              <w:spacing w:before="156" w:beforeLines="50" w:after="15"/>
              <w:textAlignment w:val="baseline"/>
              <w:outlineLvl w:val="3"/>
              <w:rPr>
                <w:rFonts w:asciiTheme="minorHAnsi" w:hAnsiTheme="minorHAnsi" w:eastAsiaTheme="minorEastAsia"/>
              </w:rPr>
            </w:pPr>
            <w:r>
              <w:rPr>
                <w:rFonts w:hint="eastAsia" w:asciiTheme="minorHAnsi" w:hAnsiTheme="minorHAnsi" w:eastAsiaTheme="minorEastAsia"/>
              </w:rPr>
              <w:t>设备能力（</w:t>
            </w:r>
            <w:r>
              <w:rPr>
                <w:rFonts w:asciiTheme="minorHAnsi" w:hAnsiTheme="minorHAnsi" w:eastAsiaTheme="minorEastAsia"/>
              </w:rPr>
              <w:t>X_CT-COM_Capability</w:t>
            </w:r>
            <w:r>
              <w:rPr>
                <w:rFonts w:hint="eastAsia" w:asciiTheme="minorHAnsi" w:hAnsiTheme="minorHAnsi" w:eastAsiaTheme="minorEastAsia"/>
              </w:rPr>
              <w:t>）</w:t>
            </w:r>
          </w:p>
        </w:tc>
        <w:tc>
          <w:tcPr>
            <w:tcW w:w="709" w:type="dxa"/>
          </w:tcPr>
          <w:p>
            <w:pPr>
              <w:wordWrap w:val="0"/>
              <w:overflowPunct w:val="0"/>
              <w:autoSpaceDE w:val="0"/>
              <w:autoSpaceDN w:val="0"/>
              <w:spacing w:before="156" w:beforeLines="50" w:after="15"/>
              <w:textAlignment w:val="baseline"/>
              <w:outlineLvl w:val="3"/>
              <w:rPr>
                <w:rFonts w:asciiTheme="minorHAnsi" w:hAnsiTheme="minorHAnsi" w:eastAsiaTheme="minorEastAsia"/>
              </w:rPr>
            </w:pPr>
            <w:r>
              <w:rPr>
                <w:rFonts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asciiTheme="minorHAnsi" w:hAnsiTheme="minorHAnsi" w:eastAsiaTheme="minorEastAsia"/>
              </w:rPr>
              <w:t>FlashSize</w:t>
            </w:r>
          </w:p>
        </w:tc>
        <w:tc>
          <w:tcPr>
            <w:tcW w:w="1276" w:type="dxa"/>
          </w:tcPr>
          <w:p>
            <w:pPr>
              <w:spacing w:after="15"/>
              <w:rPr>
                <w:rFonts w:asciiTheme="minorHAnsi" w:hAnsiTheme="minorHAnsi" w:eastAsiaTheme="minorEastAsia"/>
              </w:rPr>
            </w:pPr>
            <w:r>
              <w:rPr>
                <w:rFonts w:asciiTheme="minorHAnsi" w:hAnsiTheme="minorHAnsi" w:eastAsiaTheme="minorEastAsia"/>
              </w:rPr>
              <w:t>UINT32</w:t>
            </w:r>
          </w:p>
        </w:tc>
        <w:tc>
          <w:tcPr>
            <w:tcW w:w="992" w:type="dxa"/>
          </w:tcPr>
          <w:p>
            <w:pPr>
              <w:spacing w:after="15"/>
              <w:rPr>
                <w:rFonts w:asciiTheme="minorHAnsi" w:hAnsiTheme="minorHAnsi" w:eastAsiaTheme="minorEastAsia"/>
              </w:rPr>
            </w:pPr>
            <w:r>
              <w:rPr>
                <w:rFonts w:asciiTheme="minorHAnsi" w:hAnsiTheme="minorHAnsi" w:eastAsiaTheme="minorEastAsia"/>
              </w:rPr>
              <w:t>read</w:t>
            </w:r>
          </w:p>
        </w:tc>
        <w:tc>
          <w:tcPr>
            <w:tcW w:w="992" w:type="dxa"/>
          </w:tcPr>
          <w:p>
            <w:pPr>
              <w:spacing w:after="15"/>
              <w:rPr>
                <w:rFonts w:asciiTheme="minorHAnsi" w:hAnsiTheme="minorHAnsi" w:eastAsiaTheme="minorEastAsia"/>
              </w:rPr>
            </w:pPr>
            <w:r>
              <w:rPr>
                <w:rFonts w:asciiTheme="minorHAnsi" w:hAnsiTheme="minorHAnsi" w:eastAsiaTheme="minorEastAsia"/>
              </w:rPr>
              <w:t>无</w:t>
            </w:r>
          </w:p>
        </w:tc>
        <w:tc>
          <w:tcPr>
            <w:tcW w:w="3119" w:type="dxa"/>
          </w:tcPr>
          <w:p>
            <w:pPr>
              <w:spacing w:after="15"/>
              <w:rPr>
                <w:rFonts w:asciiTheme="minorHAnsi" w:hAnsiTheme="minorHAnsi" w:eastAsiaTheme="minorEastAsia"/>
              </w:rPr>
            </w:pPr>
            <w:r>
              <w:rPr>
                <w:rFonts w:asciiTheme="minorHAnsi" w:hAnsiTheme="minorHAnsi" w:eastAsiaTheme="minorEastAsia"/>
              </w:rPr>
              <w:t>Flash大小，单位byte</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asciiTheme="minorHAnsi" w:hAnsiTheme="minorHAnsi" w:eastAsiaTheme="minorEastAsia"/>
              </w:rPr>
              <w:t>RamSize</w:t>
            </w:r>
          </w:p>
        </w:tc>
        <w:tc>
          <w:tcPr>
            <w:tcW w:w="1276" w:type="dxa"/>
          </w:tcPr>
          <w:p>
            <w:pPr>
              <w:spacing w:after="15"/>
              <w:rPr>
                <w:rFonts w:asciiTheme="minorHAnsi" w:hAnsiTheme="minorHAnsi" w:eastAsiaTheme="minorEastAsia"/>
              </w:rPr>
            </w:pPr>
            <w:r>
              <w:rPr>
                <w:rFonts w:asciiTheme="minorHAnsi" w:hAnsiTheme="minorHAnsi" w:eastAsiaTheme="minorEastAsia"/>
              </w:rPr>
              <w:t>UINT32</w:t>
            </w:r>
          </w:p>
        </w:tc>
        <w:tc>
          <w:tcPr>
            <w:tcW w:w="992" w:type="dxa"/>
          </w:tcPr>
          <w:p>
            <w:pPr>
              <w:spacing w:after="15"/>
              <w:rPr>
                <w:rFonts w:asciiTheme="minorHAnsi" w:hAnsiTheme="minorHAnsi" w:eastAsiaTheme="minorEastAsia"/>
              </w:rPr>
            </w:pPr>
            <w:r>
              <w:rPr>
                <w:rFonts w:asciiTheme="minorHAnsi" w:hAnsiTheme="minorHAnsi" w:eastAsiaTheme="minorEastAsia"/>
              </w:rPr>
              <w:t>read</w:t>
            </w:r>
          </w:p>
        </w:tc>
        <w:tc>
          <w:tcPr>
            <w:tcW w:w="992" w:type="dxa"/>
          </w:tcPr>
          <w:p>
            <w:pPr>
              <w:spacing w:after="15"/>
              <w:rPr>
                <w:rFonts w:asciiTheme="minorHAnsi" w:hAnsiTheme="minorHAnsi" w:eastAsiaTheme="minorEastAsia"/>
              </w:rPr>
            </w:pPr>
            <w:r>
              <w:rPr>
                <w:rFonts w:asciiTheme="minorHAnsi" w:hAnsiTheme="minorHAnsi" w:eastAsiaTheme="minorEastAsia"/>
              </w:rPr>
              <w:t>无</w:t>
            </w:r>
          </w:p>
        </w:tc>
        <w:tc>
          <w:tcPr>
            <w:tcW w:w="3119" w:type="dxa"/>
          </w:tcPr>
          <w:p>
            <w:pPr>
              <w:spacing w:after="15"/>
              <w:rPr>
                <w:rFonts w:asciiTheme="minorHAnsi" w:hAnsiTheme="minorHAnsi" w:eastAsiaTheme="minorEastAsia"/>
              </w:rPr>
            </w:pPr>
            <w:r>
              <w:rPr>
                <w:rFonts w:asciiTheme="minorHAnsi" w:hAnsiTheme="minorHAnsi" w:eastAsiaTheme="minorEastAsia"/>
              </w:rPr>
              <w:t>RAM大小，单位byte</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w:t>
            </w:r>
            <w:r>
              <w:rPr>
                <w:rFonts w:asciiTheme="minorHAnsi" w:hAnsiTheme="minorHAnsi" w:eastAsiaTheme="minor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asciiTheme="minorHAnsi" w:hAnsiTheme="minorHAnsi" w:eastAsiaTheme="minorEastAsia"/>
              </w:rPr>
              <w:t>DevName</w:t>
            </w:r>
          </w:p>
        </w:tc>
        <w:tc>
          <w:tcPr>
            <w:tcW w:w="1276" w:type="dxa"/>
          </w:tcPr>
          <w:p>
            <w:pPr>
              <w:spacing w:after="15"/>
              <w:rPr>
                <w:rFonts w:asciiTheme="minorHAnsi" w:hAnsiTheme="minorHAnsi" w:eastAsiaTheme="minorEastAsia"/>
              </w:rPr>
            </w:pPr>
            <w:r>
              <w:rPr>
                <w:rFonts w:asciiTheme="minorHAnsi" w:hAnsiTheme="minorHAnsi" w:eastAsiaTheme="minorEastAsia"/>
              </w:rPr>
              <w:t>STRING(127)</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992" w:type="dxa"/>
          </w:tcPr>
          <w:p>
            <w:pPr>
              <w:spacing w:after="15"/>
              <w:rPr>
                <w:rFonts w:asciiTheme="minorHAnsi" w:hAnsiTheme="minorHAnsi" w:eastAsiaTheme="minorEastAsia"/>
              </w:rPr>
            </w:pPr>
            <w:r>
              <w:rPr>
                <w:rFonts w:asciiTheme="minorHAnsi" w:hAnsiTheme="minorHAnsi" w:eastAsiaTheme="minorEastAsia"/>
              </w:rPr>
              <w:t>有</w:t>
            </w:r>
          </w:p>
        </w:tc>
        <w:tc>
          <w:tcPr>
            <w:tcW w:w="3119" w:type="dxa"/>
          </w:tcPr>
          <w:p>
            <w:pPr>
              <w:spacing w:after="15"/>
              <w:rPr>
                <w:rFonts w:asciiTheme="minorHAnsi" w:hAnsiTheme="minorHAnsi" w:eastAsiaTheme="minorEastAsia"/>
              </w:rPr>
            </w:pPr>
            <w:r>
              <w:rPr>
                <w:rFonts w:asciiTheme="minorHAnsi" w:hAnsiTheme="minorHAnsi" w:eastAsiaTheme="minorEastAsia"/>
              </w:rPr>
              <w:t>设备名称（可供用户修改）</w:t>
            </w:r>
            <w:r>
              <w:rPr>
                <w:rFonts w:hint="eastAsia" w:asciiTheme="minorHAnsi" w:hAnsiTheme="minorHAnsi" w:eastAsiaTheme="minorEastAsia"/>
              </w:rPr>
              <w:t>, 最长为128, UTF8编码，初始为空</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asciiTheme="minorHAnsi" w:hAnsiTheme="minorHAnsi" w:eastAsiaTheme="minorEastAsia"/>
              </w:rPr>
              <w:t>CPUUsage</w:t>
            </w:r>
          </w:p>
        </w:tc>
        <w:tc>
          <w:tcPr>
            <w:tcW w:w="1276" w:type="dxa"/>
          </w:tcPr>
          <w:p>
            <w:pPr>
              <w:spacing w:after="15"/>
              <w:rPr>
                <w:rFonts w:asciiTheme="minorHAnsi" w:hAnsiTheme="minorHAnsi" w:eastAsiaTheme="minorEastAsia"/>
              </w:rPr>
            </w:pPr>
            <w:r>
              <w:rPr>
                <w:rFonts w:asciiTheme="minorHAnsi" w:hAnsiTheme="minorHAnsi" w:eastAsiaTheme="minorEastAsia"/>
              </w:rPr>
              <w:t>BYTE</w:t>
            </w:r>
          </w:p>
        </w:tc>
        <w:tc>
          <w:tcPr>
            <w:tcW w:w="992" w:type="dxa"/>
          </w:tcPr>
          <w:p>
            <w:pPr>
              <w:spacing w:after="15"/>
              <w:rPr>
                <w:rFonts w:asciiTheme="minorHAnsi" w:hAnsiTheme="minorHAnsi" w:eastAsiaTheme="minorEastAsia"/>
              </w:rPr>
            </w:pPr>
            <w:r>
              <w:rPr>
                <w:rFonts w:asciiTheme="minorHAnsi" w:hAnsiTheme="minorHAnsi" w:eastAsiaTheme="minorEastAsia"/>
              </w:rPr>
              <w:t>read</w:t>
            </w:r>
          </w:p>
        </w:tc>
        <w:tc>
          <w:tcPr>
            <w:tcW w:w="992" w:type="dxa"/>
          </w:tcPr>
          <w:p>
            <w:pPr>
              <w:spacing w:after="15"/>
              <w:rPr>
                <w:rFonts w:asciiTheme="minorHAnsi" w:hAnsiTheme="minorHAnsi" w:eastAsiaTheme="minorEastAsia"/>
              </w:rPr>
            </w:pPr>
            <w:r>
              <w:rPr>
                <w:rFonts w:asciiTheme="minorHAnsi" w:hAnsiTheme="minorHAnsi" w:eastAsiaTheme="minorEastAsia"/>
              </w:rPr>
              <w:t>无</w:t>
            </w:r>
          </w:p>
        </w:tc>
        <w:tc>
          <w:tcPr>
            <w:tcW w:w="3119" w:type="dxa"/>
          </w:tcPr>
          <w:p>
            <w:pPr>
              <w:spacing w:after="15"/>
              <w:rPr>
                <w:rFonts w:asciiTheme="minorHAnsi" w:hAnsiTheme="minorHAnsi" w:eastAsiaTheme="minorEastAsia"/>
              </w:rPr>
            </w:pPr>
            <w:r>
              <w:rPr>
                <w:rFonts w:asciiTheme="minorHAnsi" w:hAnsiTheme="minorHAnsi" w:eastAsiaTheme="minorEastAsia"/>
              </w:rPr>
              <w:t>CPU占用率，百分比表示，如80表示80%</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w:t>
            </w:r>
            <w:r>
              <w:rPr>
                <w:rFonts w:asciiTheme="minorHAnsi" w:hAnsiTheme="minorHAnsi" w:eastAsiaTheme="minor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asciiTheme="minorHAnsi" w:hAnsiTheme="minorHAnsi" w:eastAsiaTheme="minorEastAsia"/>
              </w:rPr>
              <w:t>MEMUsage</w:t>
            </w:r>
          </w:p>
        </w:tc>
        <w:tc>
          <w:tcPr>
            <w:tcW w:w="1276" w:type="dxa"/>
          </w:tcPr>
          <w:p>
            <w:pPr>
              <w:spacing w:after="15"/>
              <w:rPr>
                <w:rFonts w:asciiTheme="minorHAnsi" w:hAnsiTheme="minorHAnsi" w:eastAsiaTheme="minorEastAsia"/>
              </w:rPr>
            </w:pPr>
            <w:r>
              <w:rPr>
                <w:rFonts w:asciiTheme="minorHAnsi" w:hAnsiTheme="minorHAnsi" w:eastAsiaTheme="minorEastAsia"/>
              </w:rPr>
              <w:t>BYTE</w:t>
            </w:r>
          </w:p>
        </w:tc>
        <w:tc>
          <w:tcPr>
            <w:tcW w:w="992" w:type="dxa"/>
          </w:tcPr>
          <w:p>
            <w:pPr>
              <w:spacing w:after="15"/>
              <w:rPr>
                <w:rFonts w:asciiTheme="minorHAnsi" w:hAnsiTheme="minorHAnsi" w:eastAsiaTheme="minorEastAsia"/>
              </w:rPr>
            </w:pPr>
            <w:r>
              <w:rPr>
                <w:rFonts w:asciiTheme="minorHAnsi" w:hAnsiTheme="minorHAnsi" w:eastAsiaTheme="minorEastAsia"/>
              </w:rPr>
              <w:t>read</w:t>
            </w:r>
          </w:p>
        </w:tc>
        <w:tc>
          <w:tcPr>
            <w:tcW w:w="992" w:type="dxa"/>
          </w:tcPr>
          <w:p>
            <w:pPr>
              <w:spacing w:after="15"/>
              <w:rPr>
                <w:rFonts w:asciiTheme="minorHAnsi" w:hAnsiTheme="minorHAnsi" w:eastAsiaTheme="minorEastAsia"/>
              </w:rPr>
            </w:pPr>
            <w:r>
              <w:rPr>
                <w:rFonts w:asciiTheme="minorHAnsi" w:hAnsiTheme="minorHAnsi" w:eastAsiaTheme="minorEastAsia"/>
              </w:rPr>
              <w:t>无</w:t>
            </w:r>
          </w:p>
        </w:tc>
        <w:tc>
          <w:tcPr>
            <w:tcW w:w="3119" w:type="dxa"/>
          </w:tcPr>
          <w:p>
            <w:pPr>
              <w:spacing w:after="15"/>
              <w:rPr>
                <w:rFonts w:asciiTheme="minorHAnsi" w:hAnsiTheme="minorHAnsi" w:eastAsiaTheme="minorEastAsia"/>
              </w:rPr>
            </w:pPr>
            <w:r>
              <w:rPr>
                <w:rFonts w:asciiTheme="minorHAnsi" w:hAnsiTheme="minorHAnsi" w:eastAsiaTheme="minorEastAsia"/>
              </w:rPr>
              <w:t>内存占用率，百分比表示</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asciiTheme="minorHAnsi" w:hAnsiTheme="minorHAnsi" w:eastAsiaTheme="minorEastAsia"/>
              </w:rPr>
              <w:t>FlashUsage</w:t>
            </w:r>
          </w:p>
        </w:tc>
        <w:tc>
          <w:tcPr>
            <w:tcW w:w="1276" w:type="dxa"/>
          </w:tcPr>
          <w:p>
            <w:pPr>
              <w:spacing w:after="15"/>
              <w:rPr>
                <w:rFonts w:asciiTheme="minorHAnsi" w:hAnsiTheme="minorHAnsi" w:eastAsiaTheme="minorEastAsia"/>
              </w:rPr>
            </w:pPr>
            <w:r>
              <w:rPr>
                <w:rFonts w:asciiTheme="minorHAnsi" w:hAnsiTheme="minorHAnsi" w:eastAsiaTheme="minorEastAsia"/>
              </w:rPr>
              <w:t>BYTE</w:t>
            </w:r>
          </w:p>
        </w:tc>
        <w:tc>
          <w:tcPr>
            <w:tcW w:w="992" w:type="dxa"/>
          </w:tcPr>
          <w:p>
            <w:pPr>
              <w:spacing w:after="15"/>
              <w:rPr>
                <w:rFonts w:asciiTheme="minorHAnsi" w:hAnsiTheme="minorHAnsi" w:eastAsiaTheme="minorEastAsia"/>
              </w:rPr>
            </w:pPr>
            <w:r>
              <w:rPr>
                <w:rFonts w:asciiTheme="minorHAnsi" w:hAnsiTheme="minorHAnsi" w:eastAsiaTheme="minorEastAsia"/>
              </w:rPr>
              <w:t>read</w:t>
            </w:r>
          </w:p>
        </w:tc>
        <w:tc>
          <w:tcPr>
            <w:tcW w:w="992" w:type="dxa"/>
          </w:tcPr>
          <w:p>
            <w:pPr>
              <w:spacing w:after="15"/>
              <w:rPr>
                <w:rFonts w:asciiTheme="minorHAnsi" w:hAnsiTheme="minorHAnsi" w:eastAsiaTheme="minorEastAsia"/>
              </w:rPr>
            </w:pPr>
            <w:r>
              <w:rPr>
                <w:rFonts w:asciiTheme="minorHAnsi" w:hAnsiTheme="minorHAnsi" w:eastAsiaTheme="minorEastAsia"/>
              </w:rPr>
              <w:t>无</w:t>
            </w:r>
          </w:p>
        </w:tc>
        <w:tc>
          <w:tcPr>
            <w:tcW w:w="3119" w:type="dxa"/>
          </w:tcPr>
          <w:p>
            <w:pPr>
              <w:spacing w:after="15"/>
              <w:rPr>
                <w:rFonts w:asciiTheme="minorHAnsi" w:hAnsiTheme="minorHAnsi" w:eastAsiaTheme="minorEastAsia"/>
              </w:rPr>
            </w:pPr>
            <w:r>
              <w:rPr>
                <w:rFonts w:asciiTheme="minorHAnsi" w:hAnsiTheme="minorHAnsi" w:eastAsiaTheme="minorEastAsia"/>
              </w:rPr>
              <w:t>Flash占用率</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w:t>
            </w:r>
            <w:r>
              <w:rPr>
                <w:rFonts w:asciiTheme="minorHAnsi" w:hAnsiTheme="minorHAnsi" w:eastAsiaTheme="minor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after="15"/>
              <w:rPr>
                <w:rFonts w:asciiTheme="minorHAnsi" w:hAnsiTheme="minorHAnsi" w:eastAsiaTheme="minorEastAsia"/>
              </w:rPr>
            </w:pPr>
            <w:r>
              <w:rPr>
                <w:rFonts w:asciiTheme="minorHAnsi" w:hAnsiTheme="minorHAnsi" w:eastAsiaTheme="minorEastAsia"/>
              </w:rPr>
              <w:t>SysDuration</w:t>
            </w:r>
          </w:p>
        </w:tc>
        <w:tc>
          <w:tcPr>
            <w:tcW w:w="1276" w:type="dxa"/>
          </w:tcPr>
          <w:p>
            <w:pPr>
              <w:spacing w:after="15"/>
              <w:rPr>
                <w:rFonts w:asciiTheme="minorHAnsi" w:hAnsiTheme="minorHAnsi" w:eastAsiaTheme="minorEastAsia"/>
              </w:rPr>
            </w:pPr>
            <w:r>
              <w:rPr>
                <w:rFonts w:asciiTheme="minorHAnsi" w:hAnsiTheme="minorHAnsi" w:eastAsiaTheme="minorEastAsia"/>
              </w:rPr>
              <w:t>UINT32</w:t>
            </w:r>
          </w:p>
        </w:tc>
        <w:tc>
          <w:tcPr>
            <w:tcW w:w="992" w:type="dxa"/>
          </w:tcPr>
          <w:p>
            <w:pPr>
              <w:spacing w:after="15"/>
              <w:rPr>
                <w:rFonts w:asciiTheme="minorHAnsi" w:hAnsiTheme="minorHAnsi" w:eastAsiaTheme="minorEastAsia"/>
              </w:rPr>
            </w:pPr>
            <w:r>
              <w:rPr>
                <w:rFonts w:asciiTheme="minorHAnsi" w:hAnsiTheme="minorHAnsi" w:eastAsiaTheme="minorEastAsia"/>
              </w:rPr>
              <w:t>read</w:t>
            </w:r>
          </w:p>
        </w:tc>
        <w:tc>
          <w:tcPr>
            <w:tcW w:w="992" w:type="dxa"/>
          </w:tcPr>
          <w:p>
            <w:pPr>
              <w:spacing w:after="15"/>
              <w:rPr>
                <w:rFonts w:asciiTheme="minorHAnsi" w:hAnsiTheme="minorHAnsi" w:eastAsiaTheme="minorEastAsia"/>
              </w:rPr>
            </w:pPr>
            <w:r>
              <w:rPr>
                <w:rFonts w:asciiTheme="minorHAnsi" w:hAnsiTheme="minorHAnsi" w:eastAsiaTheme="minorEastAsia"/>
              </w:rPr>
              <w:t>无</w:t>
            </w:r>
          </w:p>
        </w:tc>
        <w:tc>
          <w:tcPr>
            <w:tcW w:w="3119" w:type="dxa"/>
          </w:tcPr>
          <w:p>
            <w:pPr>
              <w:spacing w:after="15"/>
              <w:rPr>
                <w:rFonts w:asciiTheme="minorHAnsi" w:hAnsiTheme="minorHAnsi" w:eastAsiaTheme="minorEastAsia"/>
              </w:rPr>
            </w:pPr>
            <w:r>
              <w:rPr>
                <w:rFonts w:asciiTheme="minorHAnsi" w:hAnsiTheme="minorHAnsi" w:eastAsiaTheme="minorEastAsia"/>
              </w:rPr>
              <w:t>系统上电运行时间，单位为秒</w:t>
            </w:r>
          </w:p>
        </w:tc>
        <w:tc>
          <w:tcPr>
            <w:tcW w:w="709"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5" w:hRule="atLeast"/>
        </w:trPr>
        <w:tc>
          <w:tcPr>
            <w:tcW w:w="1384" w:type="dxa"/>
          </w:tcPr>
          <w:p>
            <w:pPr>
              <w:spacing w:after="15"/>
              <w:rPr>
                <w:rFonts w:asciiTheme="minorHAnsi" w:hAnsiTheme="minorHAnsi" w:eastAsiaTheme="minorEastAsia"/>
              </w:rPr>
            </w:pPr>
            <w:r>
              <w:rPr>
                <w:rFonts w:hint="eastAsia" w:asciiTheme="minorHAnsi" w:hAnsiTheme="minorHAnsi" w:eastAsiaTheme="minorEastAsia"/>
              </w:rPr>
              <w:t>HGWSleep</w:t>
            </w:r>
          </w:p>
        </w:tc>
        <w:tc>
          <w:tcPr>
            <w:tcW w:w="1276" w:type="dxa"/>
          </w:tcPr>
          <w:p>
            <w:pPr>
              <w:spacing w:after="15"/>
              <w:rPr>
                <w:rFonts w:asciiTheme="minorHAnsi" w:hAnsiTheme="minorHAnsi" w:eastAsiaTheme="minorEastAsia"/>
              </w:rPr>
            </w:pPr>
            <w:r>
              <w:rPr>
                <w:rFonts w:hint="eastAsia" w:asciiTheme="minorHAnsi" w:hAnsiTheme="minorHAnsi" w:eastAsiaTheme="minorEastAsia"/>
              </w:rPr>
              <w:t>BYTE</w:t>
            </w:r>
          </w:p>
        </w:tc>
        <w:tc>
          <w:tcPr>
            <w:tcW w:w="992" w:type="dxa"/>
          </w:tcPr>
          <w:p>
            <w:pPr>
              <w:spacing w:after="15"/>
              <w:rPr>
                <w:rFonts w:asciiTheme="minorHAnsi" w:hAnsiTheme="minorHAnsi" w:eastAsiaTheme="minorEastAsia"/>
              </w:rPr>
            </w:pPr>
            <w:r>
              <w:rPr>
                <w:rFonts w:hint="eastAsia" w:asciiTheme="minorHAnsi" w:hAnsiTheme="minorHAnsi" w:eastAsiaTheme="minorEastAsia"/>
              </w:rPr>
              <w:t>read</w:t>
            </w:r>
          </w:p>
        </w:tc>
        <w:tc>
          <w:tcPr>
            <w:tcW w:w="992" w:type="dxa"/>
          </w:tcPr>
          <w:p>
            <w:pPr>
              <w:spacing w:after="15"/>
              <w:rPr>
                <w:rFonts w:asciiTheme="minorHAnsi" w:hAnsiTheme="minorHAnsi" w:eastAsiaTheme="minorEastAsia"/>
              </w:rPr>
            </w:pPr>
            <w:r>
              <w:rPr>
                <w:rFonts w:hint="eastAsia" w:asciiTheme="minorHAnsi" w:hAnsiTheme="minorHAnsi" w:eastAsiaTheme="minorEastAsia"/>
              </w:rPr>
              <w:t>无</w:t>
            </w:r>
          </w:p>
        </w:tc>
        <w:tc>
          <w:tcPr>
            <w:tcW w:w="3119" w:type="dxa"/>
          </w:tcPr>
          <w:p>
            <w:pPr>
              <w:widowControl/>
              <w:spacing w:before="156" w:after="15"/>
              <w:jc w:val="left"/>
              <w:rPr>
                <w:rFonts w:asciiTheme="minorHAnsi" w:hAnsiTheme="minorHAnsi" w:eastAsiaTheme="minorEastAsia"/>
              </w:rPr>
            </w:pPr>
            <w:r>
              <w:rPr>
                <w:rFonts w:hint="eastAsia" w:asciiTheme="minorHAnsi" w:hAnsiTheme="minorHAnsi" w:eastAsiaTheme="minorEastAsia"/>
              </w:rPr>
              <w:t>表示网关休眠当前状态，</w:t>
            </w:r>
            <w:r>
              <w:rPr>
                <w:rFonts w:asciiTheme="minorHAnsi" w:hAnsiTheme="minorHAnsi" w:eastAsiaTheme="minorEastAsia"/>
              </w:rPr>
              <w:t>0</w:t>
            </w:r>
            <w:r>
              <w:rPr>
                <w:rFonts w:hint="eastAsia" w:asciiTheme="minorHAnsi" w:hAnsiTheme="minorHAnsi" w:eastAsiaTheme="minorEastAsia"/>
              </w:rPr>
              <w:t>：当前状态为休眠模式；</w:t>
            </w:r>
            <w:r>
              <w:rPr>
                <w:rFonts w:asciiTheme="minorHAnsi" w:hAnsiTheme="minorHAnsi" w:eastAsiaTheme="minorEastAsia"/>
              </w:rPr>
              <w:t>1</w:t>
            </w:r>
            <w:r>
              <w:rPr>
                <w:rFonts w:hint="eastAsia" w:asciiTheme="minorHAnsi" w:hAnsiTheme="minorHAnsi" w:eastAsiaTheme="minorEastAsia"/>
              </w:rPr>
              <w:t>：当前状态为正常模式；</w:t>
            </w:r>
          </w:p>
        </w:tc>
        <w:tc>
          <w:tcPr>
            <w:tcW w:w="709" w:type="dxa"/>
          </w:tcPr>
          <w:p>
            <w:pPr>
              <w:widowControl/>
              <w:spacing w:before="156" w:after="15"/>
              <w:jc w:val="left"/>
              <w:rPr>
                <w:rFonts w:asciiTheme="minorHAnsi" w:hAnsiTheme="minorHAnsi" w:eastAsiaTheme="minorEastAsia"/>
              </w:rPr>
            </w:pPr>
            <w:r>
              <w:rPr>
                <w:rFonts w:hint="eastAsia" w:asciiTheme="minorHAnsi" w:hAnsiTheme="minorHAnsi" w:eastAsiaTheme="minorEastAsia"/>
              </w:rPr>
              <w:t>1</w:t>
            </w:r>
            <w:r>
              <w:rPr>
                <w:rFonts w:asciiTheme="minorHAnsi" w:hAnsiTheme="minorHAnsi" w:eastAsiaTheme="minor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5" w:hRule="atLeast"/>
        </w:trPr>
        <w:tc>
          <w:tcPr>
            <w:tcW w:w="1384" w:type="dxa"/>
          </w:tcPr>
          <w:p>
            <w:pPr>
              <w:spacing w:after="15"/>
              <w:rPr>
                <w:rFonts w:asciiTheme="minorHAnsi" w:hAnsiTheme="minorHAnsi" w:eastAsiaTheme="minorEastAsia"/>
              </w:rPr>
            </w:pPr>
            <w:r>
              <w:rPr>
                <w:rFonts w:hint="eastAsia" w:asciiTheme="minorHAnsi" w:hAnsiTheme="minorHAnsi" w:eastAsiaTheme="minorEastAsia"/>
              </w:rPr>
              <w:t>DevStyle</w:t>
            </w:r>
          </w:p>
        </w:tc>
        <w:tc>
          <w:tcPr>
            <w:tcW w:w="1276" w:type="dxa"/>
          </w:tcPr>
          <w:p>
            <w:pPr>
              <w:spacing w:after="15"/>
              <w:rPr>
                <w:rFonts w:asciiTheme="minorHAnsi" w:hAnsiTheme="minorHAnsi" w:eastAsiaTheme="minorEastAsia"/>
              </w:rPr>
            </w:pPr>
            <w:r>
              <w:rPr>
                <w:rFonts w:hint="eastAsia" w:asciiTheme="minorHAnsi" w:hAnsiTheme="minorHAnsi" w:eastAsiaTheme="minorEastAsia"/>
              </w:rPr>
              <w:t>STRING</w:t>
            </w:r>
            <w:r>
              <w:rPr>
                <w:rFonts w:asciiTheme="minorHAnsi" w:hAnsiTheme="minorHAnsi" w:eastAsiaTheme="minorEastAsia"/>
              </w:rPr>
              <w:t>(</w:t>
            </w:r>
            <w:r>
              <w:rPr>
                <w:rFonts w:hint="eastAsia" w:asciiTheme="minorHAnsi" w:hAnsiTheme="minorHAnsi" w:eastAsiaTheme="minorEastAsia"/>
              </w:rPr>
              <w:t>32</w:t>
            </w:r>
            <w:r>
              <w:rPr>
                <w:rFonts w:asciiTheme="minorHAnsi" w:hAnsiTheme="minorHAnsi" w:eastAsiaTheme="minorEastAsia"/>
              </w:rPr>
              <w:t>)</w:t>
            </w:r>
          </w:p>
        </w:tc>
        <w:tc>
          <w:tcPr>
            <w:tcW w:w="992" w:type="dxa"/>
          </w:tcPr>
          <w:p>
            <w:pPr>
              <w:spacing w:after="15"/>
              <w:rPr>
                <w:rFonts w:asciiTheme="minorHAnsi" w:hAnsiTheme="minorHAnsi" w:eastAsiaTheme="minorEastAsia"/>
              </w:rPr>
            </w:pPr>
            <w:r>
              <w:rPr>
                <w:rFonts w:asciiTheme="minorHAnsi" w:hAnsiTheme="minorHAnsi" w:eastAsiaTheme="minorEastAsia"/>
              </w:rPr>
              <w:t>R</w:t>
            </w:r>
            <w:r>
              <w:rPr>
                <w:rFonts w:hint="eastAsia" w:asciiTheme="minorHAnsi" w:hAnsiTheme="minorHAnsi" w:eastAsiaTheme="minorEastAsia"/>
              </w:rPr>
              <w:t>ead</w:t>
            </w:r>
          </w:p>
        </w:tc>
        <w:tc>
          <w:tcPr>
            <w:tcW w:w="992" w:type="dxa"/>
          </w:tcPr>
          <w:p>
            <w:pPr>
              <w:spacing w:after="15"/>
              <w:rPr>
                <w:rFonts w:asciiTheme="minorHAnsi" w:hAnsiTheme="minorHAnsi" w:eastAsiaTheme="minorEastAsia"/>
              </w:rPr>
            </w:pPr>
            <w:r>
              <w:rPr>
                <w:rFonts w:hint="eastAsia" w:asciiTheme="minorHAnsi" w:hAnsiTheme="minorHAnsi" w:eastAsiaTheme="minorEastAsia"/>
              </w:rPr>
              <w:t>无</w:t>
            </w:r>
          </w:p>
        </w:tc>
        <w:tc>
          <w:tcPr>
            <w:tcW w:w="3119" w:type="dxa"/>
          </w:tcPr>
          <w:p>
            <w:pPr>
              <w:spacing w:after="15"/>
              <w:rPr>
                <w:rFonts w:asciiTheme="minorHAnsi" w:hAnsiTheme="minorHAnsi" w:eastAsiaTheme="minorEastAsia"/>
              </w:rPr>
            </w:pPr>
            <w:r>
              <w:rPr>
                <w:rFonts w:hint="eastAsia" w:asciiTheme="minorHAnsi" w:hAnsiTheme="minorHAnsi" w:eastAsiaTheme="minorEastAsia"/>
              </w:rPr>
              <w:t>网关扩展形态标识</w:t>
            </w:r>
          </w:p>
          <w:p>
            <w:pPr>
              <w:spacing w:after="15"/>
              <w:rPr>
                <w:rFonts w:asciiTheme="minorHAnsi" w:hAnsiTheme="minorHAnsi" w:eastAsiaTheme="minorEastAsia"/>
              </w:rPr>
            </w:pPr>
            <w:r>
              <w:rPr>
                <w:rFonts w:hint="eastAsia" w:asciiTheme="minorHAnsi" w:hAnsiTheme="minorHAnsi" w:eastAsiaTheme="minorEastAsia"/>
              </w:rPr>
              <w:t>空：没有该属性或属性为空，表示标准的公客网关；</w:t>
            </w:r>
          </w:p>
          <w:p>
            <w:pPr>
              <w:spacing w:after="15"/>
              <w:rPr>
                <w:rFonts w:asciiTheme="minorHAnsi" w:hAnsiTheme="minorHAnsi" w:eastAsiaTheme="minorEastAsia"/>
              </w:rPr>
            </w:pPr>
            <w:r>
              <w:rPr>
                <w:rFonts w:hint="eastAsia" w:asciiTheme="minorHAnsi" w:hAnsiTheme="minorHAnsi" w:eastAsiaTheme="minorEastAsia"/>
              </w:rPr>
              <w:t>“M</w:t>
            </w:r>
            <w:r>
              <w:rPr>
                <w:rFonts w:asciiTheme="minorHAnsi" w:hAnsiTheme="minorHAnsi" w:eastAsiaTheme="minorEastAsia"/>
              </w:rPr>
              <w:t>ix2018</w:t>
            </w:r>
            <w:r>
              <w:rPr>
                <w:rFonts w:hint="eastAsia" w:asciiTheme="minorHAnsi" w:hAnsiTheme="minorHAnsi" w:eastAsiaTheme="minorEastAsia"/>
              </w:rPr>
              <w:t>”：表示融合网关公客网关（只有两个LAN口）；</w:t>
            </w:r>
          </w:p>
          <w:p>
            <w:pPr>
              <w:widowControl/>
              <w:spacing w:before="156" w:after="15"/>
              <w:jc w:val="left"/>
              <w:rPr>
                <w:rFonts w:asciiTheme="minorHAnsi" w:hAnsiTheme="minorHAnsi" w:eastAsiaTheme="minorEastAsia"/>
              </w:rPr>
            </w:pPr>
            <w:r>
              <w:rPr>
                <w:rFonts w:asciiTheme="minorHAnsi" w:hAnsiTheme="minorHAnsi" w:eastAsiaTheme="minorEastAsia"/>
              </w:rPr>
              <w:t>“</w:t>
            </w:r>
            <w:r>
              <w:rPr>
                <w:rFonts w:hint="eastAsia" w:asciiTheme="minorHAnsi" w:hAnsiTheme="minorHAnsi" w:eastAsiaTheme="minorEastAsia"/>
              </w:rPr>
              <w:t>M</w:t>
            </w:r>
            <w:r>
              <w:rPr>
                <w:rFonts w:asciiTheme="minorHAnsi" w:hAnsiTheme="minorHAnsi" w:eastAsiaTheme="minorEastAsia"/>
              </w:rPr>
              <w:t>ix</w:t>
            </w:r>
            <w:r>
              <w:rPr>
                <w:rFonts w:hint="eastAsia" w:asciiTheme="minorHAnsi" w:hAnsiTheme="minorHAnsi" w:eastAsiaTheme="minorEastAsia"/>
              </w:rPr>
              <w:t>E</w:t>
            </w:r>
            <w:r>
              <w:rPr>
                <w:rFonts w:asciiTheme="minorHAnsi" w:hAnsiTheme="minorHAnsi" w:eastAsiaTheme="minorEastAsia"/>
              </w:rPr>
              <w:t>nterprise</w:t>
            </w:r>
            <w:r>
              <w:rPr>
                <w:rFonts w:hint="eastAsia" w:asciiTheme="minorHAnsi" w:hAnsiTheme="minorHAnsi" w:eastAsiaTheme="minorEastAsia"/>
              </w:rPr>
              <w:t>2018</w:t>
            </w:r>
            <w:r>
              <w:rPr>
                <w:rFonts w:asciiTheme="minorHAnsi" w:hAnsiTheme="minorHAnsi" w:eastAsiaTheme="minorEastAsia"/>
              </w:rPr>
              <w:t>”</w:t>
            </w:r>
            <w:r>
              <w:rPr>
                <w:rFonts w:hint="eastAsia" w:asciiTheme="minorHAnsi" w:hAnsiTheme="minorHAnsi" w:eastAsiaTheme="minorEastAsia"/>
              </w:rPr>
              <w:t>：表示融合网关政企网关（只有两个LAN口，无useradmin管理页面，不预装组网插件，不可绑定手机客户端）；</w:t>
            </w:r>
          </w:p>
          <w:p>
            <w:pPr>
              <w:widowControl/>
              <w:spacing w:before="156" w:after="15"/>
              <w:jc w:val="left"/>
              <w:rPr>
                <w:rFonts w:asciiTheme="minorHAnsi" w:hAnsiTheme="minorHAnsi" w:eastAsiaTheme="minorEastAsia"/>
              </w:rPr>
            </w:pPr>
            <w:r>
              <w:rPr>
                <w:rFonts w:hint="eastAsia" w:asciiTheme="minorHAnsi" w:hAnsiTheme="minorHAnsi" w:eastAsiaTheme="minorEastAsia"/>
              </w:rPr>
              <w:t>zw_auto：表示标准的公客网关，且组网插件一键配置打开；</w:t>
            </w:r>
          </w:p>
          <w:p>
            <w:pPr>
              <w:widowControl/>
              <w:spacing w:before="156" w:after="15"/>
              <w:jc w:val="left"/>
              <w:rPr>
                <w:rFonts w:asciiTheme="minorHAnsi" w:hAnsiTheme="minorHAnsi" w:eastAsiaTheme="minorEastAsia"/>
              </w:rPr>
            </w:pPr>
            <w:r>
              <w:rPr>
                <w:rFonts w:hint="eastAsia" w:asciiTheme="minorHAnsi" w:hAnsiTheme="minorHAnsi" w:eastAsiaTheme="minorEastAsia"/>
              </w:rPr>
              <w:t>Mix2018_zw_auto：表示融合网关公客网关（只有两个LAN口），且组网插件一键配置打开；</w:t>
            </w:r>
          </w:p>
          <w:p>
            <w:pPr>
              <w:widowControl/>
              <w:spacing w:before="156" w:after="15"/>
              <w:jc w:val="left"/>
              <w:rPr>
                <w:rFonts w:asciiTheme="minorHAnsi" w:hAnsiTheme="minorHAnsi" w:eastAsiaTheme="minorEastAsia"/>
              </w:rPr>
            </w:pPr>
            <w:r>
              <w:rPr>
                <w:rFonts w:hint="eastAsia" w:asciiTheme="minorHAnsi" w:hAnsiTheme="minorHAnsi" w:eastAsiaTheme="minorEastAsia"/>
              </w:rPr>
              <w:t>MixEnterprise2018_zw_auto：表示融合网关政企网关（只有两个LAN口，无useradmin管理页面，不可绑定手机客户端），且组网插件一键配置打开。</w:t>
            </w:r>
          </w:p>
        </w:tc>
        <w:tc>
          <w:tcPr>
            <w:tcW w:w="709" w:type="dxa"/>
          </w:tcPr>
          <w:p>
            <w:pPr>
              <w:widowControl/>
              <w:spacing w:before="156" w:after="15"/>
              <w:jc w:val="left"/>
              <w:rPr>
                <w:rFonts w:asciiTheme="minorHAnsi" w:hAnsiTheme="minorHAnsi" w:eastAsiaTheme="minorEastAsia"/>
              </w:rPr>
            </w:pPr>
            <w:r>
              <w:rPr>
                <w:rFonts w:hint="eastAsia" w:asciiTheme="minorHAnsi" w:hAnsiTheme="minorHAnsi" w:eastAsiaTheme="minorEastAsia"/>
              </w:rPr>
              <w:t>1</w:t>
            </w:r>
            <w:r>
              <w:rPr>
                <w:rFonts w:asciiTheme="minorHAnsi" w:hAnsiTheme="minorHAnsi" w:eastAsiaTheme="minorEastAsia"/>
              </w:rPr>
              <w:t>.</w:t>
            </w:r>
            <w:r>
              <w:rPr>
                <w:rFonts w:hint="eastAsia" w:asciiTheme="minorHAnsi" w:hAnsiTheme="minorHAnsi" w:eastAsiaTheme="minorEastAsia"/>
              </w:rPr>
              <w:t>12</w:t>
            </w:r>
          </w:p>
        </w:tc>
      </w:tr>
    </w:tbl>
    <w:p>
      <w:pPr>
        <w:spacing w:after="15"/>
      </w:pPr>
    </w:p>
    <w:p>
      <w:pPr>
        <w:pStyle w:val="147"/>
        <w:spacing w:beforeLines="0" w:afterLines="0"/>
      </w:pPr>
      <w:r>
        <w:rPr>
          <w:rFonts w:hint="eastAsia"/>
          <w:b/>
        </w:rPr>
        <w:t>com.ctc.igd1.NetworkInfo</w:t>
      </w:r>
    </w:p>
    <w:p>
      <w:pPr>
        <w:spacing w:before="240" w:after="15"/>
        <w:ind w:left="420" w:leftChars="200"/>
        <w:rPr>
          <w:b/>
        </w:rPr>
      </w:pPr>
      <w:r>
        <w:rPr>
          <w:rFonts w:hint="eastAsia"/>
          <w:b/>
        </w:rPr>
        <w:t>属性</w:t>
      </w:r>
    </w:p>
    <w:tbl>
      <w:tblPr>
        <w:tblStyle w:val="67"/>
        <w:tblW w:w="88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3"/>
        <w:gridCol w:w="1134"/>
        <w:gridCol w:w="992"/>
        <w:gridCol w:w="992"/>
        <w:gridCol w:w="3260"/>
        <w:gridCol w:w="11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shd w:val="clear" w:color="auto" w:fill="D8D8D8" w:themeFill="background1" w:themeFillShade="D9"/>
          </w:tcPr>
          <w:p>
            <w:pPr>
              <w:spacing w:after="15"/>
              <w:jc w:val="center"/>
              <w:rPr>
                <w:rFonts w:ascii="Calibri" w:hAnsi="Calibri"/>
                <w:szCs w:val="18"/>
              </w:rPr>
            </w:pPr>
            <w:r>
              <w:rPr>
                <w:rFonts w:hint="eastAsia" w:ascii="Calibri" w:hAnsi="Calibri"/>
                <w:szCs w:val="18"/>
              </w:rPr>
              <w:t>属性名</w:t>
            </w:r>
          </w:p>
        </w:tc>
        <w:tc>
          <w:tcPr>
            <w:tcW w:w="1134" w:type="dxa"/>
            <w:shd w:val="clear" w:color="auto" w:fill="D8D8D8" w:themeFill="background1" w:themeFillShade="D9"/>
          </w:tcPr>
          <w:p>
            <w:pPr>
              <w:spacing w:after="15"/>
              <w:jc w:val="center"/>
              <w:rPr>
                <w:rFonts w:ascii="Calibri" w:hAnsi="Calibri"/>
                <w:szCs w:val="18"/>
              </w:rPr>
            </w:pPr>
            <w:r>
              <w:rPr>
                <w:rFonts w:hint="eastAsia" w:ascii="Calibri" w:hAnsi="Calibri"/>
                <w:szCs w:val="18"/>
              </w:rPr>
              <w:t>类型</w:t>
            </w:r>
          </w:p>
        </w:tc>
        <w:tc>
          <w:tcPr>
            <w:tcW w:w="992" w:type="dxa"/>
            <w:shd w:val="clear" w:color="auto" w:fill="D8D8D8" w:themeFill="background1" w:themeFillShade="D9"/>
          </w:tcPr>
          <w:p>
            <w:pPr>
              <w:spacing w:after="15"/>
              <w:jc w:val="center"/>
              <w:rPr>
                <w:rFonts w:ascii="Calibri" w:hAnsi="Calibri"/>
                <w:szCs w:val="18"/>
              </w:rPr>
            </w:pPr>
            <w:r>
              <w:rPr>
                <w:rFonts w:hint="eastAsia" w:ascii="Calibri" w:hAnsi="Calibri"/>
                <w:szCs w:val="18"/>
              </w:rPr>
              <w:t>权限</w:t>
            </w:r>
          </w:p>
        </w:tc>
        <w:tc>
          <w:tcPr>
            <w:tcW w:w="992" w:type="dxa"/>
            <w:shd w:val="clear" w:color="auto" w:fill="D8D8D8" w:themeFill="background1" w:themeFillShade="D9"/>
          </w:tcPr>
          <w:p>
            <w:pPr>
              <w:spacing w:after="15"/>
              <w:jc w:val="center"/>
              <w:rPr>
                <w:rFonts w:ascii="Calibri" w:hAnsi="Calibri"/>
                <w:szCs w:val="18"/>
              </w:rPr>
            </w:pPr>
            <w:r>
              <w:rPr>
                <w:rFonts w:hint="eastAsia" w:ascii="Calibri" w:hAnsi="Calibri"/>
                <w:szCs w:val="18"/>
              </w:rPr>
              <w:t>变更通知</w:t>
            </w:r>
          </w:p>
        </w:tc>
        <w:tc>
          <w:tcPr>
            <w:tcW w:w="3260" w:type="dxa"/>
            <w:shd w:val="clear" w:color="auto" w:fill="D8D8D8" w:themeFill="background1" w:themeFillShade="D9"/>
          </w:tcPr>
          <w:p>
            <w:pPr>
              <w:spacing w:after="15"/>
              <w:jc w:val="center"/>
              <w:rPr>
                <w:rFonts w:ascii="Calibri" w:hAnsi="Calibri"/>
                <w:szCs w:val="18"/>
              </w:rPr>
            </w:pPr>
            <w:r>
              <w:rPr>
                <w:rFonts w:hint="eastAsia" w:ascii="Calibri" w:hAnsi="Calibri"/>
                <w:szCs w:val="18"/>
              </w:rPr>
              <w:t>备注</w:t>
            </w:r>
          </w:p>
        </w:tc>
        <w:tc>
          <w:tcPr>
            <w:tcW w:w="1135" w:type="dxa"/>
            <w:shd w:val="clear" w:color="auto" w:fill="D8D8D8" w:themeFill="background1" w:themeFillShade="D9"/>
          </w:tcPr>
          <w:p>
            <w:pPr>
              <w:spacing w:after="15"/>
              <w:jc w:val="center"/>
              <w:rPr>
                <w:rFonts w:ascii="Calibri" w:hAnsi="Calibri"/>
                <w:szCs w:val="18"/>
              </w:rPr>
            </w:pPr>
            <w:r>
              <w:rPr>
                <w:rFonts w:hint="eastAsia" w:ascii="Calibri" w:hAnsi="Calibri"/>
                <w:szCs w:val="18"/>
              </w:rPr>
              <w:t>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UPLink</w:t>
            </w:r>
          </w:p>
        </w:tc>
        <w:tc>
          <w:tcPr>
            <w:tcW w:w="1134" w:type="dxa"/>
          </w:tcPr>
          <w:p>
            <w:pPr>
              <w:spacing w:before="156" w:after="15"/>
              <w:jc w:val="center"/>
              <w:rPr>
                <w:rFonts w:ascii="Calibri" w:hAnsi="Calibri"/>
                <w:szCs w:val="18"/>
              </w:rPr>
            </w:pPr>
            <w:r>
              <w:rPr>
                <w:rFonts w:ascii="Calibri" w:hAnsi="Calibri"/>
                <w:szCs w:val="18"/>
              </w:rPr>
              <w:t>UINT32</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hint="eastAsia" w:ascii="Calibri" w:hAnsi="Calibri"/>
                <w:szCs w:val="18"/>
              </w:rPr>
              <w:t>上行方式（</w:t>
            </w:r>
            <w:r>
              <w:rPr>
                <w:rFonts w:ascii="Calibri" w:hAnsi="Calibri"/>
                <w:szCs w:val="18"/>
              </w:rPr>
              <w:t>X_CT-COM_ UPLink</w:t>
            </w:r>
            <w:r>
              <w:rPr>
                <w:rFonts w:hint="eastAsia" w:ascii="Calibri" w:hAnsi="Calibri"/>
                <w:szCs w:val="18"/>
              </w:rPr>
              <w:t>）</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hint="eastAsia" w:ascii="Calibri" w:hAnsi="Calibri"/>
                <w:szCs w:val="18"/>
              </w:rPr>
              <w:t>IPv</w:t>
            </w:r>
            <w:r>
              <w:rPr>
                <w:rFonts w:ascii="Calibri" w:hAnsi="Calibri"/>
                <w:szCs w:val="18"/>
              </w:rPr>
              <w:t>6</w:t>
            </w:r>
          </w:p>
        </w:tc>
        <w:tc>
          <w:tcPr>
            <w:tcW w:w="1134" w:type="dxa"/>
          </w:tcPr>
          <w:p>
            <w:pPr>
              <w:spacing w:before="156" w:after="15"/>
              <w:jc w:val="center"/>
              <w:rPr>
                <w:rFonts w:ascii="Calibri" w:hAnsi="Calibri"/>
                <w:szCs w:val="18"/>
              </w:rPr>
            </w:pPr>
            <w:r>
              <w:rPr>
                <w:rFonts w:ascii="Calibri" w:hAnsi="Calibri"/>
                <w:szCs w:val="18"/>
              </w:rPr>
              <w:t>BYTE</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hint="eastAsia" w:ascii="Calibri" w:hAnsi="Calibri"/>
                <w:szCs w:val="18"/>
              </w:rPr>
              <w:t>是否支持</w:t>
            </w:r>
            <w:r>
              <w:rPr>
                <w:rFonts w:ascii="Calibri" w:hAnsi="Calibri"/>
                <w:szCs w:val="18"/>
              </w:rPr>
              <w:t>IPv6</w:t>
            </w:r>
            <w:r>
              <w:rPr>
                <w:rFonts w:hint="eastAsia" w:ascii="Calibri" w:hAnsi="Calibri"/>
                <w:szCs w:val="18"/>
              </w:rPr>
              <w:t>双栈能力其中</w:t>
            </w:r>
            <w:r>
              <w:rPr>
                <w:rFonts w:ascii="Calibri" w:hAnsi="Calibri"/>
                <w:szCs w:val="18"/>
              </w:rPr>
              <w:t>0</w:t>
            </w:r>
            <w:r>
              <w:rPr>
                <w:rFonts w:hint="eastAsia" w:ascii="Calibri" w:hAnsi="Calibri"/>
                <w:szCs w:val="18"/>
              </w:rPr>
              <w:t>：不支持</w:t>
            </w:r>
            <w:r>
              <w:rPr>
                <w:rFonts w:ascii="Calibri" w:hAnsi="Calibri"/>
                <w:szCs w:val="18"/>
              </w:rPr>
              <w:t>IPv6</w:t>
            </w:r>
            <w:r>
              <w:rPr>
                <w:rFonts w:hint="eastAsia" w:ascii="Calibri" w:hAnsi="Calibri"/>
                <w:szCs w:val="18"/>
              </w:rPr>
              <w:t>；</w:t>
            </w:r>
            <w:r>
              <w:rPr>
                <w:rFonts w:ascii="Calibri" w:hAnsi="Calibri"/>
                <w:szCs w:val="18"/>
              </w:rPr>
              <w:t>1</w:t>
            </w:r>
            <w:r>
              <w:rPr>
                <w:rFonts w:hint="eastAsia" w:ascii="Calibri" w:hAnsi="Calibri"/>
                <w:szCs w:val="18"/>
              </w:rPr>
              <w:t>：支持</w:t>
            </w:r>
            <w:r>
              <w:rPr>
                <w:rFonts w:ascii="Calibri" w:hAnsi="Calibri"/>
                <w:szCs w:val="18"/>
              </w:rPr>
              <w:t>IPv6</w:t>
            </w:r>
            <w:r>
              <w:rPr>
                <w:rFonts w:hint="eastAsia" w:ascii="Calibri" w:hAnsi="Calibri"/>
                <w:szCs w:val="18"/>
              </w:rPr>
              <w:t>，</w:t>
            </w:r>
            <w:r>
              <w:rPr>
                <w:rFonts w:ascii="Calibri" w:hAnsi="Calibri"/>
                <w:szCs w:val="18"/>
              </w:rPr>
              <w:t>2</w:t>
            </w:r>
            <w:r>
              <w:rPr>
                <w:rFonts w:hint="eastAsia" w:ascii="Calibri" w:hAnsi="Calibri"/>
                <w:szCs w:val="18"/>
              </w:rPr>
              <w:t>：支持</w:t>
            </w:r>
            <w:r>
              <w:rPr>
                <w:rFonts w:ascii="Calibri" w:hAnsi="Calibri"/>
                <w:szCs w:val="18"/>
              </w:rPr>
              <w:t>IPv6</w:t>
            </w:r>
            <w:r>
              <w:rPr>
                <w:rFonts w:hint="eastAsia" w:ascii="Calibri" w:hAnsi="Calibri"/>
                <w:szCs w:val="18"/>
              </w:rPr>
              <w:t>及</w:t>
            </w:r>
            <w:r>
              <w:rPr>
                <w:rFonts w:ascii="Calibri" w:hAnsi="Calibri"/>
                <w:szCs w:val="18"/>
              </w:rPr>
              <w:t>DS—lite</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VLANbind</w:t>
            </w:r>
          </w:p>
        </w:tc>
        <w:tc>
          <w:tcPr>
            <w:tcW w:w="1134" w:type="dxa"/>
          </w:tcPr>
          <w:p>
            <w:pPr>
              <w:spacing w:before="156" w:after="15"/>
              <w:jc w:val="center"/>
              <w:rPr>
                <w:rFonts w:ascii="Calibri" w:hAnsi="Calibri"/>
                <w:szCs w:val="18"/>
              </w:rPr>
            </w:pPr>
            <w:r>
              <w:rPr>
                <w:rFonts w:ascii="Calibri" w:hAnsi="Calibri"/>
                <w:szCs w:val="18"/>
              </w:rPr>
              <w:t>BYTE</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hint="eastAsia" w:ascii="Calibri" w:hAnsi="Calibri"/>
                <w:szCs w:val="18"/>
              </w:rPr>
              <w:t>是否支持</w:t>
            </w:r>
            <w:r>
              <w:rPr>
                <w:rFonts w:ascii="Calibri" w:hAnsi="Calibri"/>
                <w:szCs w:val="18"/>
              </w:rPr>
              <w:t>VLAN</w:t>
            </w:r>
            <w:r>
              <w:rPr>
                <w:rFonts w:hint="eastAsia" w:ascii="Calibri" w:hAnsi="Calibri"/>
                <w:szCs w:val="18"/>
              </w:rPr>
              <w:t>绑定能力，</w:t>
            </w:r>
            <w:r>
              <w:rPr>
                <w:rFonts w:ascii="Calibri" w:hAnsi="Calibri"/>
                <w:szCs w:val="18"/>
              </w:rPr>
              <w:t>0</w:t>
            </w:r>
            <w:r>
              <w:rPr>
                <w:rFonts w:hint="eastAsia" w:ascii="Calibri" w:hAnsi="Calibri"/>
                <w:szCs w:val="18"/>
              </w:rPr>
              <w:t>：不支持，</w:t>
            </w:r>
            <w:r>
              <w:rPr>
                <w:rFonts w:ascii="Calibri" w:hAnsi="Calibri"/>
                <w:szCs w:val="18"/>
              </w:rPr>
              <w:t>1</w:t>
            </w:r>
            <w:r>
              <w:rPr>
                <w:rFonts w:hint="eastAsia" w:ascii="Calibri" w:hAnsi="Calibri"/>
                <w:szCs w:val="18"/>
              </w:rPr>
              <w:t>：支持</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WiFiMode</w:t>
            </w:r>
          </w:p>
        </w:tc>
        <w:tc>
          <w:tcPr>
            <w:tcW w:w="1134"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STRING(127)</w:t>
            </w:r>
          </w:p>
        </w:tc>
        <w:tc>
          <w:tcPr>
            <w:tcW w:w="992"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read</w:t>
            </w:r>
          </w:p>
        </w:tc>
        <w:tc>
          <w:tcPr>
            <w:tcW w:w="992"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hint="eastAsia" w:ascii="Calibri" w:hAnsi="Calibri"/>
                <w:szCs w:val="18"/>
              </w:rPr>
              <w:t>无</w:t>
            </w:r>
          </w:p>
        </w:tc>
        <w:tc>
          <w:tcPr>
            <w:tcW w:w="3260"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WiFi</w:t>
            </w:r>
            <w:r>
              <w:rPr>
                <w:rFonts w:hint="eastAsia" w:ascii="Calibri" w:hAnsi="Calibri"/>
                <w:szCs w:val="18"/>
              </w:rPr>
              <w:t>模式：</w:t>
            </w:r>
            <w:r>
              <w:rPr>
                <w:rFonts w:ascii="Calibri" w:hAnsi="Calibri"/>
                <w:szCs w:val="18"/>
              </w:rPr>
              <w:t>802.11a /802.11g/802.11n/802.11ac</w:t>
            </w:r>
            <w:r>
              <w:rPr>
                <w:rFonts w:hint="eastAsia" w:ascii="Calibri" w:hAnsi="Calibri"/>
                <w:szCs w:val="18"/>
              </w:rPr>
              <w:t>（要求列出网关支持的所有</w:t>
            </w:r>
            <w:r>
              <w:rPr>
                <w:rFonts w:ascii="Calibri" w:hAnsi="Calibri"/>
                <w:szCs w:val="18"/>
              </w:rPr>
              <w:t>WiFi</w:t>
            </w:r>
            <w:r>
              <w:rPr>
                <w:rFonts w:hint="eastAsia" w:ascii="Calibri" w:hAnsi="Calibri"/>
                <w:szCs w:val="18"/>
              </w:rPr>
              <w:t>模式，以</w:t>
            </w:r>
            <w:r>
              <w:rPr>
                <w:rFonts w:ascii="Calibri" w:hAnsi="Calibri"/>
                <w:szCs w:val="18"/>
              </w:rPr>
              <w:t>/</w:t>
            </w:r>
            <w:r>
              <w:rPr>
                <w:rFonts w:hint="eastAsia" w:ascii="Calibri" w:hAnsi="Calibri"/>
                <w:szCs w:val="18"/>
              </w:rPr>
              <w:t>分割）</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PONDuration</w:t>
            </w:r>
          </w:p>
        </w:tc>
        <w:tc>
          <w:tcPr>
            <w:tcW w:w="1134" w:type="dxa"/>
          </w:tcPr>
          <w:p>
            <w:pPr>
              <w:spacing w:before="156" w:after="15"/>
              <w:jc w:val="center"/>
              <w:rPr>
                <w:rFonts w:ascii="Calibri" w:hAnsi="Calibri"/>
                <w:szCs w:val="18"/>
              </w:rPr>
            </w:pPr>
            <w:r>
              <w:rPr>
                <w:rFonts w:ascii="Calibri" w:hAnsi="Calibri"/>
                <w:szCs w:val="18"/>
              </w:rPr>
              <w:t>UINT32</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ascii="Calibri" w:hAnsi="Calibri"/>
                <w:szCs w:val="18"/>
              </w:rPr>
              <w:t>PON</w:t>
            </w:r>
            <w:r>
              <w:rPr>
                <w:rFonts w:hint="eastAsia" w:ascii="Calibri" w:hAnsi="Calibri"/>
                <w:szCs w:val="18"/>
              </w:rPr>
              <w:t>注册授权成功持续时间，单位为秒（从</w:t>
            </w:r>
            <w:r>
              <w:rPr>
                <w:rFonts w:ascii="Calibri" w:hAnsi="Calibri"/>
                <w:szCs w:val="18"/>
              </w:rPr>
              <w:t>PON</w:t>
            </w:r>
            <w:r>
              <w:rPr>
                <w:rFonts w:hint="eastAsia" w:ascii="Calibri" w:hAnsi="Calibri"/>
                <w:szCs w:val="18"/>
              </w:rPr>
              <w:t>线路的逻辑</w:t>
            </w:r>
            <w:r>
              <w:rPr>
                <w:rFonts w:ascii="Calibri" w:hAnsi="Calibri"/>
                <w:szCs w:val="18"/>
              </w:rPr>
              <w:t>ID</w:t>
            </w:r>
            <w:r>
              <w:rPr>
                <w:rFonts w:hint="eastAsia" w:ascii="Calibri" w:hAnsi="Calibri"/>
                <w:szCs w:val="18"/>
              </w:rPr>
              <w:t>认证成功开始计时）</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PPPOEDuration</w:t>
            </w:r>
          </w:p>
        </w:tc>
        <w:tc>
          <w:tcPr>
            <w:tcW w:w="1134" w:type="dxa"/>
          </w:tcPr>
          <w:p>
            <w:pPr>
              <w:spacing w:before="156" w:after="15"/>
              <w:jc w:val="center"/>
              <w:rPr>
                <w:rFonts w:ascii="Calibri" w:hAnsi="Calibri"/>
                <w:szCs w:val="18"/>
              </w:rPr>
            </w:pPr>
            <w:r>
              <w:rPr>
                <w:rFonts w:ascii="Calibri" w:hAnsi="Calibri"/>
                <w:szCs w:val="18"/>
              </w:rPr>
              <w:t>UINT32</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ascii="Calibri" w:hAnsi="Calibri"/>
                <w:szCs w:val="18"/>
              </w:rPr>
              <w:t>PPPOE</w:t>
            </w:r>
            <w:r>
              <w:rPr>
                <w:rFonts w:hint="eastAsia" w:ascii="Calibri" w:hAnsi="Calibri"/>
                <w:szCs w:val="18"/>
              </w:rPr>
              <w:t>拨号成功持续时间，单位为秒</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LAN1Status</w:t>
            </w:r>
          </w:p>
        </w:tc>
        <w:tc>
          <w:tcPr>
            <w:tcW w:w="1134"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BYTE</w:t>
            </w:r>
          </w:p>
        </w:tc>
        <w:tc>
          <w:tcPr>
            <w:tcW w:w="992"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read</w:t>
            </w:r>
          </w:p>
        </w:tc>
        <w:tc>
          <w:tcPr>
            <w:tcW w:w="992"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hint="eastAsia" w:ascii="Calibri" w:hAnsi="Calibri"/>
                <w:szCs w:val="18"/>
              </w:rPr>
              <w:t>有</w:t>
            </w:r>
          </w:p>
        </w:tc>
        <w:tc>
          <w:tcPr>
            <w:tcW w:w="3260"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LAN1</w:t>
            </w:r>
            <w:r>
              <w:rPr>
                <w:rFonts w:hint="eastAsia" w:ascii="Calibri" w:hAnsi="Calibri"/>
                <w:szCs w:val="18"/>
              </w:rPr>
              <w:t>链路状态，</w:t>
            </w:r>
            <w:r>
              <w:rPr>
                <w:rFonts w:ascii="Calibri" w:hAnsi="Calibri"/>
                <w:szCs w:val="18"/>
              </w:rPr>
              <w:t xml:space="preserve">0 – </w:t>
            </w:r>
            <w:r>
              <w:rPr>
                <w:rFonts w:hint="eastAsia" w:ascii="Calibri" w:hAnsi="Calibri"/>
                <w:szCs w:val="18"/>
              </w:rPr>
              <w:t>未连接，</w:t>
            </w:r>
            <w:r>
              <w:rPr>
                <w:rFonts w:ascii="Calibri" w:hAnsi="Calibri"/>
                <w:szCs w:val="18"/>
              </w:rPr>
              <w:t xml:space="preserve">1 – </w:t>
            </w:r>
            <w:r>
              <w:rPr>
                <w:rFonts w:hint="eastAsia" w:ascii="Calibri" w:hAnsi="Calibri"/>
                <w:szCs w:val="18"/>
              </w:rPr>
              <w:t>已连接</w:t>
            </w:r>
          </w:p>
        </w:tc>
        <w:tc>
          <w:tcPr>
            <w:tcW w:w="1135"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LAN2Status</w:t>
            </w:r>
          </w:p>
        </w:tc>
        <w:tc>
          <w:tcPr>
            <w:tcW w:w="1134" w:type="dxa"/>
          </w:tcPr>
          <w:p>
            <w:pPr>
              <w:spacing w:before="156" w:after="15"/>
              <w:jc w:val="center"/>
              <w:rPr>
                <w:rFonts w:ascii="Calibri" w:hAnsi="Calibri"/>
                <w:szCs w:val="18"/>
              </w:rPr>
            </w:pPr>
            <w:r>
              <w:rPr>
                <w:rFonts w:ascii="Calibri" w:hAnsi="Calibri"/>
                <w:szCs w:val="18"/>
              </w:rPr>
              <w:t>BYTE</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有</w:t>
            </w:r>
          </w:p>
        </w:tc>
        <w:tc>
          <w:tcPr>
            <w:tcW w:w="3260" w:type="dxa"/>
          </w:tcPr>
          <w:p>
            <w:pPr>
              <w:spacing w:before="156" w:after="15"/>
              <w:jc w:val="center"/>
              <w:rPr>
                <w:rFonts w:ascii="Calibri" w:hAnsi="Calibri"/>
                <w:szCs w:val="18"/>
              </w:rPr>
            </w:pPr>
            <w:r>
              <w:rPr>
                <w:rFonts w:hint="eastAsia" w:ascii="Calibri" w:hAnsi="Calibri"/>
                <w:szCs w:val="18"/>
              </w:rPr>
              <w:t>同上</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LAN3Status</w:t>
            </w:r>
          </w:p>
        </w:tc>
        <w:tc>
          <w:tcPr>
            <w:tcW w:w="1134" w:type="dxa"/>
          </w:tcPr>
          <w:p>
            <w:pPr>
              <w:spacing w:before="156" w:after="15"/>
              <w:jc w:val="center"/>
              <w:rPr>
                <w:rFonts w:ascii="Calibri" w:hAnsi="Calibri"/>
                <w:szCs w:val="18"/>
              </w:rPr>
            </w:pPr>
            <w:r>
              <w:rPr>
                <w:rFonts w:ascii="Calibri" w:hAnsi="Calibri"/>
                <w:szCs w:val="18"/>
              </w:rPr>
              <w:t>BYTE</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有</w:t>
            </w:r>
          </w:p>
        </w:tc>
        <w:tc>
          <w:tcPr>
            <w:tcW w:w="3260" w:type="dxa"/>
          </w:tcPr>
          <w:p>
            <w:pPr>
              <w:spacing w:before="156" w:after="15"/>
              <w:jc w:val="center"/>
              <w:rPr>
                <w:rFonts w:ascii="Calibri" w:hAnsi="Calibri"/>
                <w:szCs w:val="18"/>
              </w:rPr>
            </w:pPr>
            <w:r>
              <w:rPr>
                <w:rFonts w:hint="eastAsia" w:ascii="Calibri" w:hAnsi="Calibri"/>
                <w:szCs w:val="18"/>
              </w:rPr>
              <w:t>同上</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LAN4Status</w:t>
            </w:r>
          </w:p>
        </w:tc>
        <w:tc>
          <w:tcPr>
            <w:tcW w:w="1134" w:type="dxa"/>
          </w:tcPr>
          <w:p>
            <w:pPr>
              <w:spacing w:before="156" w:after="15"/>
              <w:jc w:val="center"/>
              <w:rPr>
                <w:rFonts w:ascii="Calibri" w:hAnsi="Calibri"/>
                <w:szCs w:val="18"/>
              </w:rPr>
            </w:pPr>
            <w:r>
              <w:rPr>
                <w:rFonts w:ascii="Calibri" w:hAnsi="Calibri"/>
                <w:szCs w:val="18"/>
              </w:rPr>
              <w:t>BYTE</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有</w:t>
            </w:r>
          </w:p>
        </w:tc>
        <w:tc>
          <w:tcPr>
            <w:tcW w:w="3260" w:type="dxa"/>
          </w:tcPr>
          <w:p>
            <w:pPr>
              <w:spacing w:before="156" w:after="15"/>
              <w:jc w:val="center"/>
              <w:rPr>
                <w:rFonts w:ascii="Calibri" w:hAnsi="Calibri"/>
                <w:szCs w:val="18"/>
              </w:rPr>
            </w:pPr>
            <w:r>
              <w:rPr>
                <w:rFonts w:hint="eastAsia" w:ascii="Calibri" w:hAnsi="Calibri"/>
                <w:szCs w:val="18"/>
              </w:rPr>
              <w:t>同上</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LAN1TXByte</w:t>
            </w:r>
          </w:p>
        </w:tc>
        <w:tc>
          <w:tcPr>
            <w:tcW w:w="1134" w:type="dxa"/>
          </w:tcPr>
          <w:p>
            <w:pPr>
              <w:spacing w:before="156" w:after="15"/>
              <w:jc w:val="center"/>
              <w:rPr>
                <w:rFonts w:ascii="Calibri" w:hAnsi="Calibri"/>
                <w:szCs w:val="18"/>
              </w:rPr>
            </w:pPr>
            <w:r>
              <w:rPr>
                <w:rFonts w:ascii="Calibri" w:hAnsi="Calibri"/>
                <w:szCs w:val="18"/>
              </w:rPr>
              <w:t>UINT64</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ascii="Calibri" w:hAnsi="Calibri"/>
                <w:szCs w:val="18"/>
              </w:rPr>
              <w:t>LAN1</w:t>
            </w:r>
            <w:r>
              <w:rPr>
                <w:rFonts w:hint="eastAsia" w:ascii="Calibri" w:hAnsi="Calibri"/>
                <w:szCs w:val="18"/>
              </w:rPr>
              <w:t>接口发送字节数，单位为</w:t>
            </w:r>
            <w:r>
              <w:rPr>
                <w:rFonts w:ascii="Calibri" w:hAnsi="Calibri"/>
                <w:szCs w:val="18"/>
              </w:rPr>
              <w:t>byte</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LAN1RXByte</w:t>
            </w:r>
          </w:p>
        </w:tc>
        <w:tc>
          <w:tcPr>
            <w:tcW w:w="1134" w:type="dxa"/>
          </w:tcPr>
          <w:p>
            <w:pPr>
              <w:spacing w:before="156" w:after="15"/>
              <w:jc w:val="center"/>
              <w:rPr>
                <w:rFonts w:ascii="Calibri" w:hAnsi="Calibri"/>
                <w:szCs w:val="18"/>
              </w:rPr>
            </w:pPr>
            <w:r>
              <w:rPr>
                <w:rFonts w:ascii="Calibri" w:hAnsi="Calibri"/>
                <w:szCs w:val="18"/>
              </w:rPr>
              <w:t>UINT64</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ascii="Calibri" w:hAnsi="Calibri"/>
                <w:szCs w:val="18"/>
              </w:rPr>
              <w:t>LAN1</w:t>
            </w:r>
            <w:r>
              <w:rPr>
                <w:rFonts w:hint="eastAsia" w:ascii="Calibri" w:hAnsi="Calibri"/>
                <w:szCs w:val="18"/>
              </w:rPr>
              <w:t>接口接收字节数，单位为</w:t>
            </w:r>
            <w:r>
              <w:rPr>
                <w:rFonts w:ascii="Calibri" w:hAnsi="Calibri"/>
                <w:szCs w:val="18"/>
              </w:rPr>
              <w:t>byte</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LAN2TXByte</w:t>
            </w:r>
          </w:p>
        </w:tc>
        <w:tc>
          <w:tcPr>
            <w:tcW w:w="1134" w:type="dxa"/>
          </w:tcPr>
          <w:p>
            <w:pPr>
              <w:spacing w:before="156" w:after="15"/>
              <w:jc w:val="center"/>
              <w:rPr>
                <w:rFonts w:ascii="Calibri" w:hAnsi="Calibri"/>
                <w:szCs w:val="18"/>
              </w:rPr>
            </w:pPr>
            <w:r>
              <w:rPr>
                <w:rFonts w:ascii="Calibri" w:hAnsi="Calibri"/>
                <w:szCs w:val="18"/>
              </w:rPr>
              <w:t>UINT64</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ascii="Calibri" w:hAnsi="Calibri"/>
                <w:szCs w:val="18"/>
              </w:rPr>
              <w:t>LAN2</w:t>
            </w:r>
            <w:r>
              <w:rPr>
                <w:rFonts w:hint="eastAsia" w:ascii="Calibri" w:hAnsi="Calibri"/>
                <w:szCs w:val="18"/>
              </w:rPr>
              <w:t>接口发送字节数，单位为</w:t>
            </w:r>
            <w:r>
              <w:rPr>
                <w:rFonts w:ascii="Calibri" w:hAnsi="Calibri"/>
                <w:szCs w:val="18"/>
              </w:rPr>
              <w:t>byte</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LAN2RXByte</w:t>
            </w:r>
          </w:p>
        </w:tc>
        <w:tc>
          <w:tcPr>
            <w:tcW w:w="1134" w:type="dxa"/>
          </w:tcPr>
          <w:p>
            <w:pPr>
              <w:spacing w:before="156" w:after="15"/>
              <w:jc w:val="center"/>
              <w:rPr>
                <w:rFonts w:ascii="Calibri" w:hAnsi="Calibri"/>
                <w:szCs w:val="18"/>
              </w:rPr>
            </w:pPr>
            <w:r>
              <w:rPr>
                <w:rFonts w:ascii="Calibri" w:hAnsi="Calibri"/>
                <w:szCs w:val="18"/>
              </w:rPr>
              <w:t>UINT64</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ascii="Calibri" w:hAnsi="Calibri"/>
                <w:szCs w:val="18"/>
              </w:rPr>
              <w:t>LAN2</w:t>
            </w:r>
            <w:r>
              <w:rPr>
                <w:rFonts w:hint="eastAsia" w:ascii="Calibri" w:hAnsi="Calibri"/>
                <w:szCs w:val="18"/>
              </w:rPr>
              <w:t>接口接收字节数，单位为</w:t>
            </w:r>
            <w:r>
              <w:rPr>
                <w:rFonts w:ascii="Calibri" w:hAnsi="Calibri"/>
                <w:szCs w:val="18"/>
              </w:rPr>
              <w:t>byte</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LAN3TXByte</w:t>
            </w:r>
          </w:p>
        </w:tc>
        <w:tc>
          <w:tcPr>
            <w:tcW w:w="1134" w:type="dxa"/>
          </w:tcPr>
          <w:p>
            <w:pPr>
              <w:spacing w:before="156" w:after="15"/>
              <w:jc w:val="center"/>
              <w:rPr>
                <w:rFonts w:ascii="Calibri" w:hAnsi="Calibri"/>
                <w:szCs w:val="18"/>
              </w:rPr>
            </w:pPr>
            <w:r>
              <w:rPr>
                <w:rFonts w:ascii="Calibri" w:hAnsi="Calibri"/>
                <w:szCs w:val="18"/>
              </w:rPr>
              <w:t>UINT64</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ascii="Calibri" w:hAnsi="Calibri"/>
                <w:szCs w:val="18"/>
              </w:rPr>
              <w:t>LAN3</w:t>
            </w:r>
            <w:r>
              <w:rPr>
                <w:rFonts w:hint="eastAsia" w:ascii="Calibri" w:hAnsi="Calibri"/>
                <w:szCs w:val="18"/>
              </w:rPr>
              <w:t>接口发送字节数，单位为</w:t>
            </w:r>
            <w:r>
              <w:rPr>
                <w:rFonts w:ascii="Calibri" w:hAnsi="Calibri"/>
                <w:szCs w:val="18"/>
              </w:rPr>
              <w:t>byte</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LAN3RXByte</w:t>
            </w:r>
          </w:p>
        </w:tc>
        <w:tc>
          <w:tcPr>
            <w:tcW w:w="1134" w:type="dxa"/>
          </w:tcPr>
          <w:p>
            <w:pPr>
              <w:spacing w:before="156" w:after="15"/>
              <w:jc w:val="center"/>
              <w:rPr>
                <w:rFonts w:ascii="Calibri" w:hAnsi="Calibri"/>
                <w:szCs w:val="18"/>
              </w:rPr>
            </w:pPr>
            <w:r>
              <w:rPr>
                <w:rFonts w:ascii="Calibri" w:hAnsi="Calibri"/>
                <w:szCs w:val="18"/>
              </w:rPr>
              <w:t>UINT64</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ascii="Calibri" w:hAnsi="Calibri"/>
                <w:szCs w:val="18"/>
              </w:rPr>
              <w:t>LAN3</w:t>
            </w:r>
            <w:r>
              <w:rPr>
                <w:rFonts w:hint="eastAsia" w:ascii="Calibri" w:hAnsi="Calibri"/>
                <w:szCs w:val="18"/>
              </w:rPr>
              <w:t>接口接收字节数，单位为</w:t>
            </w:r>
            <w:r>
              <w:rPr>
                <w:rFonts w:ascii="Calibri" w:hAnsi="Calibri"/>
                <w:szCs w:val="18"/>
              </w:rPr>
              <w:t>byte</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LAN4TXByte</w:t>
            </w:r>
          </w:p>
        </w:tc>
        <w:tc>
          <w:tcPr>
            <w:tcW w:w="1134" w:type="dxa"/>
          </w:tcPr>
          <w:p>
            <w:pPr>
              <w:spacing w:before="156" w:after="15"/>
              <w:jc w:val="center"/>
              <w:rPr>
                <w:rFonts w:ascii="Calibri" w:hAnsi="Calibri"/>
                <w:szCs w:val="18"/>
              </w:rPr>
            </w:pPr>
            <w:r>
              <w:rPr>
                <w:rFonts w:ascii="Calibri" w:hAnsi="Calibri"/>
                <w:szCs w:val="18"/>
              </w:rPr>
              <w:t>UINT64</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ascii="Calibri" w:hAnsi="Calibri"/>
                <w:szCs w:val="18"/>
              </w:rPr>
              <w:t>LAN4</w:t>
            </w:r>
            <w:r>
              <w:rPr>
                <w:rFonts w:hint="eastAsia" w:ascii="Calibri" w:hAnsi="Calibri"/>
                <w:szCs w:val="18"/>
              </w:rPr>
              <w:t>接口发送字节数，单位为</w:t>
            </w:r>
            <w:r>
              <w:rPr>
                <w:rFonts w:ascii="Calibri" w:hAnsi="Calibri"/>
                <w:szCs w:val="18"/>
              </w:rPr>
              <w:t>byte</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LAN4RXByte</w:t>
            </w:r>
          </w:p>
        </w:tc>
        <w:tc>
          <w:tcPr>
            <w:tcW w:w="1134" w:type="dxa"/>
          </w:tcPr>
          <w:p>
            <w:pPr>
              <w:spacing w:before="156" w:after="15"/>
              <w:jc w:val="center"/>
              <w:rPr>
                <w:rFonts w:ascii="Calibri" w:hAnsi="Calibri"/>
                <w:szCs w:val="18"/>
              </w:rPr>
            </w:pPr>
            <w:r>
              <w:rPr>
                <w:rFonts w:ascii="Calibri" w:hAnsi="Calibri"/>
                <w:szCs w:val="18"/>
              </w:rPr>
              <w:t>UINT64</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ascii="Calibri" w:hAnsi="Calibri"/>
                <w:szCs w:val="18"/>
              </w:rPr>
              <w:t>LAN4</w:t>
            </w:r>
            <w:r>
              <w:rPr>
                <w:rFonts w:hint="eastAsia" w:ascii="Calibri" w:hAnsi="Calibri"/>
                <w:szCs w:val="18"/>
              </w:rPr>
              <w:t>接口接收字节数，单位为</w:t>
            </w:r>
            <w:r>
              <w:rPr>
                <w:rFonts w:ascii="Calibri" w:hAnsi="Calibri"/>
                <w:szCs w:val="18"/>
              </w:rPr>
              <w:t>byte</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WANLinkStatus</w:t>
            </w:r>
          </w:p>
        </w:tc>
        <w:tc>
          <w:tcPr>
            <w:tcW w:w="1134" w:type="dxa"/>
          </w:tcPr>
          <w:p>
            <w:pPr>
              <w:spacing w:before="156" w:after="15"/>
              <w:jc w:val="center"/>
              <w:rPr>
                <w:rFonts w:ascii="Calibri" w:hAnsi="Calibri"/>
                <w:szCs w:val="18"/>
              </w:rPr>
            </w:pPr>
            <w:r>
              <w:rPr>
                <w:rFonts w:ascii="Calibri" w:hAnsi="Calibri"/>
                <w:szCs w:val="18"/>
              </w:rPr>
              <w:t>STRING(8)</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有</w:t>
            </w:r>
          </w:p>
        </w:tc>
        <w:tc>
          <w:tcPr>
            <w:tcW w:w="3260" w:type="dxa"/>
          </w:tcPr>
          <w:p>
            <w:pPr>
              <w:spacing w:before="156" w:after="15"/>
              <w:jc w:val="center"/>
              <w:rPr>
                <w:rFonts w:ascii="Calibri" w:hAnsi="Calibri"/>
                <w:szCs w:val="18"/>
              </w:rPr>
            </w:pPr>
            <w:r>
              <w:rPr>
                <w:rFonts w:ascii="Calibri" w:hAnsi="Calibri"/>
                <w:szCs w:val="18"/>
              </w:rPr>
              <w:t>WAN</w:t>
            </w:r>
            <w:r>
              <w:rPr>
                <w:rFonts w:hint="eastAsia" w:ascii="Calibri" w:hAnsi="Calibri"/>
                <w:szCs w:val="18"/>
              </w:rPr>
              <w:t>链路状态，</w:t>
            </w:r>
            <w:r>
              <w:rPr>
                <w:rFonts w:ascii="Calibri" w:hAnsi="Calibri"/>
                <w:szCs w:val="18"/>
              </w:rPr>
              <w:t xml:space="preserve">0 – </w:t>
            </w:r>
            <w:r>
              <w:rPr>
                <w:rFonts w:hint="eastAsia" w:ascii="Calibri" w:hAnsi="Calibri"/>
                <w:szCs w:val="18"/>
              </w:rPr>
              <w:t>未连接，</w:t>
            </w:r>
            <w:r>
              <w:rPr>
                <w:rFonts w:ascii="Calibri" w:hAnsi="Calibri"/>
                <w:szCs w:val="18"/>
              </w:rPr>
              <w:t xml:space="preserve">1 – </w:t>
            </w:r>
            <w:r>
              <w:rPr>
                <w:rFonts w:hint="eastAsia" w:ascii="Calibri" w:hAnsi="Calibri"/>
                <w:szCs w:val="18"/>
              </w:rPr>
              <w:t>已连接</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WIFIModuleStatus</w:t>
            </w:r>
          </w:p>
        </w:tc>
        <w:tc>
          <w:tcPr>
            <w:tcW w:w="1134" w:type="dxa"/>
          </w:tcPr>
          <w:p>
            <w:pPr>
              <w:spacing w:before="156" w:after="15"/>
              <w:jc w:val="center"/>
              <w:rPr>
                <w:rFonts w:ascii="Calibri" w:hAnsi="Calibri"/>
                <w:szCs w:val="18"/>
              </w:rPr>
            </w:pPr>
            <w:r>
              <w:rPr>
                <w:rFonts w:ascii="Calibri" w:hAnsi="Calibri"/>
                <w:szCs w:val="18"/>
              </w:rPr>
              <w:t>STRING(8)</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有</w:t>
            </w:r>
          </w:p>
        </w:tc>
        <w:tc>
          <w:tcPr>
            <w:tcW w:w="3260" w:type="dxa"/>
          </w:tcPr>
          <w:p>
            <w:pPr>
              <w:spacing w:before="156" w:after="15"/>
              <w:jc w:val="center"/>
              <w:rPr>
                <w:rFonts w:ascii="Calibri" w:hAnsi="Calibri"/>
                <w:szCs w:val="18"/>
              </w:rPr>
            </w:pPr>
            <w:r>
              <w:rPr>
                <w:rFonts w:ascii="Calibri" w:hAnsi="Calibri"/>
                <w:szCs w:val="18"/>
              </w:rPr>
              <w:t>0 – WiFi</w:t>
            </w:r>
            <w:r>
              <w:rPr>
                <w:rFonts w:hint="eastAsia" w:ascii="Calibri" w:hAnsi="Calibri"/>
                <w:szCs w:val="18"/>
              </w:rPr>
              <w:t>模块关闭，</w:t>
            </w:r>
            <w:r>
              <w:rPr>
                <w:rFonts w:ascii="Calibri" w:hAnsi="Calibri"/>
                <w:szCs w:val="18"/>
              </w:rPr>
              <w:t>1 – WiFi</w:t>
            </w:r>
            <w:r>
              <w:rPr>
                <w:rFonts w:hint="eastAsia" w:ascii="Calibri" w:hAnsi="Calibri"/>
                <w:szCs w:val="18"/>
              </w:rPr>
              <w:t>模块开启</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WANConnectionStatus</w:t>
            </w:r>
          </w:p>
        </w:tc>
        <w:tc>
          <w:tcPr>
            <w:tcW w:w="1134"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STRING(63)</w:t>
            </w:r>
          </w:p>
        </w:tc>
        <w:tc>
          <w:tcPr>
            <w:tcW w:w="992"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read</w:t>
            </w:r>
          </w:p>
        </w:tc>
        <w:tc>
          <w:tcPr>
            <w:tcW w:w="992"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hint="eastAsia" w:ascii="Calibri" w:hAnsi="Calibri"/>
                <w:szCs w:val="18"/>
              </w:rPr>
              <w:t>有</w:t>
            </w:r>
          </w:p>
        </w:tc>
        <w:tc>
          <w:tcPr>
            <w:tcW w:w="3260"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Internet WAN IPv4</w:t>
            </w:r>
            <w:r>
              <w:rPr>
                <w:rFonts w:hint="eastAsia" w:ascii="Calibri" w:hAnsi="Calibri"/>
                <w:szCs w:val="18"/>
              </w:rPr>
              <w:t>连接状态，对应</w:t>
            </w:r>
            <w:r>
              <w:rPr>
                <w:rFonts w:ascii="Calibri" w:hAnsi="Calibri"/>
                <w:szCs w:val="18"/>
              </w:rPr>
              <w:t>TR098 WANIPConnection.{i}.ConnectionStatus</w:t>
            </w:r>
            <w:r>
              <w:rPr>
                <w:rFonts w:hint="eastAsia" w:ascii="Calibri" w:hAnsi="Calibri"/>
                <w:szCs w:val="18"/>
              </w:rPr>
              <w:t>和</w:t>
            </w:r>
            <w:r>
              <w:rPr>
                <w:rFonts w:ascii="Calibri" w:hAnsi="Calibri"/>
                <w:szCs w:val="18"/>
              </w:rPr>
              <w:t>WANPPPConnection.{i}.ConnectionStatus</w:t>
            </w:r>
          </w:p>
        </w:tc>
        <w:tc>
          <w:tcPr>
            <w:tcW w:w="1135"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PPPoEDialReason</w:t>
            </w:r>
          </w:p>
        </w:tc>
        <w:tc>
          <w:tcPr>
            <w:tcW w:w="1134" w:type="dxa"/>
          </w:tcPr>
          <w:p>
            <w:pPr>
              <w:spacing w:before="156" w:after="15"/>
              <w:jc w:val="center"/>
              <w:rPr>
                <w:rFonts w:ascii="Calibri" w:hAnsi="Calibri"/>
                <w:szCs w:val="18"/>
              </w:rPr>
            </w:pPr>
            <w:r>
              <w:rPr>
                <w:rFonts w:ascii="Calibri" w:hAnsi="Calibri"/>
                <w:szCs w:val="18"/>
              </w:rPr>
              <w:t>STRING(63)</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ascii="Calibri" w:hAnsi="Calibri"/>
                <w:szCs w:val="18"/>
              </w:rPr>
              <w:t>PPPoE</w:t>
            </w:r>
            <w:r>
              <w:rPr>
                <w:rFonts w:hint="eastAsia" w:ascii="Calibri" w:hAnsi="Calibri"/>
                <w:szCs w:val="18"/>
              </w:rPr>
              <w:t>连接拨号失败原因</w:t>
            </w:r>
          </w:p>
          <w:p>
            <w:pPr>
              <w:spacing w:after="15"/>
              <w:jc w:val="center"/>
              <w:rPr>
                <w:rFonts w:ascii="Calibri" w:hAnsi="Calibri"/>
                <w:szCs w:val="18"/>
              </w:rPr>
            </w:pPr>
            <w:bookmarkStart w:id="861" w:name="D.InternetGatewayDevice:1.InternetGatewa"/>
            <w:r>
              <w:rPr>
                <w:rFonts w:ascii="Calibri" w:hAnsi="Calibri"/>
                <w:szCs w:val="18"/>
              </w:rPr>
              <w:t>WANPPPConnection.{i}.LastConnectionError</w:t>
            </w:r>
            <w:bookmarkEnd w:id="861"/>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IPv6_WANConnectionStatus</w:t>
            </w:r>
          </w:p>
        </w:tc>
        <w:tc>
          <w:tcPr>
            <w:tcW w:w="1134" w:type="dxa"/>
          </w:tcPr>
          <w:p>
            <w:pPr>
              <w:spacing w:before="156" w:after="15"/>
              <w:jc w:val="center"/>
              <w:rPr>
                <w:rFonts w:ascii="Calibri" w:hAnsi="Calibri"/>
                <w:szCs w:val="18"/>
              </w:rPr>
            </w:pPr>
            <w:r>
              <w:rPr>
                <w:rFonts w:ascii="Calibri" w:hAnsi="Calibri"/>
                <w:szCs w:val="18"/>
              </w:rPr>
              <w:t>STRING(63)</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有</w:t>
            </w:r>
          </w:p>
        </w:tc>
        <w:tc>
          <w:tcPr>
            <w:tcW w:w="3260" w:type="dxa"/>
          </w:tcPr>
          <w:p>
            <w:pPr>
              <w:spacing w:before="156" w:after="15"/>
              <w:jc w:val="center"/>
              <w:rPr>
                <w:rFonts w:ascii="Calibri" w:hAnsi="Calibri"/>
                <w:szCs w:val="18"/>
              </w:rPr>
            </w:pPr>
            <w:r>
              <w:rPr>
                <w:rFonts w:ascii="Calibri" w:hAnsi="Calibri"/>
                <w:szCs w:val="18"/>
              </w:rPr>
              <w:t>Internet WAN IPv6</w:t>
            </w:r>
            <w:r>
              <w:rPr>
                <w:rFonts w:hint="eastAsia" w:ascii="Calibri" w:hAnsi="Calibri"/>
                <w:szCs w:val="18"/>
              </w:rPr>
              <w:t>连接状态</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IPv6_PPPoEDialReason</w:t>
            </w:r>
          </w:p>
        </w:tc>
        <w:tc>
          <w:tcPr>
            <w:tcW w:w="1134"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STRING(63)</w:t>
            </w:r>
          </w:p>
        </w:tc>
        <w:tc>
          <w:tcPr>
            <w:tcW w:w="992"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read</w:t>
            </w:r>
          </w:p>
        </w:tc>
        <w:tc>
          <w:tcPr>
            <w:tcW w:w="992"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ascii="Calibri" w:hAnsi="Calibri"/>
                <w:szCs w:val="18"/>
              </w:rPr>
              <w:t>PPPoE</w:t>
            </w:r>
            <w:r>
              <w:rPr>
                <w:rFonts w:hint="eastAsia" w:ascii="Calibri" w:hAnsi="Calibri"/>
                <w:szCs w:val="18"/>
              </w:rPr>
              <w:t>连接拨号失败原因</w:t>
            </w:r>
          </w:p>
          <w:p>
            <w:pPr>
              <w:spacing w:after="15"/>
              <w:jc w:val="center"/>
              <w:rPr>
                <w:rFonts w:ascii="Calibri" w:hAnsi="Calibri"/>
                <w:szCs w:val="18"/>
              </w:rPr>
            </w:pPr>
            <w:r>
              <w:rPr>
                <w:rFonts w:hint="eastAsia" w:ascii="Calibri" w:hAnsi="Calibri"/>
                <w:szCs w:val="18"/>
              </w:rPr>
              <w:t>和</w:t>
            </w:r>
            <w:r>
              <w:rPr>
                <w:rFonts w:ascii="Calibri" w:hAnsi="Calibri"/>
                <w:szCs w:val="18"/>
              </w:rPr>
              <w:t>V4</w:t>
            </w:r>
            <w:r>
              <w:rPr>
                <w:rFonts w:hint="eastAsia" w:ascii="Calibri" w:hAnsi="Calibri"/>
                <w:szCs w:val="18"/>
              </w:rPr>
              <w:t>可能不一样，需要再查一下</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LANIPAddr</w:t>
            </w:r>
          </w:p>
        </w:tc>
        <w:tc>
          <w:tcPr>
            <w:tcW w:w="1134"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STRING(15)</w:t>
            </w:r>
          </w:p>
        </w:tc>
        <w:tc>
          <w:tcPr>
            <w:tcW w:w="992"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read</w:t>
            </w:r>
          </w:p>
        </w:tc>
        <w:tc>
          <w:tcPr>
            <w:tcW w:w="992"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hint="eastAsia" w:ascii="Calibri" w:hAnsi="Calibri"/>
                <w:szCs w:val="18"/>
              </w:rPr>
              <w:t>有</w:t>
            </w:r>
          </w:p>
        </w:tc>
        <w:tc>
          <w:tcPr>
            <w:tcW w:w="3260"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LAN</w:t>
            </w:r>
            <w:r>
              <w:rPr>
                <w:rFonts w:hint="eastAsia" w:ascii="Calibri" w:hAnsi="Calibri"/>
                <w:szCs w:val="18"/>
              </w:rPr>
              <w:t>侧</w:t>
            </w:r>
            <w:r>
              <w:rPr>
                <w:rFonts w:ascii="Calibri" w:hAnsi="Calibri"/>
                <w:szCs w:val="18"/>
              </w:rPr>
              <w:t>IPv4</w:t>
            </w:r>
            <w:r>
              <w:rPr>
                <w:rFonts w:hint="eastAsia" w:ascii="Calibri" w:hAnsi="Calibri"/>
                <w:szCs w:val="18"/>
              </w:rPr>
              <w:t>管理地址</w:t>
            </w:r>
          </w:p>
        </w:tc>
        <w:tc>
          <w:tcPr>
            <w:tcW w:w="1135"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LANIPv6Addr</w:t>
            </w:r>
          </w:p>
        </w:tc>
        <w:tc>
          <w:tcPr>
            <w:tcW w:w="1134" w:type="dxa"/>
          </w:tcPr>
          <w:p>
            <w:pPr>
              <w:spacing w:before="156" w:after="15"/>
              <w:jc w:val="center"/>
              <w:rPr>
                <w:rFonts w:ascii="Calibri" w:hAnsi="Calibri"/>
                <w:szCs w:val="18"/>
              </w:rPr>
            </w:pPr>
            <w:r>
              <w:rPr>
                <w:rFonts w:ascii="Calibri" w:hAnsi="Calibri"/>
                <w:szCs w:val="18"/>
              </w:rPr>
              <w:t>STRING(45)</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有</w:t>
            </w:r>
          </w:p>
        </w:tc>
        <w:tc>
          <w:tcPr>
            <w:tcW w:w="3260" w:type="dxa"/>
          </w:tcPr>
          <w:p>
            <w:pPr>
              <w:spacing w:before="156" w:after="15"/>
              <w:jc w:val="center"/>
              <w:rPr>
                <w:rFonts w:ascii="Calibri" w:hAnsi="Calibri"/>
                <w:szCs w:val="18"/>
              </w:rPr>
            </w:pPr>
            <w:r>
              <w:rPr>
                <w:rFonts w:ascii="Calibri" w:hAnsi="Calibri"/>
                <w:szCs w:val="18"/>
              </w:rPr>
              <w:t>LAN</w:t>
            </w:r>
            <w:r>
              <w:rPr>
                <w:rFonts w:hint="eastAsia" w:ascii="Calibri" w:hAnsi="Calibri"/>
                <w:szCs w:val="18"/>
              </w:rPr>
              <w:t>侧</w:t>
            </w:r>
            <w:r>
              <w:rPr>
                <w:rFonts w:ascii="Calibri" w:hAnsi="Calibri"/>
                <w:szCs w:val="18"/>
              </w:rPr>
              <w:t>IPv6</w:t>
            </w:r>
            <w:r>
              <w:rPr>
                <w:rFonts w:hint="eastAsia" w:ascii="Calibri" w:hAnsi="Calibri"/>
                <w:szCs w:val="18"/>
              </w:rPr>
              <w:t>管理地址</w:t>
            </w:r>
          </w:p>
        </w:tc>
        <w:tc>
          <w:tcPr>
            <w:tcW w:w="1135" w:type="dxa"/>
          </w:tcPr>
          <w:p>
            <w:pPr>
              <w:spacing w:before="156" w:after="15"/>
              <w:jc w:val="center"/>
              <w:rPr>
                <w:rFonts w:ascii="Calibri" w:hAnsi="Calibri"/>
                <w:szCs w:val="18"/>
              </w:rPr>
            </w:pPr>
            <w:r>
              <w:rPr>
                <w:rFonts w:ascii="Calibri" w:hAnsi="Calibri"/>
                <w:szCs w:val="18"/>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WANIPAddr</w:t>
            </w:r>
          </w:p>
        </w:tc>
        <w:tc>
          <w:tcPr>
            <w:tcW w:w="1134" w:type="dxa"/>
          </w:tcPr>
          <w:p>
            <w:pPr>
              <w:spacing w:before="156" w:after="15"/>
              <w:jc w:val="center"/>
              <w:rPr>
                <w:rFonts w:ascii="Calibri" w:hAnsi="Calibri"/>
                <w:szCs w:val="18"/>
              </w:rPr>
            </w:pPr>
            <w:r>
              <w:rPr>
                <w:rFonts w:ascii="Calibri" w:hAnsi="Calibri"/>
                <w:szCs w:val="18"/>
              </w:rPr>
              <w:t>STRING(15)</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有</w:t>
            </w:r>
          </w:p>
        </w:tc>
        <w:tc>
          <w:tcPr>
            <w:tcW w:w="3260" w:type="dxa"/>
          </w:tcPr>
          <w:p>
            <w:pPr>
              <w:spacing w:before="156" w:after="15"/>
              <w:jc w:val="center"/>
              <w:rPr>
                <w:rFonts w:ascii="Calibri" w:hAnsi="Calibri"/>
                <w:szCs w:val="18"/>
              </w:rPr>
            </w:pPr>
            <w:r>
              <w:rPr>
                <w:rFonts w:ascii="Calibri" w:hAnsi="Calibri"/>
                <w:szCs w:val="18"/>
              </w:rPr>
              <w:t xml:space="preserve">Internet WAN </w:t>
            </w:r>
            <w:r>
              <w:rPr>
                <w:rFonts w:hint="eastAsia" w:ascii="Calibri" w:hAnsi="Calibri"/>
                <w:szCs w:val="18"/>
              </w:rPr>
              <w:t>IPv4地址</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WAN</w:t>
            </w:r>
            <w:r>
              <w:rPr>
                <w:rFonts w:hint="eastAsia" w:ascii="Calibri" w:hAnsi="Calibri"/>
                <w:szCs w:val="18"/>
              </w:rPr>
              <w:t>IPv6</w:t>
            </w:r>
            <w:r>
              <w:rPr>
                <w:rFonts w:ascii="Calibri" w:hAnsi="Calibri"/>
                <w:szCs w:val="18"/>
              </w:rPr>
              <w:t>Addr</w:t>
            </w:r>
          </w:p>
        </w:tc>
        <w:tc>
          <w:tcPr>
            <w:tcW w:w="1134" w:type="dxa"/>
          </w:tcPr>
          <w:p>
            <w:pPr>
              <w:spacing w:before="156" w:after="15"/>
              <w:jc w:val="center"/>
              <w:rPr>
                <w:rFonts w:ascii="Calibri" w:hAnsi="Calibri"/>
                <w:szCs w:val="18"/>
              </w:rPr>
            </w:pPr>
            <w:r>
              <w:rPr>
                <w:rFonts w:ascii="Calibri" w:hAnsi="Calibri"/>
                <w:szCs w:val="18"/>
              </w:rPr>
              <w:t>STRING(45)</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有</w:t>
            </w:r>
          </w:p>
        </w:tc>
        <w:tc>
          <w:tcPr>
            <w:tcW w:w="3260" w:type="dxa"/>
          </w:tcPr>
          <w:p>
            <w:pPr>
              <w:spacing w:before="156" w:after="15"/>
              <w:jc w:val="center"/>
              <w:rPr>
                <w:rFonts w:ascii="Calibri" w:hAnsi="Calibri"/>
                <w:szCs w:val="18"/>
              </w:rPr>
            </w:pPr>
            <w:r>
              <w:rPr>
                <w:rFonts w:ascii="Calibri" w:hAnsi="Calibri"/>
                <w:szCs w:val="18"/>
              </w:rPr>
              <w:t xml:space="preserve">Internet WAN </w:t>
            </w:r>
            <w:r>
              <w:rPr>
                <w:rFonts w:hint="eastAsia" w:ascii="Calibri" w:hAnsi="Calibri"/>
                <w:szCs w:val="18"/>
              </w:rPr>
              <w:t>IPv</w:t>
            </w:r>
            <w:r>
              <w:rPr>
                <w:rFonts w:ascii="Calibri" w:hAnsi="Calibri"/>
                <w:szCs w:val="18"/>
              </w:rPr>
              <w:t>6</w:t>
            </w:r>
            <w:r>
              <w:rPr>
                <w:rFonts w:hint="eastAsia" w:ascii="Calibri" w:hAnsi="Calibri"/>
                <w:szCs w:val="18"/>
              </w:rPr>
              <w:t>地址</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WiFiBytes</w:t>
            </w:r>
          </w:p>
        </w:tc>
        <w:tc>
          <w:tcPr>
            <w:tcW w:w="1134"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UINT64</w:t>
            </w:r>
          </w:p>
        </w:tc>
        <w:tc>
          <w:tcPr>
            <w:tcW w:w="992"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read</w:t>
            </w:r>
          </w:p>
        </w:tc>
        <w:tc>
          <w:tcPr>
            <w:tcW w:w="992"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hint="eastAsia" w:ascii="Calibri" w:hAnsi="Calibri"/>
                <w:szCs w:val="18"/>
              </w:rPr>
              <w:t>无</w:t>
            </w:r>
          </w:p>
        </w:tc>
        <w:tc>
          <w:tcPr>
            <w:tcW w:w="3260"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WiFi</w:t>
            </w:r>
            <w:r>
              <w:rPr>
                <w:rFonts w:hint="eastAsia" w:ascii="Calibri" w:hAnsi="Calibri"/>
                <w:szCs w:val="18"/>
              </w:rPr>
              <w:t>接口发送接收字节数，单位为</w:t>
            </w:r>
            <w:r>
              <w:rPr>
                <w:rFonts w:ascii="Calibri" w:hAnsi="Calibri"/>
                <w:szCs w:val="18"/>
              </w:rPr>
              <w:t>byte</w:t>
            </w:r>
          </w:p>
        </w:tc>
        <w:tc>
          <w:tcPr>
            <w:tcW w:w="1135"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WiFiTxBytes</w:t>
            </w:r>
          </w:p>
        </w:tc>
        <w:tc>
          <w:tcPr>
            <w:tcW w:w="1134" w:type="dxa"/>
          </w:tcPr>
          <w:p>
            <w:pPr>
              <w:spacing w:before="156" w:after="15"/>
              <w:jc w:val="center"/>
              <w:rPr>
                <w:rFonts w:ascii="Calibri" w:hAnsi="Calibri"/>
                <w:szCs w:val="18"/>
              </w:rPr>
            </w:pPr>
            <w:r>
              <w:rPr>
                <w:rFonts w:ascii="Calibri" w:hAnsi="Calibri"/>
                <w:szCs w:val="18"/>
              </w:rPr>
              <w:t>UINT64</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ascii="Calibri" w:hAnsi="Calibri"/>
                <w:szCs w:val="18"/>
              </w:rPr>
              <w:t>WiFi</w:t>
            </w:r>
            <w:r>
              <w:rPr>
                <w:rFonts w:hint="eastAsia" w:ascii="Calibri" w:hAnsi="Calibri"/>
                <w:szCs w:val="18"/>
              </w:rPr>
              <w:t>接口发送字节数，单位为</w:t>
            </w:r>
            <w:r>
              <w:rPr>
                <w:rFonts w:ascii="Calibri" w:hAnsi="Calibri"/>
                <w:szCs w:val="18"/>
              </w:rPr>
              <w:t>byte</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WiFiRxBytes</w:t>
            </w:r>
          </w:p>
        </w:tc>
        <w:tc>
          <w:tcPr>
            <w:tcW w:w="1134" w:type="dxa"/>
          </w:tcPr>
          <w:p>
            <w:pPr>
              <w:spacing w:before="156" w:after="15"/>
              <w:jc w:val="center"/>
              <w:rPr>
                <w:rFonts w:ascii="Calibri" w:hAnsi="Calibri"/>
                <w:szCs w:val="18"/>
              </w:rPr>
            </w:pPr>
            <w:r>
              <w:rPr>
                <w:rFonts w:ascii="Calibri" w:hAnsi="Calibri"/>
                <w:szCs w:val="18"/>
              </w:rPr>
              <w:t>UINT64</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ascii="Calibri" w:hAnsi="Calibri"/>
                <w:szCs w:val="18"/>
              </w:rPr>
              <w:t>WiFi</w:t>
            </w:r>
            <w:r>
              <w:rPr>
                <w:rFonts w:hint="eastAsia" w:ascii="Calibri" w:hAnsi="Calibri"/>
                <w:szCs w:val="18"/>
              </w:rPr>
              <w:t>接口接收字节数，单位为</w:t>
            </w:r>
            <w:r>
              <w:rPr>
                <w:rFonts w:ascii="Calibri" w:hAnsi="Calibri"/>
                <w:szCs w:val="18"/>
              </w:rPr>
              <w:t>byte</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WANBytes</w:t>
            </w:r>
          </w:p>
        </w:tc>
        <w:tc>
          <w:tcPr>
            <w:tcW w:w="1134"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UINT64</w:t>
            </w:r>
          </w:p>
        </w:tc>
        <w:tc>
          <w:tcPr>
            <w:tcW w:w="992"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read</w:t>
            </w:r>
          </w:p>
        </w:tc>
        <w:tc>
          <w:tcPr>
            <w:tcW w:w="992"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hint="eastAsia" w:ascii="Calibri" w:hAnsi="Calibri"/>
                <w:szCs w:val="18"/>
              </w:rPr>
              <w:t>无</w:t>
            </w:r>
          </w:p>
        </w:tc>
        <w:tc>
          <w:tcPr>
            <w:tcW w:w="3260"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Internet</w:t>
            </w:r>
            <w:r>
              <w:rPr>
                <w:rFonts w:hint="eastAsia" w:ascii="Calibri" w:hAnsi="Calibri"/>
                <w:szCs w:val="18"/>
              </w:rPr>
              <w:t>连接发送接收字节数，单位为</w:t>
            </w:r>
            <w:r>
              <w:rPr>
                <w:rFonts w:ascii="Calibri" w:hAnsi="Calibri"/>
                <w:szCs w:val="18"/>
              </w:rPr>
              <w:t>byte</w:t>
            </w:r>
          </w:p>
        </w:tc>
        <w:tc>
          <w:tcPr>
            <w:tcW w:w="1135" w:type="dxa"/>
          </w:tcPr>
          <w:p>
            <w:pPr>
              <w:wordWrap w:val="0"/>
              <w:overflowPunct w:val="0"/>
              <w:autoSpaceDE w:val="0"/>
              <w:autoSpaceDN w:val="0"/>
              <w:spacing w:before="156" w:beforeLines="50" w:after="15"/>
              <w:jc w:val="center"/>
              <w:textAlignment w:val="baseline"/>
              <w:outlineLvl w:val="3"/>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WANTxBytes</w:t>
            </w:r>
          </w:p>
        </w:tc>
        <w:tc>
          <w:tcPr>
            <w:tcW w:w="1134" w:type="dxa"/>
          </w:tcPr>
          <w:p>
            <w:pPr>
              <w:spacing w:before="156" w:after="15"/>
              <w:jc w:val="center"/>
              <w:rPr>
                <w:rFonts w:ascii="Calibri" w:hAnsi="Calibri"/>
                <w:szCs w:val="18"/>
              </w:rPr>
            </w:pPr>
            <w:r>
              <w:rPr>
                <w:rFonts w:ascii="Calibri" w:hAnsi="Calibri"/>
                <w:szCs w:val="18"/>
              </w:rPr>
              <w:t>UINT64</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ascii="Calibri" w:hAnsi="Calibri"/>
                <w:szCs w:val="18"/>
              </w:rPr>
              <w:t>Internet</w:t>
            </w:r>
            <w:r>
              <w:rPr>
                <w:rFonts w:hint="eastAsia" w:ascii="Calibri" w:hAnsi="Calibri"/>
                <w:szCs w:val="18"/>
              </w:rPr>
              <w:t>连接发送字节数，单位为</w:t>
            </w:r>
            <w:r>
              <w:rPr>
                <w:rFonts w:ascii="Calibri" w:hAnsi="Calibri"/>
                <w:szCs w:val="18"/>
              </w:rPr>
              <w:t>byte</w:t>
            </w:r>
          </w:p>
        </w:tc>
        <w:tc>
          <w:tcPr>
            <w:tcW w:w="1135" w:type="dxa"/>
          </w:tcPr>
          <w:p>
            <w:pPr>
              <w:spacing w:before="156" w:after="15"/>
              <w:jc w:val="center"/>
              <w:rPr>
                <w:rFonts w:ascii="Calibri" w:hAnsi="Calibri"/>
                <w:szCs w:val="18"/>
              </w:rPr>
            </w:pPr>
            <w:r>
              <w:rPr>
                <w:rFonts w:ascii="Calibri" w:hAnsi="Calibri"/>
                <w:szCs w:val="1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3" w:type="dxa"/>
          </w:tcPr>
          <w:p>
            <w:pPr>
              <w:spacing w:after="15"/>
              <w:jc w:val="center"/>
              <w:rPr>
                <w:rFonts w:ascii="Calibri" w:hAnsi="Calibri"/>
                <w:szCs w:val="18"/>
              </w:rPr>
            </w:pPr>
            <w:r>
              <w:rPr>
                <w:rFonts w:ascii="Calibri" w:hAnsi="Calibri"/>
                <w:szCs w:val="18"/>
              </w:rPr>
              <w:t>WANRxBytes</w:t>
            </w:r>
          </w:p>
        </w:tc>
        <w:tc>
          <w:tcPr>
            <w:tcW w:w="1134" w:type="dxa"/>
          </w:tcPr>
          <w:p>
            <w:pPr>
              <w:spacing w:before="156" w:after="15"/>
              <w:jc w:val="center"/>
              <w:rPr>
                <w:rFonts w:ascii="Calibri" w:hAnsi="Calibri"/>
                <w:szCs w:val="18"/>
              </w:rPr>
            </w:pPr>
            <w:r>
              <w:rPr>
                <w:rFonts w:ascii="Calibri" w:hAnsi="Calibri"/>
                <w:szCs w:val="18"/>
              </w:rPr>
              <w:t>UINT64</w:t>
            </w:r>
          </w:p>
        </w:tc>
        <w:tc>
          <w:tcPr>
            <w:tcW w:w="992" w:type="dxa"/>
          </w:tcPr>
          <w:p>
            <w:pPr>
              <w:spacing w:before="156" w:after="15"/>
              <w:jc w:val="center"/>
              <w:rPr>
                <w:rFonts w:ascii="Calibri" w:hAnsi="Calibri"/>
                <w:szCs w:val="18"/>
              </w:rPr>
            </w:pPr>
            <w:r>
              <w:rPr>
                <w:rFonts w:ascii="Calibri" w:hAnsi="Calibri"/>
                <w:szCs w:val="18"/>
              </w:rPr>
              <w:t>read</w:t>
            </w:r>
          </w:p>
        </w:tc>
        <w:tc>
          <w:tcPr>
            <w:tcW w:w="992" w:type="dxa"/>
          </w:tcPr>
          <w:p>
            <w:pPr>
              <w:spacing w:before="156" w:after="15"/>
              <w:jc w:val="center"/>
              <w:rPr>
                <w:rFonts w:ascii="Calibri" w:hAnsi="Calibri"/>
                <w:szCs w:val="18"/>
              </w:rPr>
            </w:pPr>
            <w:r>
              <w:rPr>
                <w:rFonts w:hint="eastAsia" w:ascii="Calibri" w:hAnsi="Calibri"/>
                <w:szCs w:val="18"/>
              </w:rPr>
              <w:t>无</w:t>
            </w:r>
          </w:p>
        </w:tc>
        <w:tc>
          <w:tcPr>
            <w:tcW w:w="3260" w:type="dxa"/>
          </w:tcPr>
          <w:p>
            <w:pPr>
              <w:spacing w:before="156" w:after="15"/>
              <w:jc w:val="center"/>
              <w:rPr>
                <w:rFonts w:ascii="Calibri" w:hAnsi="Calibri"/>
                <w:szCs w:val="18"/>
              </w:rPr>
            </w:pPr>
            <w:r>
              <w:rPr>
                <w:rFonts w:ascii="Calibri" w:hAnsi="Calibri"/>
                <w:szCs w:val="18"/>
              </w:rPr>
              <w:t>Internet</w:t>
            </w:r>
            <w:r>
              <w:rPr>
                <w:rFonts w:hint="eastAsia" w:ascii="Calibri" w:hAnsi="Calibri"/>
                <w:szCs w:val="18"/>
              </w:rPr>
              <w:t>连接接收字节数，单位为</w:t>
            </w:r>
            <w:r>
              <w:rPr>
                <w:rFonts w:ascii="Calibri" w:hAnsi="Calibri"/>
                <w:szCs w:val="18"/>
              </w:rPr>
              <w:t>byte</w:t>
            </w:r>
          </w:p>
        </w:tc>
        <w:tc>
          <w:tcPr>
            <w:tcW w:w="1135" w:type="dxa"/>
          </w:tcPr>
          <w:p>
            <w:pPr>
              <w:spacing w:before="156" w:after="15"/>
              <w:jc w:val="center"/>
              <w:rPr>
                <w:rFonts w:ascii="Calibri" w:hAnsi="Calibri"/>
                <w:szCs w:val="18"/>
              </w:rPr>
            </w:pPr>
            <w:r>
              <w:rPr>
                <w:rFonts w:ascii="Calibri" w:hAnsi="Calibri"/>
                <w:szCs w:val="18"/>
              </w:rPr>
              <w:t>1.0</w:t>
            </w:r>
          </w:p>
        </w:tc>
      </w:tr>
    </w:tbl>
    <w:p>
      <w:pPr>
        <w:spacing w:after="15"/>
      </w:pPr>
    </w:p>
    <w:p>
      <w:pPr>
        <w:spacing w:after="15"/>
      </w:pPr>
    </w:p>
    <w:p>
      <w:pPr>
        <w:pStyle w:val="147"/>
        <w:spacing w:beforeLines="0" w:afterLines="0"/>
      </w:pPr>
      <w:r>
        <w:rPr>
          <w:b/>
        </w:rPr>
        <w:t>c</w:t>
      </w:r>
      <w:r>
        <w:rPr>
          <w:rFonts w:hint="eastAsia"/>
          <w:b/>
        </w:rPr>
        <w:t>om.ctc.igd1.WANConnectionInfo</w:t>
      </w:r>
    </w:p>
    <w:p>
      <w:pPr>
        <w:spacing w:before="240" w:after="15"/>
        <w:ind w:left="420" w:leftChars="200"/>
        <w:rPr>
          <w:b/>
        </w:rPr>
      </w:pPr>
      <w:r>
        <w:rPr>
          <w:rFonts w:hint="eastAsia"/>
          <w:b/>
        </w:rPr>
        <w:t>属性</w:t>
      </w:r>
    </w:p>
    <w:tbl>
      <w:tblPr>
        <w:tblStyle w:val="66"/>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275"/>
        <w:gridCol w:w="851"/>
        <w:gridCol w:w="851"/>
        <w:gridCol w:w="3260"/>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属性名</w:t>
            </w:r>
          </w:p>
        </w:tc>
        <w:tc>
          <w:tcPr>
            <w:tcW w:w="1275"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类型</w:t>
            </w:r>
          </w:p>
        </w:tc>
        <w:tc>
          <w:tcPr>
            <w:tcW w:w="851"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权限</w:t>
            </w:r>
          </w:p>
        </w:tc>
        <w:tc>
          <w:tcPr>
            <w:tcW w:w="851"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变更通知</w:t>
            </w:r>
          </w:p>
        </w:tc>
        <w:tc>
          <w:tcPr>
            <w:tcW w:w="326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备注</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Index</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w:t>
            </w:r>
            <w:r>
              <w:rPr>
                <w:rFonts w:hint="eastAsia" w:ascii="Calibri" w:hAnsi="Calibri"/>
                <w:sz w:val="18"/>
                <w:szCs w:val="18"/>
              </w:rPr>
              <w:t>(8</w:t>
            </w:r>
            <w:r>
              <w:rPr>
                <w:rFonts w:ascii="Calibri" w:hAnsi="Calibri"/>
                <w:sz w:val="18"/>
                <w:szCs w:val="18"/>
              </w:rPr>
              <w:t>)</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WAN的序号</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WANName</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STRING(63)</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宋体" w:hAnsi="宋体" w:cs="宋体"/>
                <w:color w:val="000000"/>
                <w:sz w:val="16"/>
                <w:szCs w:val="16"/>
              </w:rPr>
              <w:t>WAN连接名称命名方式：序号_关键字_桥接或路由方式_VID_数字</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宋体" w:hAnsi="宋体" w:eastAsia="黑体" w:cs="宋体"/>
                <w:color w:val="000000"/>
                <w:sz w:val="16"/>
                <w:szCs w:val="16"/>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IfName</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STRING(32)</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接口名称</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ServiceList</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STRING(32)</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有</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WAN连接承载的业务列表，目前定义：“TR069”,“INTERNET”,“VOIP”,“OTHER”</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ConnectionType</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STRING(32)</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连接类型</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VLANID</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UINT32</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VLANID号（</w:t>
            </w:r>
            <w:r>
              <w:rPr>
                <w:rFonts w:hint="eastAsia" w:ascii="Calibri" w:hAnsi="Calibri"/>
                <w:sz w:val="18"/>
                <w:szCs w:val="18"/>
              </w:rPr>
              <w:t>值0x2000表示untag</w:t>
            </w:r>
            <w:r>
              <w:rPr>
                <w:rFonts w:ascii="Calibri" w:hAnsi="Calibri"/>
                <w:sz w:val="18"/>
                <w:szCs w:val="18"/>
              </w:rPr>
              <w:t>）</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VLAN8021P</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UINT32</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8021p优先级</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Protocol</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STRING(32)</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使用协议类型</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ConnectionStatus</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STRING(32)</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有</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连接状态</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IPAddress</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STRING(15)</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有</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IP地址</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SubnetMask</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STRING(15)</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有</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子网掩码</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Gateway</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STRING(15)</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有</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网关地址</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PPPoEPassthrough</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ascii="Calibri" w:hAnsi="Calibri"/>
                <w:sz w:val="18"/>
                <w:szCs w:val="18"/>
              </w:rPr>
              <w:t>BOOLEAN</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hint="eastAsia"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hint="eastAsia" w:ascii="Calibri" w:hAnsi="Calibri"/>
                <w:sz w:val="18"/>
                <w:szCs w:val="18"/>
              </w:rPr>
              <w:t>是否开启路由</w:t>
            </w:r>
            <w:r>
              <w:rPr>
                <w:rFonts w:ascii="Calibri" w:hAnsi="Calibri"/>
                <w:sz w:val="18"/>
                <w:szCs w:val="18"/>
              </w:rPr>
              <w:t>桥接混合模式</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ascii="Calibri" w:hAnsi="Calibri"/>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Theme="minorHAnsi" w:hAnsiTheme="minorHAnsi" w:cstheme="minorHAnsi"/>
                <w:sz w:val="18"/>
                <w:szCs w:val="18"/>
              </w:rPr>
            </w:pPr>
            <w:r>
              <w:rPr>
                <w:rFonts w:asciiTheme="minorHAnsi" w:hAnsiTheme="minorHAnsi" w:cstheme="minorHAnsi"/>
                <w:sz w:val="18"/>
                <w:szCs w:val="18"/>
              </w:rPr>
              <w:t>SpeedLimit_UP</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Theme="minorHAnsi" w:hAnsiTheme="minorHAnsi" w:cstheme="minorHAnsi"/>
                <w:sz w:val="18"/>
                <w:szCs w:val="18"/>
              </w:rPr>
            </w:pPr>
            <w:r>
              <w:rPr>
                <w:rFonts w:asciiTheme="minorHAnsi" w:hAnsiTheme="minorHAnsi" w:cstheme="minorHAnsi"/>
                <w:sz w:val="18"/>
                <w:szCs w:val="18"/>
              </w:rPr>
              <w:t>UINT32</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Theme="minorHAnsi" w:hAnsiTheme="minorHAnsi" w:cstheme="minorHAnsi"/>
                <w:sz w:val="18"/>
                <w:szCs w:val="18"/>
              </w:rPr>
            </w:pPr>
            <w:r>
              <w:rPr>
                <w:rFonts w:asciiTheme="minorHAnsi" w:hAnsiTheme="minorHAnsi" w:cstheme="minorHAns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Theme="minorHAnsi" w:hAnsiTheme="minorHAnsi" w:cstheme="minorHAnsi"/>
                <w:sz w:val="18"/>
                <w:szCs w:val="18"/>
              </w:rPr>
            </w:pPr>
            <w:r>
              <w:rPr>
                <w:rFonts w:asciiTheme="minorHAnsi" w:hAnsiTheme="minorHAnsi" w:cstheme="minorHAns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Theme="minorHAnsi" w:hAnsiTheme="minorHAnsi" w:cstheme="minorHAnsi"/>
                <w:sz w:val="18"/>
                <w:szCs w:val="18"/>
              </w:rPr>
            </w:pPr>
            <w:r>
              <w:rPr>
                <w:rFonts w:asciiTheme="minorHAnsi" w:hAnsiTheme="minorHAnsi" w:cstheme="minorHAnsi"/>
                <w:sz w:val="18"/>
                <w:szCs w:val="18"/>
              </w:rPr>
              <w:t>基于WAN接口限速（上行），数值为”n”, 表示限速为n*512kbps, 0表示不限速，默认值为0</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Theme="minorHAnsi" w:hAnsiTheme="minorHAnsi" w:cstheme="minorHAnsi"/>
                <w:sz w:val="18"/>
                <w:szCs w:val="18"/>
              </w:rPr>
            </w:pPr>
            <w:r>
              <w:rPr>
                <w:rFonts w:asciiTheme="minorHAnsi" w:hAnsiTheme="minorHAnsi" w:cstheme="minorHAnsi"/>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Theme="minorHAnsi" w:hAnsiTheme="minorHAnsi" w:cstheme="minorHAnsi"/>
                <w:sz w:val="18"/>
                <w:szCs w:val="18"/>
              </w:rPr>
            </w:pPr>
            <w:r>
              <w:rPr>
                <w:rFonts w:asciiTheme="minorHAnsi" w:hAnsiTheme="minorHAnsi" w:cstheme="minorHAnsi"/>
                <w:sz w:val="18"/>
                <w:szCs w:val="18"/>
              </w:rPr>
              <w:t>SpeedLimit_DOWN</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Theme="minorHAnsi" w:hAnsiTheme="minorHAnsi" w:cstheme="minorHAnsi"/>
                <w:sz w:val="18"/>
                <w:szCs w:val="18"/>
              </w:rPr>
            </w:pPr>
            <w:r>
              <w:rPr>
                <w:rFonts w:asciiTheme="minorHAnsi" w:hAnsiTheme="minorHAnsi" w:cstheme="minorHAnsi"/>
                <w:sz w:val="18"/>
                <w:szCs w:val="18"/>
              </w:rPr>
              <w:t>UINT32</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Theme="minorHAnsi" w:hAnsiTheme="minorHAnsi" w:cstheme="minorHAnsi"/>
                <w:sz w:val="18"/>
                <w:szCs w:val="18"/>
              </w:rPr>
            </w:pPr>
            <w:r>
              <w:rPr>
                <w:rFonts w:asciiTheme="minorHAnsi" w:hAnsiTheme="minorHAnsi" w:cstheme="minorHAns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Theme="minorHAnsi" w:hAnsiTheme="minorHAnsi" w:cstheme="minorHAnsi"/>
                <w:sz w:val="18"/>
                <w:szCs w:val="18"/>
              </w:rPr>
            </w:pPr>
            <w:r>
              <w:rPr>
                <w:rFonts w:asciiTheme="minorHAnsi" w:hAnsiTheme="minorHAnsi" w:cstheme="minorHAns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Theme="minorHAnsi" w:hAnsiTheme="minorHAnsi" w:cstheme="minorHAnsi"/>
                <w:sz w:val="18"/>
                <w:szCs w:val="18"/>
              </w:rPr>
            </w:pPr>
            <w:r>
              <w:rPr>
                <w:rFonts w:asciiTheme="minorHAnsi" w:hAnsiTheme="minorHAnsi" w:cstheme="minorHAnsi"/>
                <w:sz w:val="18"/>
                <w:szCs w:val="18"/>
              </w:rPr>
              <w:t>基于WAN接口限速（下行），数值为”n”, 表示限速为n*512kbps, 0表示不限速，默认值为0</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Theme="minorHAnsi" w:hAnsiTheme="minorHAnsi" w:cstheme="minorHAnsi"/>
                <w:sz w:val="18"/>
                <w:szCs w:val="18"/>
              </w:rPr>
            </w:pPr>
            <w:r>
              <w:rPr>
                <w:rFonts w:asciiTheme="minorHAnsi" w:hAnsiTheme="minorHAnsi" w:cstheme="minorHAnsi"/>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DNS1</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STRING(15)</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有</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首选DNS</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DNS2</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STRING(15)</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有</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备选DNS</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IPv</w:t>
            </w:r>
            <w:r>
              <w:rPr>
                <w:rFonts w:ascii="Calibri" w:hAnsi="Calibri"/>
                <w:sz w:val="18"/>
                <w:szCs w:val="18"/>
              </w:rPr>
              <w:t>6_ConnectionStatus</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STRING(32)</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有</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IPv</w:t>
            </w:r>
            <w:r>
              <w:rPr>
                <w:rFonts w:ascii="Calibri" w:hAnsi="Calibri"/>
                <w:sz w:val="18"/>
                <w:szCs w:val="18"/>
              </w:rPr>
              <w:t>6连接状态</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IPv</w:t>
            </w:r>
            <w:r>
              <w:rPr>
                <w:rFonts w:ascii="Calibri" w:hAnsi="Calibri"/>
                <w:sz w:val="18"/>
                <w:szCs w:val="18"/>
              </w:rPr>
              <w:t>6_IPAddress</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STRING(45)</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有</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IPv</w:t>
            </w:r>
            <w:r>
              <w:rPr>
                <w:rFonts w:ascii="Calibri" w:hAnsi="Calibri"/>
                <w:sz w:val="18"/>
                <w:szCs w:val="18"/>
              </w:rPr>
              <w:t>6的IP地址</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IPv</w:t>
            </w:r>
            <w:r>
              <w:rPr>
                <w:rFonts w:ascii="Calibri" w:hAnsi="Calibri"/>
                <w:sz w:val="18"/>
                <w:szCs w:val="18"/>
              </w:rPr>
              <w:t>6_PrefixLength</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STRING(8)</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有</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IPv</w:t>
            </w:r>
            <w:r>
              <w:rPr>
                <w:rFonts w:ascii="Calibri" w:hAnsi="Calibri"/>
                <w:sz w:val="18"/>
                <w:szCs w:val="18"/>
              </w:rPr>
              <w:t>6的前缀长度</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IPv</w:t>
            </w:r>
            <w:r>
              <w:rPr>
                <w:rFonts w:ascii="Calibri" w:hAnsi="Calibri"/>
                <w:sz w:val="18"/>
                <w:szCs w:val="18"/>
              </w:rPr>
              <w:t>6_Gateway</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STRING(45)</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有</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IPv</w:t>
            </w:r>
            <w:r>
              <w:rPr>
                <w:rFonts w:ascii="Calibri" w:hAnsi="Calibri"/>
                <w:sz w:val="18"/>
                <w:szCs w:val="18"/>
              </w:rPr>
              <w:t>6的网关地址</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IPv</w:t>
            </w:r>
            <w:r>
              <w:rPr>
                <w:rFonts w:ascii="Calibri" w:hAnsi="Calibri"/>
                <w:sz w:val="18"/>
                <w:szCs w:val="18"/>
              </w:rPr>
              <w:t>6_DNS1</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STRING(45)</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有</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IPv</w:t>
            </w:r>
            <w:r>
              <w:rPr>
                <w:rFonts w:ascii="Calibri" w:hAnsi="Calibri"/>
                <w:sz w:val="18"/>
                <w:szCs w:val="18"/>
              </w:rPr>
              <w:t>6的首选DNS</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IPv</w:t>
            </w:r>
            <w:r>
              <w:rPr>
                <w:rFonts w:ascii="Calibri" w:hAnsi="Calibri"/>
                <w:sz w:val="18"/>
                <w:szCs w:val="18"/>
              </w:rPr>
              <w:t>6_DNS2</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STRING(45)</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有</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IPv</w:t>
            </w:r>
            <w:r>
              <w:rPr>
                <w:rFonts w:ascii="Calibri" w:hAnsi="Calibri"/>
                <w:sz w:val="18"/>
                <w:szCs w:val="18"/>
              </w:rPr>
              <w:t>6的备选DNS</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IPv</w:t>
            </w:r>
            <w:r>
              <w:rPr>
                <w:rFonts w:ascii="Calibri" w:hAnsi="Calibri"/>
                <w:sz w:val="18"/>
                <w:szCs w:val="18"/>
              </w:rPr>
              <w:t>6_Prefix</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STRING(45)</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有</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IPv</w:t>
            </w:r>
            <w:r>
              <w:rPr>
                <w:rFonts w:ascii="Calibri" w:hAnsi="Calibri"/>
                <w:sz w:val="18"/>
                <w:szCs w:val="18"/>
              </w:rPr>
              <w:t>6协商前缀</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Theme="minorHAnsi" w:hAnsiTheme="minorHAnsi" w:cstheme="minorHAnsi"/>
                <w:sz w:val="18"/>
                <w:szCs w:val="18"/>
              </w:rPr>
            </w:pPr>
            <w:r>
              <w:rPr>
                <w:rFonts w:asciiTheme="minorHAnsi" w:hAnsiTheme="minorHAnsi" w:cstheme="minorHAnsi"/>
                <w:sz w:val="18"/>
                <w:szCs w:val="18"/>
              </w:rPr>
              <w:t xml:space="preserve"> NATv6Enable</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Theme="minorHAnsi" w:hAnsiTheme="minorHAnsi" w:cstheme="minorHAnsi"/>
                <w:sz w:val="18"/>
                <w:szCs w:val="18"/>
              </w:rPr>
            </w:pPr>
            <w:r>
              <w:rPr>
                <w:rFonts w:asciiTheme="minorHAnsi" w:hAnsiTheme="minorHAnsi" w:cstheme="minorHAnsi"/>
                <w:sz w:val="18"/>
                <w:szCs w:val="18"/>
              </w:rPr>
              <w:t>BOOLEAN</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Theme="minorHAnsi" w:hAnsiTheme="minorHAnsi" w:cstheme="minorHAnsi"/>
                <w:sz w:val="18"/>
                <w:szCs w:val="18"/>
              </w:rPr>
            </w:pPr>
            <w:r>
              <w:rPr>
                <w:rFonts w:asciiTheme="minorHAnsi" w:hAnsiTheme="minorHAnsi" w:cstheme="minorHAns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Theme="minorHAnsi" w:hAnsiTheme="minorHAnsi" w:cstheme="minorHAnsi"/>
                <w:sz w:val="18"/>
                <w:szCs w:val="18"/>
              </w:rPr>
            </w:pPr>
            <w:r>
              <w:rPr>
                <w:rFonts w:asciiTheme="minorHAnsi" w:hAnsiTheme="minorHAnsi" w:cstheme="minorHAns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Theme="minorHAnsi" w:hAnsiTheme="minorHAnsi" w:cstheme="minorHAnsi"/>
                <w:sz w:val="18"/>
                <w:szCs w:val="18"/>
              </w:rPr>
            </w:pPr>
            <w:r>
              <w:rPr>
                <w:rFonts w:asciiTheme="minorHAnsi" w:hAnsiTheme="minorHAnsi" w:cstheme="minorHAnsi"/>
                <w:sz w:val="18"/>
                <w:szCs w:val="18"/>
              </w:rPr>
              <w:t>NATv6功能是否启用，默认值：false</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hint="eastAsia" w:ascii="Calibri" w:hAnsi="Calibri"/>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RxBytes</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UINT64</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接收字节数</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TxBytes</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UINT64</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发送字节数</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RxPkts</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UINT64</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收包个数</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TxPkts</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UINT64</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发包个数</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IPv</w:t>
            </w:r>
            <w:r>
              <w:rPr>
                <w:rFonts w:ascii="Calibri" w:hAnsi="Calibri"/>
                <w:sz w:val="18"/>
                <w:szCs w:val="18"/>
              </w:rPr>
              <w:t>6_AddressOrigin</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STRING(32)</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X_CT-COM_IPv6IPAddressOrigin</w:t>
            </w:r>
          </w:p>
          <w:p>
            <w:pPr>
              <w:spacing w:before="156" w:after="15"/>
              <w:jc w:val="center"/>
              <w:rPr>
                <w:rFonts w:ascii="Calibri" w:hAnsi="Calibri" w:eastAsia="黑体"/>
              </w:rPr>
            </w:pPr>
            <w:r>
              <w:rPr>
                <w:rFonts w:hint="eastAsia" w:ascii="Calibri" w:hAnsi="Calibri"/>
                <w:sz w:val="18"/>
                <w:szCs w:val="18"/>
              </w:rPr>
              <w:t>地址分配机制，取值范围有：</w:t>
            </w:r>
          </w:p>
          <w:p>
            <w:pPr>
              <w:spacing w:before="156" w:after="15"/>
              <w:jc w:val="center"/>
              <w:rPr>
                <w:rFonts w:ascii="Calibri" w:hAnsi="Calibri" w:eastAsia="黑体"/>
              </w:rPr>
            </w:pPr>
            <w:r>
              <w:rPr>
                <w:rFonts w:ascii="Calibri" w:hAnsi="Calibri"/>
                <w:sz w:val="18"/>
                <w:szCs w:val="18"/>
              </w:rPr>
              <w:t>AutoConfigured</w:t>
            </w:r>
            <w:r>
              <w:rPr>
                <w:rFonts w:hint="eastAsia" w:ascii="Calibri" w:hAnsi="Calibri"/>
                <w:sz w:val="18"/>
                <w:szCs w:val="18"/>
              </w:rPr>
              <w:t>：通过RA通告自动获取</w:t>
            </w:r>
          </w:p>
          <w:p>
            <w:pPr>
              <w:spacing w:before="156" w:after="15"/>
              <w:jc w:val="center"/>
              <w:rPr>
                <w:rFonts w:ascii="Calibri" w:hAnsi="Calibri" w:eastAsia="黑体"/>
              </w:rPr>
            </w:pPr>
            <w:r>
              <w:rPr>
                <w:rFonts w:ascii="Calibri" w:hAnsi="Calibri"/>
                <w:sz w:val="18"/>
                <w:szCs w:val="18"/>
              </w:rPr>
              <w:t>DHCPv</w:t>
            </w:r>
            <w:r>
              <w:rPr>
                <w:rFonts w:hint="eastAsia" w:ascii="Calibri" w:hAnsi="Calibri"/>
                <w:sz w:val="18"/>
                <w:szCs w:val="18"/>
              </w:rPr>
              <w:t>6：默认值</w:t>
            </w:r>
          </w:p>
          <w:p>
            <w:pPr>
              <w:spacing w:before="156" w:after="15"/>
              <w:jc w:val="center"/>
              <w:rPr>
                <w:rFonts w:ascii="Calibri" w:hAnsi="Calibri" w:eastAsia="黑体"/>
              </w:rPr>
            </w:pPr>
            <w:r>
              <w:rPr>
                <w:rFonts w:ascii="Calibri" w:hAnsi="Calibri"/>
                <w:sz w:val="18"/>
                <w:szCs w:val="18"/>
              </w:rPr>
              <w:t>Static</w:t>
            </w:r>
          </w:p>
          <w:p>
            <w:pPr>
              <w:spacing w:before="156" w:after="15"/>
              <w:jc w:val="center"/>
              <w:rPr>
                <w:rFonts w:ascii="Calibri" w:hAnsi="Calibri" w:eastAsia="黑体"/>
                <w:sz w:val="18"/>
                <w:szCs w:val="18"/>
              </w:rPr>
            </w:pPr>
            <w:r>
              <w:rPr>
                <w:rFonts w:ascii="Calibri" w:hAnsi="Calibri"/>
                <w:sz w:val="18"/>
                <w:szCs w:val="18"/>
              </w:rPr>
              <w:t>None</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IPv</w:t>
            </w:r>
            <w:r>
              <w:rPr>
                <w:rFonts w:ascii="Calibri" w:hAnsi="Calibri"/>
                <w:sz w:val="18"/>
                <w:szCs w:val="18"/>
              </w:rPr>
              <w:t>6_PrefixOrigin</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w:t>
            </w:r>
            <w:r>
              <w:t>(32)</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X_CT-COM_IPv6PrefixOrigin</w:t>
            </w:r>
          </w:p>
          <w:p>
            <w:pPr>
              <w:spacing w:before="156" w:after="15"/>
              <w:jc w:val="center"/>
              <w:rPr>
                <w:rFonts w:ascii="Calibri" w:hAnsi="Calibri" w:eastAsia="黑体"/>
              </w:rPr>
            </w:pPr>
            <w:r>
              <w:rPr>
                <w:rFonts w:hint="eastAsia" w:ascii="Calibri" w:hAnsi="Calibri"/>
                <w:sz w:val="18"/>
                <w:szCs w:val="18"/>
              </w:rPr>
              <w:t>前缀地址分配机制：</w:t>
            </w:r>
          </w:p>
          <w:p>
            <w:pPr>
              <w:spacing w:before="156" w:after="15"/>
              <w:jc w:val="center"/>
              <w:rPr>
                <w:rFonts w:ascii="Calibri" w:hAnsi="Calibri" w:eastAsia="黑体"/>
              </w:rPr>
            </w:pPr>
            <w:r>
              <w:rPr>
                <w:rFonts w:ascii="Calibri" w:hAnsi="Calibri"/>
                <w:sz w:val="18"/>
                <w:szCs w:val="18"/>
              </w:rPr>
              <w:t>PrefixDelegation</w:t>
            </w:r>
            <w:r>
              <w:rPr>
                <w:rFonts w:hint="eastAsia" w:ascii="Calibri" w:hAnsi="Calibri"/>
                <w:sz w:val="18"/>
                <w:szCs w:val="18"/>
              </w:rPr>
              <w:t>：默认值;</w:t>
            </w:r>
          </w:p>
          <w:p>
            <w:pPr>
              <w:spacing w:before="156" w:after="15"/>
              <w:jc w:val="center"/>
              <w:rPr>
                <w:rFonts w:ascii="Calibri" w:hAnsi="Calibri" w:eastAsia="黑体"/>
              </w:rPr>
            </w:pPr>
            <w:r>
              <w:rPr>
                <w:rFonts w:ascii="Calibri" w:hAnsi="Calibri"/>
                <w:sz w:val="18"/>
                <w:szCs w:val="18"/>
              </w:rPr>
              <w:t>Static</w:t>
            </w:r>
          </w:p>
          <w:p>
            <w:pPr>
              <w:spacing w:before="156" w:after="15"/>
              <w:jc w:val="center"/>
              <w:rPr>
                <w:rFonts w:ascii="Calibri" w:hAnsi="Calibri" w:eastAsia="黑体"/>
                <w:sz w:val="18"/>
                <w:szCs w:val="18"/>
              </w:rPr>
            </w:pPr>
            <w:r>
              <w:rPr>
                <w:rFonts w:ascii="Calibri" w:hAnsi="Calibri"/>
                <w:sz w:val="18"/>
                <w:szCs w:val="18"/>
              </w:rPr>
              <w:t>None</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hint="eastAsia" w:ascii="Calibri" w:hAnsi="Calibri"/>
                <w:sz w:val="18"/>
                <w:szCs w:val="18"/>
              </w:rPr>
              <w:t>IPv</w:t>
            </w:r>
            <w:r>
              <w:rPr>
                <w:rFonts w:ascii="Calibri" w:hAnsi="Calibri"/>
                <w:sz w:val="18"/>
                <w:szCs w:val="18"/>
              </w:rPr>
              <w:t>6_PrefixPltime</w:t>
            </w:r>
          </w:p>
        </w:tc>
        <w:tc>
          <w:tcPr>
            <w:tcW w:w="1275" w:type="dxa"/>
            <w:tcBorders>
              <w:top w:val="single" w:color="auto" w:sz="4" w:space="0"/>
              <w:left w:val="single" w:color="auto" w:sz="4" w:space="0"/>
              <w:bottom w:val="single" w:color="auto" w:sz="4" w:space="0"/>
              <w:right w:val="single" w:color="auto" w:sz="4" w:space="0"/>
            </w:tcBorders>
          </w:tcPr>
          <w:p>
            <w:pPr>
              <w:wordWrap w:val="0"/>
              <w:overflowPunct w:val="0"/>
              <w:autoSpaceDE w:val="0"/>
              <w:autoSpaceDN w:val="0"/>
              <w:spacing w:before="156" w:beforeLines="50" w:after="15"/>
              <w:jc w:val="center"/>
              <w:textAlignment w:val="baseline"/>
              <w:outlineLvl w:val="3"/>
              <w:rPr>
                <w:rFonts w:ascii="Calibri" w:hAnsi="Calibri"/>
                <w:sz w:val="18"/>
                <w:szCs w:val="18"/>
              </w:rPr>
            </w:pPr>
            <w:r>
              <w:rPr>
                <w:rFonts w:ascii="Calibri" w:hAnsi="Calibri"/>
                <w:sz w:val="18"/>
                <w:szCs w:val="18"/>
              </w:rPr>
              <w:t>UINT32</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wordWrap w:val="0"/>
              <w:overflowPunct w:val="0"/>
              <w:autoSpaceDE w:val="0"/>
              <w:autoSpaceDN w:val="0"/>
              <w:spacing w:before="156" w:beforeLines="50" w:after="15"/>
              <w:jc w:val="center"/>
              <w:textAlignment w:val="baseline"/>
              <w:outlineLvl w:val="3"/>
              <w:rPr>
                <w:rFonts w:ascii="Calibri" w:hAnsi="Calibri"/>
                <w:sz w:val="18"/>
                <w:szCs w:val="18"/>
              </w:rPr>
            </w:pPr>
            <w:r>
              <w:rPr>
                <w:rFonts w:hint="eastAsia"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wordWrap w:val="0"/>
              <w:overflowPunct w:val="0"/>
              <w:autoSpaceDE w:val="0"/>
              <w:autoSpaceDN w:val="0"/>
              <w:spacing w:before="156" w:beforeLines="50" w:after="15"/>
              <w:jc w:val="center"/>
              <w:textAlignment w:val="baseline"/>
              <w:outlineLvl w:val="3"/>
              <w:rPr>
                <w:rFonts w:ascii="Calibri" w:hAnsi="Calibri"/>
                <w:sz w:val="18"/>
                <w:szCs w:val="18"/>
              </w:rPr>
            </w:pPr>
            <w:r>
              <w:rPr>
                <w:rFonts w:ascii="Calibri" w:hAnsi="Calibri"/>
                <w:sz w:val="18"/>
                <w:szCs w:val="18"/>
              </w:rPr>
              <w:t>X_CT-COM_IPv6PrefixPltime</w:t>
            </w:r>
          </w:p>
          <w:p>
            <w:pPr>
              <w:spacing w:before="156" w:after="15"/>
              <w:jc w:val="center"/>
              <w:rPr>
                <w:rFonts w:ascii="Calibri" w:hAnsi="Calibri" w:eastAsia="黑体"/>
                <w:sz w:val="18"/>
                <w:szCs w:val="18"/>
              </w:rPr>
            </w:pPr>
            <w:r>
              <w:rPr>
                <w:rFonts w:hint="eastAsia" w:ascii="Calibri" w:hAnsi="Calibri"/>
                <w:sz w:val="18"/>
                <w:szCs w:val="18"/>
              </w:rPr>
              <w:t>公告前缀的</w:t>
            </w:r>
            <w:r>
              <w:rPr>
                <w:rFonts w:ascii="Calibri" w:hAnsi="Calibri"/>
                <w:sz w:val="18"/>
                <w:szCs w:val="18"/>
              </w:rPr>
              <w:t>preferred lifetime</w:t>
            </w:r>
            <w:r>
              <w:rPr>
                <w:rFonts w:hint="eastAsia" w:ascii="Calibri" w:hAnsi="Calibri"/>
                <w:sz w:val="18"/>
                <w:szCs w:val="18"/>
              </w:rPr>
              <w:t>，单位：秒</w:t>
            </w:r>
          </w:p>
        </w:tc>
        <w:tc>
          <w:tcPr>
            <w:tcW w:w="992" w:type="dxa"/>
            <w:tcBorders>
              <w:top w:val="single" w:color="auto" w:sz="4" w:space="0"/>
              <w:left w:val="single" w:color="auto" w:sz="4" w:space="0"/>
              <w:bottom w:val="single" w:color="auto" w:sz="4" w:space="0"/>
              <w:right w:val="single" w:color="auto" w:sz="4" w:space="0"/>
            </w:tcBorders>
          </w:tcPr>
          <w:p>
            <w:pPr>
              <w:wordWrap w:val="0"/>
              <w:overflowPunct w:val="0"/>
              <w:autoSpaceDE w:val="0"/>
              <w:autoSpaceDN w:val="0"/>
              <w:spacing w:before="156" w:beforeLines="50" w:after="15"/>
              <w:jc w:val="center"/>
              <w:textAlignment w:val="baseline"/>
              <w:outlineLvl w:val="3"/>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hint="eastAsia" w:ascii="Calibri" w:hAnsi="Calibri"/>
                <w:sz w:val="18"/>
                <w:szCs w:val="18"/>
              </w:rPr>
              <w:t>IPv</w:t>
            </w:r>
            <w:r>
              <w:rPr>
                <w:rFonts w:ascii="Calibri" w:hAnsi="Calibri"/>
                <w:sz w:val="18"/>
                <w:szCs w:val="18"/>
              </w:rPr>
              <w:t>6_PrefixVltime</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ascii="Calibri" w:hAnsi="Calibri"/>
                <w:sz w:val="18"/>
                <w:szCs w:val="18"/>
              </w:rPr>
              <w:t>UINT32</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hint="eastAsia"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ascii="Calibri" w:hAnsi="Calibri"/>
                <w:sz w:val="18"/>
                <w:szCs w:val="18"/>
              </w:rPr>
              <w:t>X_CT-COM_IPv6PrefixVltime</w:t>
            </w:r>
          </w:p>
          <w:p>
            <w:pPr>
              <w:spacing w:before="156" w:after="15"/>
              <w:jc w:val="center"/>
              <w:rPr>
                <w:rFonts w:ascii="Calibri" w:hAnsi="Calibri" w:eastAsia="黑体"/>
                <w:sz w:val="18"/>
                <w:szCs w:val="18"/>
              </w:rPr>
            </w:pPr>
            <w:r>
              <w:rPr>
                <w:rFonts w:hint="eastAsia" w:ascii="Calibri" w:hAnsi="Calibri"/>
                <w:sz w:val="18"/>
                <w:szCs w:val="18"/>
              </w:rPr>
              <w:t>公告前缀的</w:t>
            </w:r>
            <w:r>
              <w:rPr>
                <w:rFonts w:ascii="Calibri" w:hAnsi="Calibri"/>
                <w:sz w:val="18"/>
                <w:szCs w:val="18"/>
              </w:rPr>
              <w:t>valid lifetime</w:t>
            </w:r>
            <w:r>
              <w:rPr>
                <w:rFonts w:hint="eastAsia" w:ascii="Calibri" w:hAnsi="Calibri"/>
                <w:sz w:val="18"/>
                <w:szCs w:val="18"/>
              </w:rPr>
              <w:t>，单位：秒</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DSLite_Enable</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BOOLEAN</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是否启用</w:t>
            </w:r>
            <w:r>
              <w:rPr>
                <w:rFonts w:ascii="Calibri" w:hAnsi="Calibri"/>
                <w:sz w:val="18"/>
                <w:szCs w:val="18"/>
              </w:rPr>
              <w:t>DS-lite</w:t>
            </w:r>
            <w:r>
              <w:rPr>
                <w:rFonts w:hint="eastAsia" w:ascii="Calibri" w:hAnsi="Calibri"/>
                <w:sz w:val="18"/>
                <w:szCs w:val="18"/>
              </w:rPr>
              <w:t>功能，缺省值：false</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DSLite_AftrMode</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BYTE</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AFTR</w:t>
            </w:r>
            <w:r>
              <w:rPr>
                <w:rFonts w:hint="eastAsia" w:ascii="Calibri" w:hAnsi="Calibri"/>
                <w:sz w:val="18"/>
                <w:szCs w:val="18"/>
              </w:rPr>
              <w:t>配置模式，0：为自动获取方式。1：为配置方式，缺省值：0</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DSLite_Aftr</w:t>
            </w: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STRING(63)</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ascii="Calibri" w:hAnsi="Calibri"/>
                <w:sz w:val="18"/>
                <w:szCs w:val="18"/>
              </w:rPr>
              <w:t>read</w:t>
            </w: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无</w:t>
            </w: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当X_CT-COM_</w:t>
            </w:r>
            <w:r>
              <w:rPr>
                <w:rFonts w:ascii="Calibri" w:hAnsi="Calibri"/>
                <w:sz w:val="18"/>
                <w:szCs w:val="18"/>
              </w:rPr>
              <w:t>A</w:t>
            </w:r>
            <w:r>
              <w:rPr>
                <w:rFonts w:hint="eastAsia" w:ascii="Calibri" w:hAnsi="Calibri"/>
                <w:sz w:val="18"/>
                <w:szCs w:val="18"/>
              </w:rPr>
              <w:t>ftrMode值为1时，需要配置的AFTR地址。可为域名方式或者IP地址方式。</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p>
        </w:tc>
        <w:tc>
          <w:tcPr>
            <w:tcW w:w="1275"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p>
        </w:tc>
        <w:tc>
          <w:tcPr>
            <w:tcW w:w="851"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p>
        </w:tc>
        <w:tc>
          <w:tcPr>
            <w:tcW w:w="3260"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p>
        </w:tc>
      </w:tr>
    </w:tbl>
    <w:p>
      <w:pPr>
        <w:spacing w:after="15"/>
      </w:pPr>
    </w:p>
    <w:p>
      <w:pPr>
        <w:pStyle w:val="147"/>
        <w:spacing w:beforeLines="0" w:afterLines="0"/>
      </w:pPr>
      <w:r>
        <w:rPr>
          <w:rFonts w:hint="eastAsia"/>
          <w:b/>
        </w:rPr>
        <w:t>com.ctc.igd1.WANConnectionDb</w:t>
      </w:r>
    </w:p>
    <w:p>
      <w:pPr>
        <w:spacing w:after="15"/>
      </w:pPr>
    </w:p>
    <w:p>
      <w:pPr>
        <w:spacing w:before="240" w:after="15"/>
        <w:ind w:left="420" w:hanging="420" w:hangingChars="199"/>
        <w:rPr>
          <w:b/>
        </w:rPr>
      </w:pPr>
      <w:r>
        <w:rPr>
          <w:rFonts w:hint="eastAsia"/>
          <w:b/>
        </w:rPr>
        <w:t>方法</w:t>
      </w:r>
    </w:p>
    <w:p>
      <w:pPr>
        <w:pStyle w:val="345"/>
        <w:numPr>
          <w:ilvl w:val="0"/>
          <w:numId w:val="129"/>
        </w:numPr>
        <w:ind w:firstLineChars="0"/>
      </w:pPr>
      <w:r>
        <w:t>GetWANConnByName(IN STRING name, OUT OBJECT_PATH path, OUT UINT32 result，OUT STRING errdesc);</w:t>
      </w:r>
    </w:p>
    <w:p>
      <w:pPr>
        <w:spacing w:after="15"/>
        <w:ind w:left="420"/>
      </w:pPr>
      <w:r>
        <w:t>根据WAN接口名字（对应com.ctc.idg1.WANConnectionInfo中的</w:t>
      </w:r>
      <w:r>
        <w:rPr>
          <w:szCs w:val="21"/>
        </w:rPr>
        <w:t>WANName属性</w:t>
      </w:r>
      <w:r>
        <w:t>）获取对应WANConnectionInfo对象的路径，索引用于查询连接详细信息，对应QUEYR_WAN_INFO接口</w:t>
      </w:r>
    </w:p>
    <w:p>
      <w:pPr>
        <w:spacing w:after="15"/>
        <w:ind w:left="420"/>
      </w:pPr>
      <w:r>
        <w:t>result：0（成功）/1（失败）。</w:t>
      </w:r>
    </w:p>
    <w:p>
      <w:pPr>
        <w:spacing w:after="15"/>
        <w:ind w:left="420"/>
      </w:pPr>
      <w:r>
        <w:t>errdesc：若为NULL或者函数成功，则不用管；若传入的值不为NULL，则在方法失败的时候填充上失败原因。</w:t>
      </w:r>
    </w:p>
    <w:p>
      <w:pPr>
        <w:spacing w:after="15"/>
      </w:pPr>
    </w:p>
    <w:p>
      <w:pPr>
        <w:pStyle w:val="345"/>
        <w:numPr>
          <w:ilvl w:val="0"/>
          <w:numId w:val="129"/>
        </w:numPr>
        <w:ind w:firstLineChars="0"/>
      </w:pPr>
      <w:r>
        <w:t>GetInternetConnIndex(OUT OBJECT_PATH path, OUT UINT32 result，OUT STRING errdesc);</w:t>
      </w:r>
    </w:p>
    <w:p>
      <w:pPr>
        <w:spacing w:after="15"/>
        <w:ind w:left="420"/>
      </w:pPr>
      <w:r>
        <w:t>获取Internet</w:t>
      </w:r>
      <w:r>
        <w:rPr>
          <w:rFonts w:hint="eastAsia"/>
        </w:rPr>
        <w:t>路由正常上网</w:t>
      </w:r>
      <w:r>
        <w:t>连接的对象路径（根据com.ctc.idg1.WANConnectionInfo中的</w:t>
      </w:r>
      <w:r>
        <w:rPr>
          <w:szCs w:val="21"/>
        </w:rPr>
        <w:t xml:space="preserve"> ServiceList返回对应的Internet</w:t>
      </w:r>
      <w:r>
        <w:rPr>
          <w:rFonts w:hint="eastAsia"/>
          <w:szCs w:val="21"/>
        </w:rPr>
        <w:t>路由正常上网</w:t>
      </w:r>
      <w:r>
        <w:rPr>
          <w:szCs w:val="21"/>
        </w:rPr>
        <w:t>连接对应的</w:t>
      </w:r>
      <w:r>
        <w:t>com.ctc.idg1.WANConnectionInfo路径）</w:t>
      </w:r>
    </w:p>
    <w:p>
      <w:pPr>
        <w:spacing w:after="15"/>
        <w:ind w:left="420"/>
      </w:pPr>
      <w:r>
        <w:t>result： 0（成功）/1（失败）</w:t>
      </w:r>
    </w:p>
    <w:p>
      <w:pPr>
        <w:spacing w:after="15"/>
        <w:ind w:left="420"/>
      </w:pPr>
      <w:r>
        <w:t>errdesc：若传入的值不为NULL，则在方法失败的时候填充上失败原因。</w:t>
      </w:r>
    </w:p>
    <w:p>
      <w:pPr>
        <w:spacing w:after="15"/>
      </w:pPr>
    </w:p>
    <w:p>
      <w:pPr>
        <w:pStyle w:val="147"/>
        <w:spacing w:beforeLines="0" w:afterLines="0"/>
        <w:rPr>
          <w:b/>
        </w:rPr>
      </w:pPr>
      <w:r>
        <w:rPr>
          <w:b/>
        </w:rPr>
        <w:t>com.ctc.igd1.WiFiInfo</w:t>
      </w:r>
    </w:p>
    <w:p>
      <w:pPr>
        <w:spacing w:before="240" w:after="15"/>
        <w:ind w:left="420" w:leftChars="200"/>
        <w:rPr>
          <w:b/>
        </w:rPr>
      </w:pPr>
      <w:r>
        <w:rPr>
          <w:rFonts w:hint="eastAsia"/>
          <w:b/>
        </w:rPr>
        <w:t>属性</w:t>
      </w:r>
    </w:p>
    <w:tbl>
      <w:tblPr>
        <w:tblStyle w:val="66"/>
        <w:tblW w:w="80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134"/>
        <w:gridCol w:w="992"/>
        <w:gridCol w:w="1134"/>
        <w:gridCol w:w="2410"/>
        <w:gridCol w:w="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属性名</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类型</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权限</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变更通知</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备注</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版本</w:t>
            </w:r>
            <w:r>
              <w:rPr>
                <w:rFonts w:ascii="Calibri" w:hAnsi="Calibri"/>
                <w:sz w:val="18"/>
                <w:szCs w:val="18"/>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Enable2G</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BOOLEAN</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r</w:t>
            </w:r>
            <w:r>
              <w:rPr>
                <w:rFonts w:ascii="Calibri" w:hAnsi="Calibri"/>
                <w:sz w:val="18"/>
                <w:szCs w:val="18"/>
              </w:rPr>
              <w:t>ead</w:t>
            </w:r>
            <w:r>
              <w:rPr>
                <w:rFonts w:hint="eastAsia" w:ascii="Calibri" w:hAnsi="Calibri"/>
                <w:sz w:val="18"/>
                <w:szCs w:val="18"/>
              </w:rPr>
              <w:t>write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有</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是否启用</w:t>
            </w:r>
            <w:r>
              <w:rPr>
                <w:rFonts w:hint="eastAsia" w:ascii="Calibri" w:hAnsi="Calibri"/>
                <w:sz w:val="18"/>
                <w:szCs w:val="18"/>
              </w:rPr>
              <w:t>2</w:t>
            </w:r>
            <w:r>
              <w:rPr>
                <w:rFonts w:ascii="Calibri" w:hAnsi="Calibri"/>
                <w:sz w:val="18"/>
                <w:szCs w:val="18"/>
              </w:rPr>
              <w:t>.4无线模块（</w:t>
            </w:r>
            <w:r>
              <w:rPr>
                <w:rFonts w:hint="eastAsia" w:ascii="Calibri" w:hAnsi="Calibri"/>
                <w:sz w:val="18"/>
                <w:szCs w:val="18"/>
              </w:rPr>
              <w:t>false</w:t>
            </w:r>
            <w:r>
              <w:rPr>
                <w:rFonts w:ascii="Calibri" w:hAnsi="Calibri"/>
                <w:sz w:val="18"/>
                <w:szCs w:val="18"/>
              </w:rPr>
              <w:t>表示未启用，</w:t>
            </w:r>
            <w:r>
              <w:rPr>
                <w:rFonts w:hint="eastAsia" w:ascii="Calibri" w:hAnsi="Calibri"/>
                <w:sz w:val="18"/>
                <w:szCs w:val="18"/>
              </w:rPr>
              <w:t>true</w:t>
            </w:r>
            <w:r>
              <w:rPr>
                <w:rFonts w:ascii="Calibri" w:hAnsi="Calibri"/>
                <w:sz w:val="18"/>
                <w:szCs w:val="18"/>
              </w:rPr>
              <w:t>表示启用）</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Enable5G</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BOOLEAN</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r</w:t>
            </w:r>
            <w:r>
              <w:rPr>
                <w:rFonts w:ascii="Calibri" w:hAnsi="Calibri"/>
                <w:sz w:val="18"/>
                <w:szCs w:val="18"/>
              </w:rPr>
              <w:t>ead</w:t>
            </w:r>
            <w:r>
              <w:rPr>
                <w:rFonts w:hint="eastAsia" w:ascii="Calibri" w:hAnsi="Calibri"/>
                <w:sz w:val="18"/>
                <w:szCs w:val="18"/>
              </w:rPr>
              <w:t>write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有</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是否启用</w:t>
            </w:r>
            <w:r>
              <w:rPr>
                <w:rFonts w:hint="eastAsia" w:ascii="Calibri" w:hAnsi="Calibri"/>
                <w:sz w:val="18"/>
                <w:szCs w:val="18"/>
              </w:rPr>
              <w:t>5</w:t>
            </w:r>
            <w:r>
              <w:rPr>
                <w:rFonts w:ascii="Calibri" w:hAnsi="Calibri"/>
                <w:sz w:val="18"/>
                <w:szCs w:val="18"/>
              </w:rPr>
              <w:t>G无线模块（</w:t>
            </w:r>
            <w:r>
              <w:rPr>
                <w:rFonts w:hint="eastAsia" w:ascii="Calibri" w:hAnsi="Calibri"/>
                <w:sz w:val="18"/>
                <w:szCs w:val="18"/>
              </w:rPr>
              <w:t>false</w:t>
            </w:r>
            <w:r>
              <w:rPr>
                <w:rFonts w:ascii="Calibri" w:hAnsi="Calibri"/>
                <w:sz w:val="18"/>
                <w:szCs w:val="18"/>
              </w:rPr>
              <w:t>表示未启用，</w:t>
            </w:r>
            <w:r>
              <w:rPr>
                <w:rFonts w:hint="eastAsia" w:ascii="Calibri" w:hAnsi="Calibri"/>
                <w:sz w:val="18"/>
                <w:szCs w:val="18"/>
              </w:rPr>
              <w:t>true</w:t>
            </w:r>
            <w:r>
              <w:rPr>
                <w:rFonts w:ascii="Calibri" w:hAnsi="Calibri"/>
                <w:sz w:val="18"/>
                <w:szCs w:val="18"/>
              </w:rPr>
              <w:t>表示启用）</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WiFiMode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STRING(63)</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WiFi模式：802.11a /802.11g/802.11n/802.11ac/802.11ax</w:t>
            </w:r>
            <w:r>
              <w:rPr>
                <w:rFonts w:hint="eastAsia" w:ascii="Calibri" w:hAnsi="Calibri"/>
                <w:sz w:val="18"/>
                <w:szCs w:val="18"/>
              </w:rPr>
              <w:t>（要求列出网关支持的所有WiFi模式，以/分割）同NetWorkInfo属性</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DualBand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BOOLEAN</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是否支持双频段WiFi：true表示支持，false表示不支持</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SameSSIDStatus</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BOOLEAN</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有</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是否开启SameSSID</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RxBytes</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UINT64</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接收字节数</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RxPkts</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UINT64</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收包个数</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RxErrorPkts</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UINT64</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发送错误包个数</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RxDropPkts</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UINT64</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发送丢包个数</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TxBytes</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UINT64</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发送字节数</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TxPkts</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UINT64</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发包个数</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TxErrorPkts</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UINT64</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发送错误包个数</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TxDropPkts</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UINT64</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发送丢包个数</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w:t>
            </w:r>
            <w:r>
              <w:rPr>
                <w:rFonts w:hint="eastAsia" w:ascii="Calibri" w:hAnsi="Calibri"/>
                <w:sz w:val="18"/>
                <w:szCs w:val="18"/>
              </w:rPr>
              <w:t>ate</w:t>
            </w:r>
            <w:r>
              <w:rPr>
                <w:rFonts w:ascii="Calibri" w:hAnsi="Calibri"/>
                <w:sz w:val="18"/>
                <w:szCs w:val="18"/>
              </w:rPr>
              <w:t>P</w:t>
            </w:r>
            <w:r>
              <w:rPr>
                <w:rFonts w:hint="eastAsia" w:ascii="Calibri" w:hAnsi="Calibri"/>
                <w:sz w:val="18"/>
                <w:szCs w:val="18"/>
              </w:rPr>
              <w:t>riority</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BOOLEAN</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readwrite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有</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2.4G WiFi速率优先模式开启true/关闭false，默认false</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w:t>
            </w:r>
            <w:r>
              <w:rPr>
                <w:rFonts w:hint="eastAsia" w:ascii="Calibri" w:hAnsi="Calibri"/>
                <w:sz w:val="18"/>
                <w:szCs w:val="18"/>
              </w:rPr>
              <w:t>ate</w:t>
            </w:r>
            <w:r>
              <w:rPr>
                <w:rFonts w:ascii="Calibri" w:hAnsi="Calibri"/>
                <w:sz w:val="18"/>
                <w:szCs w:val="18"/>
              </w:rPr>
              <w:t>P</w:t>
            </w:r>
            <w:r>
              <w:rPr>
                <w:rFonts w:hint="eastAsia" w:ascii="Calibri" w:hAnsi="Calibri"/>
                <w:sz w:val="18"/>
                <w:szCs w:val="18"/>
              </w:rPr>
              <w:t>riority5G</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BOOLEAN</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readwrite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有</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5G WiFi速率优先模式开启true/关闭false，默认false</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Channel</w:t>
            </w:r>
            <w:r>
              <w:rPr>
                <w:rFonts w:ascii="Calibri" w:hAnsi="Calibri"/>
                <w:sz w:val="18"/>
                <w:szCs w:val="18"/>
              </w:rPr>
              <w:t>ScanStatus</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BYTE</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readwrite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有</w:t>
            </w:r>
          </w:p>
        </w:tc>
        <w:tc>
          <w:tcPr>
            <w:tcW w:w="2410" w:type="dxa"/>
            <w:tcBorders>
              <w:top w:val="single" w:color="auto" w:sz="4" w:space="0"/>
              <w:left w:val="single" w:color="auto" w:sz="4" w:space="0"/>
              <w:bottom w:val="single" w:color="auto" w:sz="4" w:space="0"/>
              <w:right w:val="single" w:color="auto" w:sz="4" w:space="0"/>
            </w:tcBorders>
          </w:tcPr>
          <w:p>
            <w:pPr>
              <w:spacing w:after="15"/>
              <w:jc w:val="left"/>
              <w:rPr>
                <w:rFonts w:ascii="Calibri" w:hAnsi="Calibri"/>
                <w:sz w:val="18"/>
                <w:szCs w:val="18"/>
              </w:rPr>
            </w:pPr>
            <w:r>
              <w:rPr>
                <w:rFonts w:hint="eastAsia" w:ascii="Calibri" w:hAnsi="Calibri"/>
                <w:sz w:val="18"/>
                <w:szCs w:val="18"/>
              </w:rPr>
              <w:t>0:</w:t>
            </w:r>
            <w:r>
              <w:rPr>
                <w:rFonts w:ascii="Calibri" w:hAnsi="Calibri"/>
                <w:sz w:val="18"/>
                <w:szCs w:val="18"/>
              </w:rPr>
              <w:t>2.4G信道质量</w:t>
            </w:r>
            <w:r>
              <w:rPr>
                <w:rFonts w:hint="eastAsia" w:ascii="Calibri" w:hAnsi="Calibri"/>
                <w:sz w:val="18"/>
                <w:szCs w:val="18"/>
              </w:rPr>
              <w:t>扫描未</w:t>
            </w:r>
            <w:r>
              <w:rPr>
                <w:rFonts w:ascii="Calibri" w:hAnsi="Calibri"/>
                <w:sz w:val="18"/>
                <w:szCs w:val="18"/>
              </w:rPr>
              <w:t>开始或未完成</w:t>
            </w:r>
          </w:p>
          <w:p>
            <w:pPr>
              <w:spacing w:after="15"/>
              <w:jc w:val="left"/>
              <w:rPr>
                <w:rFonts w:ascii="Calibri" w:hAnsi="Calibri"/>
                <w:sz w:val="18"/>
                <w:szCs w:val="18"/>
              </w:rPr>
            </w:pPr>
            <w:r>
              <w:rPr>
                <w:rFonts w:hint="eastAsia" w:ascii="Calibri" w:hAnsi="Calibri"/>
                <w:sz w:val="18"/>
                <w:szCs w:val="18"/>
              </w:rPr>
              <w:t>1：2.4</w:t>
            </w:r>
            <w:r>
              <w:rPr>
                <w:rFonts w:ascii="Calibri" w:hAnsi="Calibri"/>
                <w:sz w:val="18"/>
                <w:szCs w:val="18"/>
              </w:rPr>
              <w:t>G</w:t>
            </w:r>
            <w:r>
              <w:rPr>
                <w:rFonts w:hint="eastAsia" w:ascii="Calibri" w:hAnsi="Calibri"/>
                <w:sz w:val="18"/>
                <w:szCs w:val="18"/>
              </w:rPr>
              <w:t>信道</w:t>
            </w:r>
            <w:r>
              <w:rPr>
                <w:rFonts w:ascii="Calibri" w:hAnsi="Calibri"/>
                <w:sz w:val="18"/>
                <w:szCs w:val="18"/>
              </w:rPr>
              <w:t>质量</w:t>
            </w:r>
            <w:r>
              <w:rPr>
                <w:rFonts w:hint="eastAsia" w:ascii="Calibri" w:hAnsi="Calibri"/>
                <w:sz w:val="18"/>
                <w:szCs w:val="18"/>
              </w:rPr>
              <w:t>扫描</w:t>
            </w:r>
            <w:r>
              <w:rPr>
                <w:rFonts w:ascii="Calibri" w:hAnsi="Calibri"/>
                <w:sz w:val="18"/>
                <w:szCs w:val="18"/>
              </w:rPr>
              <w:t>完成</w:t>
            </w:r>
          </w:p>
          <w:p>
            <w:pPr>
              <w:spacing w:after="15"/>
              <w:jc w:val="left"/>
              <w:rPr>
                <w:rFonts w:ascii="Calibri" w:hAnsi="Calibri"/>
                <w:sz w:val="18"/>
                <w:szCs w:val="18"/>
              </w:rPr>
            </w:pPr>
            <w:r>
              <w:rPr>
                <w:rFonts w:hint="eastAsia" w:ascii="Calibri" w:hAnsi="Calibri"/>
                <w:sz w:val="18"/>
                <w:szCs w:val="18"/>
              </w:rPr>
              <w:t>缺省值</w:t>
            </w:r>
            <w:r>
              <w:rPr>
                <w:rFonts w:ascii="Calibri" w:hAnsi="Calibri"/>
                <w:sz w:val="18"/>
                <w:szCs w:val="18"/>
              </w:rPr>
              <w:t>为</w:t>
            </w:r>
            <w:r>
              <w:rPr>
                <w:rFonts w:hint="eastAsia" w:ascii="Calibri" w:hAnsi="Calibri"/>
                <w:sz w:val="18"/>
                <w:szCs w:val="18"/>
              </w:rPr>
              <w:t>0，</w:t>
            </w:r>
            <w:r>
              <w:rPr>
                <w:rFonts w:ascii="Calibri" w:hAnsi="Calibri"/>
                <w:sz w:val="18"/>
                <w:szCs w:val="18"/>
              </w:rPr>
              <w:t>当插件</w:t>
            </w:r>
            <w:r>
              <w:rPr>
                <w:rFonts w:hint="eastAsia" w:ascii="Calibri" w:hAnsi="Calibri"/>
                <w:sz w:val="18"/>
                <w:szCs w:val="18"/>
              </w:rPr>
              <w:t>（或APP）</w:t>
            </w:r>
            <w:r>
              <w:rPr>
                <w:rFonts w:ascii="Calibri" w:hAnsi="Calibri"/>
                <w:sz w:val="18"/>
                <w:szCs w:val="18"/>
              </w:rPr>
              <w:t>调用ChannelCollectionRequest()</w:t>
            </w:r>
            <w:r>
              <w:rPr>
                <w:rFonts w:hint="eastAsia" w:ascii="Calibri" w:hAnsi="Calibri"/>
                <w:sz w:val="18"/>
                <w:szCs w:val="18"/>
              </w:rPr>
              <w:t>，网关开始扫描，扫描完成以后网关将该值设置为1。</w:t>
            </w:r>
            <w:r>
              <w:rPr>
                <w:rFonts w:ascii="Calibri" w:hAnsi="Calibri"/>
                <w:sz w:val="18"/>
                <w:szCs w:val="18"/>
              </w:rPr>
              <w:t>此时插件</w:t>
            </w:r>
            <w:r>
              <w:rPr>
                <w:rFonts w:hint="eastAsia" w:ascii="Calibri" w:hAnsi="Calibri"/>
                <w:sz w:val="18"/>
                <w:szCs w:val="18"/>
              </w:rPr>
              <w:t>（或APP）来</w:t>
            </w:r>
            <w:r>
              <w:rPr>
                <w:rFonts w:ascii="Calibri" w:hAnsi="Calibri"/>
                <w:sz w:val="18"/>
                <w:szCs w:val="18"/>
              </w:rPr>
              <w:t>读取ChannelScanScore</w:t>
            </w:r>
            <w:r>
              <w:rPr>
                <w:rFonts w:hint="eastAsia" w:ascii="Calibri" w:hAnsi="Calibri"/>
                <w:sz w:val="18"/>
                <w:szCs w:val="18"/>
              </w:rPr>
              <w:t>的</w:t>
            </w:r>
            <w:r>
              <w:rPr>
                <w:rFonts w:ascii="Calibri" w:hAnsi="Calibri"/>
                <w:sz w:val="18"/>
                <w:szCs w:val="18"/>
              </w:rPr>
              <w:t>值</w:t>
            </w:r>
            <w:r>
              <w:rPr>
                <w:rFonts w:hint="eastAsia" w:ascii="Calibri" w:hAnsi="Calibri"/>
                <w:sz w:val="18"/>
                <w:szCs w:val="18"/>
              </w:rPr>
              <w:t>，</w:t>
            </w:r>
            <w:r>
              <w:rPr>
                <w:rFonts w:ascii="Calibri" w:hAnsi="Calibri"/>
                <w:sz w:val="18"/>
                <w:szCs w:val="18"/>
              </w:rPr>
              <w:t>读取完成以后，</w:t>
            </w:r>
            <w:r>
              <w:rPr>
                <w:rFonts w:hint="eastAsia" w:ascii="Calibri" w:hAnsi="Calibri"/>
                <w:sz w:val="18"/>
                <w:szCs w:val="18"/>
              </w:rPr>
              <w:t>由插件（或APP）</w:t>
            </w:r>
            <w:r>
              <w:rPr>
                <w:rFonts w:ascii="Calibri" w:hAnsi="Calibri"/>
                <w:sz w:val="18"/>
                <w:szCs w:val="18"/>
              </w:rPr>
              <w:t>重新把</w:t>
            </w:r>
            <w:r>
              <w:rPr>
                <w:rFonts w:hint="eastAsia" w:ascii="Calibri" w:hAnsi="Calibri"/>
                <w:sz w:val="18"/>
                <w:szCs w:val="18"/>
              </w:rPr>
              <w:t>该</w:t>
            </w:r>
            <w:r>
              <w:rPr>
                <w:rFonts w:ascii="Calibri" w:hAnsi="Calibri"/>
                <w:sz w:val="18"/>
                <w:szCs w:val="18"/>
              </w:rPr>
              <w:t>值设置为</w:t>
            </w:r>
            <w:r>
              <w:rPr>
                <w:rFonts w:hint="eastAsia" w:ascii="Calibri" w:hAnsi="Calibri"/>
                <w:sz w:val="18"/>
                <w:szCs w:val="18"/>
              </w:rPr>
              <w:t>0</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ChannelScanFinishTime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STRING（32）</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after="15"/>
              <w:jc w:val="left"/>
              <w:rPr>
                <w:rFonts w:ascii="Calibri" w:hAnsi="Calibri"/>
                <w:sz w:val="18"/>
                <w:szCs w:val="18"/>
              </w:rPr>
            </w:pPr>
            <w:r>
              <w:rPr>
                <w:rFonts w:hint="eastAsia" w:ascii="Calibri" w:hAnsi="Calibri"/>
                <w:sz w:val="18"/>
                <w:szCs w:val="18"/>
              </w:rPr>
              <w:t>最近一次2.4G信道扫描完成时间。</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Channel</w:t>
            </w:r>
            <w:r>
              <w:rPr>
                <w:rFonts w:ascii="Calibri" w:hAnsi="Calibri"/>
                <w:sz w:val="18"/>
                <w:szCs w:val="18"/>
              </w:rPr>
              <w:t>ScanScore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ARRAY</w:t>
            </w:r>
            <w:r>
              <w:rPr>
                <w:rFonts w:hint="eastAsia" w:ascii="Calibri" w:hAnsi="Calibri"/>
                <w:sz w:val="18"/>
                <w:szCs w:val="18"/>
              </w:rPr>
              <w:t>&lt;</w:t>
            </w:r>
            <w:r>
              <w:rPr>
                <w:rFonts w:ascii="Calibri" w:hAnsi="Calibri"/>
                <w:sz w:val="18"/>
                <w:szCs w:val="18"/>
              </w:rPr>
              <w:t>STRING&gt;</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after="15"/>
              <w:jc w:val="left"/>
              <w:rPr>
                <w:rFonts w:ascii="Calibri" w:hAnsi="Calibri"/>
                <w:sz w:val="18"/>
                <w:szCs w:val="18"/>
              </w:rPr>
            </w:pPr>
            <w:r>
              <w:rPr>
                <w:rFonts w:ascii="Calibri" w:hAnsi="Calibri"/>
                <w:sz w:val="18"/>
                <w:szCs w:val="18"/>
              </w:rPr>
              <w:t>2.4G信道质量</w:t>
            </w:r>
            <w:r>
              <w:rPr>
                <w:rFonts w:hint="eastAsia" w:ascii="Calibri" w:hAnsi="Calibri"/>
                <w:sz w:val="18"/>
                <w:szCs w:val="18"/>
              </w:rPr>
              <w:t>扫描结果。其中</w:t>
            </w:r>
            <w:r>
              <w:rPr>
                <w:rFonts w:ascii="Calibri" w:hAnsi="Calibri"/>
                <w:sz w:val="18"/>
                <w:szCs w:val="18"/>
              </w:rPr>
              <w:t>STRING</w:t>
            </w:r>
            <w:r>
              <w:rPr>
                <w:rFonts w:hint="eastAsia" w:ascii="Calibri" w:hAnsi="Calibri"/>
                <w:sz w:val="18"/>
                <w:szCs w:val="18"/>
              </w:rPr>
              <w:t>格式</w:t>
            </w:r>
            <w:r>
              <w:rPr>
                <w:rFonts w:ascii="Calibri" w:hAnsi="Calibri"/>
                <w:sz w:val="18"/>
                <w:szCs w:val="18"/>
              </w:rPr>
              <w:t>为“channel</w:t>
            </w:r>
            <w:r>
              <w:rPr>
                <w:rFonts w:hint="eastAsia" w:ascii="Calibri" w:hAnsi="Calibri"/>
                <w:sz w:val="18"/>
                <w:szCs w:val="18"/>
              </w:rPr>
              <w:t>:score</w:t>
            </w:r>
            <w:r>
              <w:rPr>
                <w:rFonts w:ascii="Calibri" w:hAnsi="Calibri"/>
                <w:sz w:val="18"/>
                <w:szCs w:val="18"/>
              </w:rPr>
              <w:t>”</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Channel</w:t>
            </w:r>
            <w:r>
              <w:rPr>
                <w:rFonts w:ascii="Calibri" w:hAnsi="Calibri"/>
                <w:sz w:val="18"/>
                <w:szCs w:val="18"/>
              </w:rPr>
              <w:t>ScanStatus5G</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BYTE</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readwrite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有</w:t>
            </w:r>
          </w:p>
        </w:tc>
        <w:tc>
          <w:tcPr>
            <w:tcW w:w="2410" w:type="dxa"/>
            <w:tcBorders>
              <w:top w:val="single" w:color="auto" w:sz="4" w:space="0"/>
              <w:left w:val="single" w:color="auto" w:sz="4" w:space="0"/>
              <w:bottom w:val="single" w:color="auto" w:sz="4" w:space="0"/>
              <w:right w:val="single" w:color="auto" w:sz="4" w:space="0"/>
            </w:tcBorders>
          </w:tcPr>
          <w:p>
            <w:pPr>
              <w:spacing w:after="15"/>
              <w:jc w:val="left"/>
              <w:rPr>
                <w:rFonts w:ascii="Calibri" w:hAnsi="Calibri"/>
                <w:sz w:val="18"/>
                <w:szCs w:val="18"/>
              </w:rPr>
            </w:pPr>
            <w:r>
              <w:rPr>
                <w:rFonts w:hint="eastAsia" w:ascii="Calibri" w:hAnsi="Calibri"/>
                <w:sz w:val="18"/>
                <w:szCs w:val="18"/>
              </w:rPr>
              <w:t>0:</w:t>
            </w:r>
            <w:r>
              <w:rPr>
                <w:rFonts w:ascii="Calibri" w:hAnsi="Calibri"/>
                <w:sz w:val="18"/>
                <w:szCs w:val="18"/>
              </w:rPr>
              <w:t>5G信道质量</w:t>
            </w:r>
            <w:r>
              <w:rPr>
                <w:rFonts w:hint="eastAsia" w:ascii="Calibri" w:hAnsi="Calibri"/>
                <w:sz w:val="18"/>
                <w:szCs w:val="18"/>
              </w:rPr>
              <w:t>扫描未</w:t>
            </w:r>
            <w:r>
              <w:rPr>
                <w:rFonts w:ascii="Calibri" w:hAnsi="Calibri"/>
                <w:sz w:val="18"/>
                <w:szCs w:val="18"/>
              </w:rPr>
              <w:t>开始或未完成</w:t>
            </w:r>
          </w:p>
          <w:p>
            <w:pPr>
              <w:spacing w:after="15"/>
              <w:jc w:val="left"/>
              <w:rPr>
                <w:rFonts w:ascii="Calibri" w:hAnsi="Calibri"/>
                <w:sz w:val="18"/>
                <w:szCs w:val="18"/>
              </w:rPr>
            </w:pPr>
            <w:r>
              <w:rPr>
                <w:rFonts w:hint="eastAsia" w:ascii="Calibri" w:hAnsi="Calibri"/>
                <w:sz w:val="18"/>
                <w:szCs w:val="18"/>
              </w:rPr>
              <w:t>1：5</w:t>
            </w:r>
            <w:r>
              <w:rPr>
                <w:rFonts w:ascii="Calibri" w:hAnsi="Calibri"/>
                <w:sz w:val="18"/>
                <w:szCs w:val="18"/>
              </w:rPr>
              <w:t>G</w:t>
            </w:r>
            <w:r>
              <w:rPr>
                <w:rFonts w:hint="eastAsia" w:ascii="Calibri" w:hAnsi="Calibri"/>
                <w:sz w:val="18"/>
                <w:szCs w:val="18"/>
              </w:rPr>
              <w:t>信道</w:t>
            </w:r>
            <w:r>
              <w:rPr>
                <w:rFonts w:ascii="Calibri" w:hAnsi="Calibri"/>
                <w:sz w:val="18"/>
                <w:szCs w:val="18"/>
              </w:rPr>
              <w:t>质量</w:t>
            </w:r>
            <w:r>
              <w:rPr>
                <w:rFonts w:hint="eastAsia" w:ascii="Calibri" w:hAnsi="Calibri"/>
                <w:sz w:val="18"/>
                <w:szCs w:val="18"/>
              </w:rPr>
              <w:t>扫描</w:t>
            </w:r>
            <w:r>
              <w:rPr>
                <w:rFonts w:ascii="Calibri" w:hAnsi="Calibri"/>
                <w:sz w:val="18"/>
                <w:szCs w:val="18"/>
              </w:rPr>
              <w:t>完成</w:t>
            </w:r>
          </w:p>
          <w:p>
            <w:pPr>
              <w:spacing w:after="15"/>
              <w:jc w:val="left"/>
              <w:rPr>
                <w:rFonts w:ascii="Calibri" w:hAnsi="Calibri"/>
                <w:sz w:val="18"/>
                <w:szCs w:val="18"/>
              </w:rPr>
            </w:pPr>
            <w:r>
              <w:rPr>
                <w:rFonts w:hint="eastAsia" w:ascii="Calibri" w:hAnsi="Calibri"/>
                <w:sz w:val="18"/>
                <w:szCs w:val="18"/>
              </w:rPr>
              <w:t>缺省值</w:t>
            </w:r>
            <w:r>
              <w:rPr>
                <w:rFonts w:ascii="Calibri" w:hAnsi="Calibri"/>
                <w:sz w:val="18"/>
                <w:szCs w:val="18"/>
              </w:rPr>
              <w:t>为</w:t>
            </w:r>
            <w:r>
              <w:rPr>
                <w:rFonts w:hint="eastAsia" w:ascii="Calibri" w:hAnsi="Calibri"/>
                <w:sz w:val="18"/>
                <w:szCs w:val="18"/>
              </w:rPr>
              <w:t>0，</w:t>
            </w:r>
            <w:r>
              <w:rPr>
                <w:rFonts w:ascii="Calibri" w:hAnsi="Calibri"/>
                <w:sz w:val="18"/>
                <w:szCs w:val="18"/>
              </w:rPr>
              <w:t>当插件</w:t>
            </w:r>
            <w:r>
              <w:rPr>
                <w:rFonts w:hint="eastAsia" w:ascii="Calibri" w:hAnsi="Calibri"/>
                <w:sz w:val="18"/>
                <w:szCs w:val="18"/>
              </w:rPr>
              <w:t>（或APP）</w:t>
            </w:r>
            <w:r>
              <w:rPr>
                <w:rFonts w:ascii="Calibri" w:hAnsi="Calibri"/>
                <w:sz w:val="18"/>
                <w:szCs w:val="18"/>
              </w:rPr>
              <w:t>调用</w:t>
            </w:r>
            <w:r>
              <w:rPr>
                <w:rFonts w:hint="eastAsia" w:ascii="Calibri" w:hAnsi="Calibri"/>
                <w:sz w:val="18"/>
                <w:szCs w:val="18"/>
              </w:rPr>
              <w:t>ChannelCollection</w:t>
            </w:r>
            <w:r>
              <w:rPr>
                <w:rFonts w:ascii="Calibri" w:hAnsi="Calibri"/>
                <w:sz w:val="18"/>
                <w:szCs w:val="18"/>
              </w:rPr>
              <w:t>Request</w:t>
            </w:r>
            <w:r>
              <w:rPr>
                <w:rFonts w:hint="eastAsia" w:ascii="Calibri" w:hAnsi="Calibri"/>
                <w:sz w:val="18"/>
                <w:szCs w:val="18"/>
              </w:rPr>
              <w:t>()，网关开始</w:t>
            </w:r>
            <w:r>
              <w:rPr>
                <w:rFonts w:ascii="Calibri" w:hAnsi="Calibri"/>
                <w:sz w:val="18"/>
                <w:szCs w:val="18"/>
              </w:rPr>
              <w:t>扫描，</w:t>
            </w:r>
            <w:r>
              <w:rPr>
                <w:rFonts w:hint="eastAsia" w:ascii="Calibri" w:hAnsi="Calibri"/>
                <w:sz w:val="18"/>
                <w:szCs w:val="18"/>
              </w:rPr>
              <w:t>扫描</w:t>
            </w:r>
            <w:r>
              <w:rPr>
                <w:rFonts w:ascii="Calibri" w:hAnsi="Calibri"/>
                <w:sz w:val="18"/>
                <w:szCs w:val="18"/>
              </w:rPr>
              <w:t>完成以后</w:t>
            </w:r>
            <w:r>
              <w:rPr>
                <w:rFonts w:hint="eastAsia" w:ascii="Calibri" w:hAnsi="Calibri"/>
                <w:sz w:val="18"/>
                <w:szCs w:val="18"/>
              </w:rPr>
              <w:t>网关将该值设置</w:t>
            </w:r>
            <w:r>
              <w:rPr>
                <w:rFonts w:ascii="Calibri" w:hAnsi="Calibri"/>
                <w:sz w:val="18"/>
                <w:szCs w:val="18"/>
              </w:rPr>
              <w:t>为</w:t>
            </w:r>
            <w:r>
              <w:rPr>
                <w:rFonts w:hint="eastAsia" w:ascii="Calibri" w:hAnsi="Calibri"/>
                <w:sz w:val="18"/>
                <w:szCs w:val="18"/>
              </w:rPr>
              <w:t>1。</w:t>
            </w:r>
            <w:r>
              <w:rPr>
                <w:rFonts w:ascii="Calibri" w:hAnsi="Calibri"/>
                <w:sz w:val="18"/>
                <w:szCs w:val="18"/>
              </w:rPr>
              <w:t>此时插件</w:t>
            </w:r>
            <w:r>
              <w:rPr>
                <w:rFonts w:hint="eastAsia" w:ascii="Calibri" w:hAnsi="Calibri"/>
                <w:sz w:val="18"/>
                <w:szCs w:val="18"/>
              </w:rPr>
              <w:t>（或APP）</w:t>
            </w:r>
            <w:r>
              <w:rPr>
                <w:rFonts w:ascii="Calibri" w:hAnsi="Calibri"/>
                <w:sz w:val="18"/>
                <w:szCs w:val="18"/>
              </w:rPr>
              <w:t>来</w:t>
            </w:r>
            <w:r>
              <w:rPr>
                <w:rFonts w:hint="eastAsia" w:ascii="Calibri" w:hAnsi="Calibri"/>
                <w:sz w:val="18"/>
                <w:szCs w:val="18"/>
              </w:rPr>
              <w:t>读取</w:t>
            </w:r>
            <w:r>
              <w:rPr>
                <w:rFonts w:ascii="Calibri" w:hAnsi="Calibri"/>
                <w:sz w:val="18"/>
                <w:szCs w:val="18"/>
              </w:rPr>
              <w:t>ChannelScanScore5G</w:t>
            </w:r>
            <w:r>
              <w:rPr>
                <w:rFonts w:hint="eastAsia" w:ascii="Calibri" w:hAnsi="Calibri"/>
                <w:sz w:val="18"/>
                <w:szCs w:val="18"/>
              </w:rPr>
              <w:t>的</w:t>
            </w:r>
            <w:r>
              <w:rPr>
                <w:rFonts w:ascii="Calibri" w:hAnsi="Calibri"/>
                <w:sz w:val="18"/>
                <w:szCs w:val="18"/>
              </w:rPr>
              <w:t>值</w:t>
            </w:r>
            <w:r>
              <w:rPr>
                <w:rFonts w:hint="eastAsia" w:ascii="Calibri" w:hAnsi="Calibri"/>
                <w:sz w:val="18"/>
                <w:szCs w:val="18"/>
              </w:rPr>
              <w:t>，</w:t>
            </w:r>
            <w:r>
              <w:rPr>
                <w:rFonts w:ascii="Calibri" w:hAnsi="Calibri"/>
                <w:sz w:val="18"/>
                <w:szCs w:val="18"/>
              </w:rPr>
              <w:t>读取完成以后，</w:t>
            </w:r>
            <w:r>
              <w:rPr>
                <w:rFonts w:hint="eastAsia" w:ascii="Calibri" w:hAnsi="Calibri"/>
                <w:sz w:val="18"/>
                <w:szCs w:val="18"/>
              </w:rPr>
              <w:t>由插件（或APP）</w:t>
            </w:r>
            <w:r>
              <w:rPr>
                <w:rFonts w:ascii="Calibri" w:hAnsi="Calibri"/>
                <w:sz w:val="18"/>
                <w:szCs w:val="18"/>
              </w:rPr>
              <w:t>重新把</w:t>
            </w:r>
            <w:r>
              <w:rPr>
                <w:rFonts w:hint="eastAsia" w:ascii="Calibri" w:hAnsi="Calibri"/>
                <w:sz w:val="18"/>
                <w:szCs w:val="18"/>
              </w:rPr>
              <w:t>该</w:t>
            </w:r>
            <w:r>
              <w:rPr>
                <w:rFonts w:ascii="Calibri" w:hAnsi="Calibri"/>
                <w:sz w:val="18"/>
                <w:szCs w:val="18"/>
              </w:rPr>
              <w:t>值设置为</w:t>
            </w:r>
            <w:r>
              <w:rPr>
                <w:rFonts w:hint="eastAsia" w:ascii="Calibri" w:hAnsi="Calibri"/>
                <w:sz w:val="18"/>
                <w:szCs w:val="18"/>
              </w:rPr>
              <w:t>0</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ChannelScanFinish</w:t>
            </w:r>
            <w:r>
              <w:rPr>
                <w:rFonts w:hint="eastAsia" w:ascii="Calibri" w:hAnsi="Calibri"/>
                <w:sz w:val="18"/>
                <w:szCs w:val="18"/>
              </w:rPr>
              <w:t>T</w:t>
            </w:r>
            <w:r>
              <w:rPr>
                <w:rFonts w:ascii="Calibri" w:hAnsi="Calibri"/>
                <w:sz w:val="18"/>
                <w:szCs w:val="18"/>
              </w:rPr>
              <w:t>ime5G</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STRING(32)</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after="15"/>
              <w:jc w:val="left"/>
              <w:rPr>
                <w:rFonts w:ascii="Calibri" w:hAnsi="Calibri"/>
                <w:sz w:val="18"/>
                <w:szCs w:val="18"/>
              </w:rPr>
            </w:pPr>
            <w:r>
              <w:rPr>
                <w:rFonts w:hint="eastAsia" w:ascii="Calibri" w:hAnsi="Calibri"/>
                <w:sz w:val="18"/>
                <w:szCs w:val="18"/>
              </w:rPr>
              <w:t>最近一次5G信道扫描完成时间。</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Channel</w:t>
            </w:r>
            <w:r>
              <w:rPr>
                <w:rFonts w:ascii="Calibri" w:hAnsi="Calibri"/>
                <w:sz w:val="18"/>
                <w:szCs w:val="18"/>
              </w:rPr>
              <w:t>ScanScore5G</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ARRAY</w:t>
            </w:r>
            <w:r>
              <w:rPr>
                <w:rFonts w:hint="eastAsia" w:ascii="Calibri" w:hAnsi="Calibri"/>
                <w:sz w:val="18"/>
                <w:szCs w:val="18"/>
              </w:rPr>
              <w:t>&lt;</w:t>
            </w:r>
            <w:r>
              <w:rPr>
                <w:rFonts w:ascii="Calibri" w:hAnsi="Calibri"/>
                <w:sz w:val="18"/>
                <w:szCs w:val="18"/>
              </w:rPr>
              <w:t>STRING&gt;</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after="15"/>
              <w:jc w:val="left"/>
              <w:rPr>
                <w:rFonts w:ascii="Calibri" w:hAnsi="Calibri"/>
                <w:sz w:val="18"/>
                <w:szCs w:val="18"/>
              </w:rPr>
            </w:pPr>
            <w:r>
              <w:rPr>
                <w:rFonts w:ascii="Calibri" w:hAnsi="Calibri"/>
                <w:sz w:val="18"/>
                <w:szCs w:val="18"/>
              </w:rPr>
              <w:t>5G信道质量</w:t>
            </w:r>
            <w:r>
              <w:rPr>
                <w:rFonts w:hint="eastAsia" w:ascii="Calibri" w:hAnsi="Calibri"/>
                <w:sz w:val="18"/>
                <w:szCs w:val="18"/>
              </w:rPr>
              <w:t>扫描结果。其中</w:t>
            </w:r>
            <w:r>
              <w:rPr>
                <w:rFonts w:ascii="Calibri" w:hAnsi="Calibri"/>
                <w:sz w:val="18"/>
                <w:szCs w:val="18"/>
              </w:rPr>
              <w:t>STRING</w:t>
            </w:r>
            <w:r>
              <w:rPr>
                <w:rFonts w:hint="eastAsia" w:ascii="Calibri" w:hAnsi="Calibri"/>
                <w:sz w:val="18"/>
                <w:szCs w:val="18"/>
              </w:rPr>
              <w:t>格式</w:t>
            </w:r>
            <w:r>
              <w:rPr>
                <w:rFonts w:ascii="Calibri" w:hAnsi="Calibri"/>
                <w:sz w:val="18"/>
                <w:szCs w:val="18"/>
              </w:rPr>
              <w:t>为“channel</w:t>
            </w:r>
            <w:r>
              <w:rPr>
                <w:rFonts w:hint="eastAsia" w:ascii="Calibri" w:hAnsi="Calibri"/>
                <w:sz w:val="18"/>
                <w:szCs w:val="18"/>
              </w:rPr>
              <w:t>:score</w:t>
            </w:r>
            <w:r>
              <w:rPr>
                <w:rFonts w:ascii="Calibri" w:hAnsi="Calibri"/>
                <w:sz w:val="18"/>
                <w:szCs w:val="18"/>
              </w:rPr>
              <w:t>”</w:t>
            </w:r>
          </w:p>
        </w:tc>
        <w:tc>
          <w:tcPr>
            <w:tcW w:w="85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w:t>
            </w:r>
            <w:r>
              <w:rPr>
                <w:rFonts w:ascii="Calibri" w:hAnsi="Calibri"/>
                <w:sz w:val="18"/>
                <w:szCs w:val="18"/>
              </w:rPr>
              <w:t>1</w:t>
            </w:r>
          </w:p>
        </w:tc>
      </w:tr>
    </w:tbl>
    <w:p>
      <w:pPr>
        <w:spacing w:after="15"/>
      </w:pPr>
    </w:p>
    <w:p>
      <w:pPr>
        <w:spacing w:before="240" w:after="15"/>
        <w:ind w:left="420" w:hanging="420" w:hangingChars="199"/>
        <w:rPr>
          <w:b/>
        </w:rPr>
      </w:pPr>
      <w:r>
        <w:rPr>
          <w:rFonts w:hint="eastAsia"/>
          <w:b/>
        </w:rPr>
        <w:t>方法</w:t>
      </w:r>
    </w:p>
    <w:p>
      <w:pPr>
        <w:pStyle w:val="345"/>
        <w:numPr>
          <w:ilvl w:val="0"/>
          <w:numId w:val="129"/>
        </w:numPr>
        <w:spacing w:after="15"/>
        <w:ind w:firstLineChars="0"/>
        <w:rPr>
          <w:rFonts w:eastAsiaTheme="minorEastAsia"/>
        </w:rPr>
      </w:pPr>
      <w:r>
        <w:rPr>
          <w:rFonts w:hint="eastAsia" w:eastAsiaTheme="minorEastAsia"/>
        </w:rPr>
        <w:t>KickOutDevice</w:t>
      </w:r>
      <w:r>
        <w:rPr>
          <w:rFonts w:eastAsiaTheme="minorEastAsia"/>
        </w:rPr>
        <w:t xml:space="preserve">(IN STRING </w:t>
      </w:r>
      <w:r>
        <w:rPr>
          <w:rFonts w:hint="eastAsia" w:eastAsiaTheme="minorEastAsia"/>
        </w:rPr>
        <w:t>MAC</w:t>
      </w:r>
      <w:r>
        <w:rPr>
          <w:rFonts w:eastAsiaTheme="minorEastAsia"/>
        </w:rPr>
        <w:t xml:space="preserve">, IN STRING </w:t>
      </w:r>
      <w:r>
        <w:rPr>
          <w:rFonts w:hint="eastAsia" w:eastAsiaTheme="minorEastAsia"/>
        </w:rPr>
        <w:t>SSIDIndex</w:t>
      </w:r>
      <w:r>
        <w:rPr>
          <w:rFonts w:eastAsiaTheme="minorEastAsia"/>
        </w:rPr>
        <w:t>, OUT UINT32 result，OUT STRING errdesc);</w:t>
      </w:r>
    </w:p>
    <w:p>
      <w:pPr>
        <w:spacing w:after="15"/>
        <w:ind w:firstLine="360"/>
        <w:rPr>
          <w:rFonts w:eastAsiaTheme="minorEastAsia"/>
        </w:rPr>
      </w:pPr>
      <w:r>
        <w:rPr>
          <w:rFonts w:hint="eastAsia" w:eastAsiaTheme="minorEastAsia"/>
        </w:rPr>
        <w:t>根据设备的MAC地址，将该设备从SSIDIndex对应的WiFi上断开无线连接。</w:t>
      </w:r>
    </w:p>
    <w:p>
      <w:pPr>
        <w:spacing w:after="15"/>
        <w:ind w:firstLine="360"/>
        <w:rPr>
          <w:rFonts w:eastAsiaTheme="minorEastAsia"/>
        </w:rPr>
      </w:pPr>
      <w:r>
        <w:rPr>
          <w:rFonts w:hint="eastAsia" w:eastAsiaTheme="minorEastAsia"/>
        </w:rPr>
        <w:t>备注：本方法主要用于智能组网中设备的WiFi切换。</w:t>
      </w:r>
    </w:p>
    <w:p>
      <w:pPr>
        <w:spacing w:after="15"/>
        <w:ind w:firstLine="360"/>
        <w:rPr>
          <w:rFonts w:eastAsiaTheme="minorEastAsia"/>
        </w:rPr>
      </w:pPr>
    </w:p>
    <w:p>
      <w:pPr>
        <w:pStyle w:val="345"/>
        <w:numPr>
          <w:ilvl w:val="0"/>
          <w:numId w:val="129"/>
        </w:numPr>
        <w:ind w:firstLineChars="0"/>
        <w:rPr>
          <w:rFonts w:eastAsiaTheme="minorEastAsia"/>
        </w:rPr>
      </w:pPr>
      <w:r>
        <w:rPr>
          <w:rFonts w:hint="eastAsia" w:eastAsiaTheme="minorEastAsia"/>
        </w:rPr>
        <w:t>SetSameSSID</w:t>
      </w:r>
      <w:r>
        <w:rPr>
          <w:rFonts w:eastAsiaTheme="minorEastAsia"/>
        </w:rPr>
        <w:t xml:space="preserve">(IN STRING </w:t>
      </w:r>
      <w:r>
        <w:rPr>
          <w:rFonts w:hint="eastAsia" w:eastAsiaTheme="minorEastAsia"/>
        </w:rPr>
        <w:t>SSIDIndex24</w:t>
      </w:r>
      <w:r>
        <w:rPr>
          <w:rFonts w:eastAsiaTheme="minorEastAsia"/>
        </w:rPr>
        <w:t xml:space="preserve">, IN STRING </w:t>
      </w:r>
      <w:r>
        <w:rPr>
          <w:rFonts w:hint="eastAsia" w:eastAsiaTheme="minorEastAsia"/>
        </w:rPr>
        <w:t>SSIDIndex58</w:t>
      </w:r>
      <w:r>
        <w:rPr>
          <w:rFonts w:eastAsiaTheme="minorEastAsia"/>
        </w:rPr>
        <w:t>, OUT UINT32 result，OUT STRING errdesc);</w:t>
      </w:r>
    </w:p>
    <w:p>
      <w:pPr>
        <w:pStyle w:val="345"/>
        <w:ind w:left="360" w:firstLine="0" w:firstLineChars="0"/>
        <w:rPr>
          <w:rFonts w:eastAsiaTheme="minorEastAsia"/>
        </w:rPr>
      </w:pPr>
      <w:r>
        <w:rPr>
          <w:rFonts w:hint="eastAsia" w:eastAsiaTheme="minorEastAsia"/>
        </w:rPr>
        <w:t>如果网关支持双频，则支持此项功能，将2.4G和5G的SSID、密码和相关配置统一为2.4G对应的配置，返回设置下发成功失败结果；</w:t>
      </w:r>
      <w:r>
        <w:rPr>
          <w:rFonts w:eastAsiaTheme="minorEastAsia"/>
        </w:rPr>
        <w:t>开启后，2.4G和5G会使用同一名称，</w:t>
      </w:r>
      <w:r>
        <w:rPr>
          <w:rFonts w:hint="eastAsia" w:eastAsiaTheme="minorEastAsia"/>
        </w:rPr>
        <w:t>建议</w:t>
      </w:r>
      <w:r>
        <w:rPr>
          <w:rFonts w:eastAsiaTheme="minorEastAsia"/>
        </w:rPr>
        <w:t>路由器会自动为终端设备选择最佳WiFi网络</w:t>
      </w:r>
      <w:r>
        <w:rPr>
          <w:rFonts w:hint="eastAsia" w:eastAsiaTheme="minorEastAsia"/>
        </w:rPr>
        <w:t>，并将SameSSIDStatus设置为true。</w:t>
      </w:r>
    </w:p>
    <w:p>
      <w:pPr>
        <w:spacing w:after="15"/>
        <w:rPr>
          <w:rFonts w:eastAsiaTheme="minorEastAsia"/>
        </w:rPr>
      </w:pPr>
    </w:p>
    <w:p>
      <w:pPr>
        <w:pStyle w:val="345"/>
        <w:numPr>
          <w:ilvl w:val="0"/>
          <w:numId w:val="129"/>
        </w:numPr>
        <w:ind w:firstLineChars="0"/>
        <w:rPr>
          <w:rFonts w:eastAsiaTheme="minorEastAsia"/>
        </w:rPr>
      </w:pPr>
      <w:r>
        <w:rPr>
          <w:rFonts w:hint="eastAsia" w:eastAsiaTheme="minorEastAsia"/>
        </w:rPr>
        <w:t>CancelSameSSID</w:t>
      </w:r>
      <w:r>
        <w:rPr>
          <w:rFonts w:eastAsiaTheme="minorEastAsia"/>
        </w:rPr>
        <w:t>(OUT UINT32 result，OUT STRING errdesc);</w:t>
      </w:r>
    </w:p>
    <w:p>
      <w:pPr>
        <w:pStyle w:val="345"/>
        <w:spacing w:after="15"/>
        <w:ind w:left="360" w:firstLine="0" w:firstLineChars="0"/>
        <w:rPr>
          <w:rFonts w:eastAsiaTheme="minorEastAsia"/>
        </w:rPr>
      </w:pPr>
      <w:r>
        <w:rPr>
          <w:rFonts w:hint="eastAsia" w:eastAsiaTheme="minorEastAsia"/>
        </w:rPr>
        <w:t>如果网关支持双频，则支持此项功能：2.4G的SSID名称保持不变，5G的SSID名称更新为2.4G的SSID名称后增加”-5G”；密码和其它相关配置不变；返回设置下发成功失败结果，并将SameSSIDStatus设置为false。</w:t>
      </w:r>
    </w:p>
    <w:p>
      <w:pPr>
        <w:pStyle w:val="345"/>
        <w:spacing w:after="15"/>
        <w:ind w:left="360" w:firstLine="0" w:firstLineChars="0"/>
        <w:rPr>
          <w:rFonts w:eastAsiaTheme="minorEastAsia"/>
        </w:rPr>
      </w:pPr>
    </w:p>
    <w:p>
      <w:pPr>
        <w:pStyle w:val="345"/>
        <w:numPr>
          <w:ilvl w:val="0"/>
          <w:numId w:val="129"/>
        </w:numPr>
        <w:ind w:firstLineChars="0"/>
        <w:rPr>
          <w:rFonts w:eastAsiaTheme="minorEastAsia"/>
        </w:rPr>
      </w:pPr>
      <w:r>
        <w:rPr>
          <w:rFonts w:hint="eastAsia" w:eastAsiaTheme="minorEastAsia"/>
        </w:rPr>
        <w:t>ChannelSwitch</w:t>
      </w:r>
      <w:r>
        <w:rPr>
          <w:rFonts w:eastAsiaTheme="minorEastAsia"/>
        </w:rPr>
        <w:t xml:space="preserve">(IN STRING </w:t>
      </w:r>
      <w:r>
        <w:rPr>
          <w:rFonts w:hint="eastAsia" w:eastAsiaTheme="minorEastAsia"/>
        </w:rPr>
        <w:t>Band</w:t>
      </w:r>
      <w:r>
        <w:rPr>
          <w:rFonts w:eastAsiaTheme="minorEastAsia"/>
        </w:rPr>
        <w:t>, OUT UINT32 result</w:t>
      </w:r>
      <w:r>
        <w:rPr>
          <w:rFonts w:hint="eastAsia" w:eastAsiaTheme="minorEastAsia"/>
        </w:rPr>
        <w:t>,</w:t>
      </w:r>
      <w:r>
        <w:rPr>
          <w:rFonts w:eastAsiaTheme="minorEastAsia"/>
        </w:rPr>
        <w:t>OUT STRING errdesc);</w:t>
      </w:r>
    </w:p>
    <w:p>
      <w:pPr>
        <w:pStyle w:val="345"/>
        <w:numPr>
          <w:ilvl w:val="255"/>
          <w:numId w:val="0"/>
        </w:numPr>
        <w:ind w:firstLine="420"/>
        <w:rPr>
          <w:rFonts w:eastAsiaTheme="minorEastAsia"/>
        </w:rPr>
      </w:pPr>
      <w:r>
        <w:rPr>
          <w:rFonts w:hint="eastAsia" w:eastAsiaTheme="minorEastAsia"/>
        </w:rPr>
        <w:t>在指定的</w:t>
      </w:r>
      <w:r>
        <w:rPr>
          <w:rFonts w:eastAsiaTheme="minorEastAsia"/>
        </w:rPr>
        <w:t>B</w:t>
      </w:r>
      <w:r>
        <w:rPr>
          <w:rFonts w:hint="eastAsia" w:eastAsiaTheme="minorEastAsia"/>
        </w:rPr>
        <w:t>and上进行进行信道切换，终端设备选择WiFi最佳信道。</w:t>
      </w:r>
    </w:p>
    <w:p>
      <w:pPr>
        <w:pStyle w:val="345"/>
        <w:numPr>
          <w:ilvl w:val="255"/>
          <w:numId w:val="0"/>
        </w:numPr>
        <w:ind w:firstLine="420" w:firstLineChars="200"/>
        <w:rPr>
          <w:rFonts w:eastAsiaTheme="minorEastAsia"/>
        </w:rPr>
      </w:pPr>
      <w:r>
        <w:rPr>
          <w:rFonts w:hint="eastAsia" w:eastAsiaTheme="minorEastAsia"/>
        </w:rPr>
        <w:t>备注：本方法主要用于智能组网中设备的WiFi信道切换。</w:t>
      </w:r>
    </w:p>
    <w:p>
      <w:pPr>
        <w:pStyle w:val="345"/>
        <w:numPr>
          <w:ilvl w:val="255"/>
          <w:numId w:val="0"/>
        </w:numPr>
        <w:ind w:firstLine="420" w:firstLineChars="200"/>
        <w:rPr>
          <w:rFonts w:eastAsiaTheme="minorEastAsia"/>
        </w:rPr>
      </w:pPr>
    </w:p>
    <w:p>
      <w:pPr>
        <w:pStyle w:val="345"/>
        <w:numPr>
          <w:ilvl w:val="0"/>
          <w:numId w:val="129"/>
        </w:numPr>
        <w:ind w:firstLineChars="0"/>
        <w:rPr>
          <w:rFonts w:eastAsiaTheme="minorEastAsia"/>
        </w:rPr>
      </w:pPr>
      <w:r>
        <w:rPr>
          <w:rFonts w:eastAsiaTheme="minorEastAsia"/>
        </w:rPr>
        <w:t>ChannelCollection</w:t>
      </w:r>
      <w:r>
        <w:rPr>
          <w:rFonts w:hint="eastAsia" w:eastAsiaTheme="minorEastAsia"/>
        </w:rPr>
        <w:t>(IN STRING Band,OUT STRING ChannelScore</w:t>
      </w:r>
      <w:r>
        <w:rPr>
          <w:rFonts w:eastAsiaTheme="minorEastAsia"/>
        </w:rPr>
        <w:t xml:space="preserve">, </w:t>
      </w:r>
      <w:r>
        <w:rPr>
          <w:rFonts w:hint="eastAsia" w:eastAsiaTheme="minorEastAsia"/>
        </w:rPr>
        <w:t>OUT UINT32 result, OUT STRING errdesc);</w:t>
      </w:r>
    </w:p>
    <w:p>
      <w:pPr>
        <w:pStyle w:val="345"/>
        <w:numPr>
          <w:ilvl w:val="255"/>
          <w:numId w:val="0"/>
        </w:numPr>
        <w:ind w:firstLine="420" w:firstLineChars="200"/>
        <w:rPr>
          <w:rFonts w:eastAsiaTheme="minorEastAsia"/>
        </w:rPr>
      </w:pPr>
      <w:r>
        <w:rPr>
          <w:rFonts w:hint="eastAsia" w:eastAsiaTheme="minorEastAsia"/>
        </w:rPr>
        <w:t>获取指定</w:t>
      </w:r>
      <w:r>
        <w:rPr>
          <w:rFonts w:eastAsiaTheme="minorEastAsia"/>
        </w:rPr>
        <w:t>Band</w:t>
      </w:r>
      <w:r>
        <w:rPr>
          <w:rFonts w:hint="eastAsia" w:eastAsiaTheme="minorEastAsia"/>
        </w:rPr>
        <w:t>的WiFi信道评分值</w:t>
      </w:r>
    </w:p>
    <w:p>
      <w:pPr>
        <w:pStyle w:val="345"/>
        <w:numPr>
          <w:ilvl w:val="255"/>
          <w:numId w:val="0"/>
        </w:numPr>
        <w:ind w:firstLine="420" w:firstLineChars="200"/>
        <w:rPr>
          <w:rFonts w:eastAsiaTheme="minorEastAsia"/>
        </w:rPr>
      </w:pPr>
      <w:r>
        <w:rPr>
          <w:rFonts w:hint="eastAsia" w:eastAsiaTheme="minorEastAsia"/>
        </w:rPr>
        <w:t>备注：本方法主要用于智能组网中设备的WiFi信道切换参数参考。</w:t>
      </w:r>
    </w:p>
    <w:p>
      <w:pPr>
        <w:pStyle w:val="345"/>
        <w:numPr>
          <w:ilvl w:val="255"/>
          <w:numId w:val="0"/>
        </w:numPr>
        <w:ind w:firstLine="420" w:firstLineChars="200"/>
        <w:rPr>
          <w:rFonts w:eastAsiaTheme="minorEastAsia"/>
        </w:rPr>
      </w:pPr>
      <w:r>
        <w:rPr>
          <w:rFonts w:hint="eastAsia" w:eastAsiaTheme="minorEastAsia"/>
        </w:rPr>
        <w:t>ChannelScore：</w:t>
      </w:r>
    </w:p>
    <w:p>
      <w:pPr>
        <w:pStyle w:val="345"/>
        <w:numPr>
          <w:ilvl w:val="255"/>
          <w:numId w:val="0"/>
        </w:numPr>
        <w:ind w:left="420" w:firstLine="420" w:firstLineChars="200"/>
        <w:rPr>
          <w:rFonts w:eastAsiaTheme="minorEastAsia"/>
        </w:rPr>
      </w:pPr>
      <w:r>
        <w:rPr>
          <w:rFonts w:hint="eastAsia" w:eastAsiaTheme="minorEastAsia"/>
        </w:rPr>
        <w:t>描述返回的当前所有信道的评分值，格式为：</w:t>
      </w:r>
    </w:p>
    <w:p>
      <w:pPr>
        <w:pStyle w:val="345"/>
        <w:numPr>
          <w:ilvl w:val="255"/>
          <w:numId w:val="0"/>
        </w:numPr>
        <w:ind w:left="420" w:firstLine="420" w:firstLineChars="200"/>
        <w:rPr>
          <w:rFonts w:eastAsiaTheme="minorEastAsia"/>
        </w:rPr>
      </w:pPr>
      <w:r>
        <w:rPr>
          <w:rFonts w:hint="eastAsia" w:eastAsiaTheme="minorEastAsia"/>
        </w:rPr>
        <w:t>channelindex1:percent,channelindex2:percent</w:t>
      </w:r>
    </w:p>
    <w:p>
      <w:pPr>
        <w:pStyle w:val="345"/>
        <w:numPr>
          <w:ilvl w:val="255"/>
          <w:numId w:val="0"/>
        </w:numPr>
        <w:ind w:left="420" w:firstLine="420" w:firstLineChars="200"/>
        <w:rPr>
          <w:rFonts w:eastAsiaTheme="minorEastAsia"/>
        </w:rPr>
      </w:pPr>
      <w:r>
        <w:rPr>
          <w:rFonts w:hint="eastAsia" w:eastAsiaTheme="minorEastAsia"/>
        </w:rPr>
        <w:t>举例：1:10,2:90:3:100,4:10,5:90:6:100,7:10,8:90:9:100,10:10,11:90</w:t>
      </w:r>
      <w:r>
        <w:rPr>
          <w:rFonts w:eastAsiaTheme="minorEastAsia"/>
        </w:rPr>
        <w:t>…</w:t>
      </w:r>
    </w:p>
    <w:p>
      <w:pPr>
        <w:pStyle w:val="345"/>
        <w:numPr>
          <w:ilvl w:val="255"/>
          <w:numId w:val="0"/>
        </w:numPr>
        <w:ind w:firstLine="420" w:firstLineChars="200"/>
        <w:rPr>
          <w:rFonts w:eastAsiaTheme="minorEastAsia"/>
        </w:rPr>
      </w:pPr>
    </w:p>
    <w:p>
      <w:pPr>
        <w:pStyle w:val="345"/>
        <w:numPr>
          <w:ilvl w:val="0"/>
          <w:numId w:val="129"/>
        </w:numPr>
        <w:ind w:firstLineChars="0"/>
        <w:rPr>
          <w:rFonts w:eastAsiaTheme="minorEastAsia"/>
        </w:rPr>
      </w:pPr>
      <w:r>
        <w:rPr>
          <w:rFonts w:hint="eastAsia" w:eastAsiaTheme="minorEastAsia"/>
        </w:rPr>
        <w:t>ChannelCollectionRequest(IN STRING Band, OUT UINT32 result，OUT STRING errdesc);</w:t>
      </w:r>
    </w:p>
    <w:p>
      <w:pPr>
        <w:pStyle w:val="345"/>
        <w:numPr>
          <w:ilvl w:val="255"/>
          <w:numId w:val="0"/>
        </w:numPr>
        <w:ind w:firstLine="420" w:firstLineChars="200"/>
        <w:rPr>
          <w:rFonts w:eastAsiaTheme="minorEastAsia"/>
        </w:rPr>
      </w:pPr>
      <w:r>
        <w:rPr>
          <w:rFonts w:hint="eastAsia" w:eastAsiaTheme="minorEastAsia"/>
        </w:rPr>
        <w:t>请求获取指定</w:t>
      </w:r>
      <w:r>
        <w:rPr>
          <w:rFonts w:eastAsiaTheme="minorEastAsia"/>
        </w:rPr>
        <w:t>Band</w:t>
      </w:r>
      <w:r>
        <w:rPr>
          <w:rFonts w:hint="eastAsia" w:eastAsiaTheme="minorEastAsia"/>
        </w:rPr>
        <w:t>的</w:t>
      </w:r>
      <w:r>
        <w:rPr>
          <w:rFonts w:eastAsiaTheme="minorEastAsia"/>
        </w:rPr>
        <w:t>WiFi</w:t>
      </w:r>
      <w:r>
        <w:rPr>
          <w:rFonts w:hint="eastAsia" w:eastAsiaTheme="minorEastAsia"/>
        </w:rPr>
        <w:t>信道评分值，</w:t>
      </w:r>
      <w:r>
        <w:rPr>
          <w:rFonts w:eastAsiaTheme="minorEastAsia"/>
        </w:rPr>
        <w:t>ChannelCollection</w:t>
      </w:r>
      <w:r>
        <w:rPr>
          <w:rFonts w:hint="eastAsia" w:eastAsiaTheme="minorEastAsia"/>
        </w:rPr>
        <w:t>的异步调用方式</w:t>
      </w:r>
    </w:p>
    <w:p>
      <w:pPr>
        <w:pStyle w:val="345"/>
        <w:numPr>
          <w:ilvl w:val="255"/>
          <w:numId w:val="0"/>
        </w:numPr>
        <w:ind w:firstLine="420" w:firstLineChars="200"/>
        <w:rPr>
          <w:rFonts w:eastAsiaTheme="minorEastAsia"/>
        </w:rPr>
      </w:pPr>
      <w:r>
        <w:rPr>
          <w:rFonts w:hint="eastAsia" w:eastAsiaTheme="minorEastAsia"/>
        </w:rPr>
        <w:t>备注：STA获取所有信道的评分值，可能需要消耗一定的时间，为避免调用进程长时间阻塞，此接口通知底层开始获取信道评分即返回。底层获取完所有信道的评分后，再通知调用者结果。</w:t>
      </w:r>
    </w:p>
    <w:p>
      <w:pPr>
        <w:spacing w:after="15"/>
      </w:pPr>
    </w:p>
    <w:p>
      <w:pPr>
        <w:pStyle w:val="147"/>
        <w:spacing w:beforeLines="0" w:afterLines="0"/>
        <w:rPr>
          <w:b/>
        </w:rPr>
      </w:pPr>
      <w:r>
        <w:rPr>
          <w:rFonts w:hint="eastAsia"/>
          <w:b/>
        </w:rPr>
        <w:t>com.ctc.igd1.PONInfo</w:t>
      </w:r>
    </w:p>
    <w:p>
      <w:pPr>
        <w:spacing w:before="240" w:after="15"/>
        <w:ind w:left="420" w:leftChars="200"/>
        <w:rPr>
          <w:b/>
        </w:rPr>
      </w:pPr>
      <w:r>
        <w:rPr>
          <w:rFonts w:hint="eastAsia"/>
          <w:b/>
        </w:rPr>
        <w:t>属性</w:t>
      </w:r>
    </w:p>
    <w:tbl>
      <w:tblPr>
        <w:tblStyle w:val="67"/>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68"/>
        <w:gridCol w:w="850"/>
        <w:gridCol w:w="851"/>
        <w:gridCol w:w="1134"/>
        <w:gridCol w:w="2693"/>
        <w:gridCol w:w="12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属性名</w:t>
            </w:r>
          </w:p>
        </w:tc>
        <w:tc>
          <w:tcPr>
            <w:tcW w:w="850"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类型</w:t>
            </w:r>
          </w:p>
        </w:tc>
        <w:tc>
          <w:tcPr>
            <w:tcW w:w="851"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权限</w:t>
            </w:r>
          </w:p>
        </w:tc>
        <w:tc>
          <w:tcPr>
            <w:tcW w:w="1134"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变更通知</w:t>
            </w:r>
          </w:p>
        </w:tc>
        <w:tc>
          <w:tcPr>
            <w:tcW w:w="2693"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备注</w:t>
            </w:r>
          </w:p>
        </w:tc>
        <w:tc>
          <w:tcPr>
            <w:tcW w:w="1276" w:type="dxa"/>
            <w:shd w:val="clear" w:color="auto" w:fill="D8D8D8" w:themeFill="background1" w:themeFillShade="D9"/>
          </w:tcPr>
          <w:p>
            <w:pPr>
              <w:spacing w:after="15"/>
              <w:jc w:val="center"/>
              <w:rPr>
                <w:rFonts w:asciiTheme="minorHAnsi" w:hAnsiTheme="minorHAnsi" w:eastAsiaTheme="minorEastAsia"/>
              </w:rPr>
            </w:pPr>
            <w:r>
              <w:rPr>
                <w:rFonts w:hint="eastAsia" w:asciiTheme="minorHAnsi" w:hAnsiTheme="minorHAnsi" w:eastAsiaTheme="minorEastAsia"/>
              </w:rPr>
              <w:t>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Theme="minorHAnsi" w:hAnsiTheme="minorHAnsi" w:eastAsiaTheme="minorEastAsia"/>
              </w:rPr>
            </w:pPr>
            <w:r>
              <w:rPr>
                <w:rFonts w:asciiTheme="minorHAnsi" w:hAnsiTheme="minorHAnsi" w:eastAsiaTheme="minorEastAsia"/>
              </w:rPr>
              <w:t>LOID</w:t>
            </w:r>
          </w:p>
        </w:tc>
        <w:tc>
          <w:tcPr>
            <w:tcW w:w="850" w:type="dxa"/>
          </w:tcPr>
          <w:p>
            <w:pPr>
              <w:spacing w:after="15"/>
              <w:rPr>
                <w:rFonts w:asciiTheme="minorHAnsi" w:hAnsiTheme="minorHAnsi" w:eastAsiaTheme="minorEastAsia"/>
              </w:rPr>
            </w:pPr>
            <w:r>
              <w:rPr>
                <w:rFonts w:asciiTheme="minorHAnsi" w:hAnsiTheme="minorHAnsi" w:eastAsiaTheme="minorEastAsia"/>
              </w:rPr>
              <w:t>STRING(63)</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spacing w:after="15"/>
              <w:rPr>
                <w:rFonts w:asciiTheme="minorHAnsi" w:hAnsiTheme="minorHAnsi" w:eastAsiaTheme="minorEastAsia"/>
              </w:rPr>
            </w:pPr>
            <w:r>
              <w:rPr>
                <w:rFonts w:asciiTheme="minorHAnsi" w:hAnsiTheme="minorHAnsi" w:eastAsiaTheme="minorEastAsia"/>
              </w:rPr>
              <w:t>逻辑ID</w:t>
            </w:r>
          </w:p>
        </w:tc>
        <w:tc>
          <w:tcPr>
            <w:tcW w:w="1276"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668" w:type="dxa"/>
          </w:tcPr>
          <w:p>
            <w:pPr>
              <w:spacing w:after="15"/>
              <w:rPr>
                <w:rFonts w:asciiTheme="minorHAnsi" w:hAnsiTheme="minorHAnsi" w:eastAsiaTheme="minorEastAsia"/>
              </w:rPr>
            </w:pPr>
            <w:r>
              <w:rPr>
                <w:rFonts w:asciiTheme="minorHAnsi" w:hAnsiTheme="minorHAnsi" w:eastAsiaTheme="minorEastAsia"/>
              </w:rPr>
              <w:t>Password</w:t>
            </w:r>
          </w:p>
        </w:tc>
        <w:tc>
          <w:tcPr>
            <w:tcW w:w="850" w:type="dxa"/>
          </w:tcPr>
          <w:p>
            <w:pPr>
              <w:spacing w:after="15"/>
              <w:rPr>
                <w:rFonts w:asciiTheme="minorHAnsi" w:hAnsiTheme="minorHAnsi" w:eastAsiaTheme="minorEastAsia"/>
              </w:rPr>
            </w:pPr>
            <w:r>
              <w:rPr>
                <w:rFonts w:asciiTheme="minorHAnsi" w:hAnsiTheme="minorHAnsi" w:eastAsiaTheme="minorEastAsia"/>
              </w:rPr>
              <w:t>STRING(6</w:t>
            </w:r>
            <w:r>
              <w:rPr>
                <w:rFonts w:hint="eastAsia" w:asciiTheme="minorHAnsi" w:hAnsiTheme="minorHAnsi" w:eastAsiaTheme="minorEastAsia"/>
              </w:rPr>
              <w:t>3</w:t>
            </w:r>
            <w:r>
              <w:rPr>
                <w:rFonts w:asciiTheme="minorHAnsi" w:hAnsiTheme="minorHAnsi" w:eastAsiaTheme="minorEastAsia"/>
              </w:rPr>
              <w:t>)</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spacing w:after="15"/>
              <w:rPr>
                <w:rFonts w:asciiTheme="minorHAnsi" w:hAnsiTheme="minorHAnsi" w:eastAsiaTheme="minorEastAsia"/>
              </w:rPr>
            </w:pPr>
            <w:r>
              <w:rPr>
                <w:rFonts w:asciiTheme="minorHAnsi" w:hAnsiTheme="minorHAnsi" w:eastAsiaTheme="minorEastAsia"/>
              </w:rPr>
              <w:t>密码</w:t>
            </w:r>
          </w:p>
        </w:tc>
        <w:tc>
          <w:tcPr>
            <w:tcW w:w="1276"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Theme="minorHAnsi" w:hAnsiTheme="minorHAnsi" w:eastAsiaTheme="minorEastAsia"/>
              </w:rPr>
            </w:pPr>
            <w:r>
              <w:rPr>
                <w:rFonts w:asciiTheme="minorHAnsi" w:hAnsiTheme="minorHAnsi" w:eastAsiaTheme="minorEastAsia"/>
              </w:rPr>
              <w:t>Temperature</w:t>
            </w:r>
          </w:p>
        </w:tc>
        <w:tc>
          <w:tcPr>
            <w:tcW w:w="850" w:type="dxa"/>
          </w:tcPr>
          <w:p>
            <w:pPr>
              <w:spacing w:after="15"/>
              <w:rPr>
                <w:rFonts w:asciiTheme="minorHAnsi" w:hAnsiTheme="minorHAnsi" w:eastAsiaTheme="minorEastAsia"/>
              </w:rPr>
            </w:pPr>
            <w:r>
              <w:rPr>
                <w:rFonts w:asciiTheme="minorHAnsi" w:hAnsiTheme="minorHAnsi" w:eastAsiaTheme="minorEastAsia"/>
              </w:rPr>
              <w:t>DOUBLE</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spacing w:after="15"/>
              <w:rPr>
                <w:rFonts w:asciiTheme="minorHAnsi" w:hAnsiTheme="minorHAnsi" w:eastAsiaTheme="minorEastAsia"/>
              </w:rPr>
            </w:pPr>
            <w:r>
              <w:rPr>
                <w:rFonts w:asciiTheme="minorHAnsi" w:hAnsiTheme="minorHAnsi" w:eastAsiaTheme="minorEastAsia"/>
              </w:rPr>
              <w:t>光模块温度</w:t>
            </w:r>
            <w:r>
              <w:rPr>
                <w:rFonts w:hint="eastAsia" w:asciiTheme="minorHAnsi" w:hAnsiTheme="minorHAnsi" w:eastAsiaTheme="minorEastAsia"/>
              </w:rPr>
              <w:t>（单位：摄氏度，取值：0到95）</w:t>
            </w:r>
          </w:p>
        </w:tc>
        <w:tc>
          <w:tcPr>
            <w:tcW w:w="1276"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Theme="minorHAnsi" w:hAnsiTheme="minorHAnsi" w:eastAsiaTheme="minorEastAsia"/>
              </w:rPr>
            </w:pPr>
            <w:r>
              <w:rPr>
                <w:rFonts w:asciiTheme="minorHAnsi" w:hAnsiTheme="minorHAnsi" w:eastAsiaTheme="minorEastAsia"/>
              </w:rPr>
              <w:t>Vo</w:t>
            </w:r>
            <w:r>
              <w:rPr>
                <w:rFonts w:hint="eastAsia" w:asciiTheme="minorHAnsi" w:hAnsiTheme="minorHAnsi" w:eastAsiaTheme="minorEastAsia"/>
              </w:rPr>
              <w:t>l</w:t>
            </w:r>
            <w:r>
              <w:rPr>
                <w:rFonts w:asciiTheme="minorHAnsi" w:hAnsiTheme="minorHAnsi" w:eastAsiaTheme="minorEastAsia"/>
              </w:rPr>
              <w:t>tage</w:t>
            </w:r>
          </w:p>
        </w:tc>
        <w:tc>
          <w:tcPr>
            <w:tcW w:w="850" w:type="dxa"/>
          </w:tcPr>
          <w:p>
            <w:pPr>
              <w:spacing w:after="15"/>
              <w:rPr>
                <w:rFonts w:asciiTheme="minorHAnsi" w:hAnsiTheme="minorHAnsi" w:eastAsiaTheme="minorEastAsia"/>
              </w:rPr>
            </w:pPr>
            <w:r>
              <w:rPr>
                <w:rFonts w:asciiTheme="minorHAnsi" w:hAnsiTheme="minorHAnsi" w:eastAsiaTheme="minorEastAsia"/>
              </w:rPr>
              <w:t>DOUBLE</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spacing w:after="15"/>
              <w:rPr>
                <w:rFonts w:asciiTheme="minorHAnsi" w:hAnsiTheme="minorHAnsi" w:eastAsiaTheme="minorEastAsia"/>
              </w:rPr>
            </w:pPr>
            <w:r>
              <w:rPr>
                <w:rFonts w:asciiTheme="minorHAnsi" w:hAnsiTheme="minorHAnsi" w:eastAsiaTheme="minorEastAsia"/>
              </w:rPr>
              <w:t>电压</w:t>
            </w:r>
            <w:r>
              <w:rPr>
                <w:rFonts w:hint="eastAsia" w:asciiTheme="minorHAnsi" w:hAnsiTheme="minorHAnsi" w:eastAsiaTheme="minorEastAsia"/>
              </w:rPr>
              <w:t>，单位：V</w:t>
            </w:r>
          </w:p>
        </w:tc>
        <w:tc>
          <w:tcPr>
            <w:tcW w:w="1276"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Theme="minorHAnsi" w:hAnsiTheme="minorHAnsi" w:eastAsiaTheme="minorEastAsia"/>
              </w:rPr>
            </w:pPr>
            <w:r>
              <w:rPr>
                <w:rFonts w:asciiTheme="minorHAnsi" w:hAnsiTheme="minorHAnsi" w:eastAsiaTheme="minorEastAsia"/>
              </w:rPr>
              <w:t>Current</w:t>
            </w:r>
          </w:p>
        </w:tc>
        <w:tc>
          <w:tcPr>
            <w:tcW w:w="850" w:type="dxa"/>
          </w:tcPr>
          <w:p>
            <w:pPr>
              <w:spacing w:after="15"/>
              <w:rPr>
                <w:rFonts w:asciiTheme="minorHAnsi" w:hAnsiTheme="minorHAnsi" w:eastAsiaTheme="minorEastAsia"/>
              </w:rPr>
            </w:pPr>
            <w:r>
              <w:rPr>
                <w:rFonts w:asciiTheme="minorHAnsi" w:hAnsiTheme="minorHAnsi" w:eastAsiaTheme="minorEastAsia"/>
              </w:rPr>
              <w:t>DOUBLE</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spacing w:after="15"/>
              <w:rPr>
                <w:rFonts w:asciiTheme="minorHAnsi" w:hAnsiTheme="minorHAnsi" w:eastAsiaTheme="minorEastAsia"/>
              </w:rPr>
            </w:pPr>
            <w:r>
              <w:rPr>
                <w:rFonts w:asciiTheme="minorHAnsi" w:hAnsiTheme="minorHAnsi" w:eastAsiaTheme="minorEastAsia"/>
              </w:rPr>
              <w:t>电流</w:t>
            </w:r>
            <w:r>
              <w:rPr>
                <w:rFonts w:hint="eastAsia" w:asciiTheme="minorHAnsi" w:hAnsiTheme="minorHAnsi" w:eastAsiaTheme="minorEastAsia"/>
              </w:rPr>
              <w:t>，单位：m</w:t>
            </w:r>
            <w:r>
              <w:rPr>
                <w:rFonts w:asciiTheme="minorHAnsi" w:hAnsiTheme="minorHAnsi" w:eastAsiaTheme="minorEastAsia"/>
              </w:rPr>
              <w:t>A</w:t>
            </w:r>
          </w:p>
        </w:tc>
        <w:tc>
          <w:tcPr>
            <w:tcW w:w="1276"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Theme="minorHAnsi" w:hAnsiTheme="minorHAnsi" w:eastAsiaTheme="minorEastAsia"/>
              </w:rPr>
            </w:pPr>
            <w:r>
              <w:rPr>
                <w:rFonts w:asciiTheme="minorHAnsi" w:hAnsiTheme="minorHAnsi" w:eastAsiaTheme="minorEastAsia"/>
              </w:rPr>
              <w:t>TXPower</w:t>
            </w:r>
          </w:p>
        </w:tc>
        <w:tc>
          <w:tcPr>
            <w:tcW w:w="850" w:type="dxa"/>
          </w:tcPr>
          <w:p>
            <w:pPr>
              <w:spacing w:after="15"/>
              <w:rPr>
                <w:rFonts w:asciiTheme="minorHAnsi" w:hAnsiTheme="minorHAnsi" w:eastAsiaTheme="minorEastAsia"/>
              </w:rPr>
            </w:pPr>
            <w:r>
              <w:rPr>
                <w:rFonts w:asciiTheme="minorHAnsi" w:hAnsiTheme="minorHAnsi" w:eastAsiaTheme="minorEastAsia"/>
              </w:rPr>
              <w:t>DOUBLE</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spacing w:after="15"/>
              <w:rPr>
                <w:rFonts w:asciiTheme="minorHAnsi" w:hAnsiTheme="minorHAnsi" w:eastAsiaTheme="minorEastAsia"/>
              </w:rPr>
            </w:pPr>
            <w:r>
              <w:rPr>
                <w:rFonts w:asciiTheme="minorHAnsi" w:hAnsiTheme="minorHAnsi" w:eastAsiaTheme="minorEastAsia"/>
              </w:rPr>
              <w:t>发送光功率</w:t>
            </w:r>
            <w:r>
              <w:rPr>
                <w:rFonts w:hint="eastAsia" w:asciiTheme="minorHAnsi" w:hAnsiTheme="minorHAnsi" w:eastAsiaTheme="minorEastAsia"/>
              </w:rPr>
              <w:t>，单位：dB</w:t>
            </w:r>
            <w:r>
              <w:rPr>
                <w:rFonts w:asciiTheme="minorHAnsi" w:hAnsiTheme="minorHAnsi" w:eastAsiaTheme="minorEastAsia"/>
              </w:rPr>
              <w:t>m</w:t>
            </w:r>
          </w:p>
        </w:tc>
        <w:tc>
          <w:tcPr>
            <w:tcW w:w="1276"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Theme="minorHAnsi" w:hAnsiTheme="minorHAnsi" w:eastAsiaTheme="minorEastAsia"/>
              </w:rPr>
            </w:pPr>
            <w:r>
              <w:rPr>
                <w:rFonts w:asciiTheme="minorHAnsi" w:hAnsiTheme="minorHAnsi" w:eastAsiaTheme="minorEastAsia"/>
              </w:rPr>
              <w:t>RXPower</w:t>
            </w:r>
          </w:p>
        </w:tc>
        <w:tc>
          <w:tcPr>
            <w:tcW w:w="850" w:type="dxa"/>
          </w:tcPr>
          <w:p>
            <w:pPr>
              <w:spacing w:after="15"/>
              <w:rPr>
                <w:rFonts w:asciiTheme="minorHAnsi" w:hAnsiTheme="minorHAnsi" w:eastAsiaTheme="minorEastAsia"/>
              </w:rPr>
            </w:pPr>
            <w:r>
              <w:rPr>
                <w:rFonts w:asciiTheme="minorHAnsi" w:hAnsiTheme="minorHAnsi" w:eastAsiaTheme="minorEastAsia"/>
              </w:rPr>
              <w:t>DOUBLE</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spacing w:after="15"/>
              <w:rPr>
                <w:rFonts w:asciiTheme="minorHAnsi" w:hAnsiTheme="minorHAnsi" w:eastAsiaTheme="minorEastAsia"/>
              </w:rPr>
            </w:pPr>
            <w:r>
              <w:rPr>
                <w:rFonts w:asciiTheme="minorHAnsi" w:hAnsiTheme="minorHAnsi" w:eastAsiaTheme="minorEastAsia"/>
              </w:rPr>
              <w:t>接收光功率</w:t>
            </w:r>
            <w:r>
              <w:rPr>
                <w:rFonts w:hint="eastAsia" w:asciiTheme="minorHAnsi" w:hAnsiTheme="minorHAnsi" w:eastAsiaTheme="minorEastAsia"/>
              </w:rPr>
              <w:t>，单位：dB</w:t>
            </w:r>
            <w:r>
              <w:rPr>
                <w:rFonts w:asciiTheme="minorHAnsi" w:hAnsiTheme="minorHAnsi" w:eastAsiaTheme="minorEastAsia"/>
              </w:rPr>
              <w:t>m</w:t>
            </w:r>
          </w:p>
        </w:tc>
        <w:tc>
          <w:tcPr>
            <w:tcW w:w="1276"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Theme="minorHAnsi" w:hAnsiTheme="minorHAnsi" w:eastAsiaTheme="minorEastAsia"/>
              </w:rPr>
            </w:pPr>
            <w:r>
              <w:rPr>
                <w:rFonts w:asciiTheme="minorHAnsi" w:hAnsiTheme="minorHAnsi" w:eastAsiaTheme="minorEastAsia"/>
              </w:rPr>
              <w:t>SupportPONStatusQuery</w:t>
            </w:r>
          </w:p>
        </w:tc>
        <w:tc>
          <w:tcPr>
            <w:tcW w:w="850" w:type="dxa"/>
          </w:tcPr>
          <w:p>
            <w:pPr>
              <w:spacing w:after="15"/>
              <w:rPr>
                <w:rFonts w:asciiTheme="minorHAnsi" w:hAnsiTheme="minorHAnsi" w:eastAsiaTheme="minorEastAsia"/>
              </w:rPr>
            </w:pPr>
            <w:r>
              <w:rPr>
                <w:rFonts w:asciiTheme="minorHAnsi" w:hAnsiTheme="minorHAnsi" w:eastAsiaTheme="minorEastAsia"/>
              </w:rPr>
              <w:t>BOOLEAN</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spacing w:after="15"/>
              <w:rPr>
                <w:rFonts w:asciiTheme="minorHAnsi" w:hAnsiTheme="minorHAnsi" w:eastAsiaTheme="minorEastAsia"/>
              </w:rPr>
            </w:pPr>
            <w:r>
              <w:rPr>
                <w:rFonts w:asciiTheme="minorHAnsi" w:hAnsiTheme="minorHAnsi" w:eastAsiaTheme="minorEastAsia"/>
              </w:rPr>
              <w:t>设备是否支持PON注册状态查询，</w:t>
            </w:r>
            <w:r>
              <w:rPr>
                <w:rFonts w:hint="eastAsia" w:asciiTheme="minorHAnsi" w:hAnsiTheme="minorHAnsi" w:eastAsiaTheme="minorEastAsia"/>
              </w:rPr>
              <w:t>false</w:t>
            </w:r>
            <w:r>
              <w:rPr>
                <w:rFonts w:asciiTheme="minorHAnsi" w:hAnsiTheme="minorHAnsi" w:eastAsiaTheme="minorEastAsia"/>
              </w:rPr>
              <w:t xml:space="preserve"> – 不支持，PONStatus字段无效，</w:t>
            </w:r>
            <w:r>
              <w:rPr>
                <w:rFonts w:hint="eastAsia" w:asciiTheme="minorHAnsi" w:hAnsiTheme="minorHAnsi" w:eastAsiaTheme="minorEastAsia"/>
              </w:rPr>
              <w:t>true</w:t>
            </w:r>
            <w:r>
              <w:rPr>
                <w:rFonts w:asciiTheme="minorHAnsi" w:hAnsiTheme="minorHAnsi" w:eastAsiaTheme="minorEastAsia"/>
              </w:rPr>
              <w:t xml:space="preserve"> – 支持</w:t>
            </w:r>
          </w:p>
        </w:tc>
        <w:tc>
          <w:tcPr>
            <w:tcW w:w="1276" w:type="dxa"/>
          </w:tcPr>
          <w:p>
            <w:pPr>
              <w:spacing w:after="15"/>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Theme="minorHAnsi" w:hAnsiTheme="minorHAnsi" w:eastAsiaTheme="minorEastAsia"/>
              </w:rPr>
            </w:pPr>
            <w:r>
              <w:rPr>
                <w:rFonts w:asciiTheme="minorHAnsi" w:hAnsiTheme="minorHAnsi" w:eastAsiaTheme="minorEastAsia"/>
              </w:rPr>
              <w:t>PONStatus</w:t>
            </w:r>
          </w:p>
        </w:tc>
        <w:tc>
          <w:tcPr>
            <w:tcW w:w="850" w:type="dxa"/>
          </w:tcPr>
          <w:p>
            <w:pPr>
              <w:spacing w:after="15"/>
              <w:rPr>
                <w:rFonts w:asciiTheme="minorHAnsi" w:hAnsiTheme="minorHAnsi" w:eastAsiaTheme="minorEastAsia"/>
              </w:rPr>
            </w:pPr>
            <w:r>
              <w:rPr>
                <w:rFonts w:asciiTheme="minorHAnsi" w:hAnsiTheme="minorHAnsi" w:eastAsiaTheme="minorEastAsia"/>
              </w:rPr>
              <w:t>STRING(6</w:t>
            </w:r>
            <w:r>
              <w:rPr>
                <w:rFonts w:hint="eastAsia" w:asciiTheme="minorHAnsi" w:hAnsiTheme="minorHAnsi" w:eastAsiaTheme="minorEastAsia"/>
              </w:rPr>
              <w:t>3</w:t>
            </w:r>
            <w:r>
              <w:rPr>
                <w:rFonts w:asciiTheme="minorHAnsi" w:hAnsiTheme="minorHAnsi" w:eastAsiaTheme="minorEastAsia"/>
              </w:rPr>
              <w:t>)</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widowControl/>
              <w:spacing w:after="15"/>
              <w:jc w:val="left"/>
              <w:rPr>
                <w:rFonts w:asciiTheme="minorHAnsi" w:hAnsiTheme="minorHAnsi" w:eastAsiaTheme="minorEastAsia"/>
              </w:rPr>
            </w:pPr>
            <w:r>
              <w:rPr>
                <w:rFonts w:asciiTheme="minorHAnsi" w:hAnsiTheme="minorHAnsi" w:eastAsiaTheme="minorEastAsia"/>
              </w:rPr>
              <w:t>PonStatus =%s表示注册状态。</w:t>
            </w:r>
          </w:p>
          <w:p>
            <w:pPr>
              <w:widowControl/>
              <w:spacing w:after="15"/>
              <w:jc w:val="left"/>
              <w:rPr>
                <w:rFonts w:asciiTheme="minorHAnsi" w:hAnsiTheme="minorHAnsi" w:eastAsiaTheme="minorEastAsia"/>
              </w:rPr>
            </w:pPr>
            <w:r>
              <w:rPr>
                <w:rFonts w:asciiTheme="minorHAnsi" w:hAnsiTheme="minorHAnsi" w:eastAsiaTheme="minorEastAsia"/>
              </w:rPr>
              <w:t>PonStatus的具体含义:</w:t>
            </w:r>
          </w:p>
          <w:p>
            <w:pPr>
              <w:widowControl/>
              <w:spacing w:after="15"/>
              <w:jc w:val="left"/>
              <w:rPr>
                <w:rFonts w:asciiTheme="minorHAnsi" w:hAnsiTheme="minorHAnsi" w:eastAsiaTheme="minorEastAsia"/>
              </w:rPr>
            </w:pPr>
            <w:r>
              <w:rPr>
                <w:rFonts w:asciiTheme="minorHAnsi" w:hAnsiTheme="minorHAnsi" w:eastAsiaTheme="minorEastAsia"/>
              </w:rPr>
              <w:t>PonStatus =“PON_STATUS_NO_REG_NO_AUTH”未注册未授权；</w:t>
            </w:r>
          </w:p>
          <w:p>
            <w:pPr>
              <w:widowControl/>
              <w:spacing w:after="15"/>
              <w:jc w:val="left"/>
              <w:rPr>
                <w:rFonts w:asciiTheme="minorHAnsi" w:hAnsiTheme="minorHAnsi" w:eastAsiaTheme="minorEastAsia"/>
              </w:rPr>
            </w:pPr>
            <w:r>
              <w:rPr>
                <w:rFonts w:asciiTheme="minorHAnsi" w:hAnsiTheme="minorHAnsi" w:eastAsiaTheme="minorEastAsia"/>
              </w:rPr>
              <w:t>PonStatus =“PON_STATUS_REG_NO_AUTH”已注册未授权；</w:t>
            </w:r>
          </w:p>
          <w:p>
            <w:pPr>
              <w:spacing w:after="15"/>
              <w:rPr>
                <w:rFonts w:asciiTheme="minorHAnsi" w:hAnsiTheme="minorHAnsi" w:eastAsiaTheme="minorEastAsia"/>
              </w:rPr>
            </w:pPr>
            <w:r>
              <w:rPr>
                <w:rFonts w:asciiTheme="minorHAnsi" w:hAnsiTheme="minorHAnsi" w:eastAsiaTheme="minorEastAsia"/>
              </w:rPr>
              <w:t>PonStatus =“PON_STATUS_REG_AUTH”已注册已授权；</w:t>
            </w:r>
          </w:p>
        </w:tc>
        <w:tc>
          <w:tcPr>
            <w:tcW w:w="1276" w:type="dxa"/>
          </w:tcPr>
          <w:p>
            <w:pPr>
              <w:widowControl/>
              <w:spacing w:after="15"/>
              <w:jc w:val="left"/>
              <w:rPr>
                <w:rFonts w:asciiTheme="minorHAnsi" w:hAnsiTheme="minorHAnsi" w:eastAsiaTheme="minorEastAsia"/>
              </w:rPr>
            </w:pPr>
            <w:r>
              <w:rPr>
                <w:rFonts w:hint="eastAsia" w:asciiTheme="minorHAnsi" w:hAnsiTheme="minorHAnsi" w:eastAsiaTheme="minorEastAsi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Theme="minorHAnsi" w:hAnsiTheme="minorHAnsi" w:eastAsiaTheme="minorEastAsia"/>
              </w:rPr>
            </w:pPr>
            <w:r>
              <w:rPr>
                <w:rFonts w:ascii="宋体"/>
              </w:rPr>
              <w:t>Bytes</w:t>
            </w:r>
            <w:r>
              <w:rPr>
                <w:rFonts w:ascii="宋体"/>
              </w:rPr>
              <w:softHyphen/>
            </w:r>
            <w:r>
              <w:rPr>
                <w:rFonts w:ascii="宋体"/>
              </w:rPr>
              <w:t>Sent</w:t>
            </w:r>
          </w:p>
        </w:tc>
        <w:tc>
          <w:tcPr>
            <w:tcW w:w="850" w:type="dxa"/>
          </w:tcPr>
          <w:p>
            <w:pPr>
              <w:spacing w:after="15"/>
              <w:rPr>
                <w:rFonts w:asciiTheme="minorHAnsi" w:hAnsiTheme="minorHAnsi" w:eastAsiaTheme="minorEastAsia"/>
              </w:rPr>
            </w:pPr>
            <w:r>
              <w:rPr>
                <w:rFonts w:ascii="Calibri" w:hAnsi="Calibri"/>
                <w:szCs w:val="18"/>
              </w:rPr>
              <w:t>UINT64</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widowControl/>
              <w:spacing w:after="15"/>
              <w:jc w:val="left"/>
              <w:rPr>
                <w:rFonts w:asciiTheme="minorHAnsi" w:hAnsiTheme="minorHAnsi" w:eastAsiaTheme="minorEastAsia"/>
              </w:rPr>
            </w:pPr>
            <w:r>
              <w:rPr>
                <w:rFonts w:hint="eastAsia" w:ascii="宋体"/>
              </w:rPr>
              <w:t>PON口发送的字节数</w:t>
            </w:r>
          </w:p>
        </w:tc>
        <w:tc>
          <w:tcPr>
            <w:tcW w:w="1276" w:type="dxa"/>
          </w:tcPr>
          <w:p>
            <w:pPr>
              <w:widowControl/>
              <w:spacing w:after="15"/>
              <w:jc w:val="left"/>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宋体"/>
              </w:rPr>
            </w:pPr>
            <w:r>
              <w:rPr>
                <w:rFonts w:ascii="宋体"/>
              </w:rPr>
              <w:t>BytesReceived</w:t>
            </w:r>
          </w:p>
        </w:tc>
        <w:tc>
          <w:tcPr>
            <w:tcW w:w="850" w:type="dxa"/>
          </w:tcPr>
          <w:p>
            <w:pPr>
              <w:spacing w:after="15"/>
              <w:rPr>
                <w:rFonts w:ascii="Calibri" w:hAnsi="Calibri"/>
                <w:szCs w:val="18"/>
              </w:rPr>
            </w:pPr>
            <w:r>
              <w:rPr>
                <w:rFonts w:ascii="Calibri" w:hAnsi="Calibri"/>
                <w:szCs w:val="18"/>
              </w:rPr>
              <w:t>UINT64</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widowControl/>
              <w:spacing w:after="15"/>
              <w:jc w:val="left"/>
              <w:rPr>
                <w:rFonts w:ascii="宋体"/>
              </w:rPr>
            </w:pPr>
            <w:r>
              <w:rPr>
                <w:rFonts w:hint="eastAsia" w:ascii="宋体"/>
              </w:rPr>
              <w:t>PON口接收的字节数</w:t>
            </w:r>
          </w:p>
        </w:tc>
        <w:tc>
          <w:tcPr>
            <w:tcW w:w="1276" w:type="dxa"/>
          </w:tcPr>
          <w:p>
            <w:pPr>
              <w:widowControl/>
              <w:spacing w:after="15"/>
              <w:jc w:val="left"/>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宋体"/>
              </w:rPr>
            </w:pPr>
            <w:r>
              <w:rPr>
                <w:rFonts w:ascii="宋体"/>
              </w:rPr>
              <w:t>Packets</w:t>
            </w:r>
            <w:r>
              <w:rPr>
                <w:rFonts w:ascii="宋体"/>
              </w:rPr>
              <w:softHyphen/>
            </w:r>
            <w:r>
              <w:rPr>
                <w:rFonts w:ascii="宋体"/>
              </w:rPr>
              <w:t>Sent</w:t>
            </w:r>
          </w:p>
        </w:tc>
        <w:tc>
          <w:tcPr>
            <w:tcW w:w="850" w:type="dxa"/>
          </w:tcPr>
          <w:p>
            <w:pPr>
              <w:spacing w:after="15"/>
              <w:rPr>
                <w:rFonts w:ascii="Calibri" w:hAnsi="Calibri"/>
                <w:szCs w:val="18"/>
              </w:rPr>
            </w:pPr>
            <w:r>
              <w:rPr>
                <w:rFonts w:ascii="Calibri" w:hAnsi="Calibri"/>
                <w:szCs w:val="18"/>
              </w:rPr>
              <w:t>UINT64</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widowControl/>
              <w:spacing w:after="15"/>
              <w:jc w:val="left"/>
              <w:rPr>
                <w:rFonts w:ascii="宋体"/>
              </w:rPr>
            </w:pPr>
            <w:r>
              <w:rPr>
                <w:rFonts w:hint="eastAsia" w:ascii="宋体"/>
              </w:rPr>
              <w:t>PON口发送帧个数</w:t>
            </w:r>
          </w:p>
        </w:tc>
        <w:tc>
          <w:tcPr>
            <w:tcW w:w="1276" w:type="dxa"/>
          </w:tcPr>
          <w:p>
            <w:pPr>
              <w:widowControl/>
              <w:spacing w:after="15"/>
              <w:jc w:val="left"/>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宋体"/>
              </w:rPr>
            </w:pPr>
            <w:r>
              <w:rPr>
                <w:rFonts w:ascii="宋体"/>
              </w:rPr>
              <w:t>Packets</w:t>
            </w:r>
            <w:r>
              <w:rPr>
                <w:rFonts w:ascii="宋体"/>
              </w:rPr>
              <w:softHyphen/>
            </w:r>
            <w:r>
              <w:rPr>
                <w:rFonts w:ascii="宋体"/>
              </w:rPr>
              <w:t>Received</w:t>
            </w:r>
          </w:p>
        </w:tc>
        <w:tc>
          <w:tcPr>
            <w:tcW w:w="850" w:type="dxa"/>
          </w:tcPr>
          <w:p>
            <w:pPr>
              <w:spacing w:after="15"/>
              <w:rPr>
                <w:rFonts w:ascii="Calibri" w:hAnsi="Calibri"/>
                <w:szCs w:val="18"/>
              </w:rPr>
            </w:pPr>
            <w:r>
              <w:rPr>
                <w:rFonts w:ascii="Calibri" w:hAnsi="Calibri"/>
                <w:szCs w:val="18"/>
              </w:rPr>
              <w:t>UINT64</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widowControl/>
              <w:spacing w:after="15"/>
              <w:jc w:val="left"/>
              <w:rPr>
                <w:rFonts w:ascii="宋体"/>
              </w:rPr>
            </w:pPr>
            <w:r>
              <w:rPr>
                <w:rFonts w:hint="eastAsia" w:ascii="宋体"/>
              </w:rPr>
              <w:t>PON口接收帧个数</w:t>
            </w:r>
          </w:p>
        </w:tc>
        <w:tc>
          <w:tcPr>
            <w:tcW w:w="1276" w:type="dxa"/>
          </w:tcPr>
          <w:p>
            <w:pPr>
              <w:widowControl/>
              <w:spacing w:after="15"/>
              <w:jc w:val="left"/>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宋体"/>
              </w:rPr>
            </w:pPr>
            <w:r>
              <w:rPr>
                <w:rFonts w:hint="eastAsia" w:ascii="宋体"/>
              </w:rPr>
              <w:t>F</w:t>
            </w:r>
            <w:r>
              <w:rPr>
                <w:rFonts w:ascii="宋体"/>
              </w:rPr>
              <w:t>ECE</w:t>
            </w:r>
            <w:r>
              <w:rPr>
                <w:rFonts w:hint="eastAsia" w:ascii="宋体"/>
              </w:rPr>
              <w:t>rro</w:t>
            </w:r>
            <w:r>
              <w:rPr>
                <w:rFonts w:ascii="宋体"/>
              </w:rPr>
              <w:t>r</w:t>
            </w:r>
          </w:p>
        </w:tc>
        <w:tc>
          <w:tcPr>
            <w:tcW w:w="850" w:type="dxa"/>
          </w:tcPr>
          <w:p>
            <w:pPr>
              <w:spacing w:after="15"/>
              <w:rPr>
                <w:rFonts w:ascii="Calibri" w:hAnsi="Calibri"/>
                <w:szCs w:val="18"/>
              </w:rPr>
            </w:pPr>
            <w:r>
              <w:rPr>
                <w:rFonts w:ascii="Calibri" w:hAnsi="Calibri"/>
                <w:szCs w:val="18"/>
              </w:rPr>
              <w:t>UINT64</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widowControl/>
              <w:spacing w:after="15"/>
              <w:jc w:val="left"/>
              <w:rPr>
                <w:rFonts w:ascii="宋体"/>
              </w:rPr>
            </w:pPr>
            <w:r>
              <w:rPr>
                <w:rFonts w:hint="eastAsia" w:ascii="宋体"/>
              </w:rPr>
              <w:t>P</w:t>
            </w:r>
            <w:r>
              <w:rPr>
                <w:rFonts w:ascii="宋体"/>
              </w:rPr>
              <w:t>ON</w:t>
            </w:r>
            <w:r>
              <w:rPr>
                <w:rFonts w:hint="eastAsia" w:ascii="宋体"/>
              </w:rPr>
              <w:t>口接受的F</w:t>
            </w:r>
            <w:r>
              <w:rPr>
                <w:rFonts w:ascii="宋体"/>
              </w:rPr>
              <w:t>EC</w:t>
            </w:r>
            <w:r>
              <w:rPr>
                <w:rFonts w:hint="eastAsia" w:ascii="宋体"/>
              </w:rPr>
              <w:t>错误帧数</w:t>
            </w:r>
          </w:p>
        </w:tc>
        <w:tc>
          <w:tcPr>
            <w:tcW w:w="1276" w:type="dxa"/>
          </w:tcPr>
          <w:p>
            <w:pPr>
              <w:widowControl/>
              <w:spacing w:after="15"/>
              <w:jc w:val="left"/>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after="15"/>
              <w:rPr>
                <w:rFonts w:ascii="宋体"/>
              </w:rPr>
            </w:pPr>
            <w:r>
              <w:rPr>
                <w:rFonts w:hint="eastAsia" w:ascii="宋体"/>
              </w:rPr>
              <w:t>DropPackets</w:t>
            </w:r>
          </w:p>
        </w:tc>
        <w:tc>
          <w:tcPr>
            <w:tcW w:w="850" w:type="dxa"/>
          </w:tcPr>
          <w:p>
            <w:pPr>
              <w:spacing w:after="15"/>
              <w:rPr>
                <w:rFonts w:ascii="Calibri" w:hAnsi="Calibri"/>
                <w:szCs w:val="18"/>
              </w:rPr>
            </w:pPr>
            <w:r>
              <w:rPr>
                <w:rFonts w:ascii="Calibri" w:hAnsi="Calibri"/>
                <w:szCs w:val="18"/>
              </w:rPr>
              <w:t>UINT64</w:t>
            </w:r>
          </w:p>
        </w:tc>
        <w:tc>
          <w:tcPr>
            <w:tcW w:w="851"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asciiTheme="minorHAnsi" w:hAnsiTheme="minorHAnsi" w:eastAsiaTheme="minorEastAsia"/>
              </w:rPr>
              <w:t>无</w:t>
            </w:r>
          </w:p>
        </w:tc>
        <w:tc>
          <w:tcPr>
            <w:tcW w:w="2693" w:type="dxa"/>
          </w:tcPr>
          <w:p>
            <w:pPr>
              <w:widowControl/>
              <w:spacing w:after="15"/>
              <w:jc w:val="left"/>
              <w:rPr>
                <w:rFonts w:ascii="宋体"/>
              </w:rPr>
            </w:pPr>
            <w:r>
              <w:rPr>
                <w:rFonts w:hint="eastAsia" w:ascii="宋体"/>
              </w:rPr>
              <w:t>PON口发送方向丢帧数</w:t>
            </w:r>
          </w:p>
        </w:tc>
        <w:tc>
          <w:tcPr>
            <w:tcW w:w="1276" w:type="dxa"/>
          </w:tcPr>
          <w:p>
            <w:pPr>
              <w:widowControl/>
              <w:spacing w:after="15"/>
              <w:jc w:val="left"/>
              <w:rPr>
                <w:rFonts w:asciiTheme="minorHAnsi" w:hAnsiTheme="minorHAnsi" w:eastAsiaTheme="minorEastAsia"/>
              </w:rPr>
            </w:pPr>
            <w:r>
              <w:rPr>
                <w:rFonts w:hint="eastAsia" w:asciiTheme="minorHAnsi" w:hAnsiTheme="minorHAnsi" w:eastAsiaTheme="minorEastAsia"/>
              </w:rPr>
              <w:t>1.1</w:t>
            </w:r>
          </w:p>
        </w:tc>
      </w:tr>
    </w:tbl>
    <w:p>
      <w:pPr>
        <w:spacing w:after="15"/>
      </w:pPr>
      <w:r>
        <w:t>备注：当未接入光纤时，光功率返回-100d</w:t>
      </w:r>
      <w:r>
        <w:rPr>
          <w:rFonts w:hint="eastAsia"/>
        </w:rPr>
        <w:t>B</w:t>
      </w:r>
      <w:r>
        <w:t>m。</w:t>
      </w:r>
    </w:p>
    <w:p>
      <w:pPr>
        <w:spacing w:after="15"/>
      </w:pPr>
    </w:p>
    <w:p>
      <w:pPr>
        <w:pStyle w:val="147"/>
        <w:spacing w:beforeLines="0" w:afterLines="0"/>
        <w:rPr>
          <w:b/>
        </w:rPr>
      </w:pPr>
      <w:r>
        <w:rPr>
          <w:b/>
        </w:rPr>
        <w:t>com.ctc.igd1.VoIPInfo</w:t>
      </w:r>
    </w:p>
    <w:p>
      <w:pPr>
        <w:spacing w:before="240" w:after="15"/>
        <w:ind w:left="420" w:leftChars="200"/>
        <w:rPr>
          <w:b/>
        </w:rPr>
      </w:pPr>
      <w:r>
        <w:rPr>
          <w:rFonts w:hint="eastAsia"/>
          <w:b/>
        </w:rPr>
        <w:t>属性</w:t>
      </w:r>
    </w:p>
    <w:tbl>
      <w:tblPr>
        <w:tblStyle w:val="66"/>
        <w:tblW w:w="8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132"/>
        <w:gridCol w:w="989"/>
        <w:gridCol w:w="1130"/>
        <w:gridCol w:w="2399"/>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shd w:val="clear" w:color="auto" w:fill="D9D9D9"/>
          </w:tcPr>
          <w:p>
            <w:pPr>
              <w:spacing w:after="15"/>
              <w:jc w:val="center"/>
              <w:rPr>
                <w:rFonts w:ascii="Calibri" w:hAnsi="Calibri"/>
                <w:sz w:val="18"/>
              </w:rPr>
            </w:pPr>
            <w:r>
              <w:rPr>
                <w:rFonts w:ascii="Calibri" w:hAnsi="Calibri"/>
                <w:sz w:val="18"/>
              </w:rPr>
              <w:t>属性名</w:t>
            </w:r>
          </w:p>
        </w:tc>
        <w:tc>
          <w:tcPr>
            <w:tcW w:w="1132" w:type="dxa"/>
            <w:shd w:val="clear" w:color="auto" w:fill="D9D9D9"/>
          </w:tcPr>
          <w:p>
            <w:pPr>
              <w:spacing w:after="15"/>
              <w:jc w:val="center"/>
              <w:rPr>
                <w:rFonts w:ascii="Calibri" w:hAnsi="Calibri"/>
                <w:sz w:val="18"/>
              </w:rPr>
            </w:pPr>
            <w:r>
              <w:rPr>
                <w:rFonts w:ascii="Calibri" w:hAnsi="Calibri"/>
                <w:sz w:val="18"/>
              </w:rPr>
              <w:t>类型</w:t>
            </w:r>
          </w:p>
        </w:tc>
        <w:tc>
          <w:tcPr>
            <w:tcW w:w="989" w:type="dxa"/>
            <w:shd w:val="clear" w:color="auto" w:fill="D9D9D9"/>
          </w:tcPr>
          <w:p>
            <w:pPr>
              <w:spacing w:after="15"/>
              <w:jc w:val="center"/>
              <w:rPr>
                <w:rFonts w:ascii="Calibri" w:hAnsi="Calibri"/>
                <w:sz w:val="18"/>
              </w:rPr>
            </w:pPr>
            <w:r>
              <w:rPr>
                <w:rFonts w:ascii="Calibri" w:hAnsi="Calibri"/>
                <w:sz w:val="18"/>
              </w:rPr>
              <w:t>权限</w:t>
            </w:r>
          </w:p>
        </w:tc>
        <w:tc>
          <w:tcPr>
            <w:tcW w:w="1130" w:type="dxa"/>
            <w:shd w:val="clear" w:color="auto" w:fill="D9D9D9"/>
          </w:tcPr>
          <w:p>
            <w:pPr>
              <w:spacing w:after="15"/>
              <w:jc w:val="center"/>
              <w:rPr>
                <w:rFonts w:ascii="Calibri" w:hAnsi="Calibri"/>
                <w:sz w:val="18"/>
              </w:rPr>
            </w:pPr>
            <w:r>
              <w:rPr>
                <w:rFonts w:ascii="Calibri" w:hAnsi="Calibri"/>
                <w:sz w:val="18"/>
              </w:rPr>
              <w:t>变更通知</w:t>
            </w:r>
          </w:p>
        </w:tc>
        <w:tc>
          <w:tcPr>
            <w:tcW w:w="2399" w:type="dxa"/>
            <w:shd w:val="clear" w:color="auto" w:fill="D9D9D9"/>
          </w:tcPr>
          <w:p>
            <w:pPr>
              <w:spacing w:after="15"/>
              <w:jc w:val="center"/>
              <w:rPr>
                <w:rFonts w:ascii="Calibri" w:hAnsi="Calibri"/>
                <w:sz w:val="18"/>
              </w:rPr>
            </w:pPr>
            <w:r>
              <w:rPr>
                <w:rFonts w:ascii="Calibri" w:hAnsi="Calibri"/>
                <w:sz w:val="18"/>
              </w:rPr>
              <w:t>备注</w:t>
            </w:r>
          </w:p>
        </w:tc>
        <w:tc>
          <w:tcPr>
            <w:tcW w:w="1015"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tcPr>
          <w:p>
            <w:pPr>
              <w:spacing w:after="15"/>
              <w:rPr>
                <w:rFonts w:ascii="Calibri" w:hAnsi="Calibri"/>
                <w:sz w:val="18"/>
                <w:szCs w:val="21"/>
              </w:rPr>
            </w:pPr>
            <w:r>
              <w:rPr>
                <w:rFonts w:ascii="Calibri" w:hAnsi="Calibri"/>
                <w:sz w:val="18"/>
                <w:szCs w:val="21"/>
              </w:rPr>
              <w:t>VoIPName1</w:t>
            </w:r>
          </w:p>
        </w:tc>
        <w:tc>
          <w:tcPr>
            <w:tcW w:w="1132" w:type="dxa"/>
          </w:tcPr>
          <w:p>
            <w:pPr>
              <w:spacing w:after="15"/>
              <w:rPr>
                <w:rFonts w:ascii="Calibri" w:hAnsi="Calibri"/>
                <w:sz w:val="18"/>
              </w:rPr>
            </w:pPr>
            <w:r>
              <w:rPr>
                <w:rFonts w:ascii="Calibri" w:hAnsi="Calibri"/>
                <w:sz w:val="18"/>
              </w:rPr>
              <w:t>STRING(63)</w:t>
            </w:r>
          </w:p>
        </w:tc>
        <w:tc>
          <w:tcPr>
            <w:tcW w:w="989" w:type="dxa"/>
          </w:tcPr>
          <w:p>
            <w:pPr>
              <w:spacing w:after="15"/>
              <w:rPr>
                <w:rFonts w:ascii="Calibri" w:hAnsi="Calibri"/>
                <w:sz w:val="18"/>
              </w:rPr>
            </w:pPr>
            <w:r>
              <w:rPr>
                <w:rFonts w:ascii="Calibri" w:hAnsi="Calibri"/>
                <w:sz w:val="18"/>
              </w:rPr>
              <w:t>read</w:t>
            </w:r>
          </w:p>
        </w:tc>
        <w:tc>
          <w:tcPr>
            <w:tcW w:w="1130" w:type="dxa"/>
          </w:tcPr>
          <w:p>
            <w:pPr>
              <w:spacing w:after="15"/>
              <w:rPr>
                <w:rFonts w:ascii="Calibri" w:hAnsi="Calibri"/>
                <w:sz w:val="18"/>
              </w:rPr>
            </w:pPr>
            <w:r>
              <w:rPr>
                <w:rFonts w:ascii="Calibri" w:hAnsi="Calibri"/>
                <w:sz w:val="18"/>
              </w:rPr>
              <w:t>有</w:t>
            </w:r>
          </w:p>
        </w:tc>
        <w:tc>
          <w:tcPr>
            <w:tcW w:w="2399" w:type="dxa"/>
          </w:tcPr>
          <w:p>
            <w:pPr>
              <w:spacing w:after="15"/>
              <w:rPr>
                <w:rFonts w:ascii="Calibri" w:hAnsi="Calibri"/>
                <w:sz w:val="18"/>
              </w:rPr>
            </w:pPr>
            <w:r>
              <w:rPr>
                <w:rFonts w:ascii="Calibri" w:hAnsi="Calibri"/>
                <w:sz w:val="18"/>
                <w:szCs w:val="22"/>
              </w:rPr>
              <w:t>第一路的电话号码；当为H.248协议时，应返回终端的物理标示</w:t>
            </w:r>
          </w:p>
        </w:tc>
        <w:tc>
          <w:tcPr>
            <w:tcW w:w="1015" w:type="dxa"/>
          </w:tcPr>
          <w:p>
            <w:pPr>
              <w:spacing w:after="15"/>
              <w:rPr>
                <w:rFonts w:ascii="Calibri" w:hAnsi="Calibri"/>
                <w:sz w:val="18"/>
                <w:szCs w:val="22"/>
              </w:rPr>
            </w:pPr>
            <w:r>
              <w:rPr>
                <w:rFonts w:hint="eastAsia" w:ascii="Calibri" w:hAnsi="Calibri"/>
                <w:sz w:val="18"/>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tcPr>
          <w:p>
            <w:pPr>
              <w:spacing w:after="15"/>
              <w:rPr>
                <w:rFonts w:ascii="Calibri" w:hAnsi="Calibri"/>
                <w:sz w:val="18"/>
                <w:szCs w:val="21"/>
              </w:rPr>
            </w:pPr>
            <w:r>
              <w:rPr>
                <w:rFonts w:ascii="Calibri" w:hAnsi="Calibri"/>
                <w:sz w:val="18"/>
                <w:szCs w:val="21"/>
              </w:rPr>
              <w:t>VoIPName2</w:t>
            </w:r>
          </w:p>
        </w:tc>
        <w:tc>
          <w:tcPr>
            <w:tcW w:w="1132" w:type="dxa"/>
          </w:tcPr>
          <w:p>
            <w:pPr>
              <w:spacing w:after="15"/>
              <w:rPr>
                <w:rFonts w:ascii="Calibri" w:hAnsi="Calibri"/>
                <w:sz w:val="18"/>
              </w:rPr>
            </w:pPr>
            <w:r>
              <w:rPr>
                <w:rFonts w:ascii="Calibri" w:hAnsi="Calibri"/>
                <w:sz w:val="18"/>
              </w:rPr>
              <w:t>STRING(63)</w:t>
            </w:r>
          </w:p>
        </w:tc>
        <w:tc>
          <w:tcPr>
            <w:tcW w:w="989" w:type="dxa"/>
          </w:tcPr>
          <w:p>
            <w:pPr>
              <w:spacing w:after="15"/>
              <w:rPr>
                <w:rFonts w:ascii="Calibri" w:hAnsi="Calibri"/>
                <w:sz w:val="18"/>
              </w:rPr>
            </w:pPr>
            <w:r>
              <w:rPr>
                <w:rFonts w:ascii="Calibri" w:hAnsi="Calibri"/>
                <w:sz w:val="18"/>
              </w:rPr>
              <w:t>read</w:t>
            </w:r>
          </w:p>
        </w:tc>
        <w:tc>
          <w:tcPr>
            <w:tcW w:w="1130" w:type="dxa"/>
          </w:tcPr>
          <w:p>
            <w:pPr>
              <w:spacing w:after="15"/>
              <w:rPr>
                <w:rFonts w:ascii="Calibri" w:hAnsi="Calibri"/>
                <w:sz w:val="18"/>
              </w:rPr>
            </w:pPr>
            <w:r>
              <w:rPr>
                <w:rFonts w:ascii="Calibri" w:hAnsi="Calibri"/>
                <w:sz w:val="18"/>
              </w:rPr>
              <w:t>有</w:t>
            </w:r>
          </w:p>
        </w:tc>
        <w:tc>
          <w:tcPr>
            <w:tcW w:w="2399" w:type="dxa"/>
          </w:tcPr>
          <w:p>
            <w:pPr>
              <w:spacing w:after="15"/>
              <w:rPr>
                <w:rFonts w:ascii="Calibri" w:hAnsi="Calibri"/>
                <w:sz w:val="18"/>
                <w:szCs w:val="16"/>
              </w:rPr>
            </w:pPr>
            <w:r>
              <w:rPr>
                <w:rFonts w:ascii="Calibri" w:hAnsi="Calibri"/>
                <w:sz w:val="18"/>
                <w:szCs w:val="22"/>
              </w:rPr>
              <w:t>第二路的电话号码</w:t>
            </w:r>
          </w:p>
        </w:tc>
        <w:tc>
          <w:tcPr>
            <w:tcW w:w="1015" w:type="dxa"/>
          </w:tcPr>
          <w:p>
            <w:pPr>
              <w:spacing w:after="15"/>
              <w:rPr>
                <w:rFonts w:ascii="Calibri" w:hAnsi="Calibri"/>
                <w:sz w:val="18"/>
                <w:szCs w:val="22"/>
              </w:rPr>
            </w:pPr>
            <w:r>
              <w:rPr>
                <w:rFonts w:hint="eastAsia" w:ascii="Calibri" w:hAnsi="Calibri"/>
                <w:sz w:val="18"/>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tcPr>
          <w:p>
            <w:pPr>
              <w:spacing w:after="15"/>
              <w:rPr>
                <w:rFonts w:ascii="Calibri" w:hAnsi="Calibri"/>
                <w:sz w:val="18"/>
                <w:szCs w:val="21"/>
              </w:rPr>
            </w:pPr>
            <w:r>
              <w:rPr>
                <w:rFonts w:ascii="Calibri" w:hAnsi="Calibri"/>
                <w:sz w:val="18"/>
                <w:szCs w:val="21"/>
              </w:rPr>
              <w:t>Line1Status</w:t>
            </w:r>
          </w:p>
        </w:tc>
        <w:tc>
          <w:tcPr>
            <w:tcW w:w="1132" w:type="dxa"/>
          </w:tcPr>
          <w:p>
            <w:pPr>
              <w:spacing w:after="15"/>
              <w:rPr>
                <w:rFonts w:ascii="Calibri" w:hAnsi="Calibri"/>
                <w:sz w:val="18"/>
              </w:rPr>
            </w:pPr>
            <w:r>
              <w:rPr>
                <w:rFonts w:ascii="Calibri" w:hAnsi="Calibri"/>
                <w:sz w:val="18"/>
              </w:rPr>
              <w:t>STRING(32)</w:t>
            </w:r>
          </w:p>
        </w:tc>
        <w:tc>
          <w:tcPr>
            <w:tcW w:w="989" w:type="dxa"/>
          </w:tcPr>
          <w:p>
            <w:pPr>
              <w:spacing w:after="15"/>
              <w:rPr>
                <w:rFonts w:ascii="Calibri" w:hAnsi="Calibri"/>
                <w:sz w:val="18"/>
              </w:rPr>
            </w:pPr>
            <w:r>
              <w:rPr>
                <w:rFonts w:ascii="Calibri" w:hAnsi="Calibri"/>
                <w:sz w:val="18"/>
              </w:rPr>
              <w:t>read</w:t>
            </w:r>
          </w:p>
        </w:tc>
        <w:tc>
          <w:tcPr>
            <w:tcW w:w="1130" w:type="dxa"/>
          </w:tcPr>
          <w:p>
            <w:pPr>
              <w:spacing w:after="15"/>
              <w:rPr>
                <w:rFonts w:ascii="Calibri" w:hAnsi="Calibri"/>
                <w:sz w:val="18"/>
              </w:rPr>
            </w:pPr>
            <w:r>
              <w:rPr>
                <w:rFonts w:ascii="Calibri" w:hAnsi="Calibri"/>
                <w:sz w:val="18"/>
              </w:rPr>
              <w:t>有</w:t>
            </w:r>
          </w:p>
        </w:tc>
        <w:tc>
          <w:tcPr>
            <w:tcW w:w="2399" w:type="dxa"/>
          </w:tcPr>
          <w:p>
            <w:pPr>
              <w:spacing w:after="15"/>
              <w:rPr>
                <w:rFonts w:ascii="Calibri" w:hAnsi="Calibri"/>
                <w:sz w:val="18"/>
              </w:rPr>
            </w:pPr>
            <w:r>
              <w:rPr>
                <w:rFonts w:ascii="Calibri" w:hAnsi="Calibri"/>
                <w:sz w:val="18"/>
              </w:rPr>
              <w:t>VOIP注册状态</w:t>
            </w:r>
          </w:p>
        </w:tc>
        <w:tc>
          <w:tcPr>
            <w:tcW w:w="1015"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tcPr>
          <w:p>
            <w:pPr>
              <w:spacing w:after="15"/>
              <w:rPr>
                <w:rFonts w:ascii="Calibri" w:hAnsi="Calibri"/>
                <w:sz w:val="18"/>
                <w:szCs w:val="21"/>
              </w:rPr>
            </w:pPr>
            <w:r>
              <w:rPr>
                <w:rFonts w:ascii="Calibri" w:hAnsi="Calibri"/>
                <w:sz w:val="18"/>
                <w:szCs w:val="21"/>
              </w:rPr>
              <w:t>Line2Status</w:t>
            </w:r>
          </w:p>
        </w:tc>
        <w:tc>
          <w:tcPr>
            <w:tcW w:w="1132" w:type="dxa"/>
          </w:tcPr>
          <w:p>
            <w:pPr>
              <w:spacing w:after="15"/>
              <w:rPr>
                <w:rFonts w:ascii="Calibri" w:hAnsi="Calibri"/>
                <w:sz w:val="18"/>
              </w:rPr>
            </w:pPr>
            <w:r>
              <w:rPr>
                <w:rFonts w:ascii="Calibri" w:hAnsi="Calibri"/>
                <w:sz w:val="18"/>
              </w:rPr>
              <w:t>STRING(32)</w:t>
            </w:r>
          </w:p>
        </w:tc>
        <w:tc>
          <w:tcPr>
            <w:tcW w:w="989" w:type="dxa"/>
          </w:tcPr>
          <w:p>
            <w:pPr>
              <w:spacing w:after="15"/>
              <w:rPr>
                <w:rFonts w:ascii="Calibri" w:hAnsi="Calibri"/>
                <w:sz w:val="18"/>
              </w:rPr>
            </w:pPr>
            <w:r>
              <w:rPr>
                <w:rFonts w:ascii="Calibri" w:hAnsi="Calibri"/>
                <w:sz w:val="18"/>
              </w:rPr>
              <w:t>read</w:t>
            </w:r>
          </w:p>
        </w:tc>
        <w:tc>
          <w:tcPr>
            <w:tcW w:w="1130" w:type="dxa"/>
          </w:tcPr>
          <w:p>
            <w:pPr>
              <w:spacing w:after="15"/>
              <w:rPr>
                <w:rFonts w:ascii="Calibri" w:hAnsi="Calibri"/>
                <w:sz w:val="18"/>
              </w:rPr>
            </w:pPr>
            <w:r>
              <w:rPr>
                <w:rFonts w:ascii="Calibri" w:hAnsi="Calibri"/>
                <w:sz w:val="18"/>
              </w:rPr>
              <w:t>有</w:t>
            </w:r>
          </w:p>
        </w:tc>
        <w:tc>
          <w:tcPr>
            <w:tcW w:w="2399" w:type="dxa"/>
          </w:tcPr>
          <w:p>
            <w:pPr>
              <w:spacing w:after="15"/>
              <w:rPr>
                <w:rFonts w:ascii="Calibri" w:hAnsi="Calibri"/>
                <w:sz w:val="18"/>
              </w:rPr>
            </w:pPr>
            <w:r>
              <w:rPr>
                <w:rFonts w:ascii="Calibri" w:hAnsi="Calibri"/>
                <w:sz w:val="18"/>
              </w:rPr>
              <w:t>VOIP注册状态</w:t>
            </w:r>
          </w:p>
        </w:tc>
        <w:tc>
          <w:tcPr>
            <w:tcW w:w="1015" w:type="dxa"/>
          </w:tcPr>
          <w:p>
            <w:pPr>
              <w:spacing w:after="15"/>
              <w:rPr>
                <w:rFonts w:ascii="Calibri" w:hAnsi="Calibri"/>
                <w:sz w:val="18"/>
              </w:rPr>
            </w:pPr>
            <w:r>
              <w:rPr>
                <w:rFonts w:hint="eastAsia" w:ascii="Calibri" w:hAnsi="Calibri"/>
                <w:sz w:val="18"/>
              </w:rPr>
              <w:t>1.0</w:t>
            </w:r>
          </w:p>
        </w:tc>
      </w:tr>
    </w:tbl>
    <w:p>
      <w:pPr>
        <w:spacing w:after="15"/>
      </w:pPr>
    </w:p>
    <w:p>
      <w:pPr>
        <w:pStyle w:val="147"/>
        <w:spacing w:beforeLines="0" w:afterLines="0"/>
        <w:rPr>
          <w:b/>
        </w:rPr>
      </w:pPr>
      <w:r>
        <w:rPr>
          <w:rFonts w:hint="eastAsia"/>
          <w:b/>
        </w:rPr>
        <w:t>com.ctc.igd1.LANHostManager</w:t>
      </w:r>
    </w:p>
    <w:p>
      <w:pPr>
        <w:spacing w:before="240" w:after="15"/>
        <w:ind w:left="420" w:leftChars="200"/>
        <w:rPr>
          <w:b/>
        </w:rPr>
      </w:pPr>
      <w:r>
        <w:rPr>
          <w:rFonts w:hint="eastAsia"/>
          <w:b/>
        </w:rPr>
        <w:t>属性</w:t>
      </w:r>
    </w:p>
    <w:tbl>
      <w:tblPr>
        <w:tblStyle w:val="66"/>
        <w:tblW w:w="9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0"/>
        <w:gridCol w:w="1333"/>
        <w:gridCol w:w="1098"/>
        <w:gridCol w:w="1004"/>
        <w:gridCol w:w="1997"/>
        <w:gridCol w:w="1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0"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333"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098"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004"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1997"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1997" w:type="dxa"/>
            <w:shd w:val="clear" w:color="auto" w:fill="D9D9D9"/>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0" w:type="dxa"/>
          </w:tcPr>
          <w:p>
            <w:pPr>
              <w:spacing w:after="15"/>
              <w:rPr>
                <w:rFonts w:ascii="Calibri" w:hAnsi="Calibri"/>
                <w:sz w:val="18"/>
                <w:szCs w:val="18"/>
              </w:rPr>
            </w:pPr>
            <w:r>
              <w:rPr>
                <w:rFonts w:ascii="Calibri" w:hAnsi="Calibri"/>
                <w:sz w:val="18"/>
                <w:szCs w:val="18"/>
              </w:rPr>
              <w:t>EnableStats</w:t>
            </w:r>
          </w:p>
        </w:tc>
        <w:tc>
          <w:tcPr>
            <w:tcW w:w="1333" w:type="dxa"/>
          </w:tcPr>
          <w:p>
            <w:pPr>
              <w:spacing w:after="15"/>
              <w:rPr>
                <w:rFonts w:ascii="Calibri" w:hAnsi="Calibri"/>
                <w:sz w:val="18"/>
                <w:szCs w:val="18"/>
              </w:rPr>
            </w:pPr>
            <w:r>
              <w:rPr>
                <w:rFonts w:ascii="Calibri" w:hAnsi="Calibri"/>
                <w:sz w:val="18"/>
                <w:szCs w:val="18"/>
              </w:rPr>
              <w:t>BOOLEAN</w:t>
            </w:r>
          </w:p>
        </w:tc>
        <w:tc>
          <w:tcPr>
            <w:tcW w:w="1098" w:type="dxa"/>
          </w:tcPr>
          <w:p>
            <w:pPr>
              <w:spacing w:after="15"/>
              <w:rPr>
                <w:rFonts w:ascii="Calibri" w:hAnsi="Calibri"/>
                <w:sz w:val="18"/>
                <w:szCs w:val="18"/>
              </w:rPr>
            </w:pPr>
            <w:r>
              <w:rPr>
                <w:rFonts w:ascii="Calibri" w:hAnsi="Calibri"/>
                <w:sz w:val="18"/>
                <w:szCs w:val="18"/>
              </w:rPr>
              <w:t>readwrite</w:t>
            </w:r>
          </w:p>
        </w:tc>
        <w:tc>
          <w:tcPr>
            <w:tcW w:w="1004" w:type="dxa"/>
          </w:tcPr>
          <w:p>
            <w:pPr>
              <w:spacing w:after="15"/>
              <w:rPr>
                <w:rFonts w:ascii="Calibri" w:hAnsi="Calibri"/>
                <w:sz w:val="18"/>
                <w:szCs w:val="18"/>
              </w:rPr>
            </w:pPr>
            <w:r>
              <w:rPr>
                <w:rFonts w:ascii="Calibri" w:hAnsi="Calibri"/>
                <w:sz w:val="18"/>
                <w:szCs w:val="18"/>
              </w:rPr>
              <w:t>有</w:t>
            </w:r>
          </w:p>
        </w:tc>
        <w:tc>
          <w:tcPr>
            <w:tcW w:w="1997" w:type="dxa"/>
          </w:tcPr>
          <w:p>
            <w:pPr>
              <w:spacing w:after="15"/>
              <w:rPr>
                <w:rFonts w:ascii="Calibri" w:hAnsi="Calibri"/>
                <w:sz w:val="18"/>
                <w:szCs w:val="18"/>
              </w:rPr>
            </w:pPr>
            <w:r>
              <w:rPr>
                <w:rFonts w:ascii="Calibri" w:hAnsi="Calibri"/>
                <w:sz w:val="18"/>
                <w:szCs w:val="18"/>
              </w:rPr>
              <w:t>是否启用LAN侧设备流量统计功能</w:t>
            </w:r>
          </w:p>
        </w:tc>
        <w:tc>
          <w:tcPr>
            <w:tcW w:w="1997"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LANHostMaxNumber</w:t>
            </w:r>
          </w:p>
        </w:tc>
        <w:tc>
          <w:tcPr>
            <w:tcW w:w="1333"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10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100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有</w:t>
            </w:r>
          </w:p>
        </w:tc>
        <w:tc>
          <w:tcPr>
            <w:tcW w:w="199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默认</w:t>
            </w:r>
            <w:r>
              <w:rPr>
                <w:rFonts w:ascii="Calibri" w:hAnsi="Calibri"/>
                <w:sz w:val="18"/>
                <w:szCs w:val="18"/>
              </w:rPr>
              <w:t>64</w:t>
            </w:r>
            <w:r>
              <w:rPr>
                <w:rFonts w:hint="eastAsia" w:ascii="Calibri" w:hAnsi="Calibri"/>
                <w:sz w:val="18"/>
                <w:szCs w:val="18"/>
              </w:rPr>
              <w:t>个</w:t>
            </w:r>
          </w:p>
        </w:tc>
        <w:tc>
          <w:tcPr>
            <w:tcW w:w="199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LANHostNumber</w:t>
            </w:r>
          </w:p>
        </w:tc>
        <w:tc>
          <w:tcPr>
            <w:tcW w:w="1333"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UINT32</w:t>
            </w:r>
          </w:p>
        </w:tc>
        <w:tc>
          <w:tcPr>
            <w:tcW w:w="10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100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有</w:t>
            </w:r>
          </w:p>
        </w:tc>
        <w:tc>
          <w:tcPr>
            <w:tcW w:w="199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当前LANHost多实例中的实例个数</w:t>
            </w:r>
          </w:p>
        </w:tc>
        <w:tc>
          <w:tcPr>
            <w:tcW w:w="199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ControlListMaxNumber</w:t>
            </w:r>
          </w:p>
        </w:tc>
        <w:tc>
          <w:tcPr>
            <w:tcW w:w="1333"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10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100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有</w:t>
            </w:r>
          </w:p>
        </w:tc>
        <w:tc>
          <w:tcPr>
            <w:tcW w:w="199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默认</w:t>
            </w:r>
            <w:r>
              <w:rPr>
                <w:rFonts w:ascii="Calibri" w:hAnsi="Calibri"/>
                <w:sz w:val="18"/>
                <w:szCs w:val="18"/>
              </w:rPr>
              <w:t>32</w:t>
            </w:r>
            <w:r>
              <w:rPr>
                <w:rFonts w:hint="eastAsia" w:ascii="Calibri" w:hAnsi="Calibri"/>
                <w:sz w:val="18"/>
                <w:szCs w:val="18"/>
              </w:rPr>
              <w:t>个</w:t>
            </w:r>
          </w:p>
        </w:tc>
        <w:tc>
          <w:tcPr>
            <w:tcW w:w="199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ControlListNumber</w:t>
            </w:r>
          </w:p>
        </w:tc>
        <w:tc>
          <w:tcPr>
            <w:tcW w:w="1333"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UINT32</w:t>
            </w:r>
          </w:p>
        </w:tc>
        <w:tc>
          <w:tcPr>
            <w:tcW w:w="10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100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有</w:t>
            </w:r>
          </w:p>
        </w:tc>
        <w:tc>
          <w:tcPr>
            <w:tcW w:w="199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当前LANHost多实例中受控制的实例个数（ControlStatus =true）</w:t>
            </w:r>
          </w:p>
        </w:tc>
        <w:tc>
          <w:tcPr>
            <w:tcW w:w="199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1.0</w:t>
            </w:r>
          </w:p>
        </w:tc>
      </w:tr>
    </w:tbl>
    <w:p>
      <w:pPr>
        <w:spacing w:after="15"/>
      </w:pPr>
    </w:p>
    <w:p>
      <w:pPr>
        <w:spacing w:before="240" w:after="15"/>
        <w:ind w:left="420" w:hanging="420" w:hangingChars="199"/>
        <w:rPr>
          <w:b/>
        </w:rPr>
      </w:pPr>
      <w:r>
        <w:rPr>
          <w:rFonts w:hint="eastAsia"/>
          <w:b/>
        </w:rPr>
        <w:t>方法</w:t>
      </w:r>
    </w:p>
    <w:p>
      <w:pPr>
        <w:pStyle w:val="345"/>
        <w:numPr>
          <w:ilvl w:val="0"/>
          <w:numId w:val="129"/>
        </w:numPr>
        <w:spacing w:after="15"/>
        <w:ind w:firstLineChars="0"/>
        <w:rPr>
          <w:rFonts w:eastAsiaTheme="minorEastAsia"/>
        </w:rPr>
      </w:pPr>
      <w:r>
        <w:rPr>
          <w:rFonts w:eastAsiaTheme="minorEastAsia"/>
        </w:rPr>
        <w:t>GetOnlineDevicesSnapShot (OUT DICT&lt;OBJPATH,DICT&lt;STRING,DICT&lt;STRING,VARIANT&gt;&gt;&gt; objpath_interfaces_and_properties, OUT UINT32 result, OUT STRING errdesc);</w:t>
      </w:r>
    </w:p>
    <w:p>
      <w:pPr>
        <w:spacing w:after="15"/>
        <w:ind w:firstLine="360"/>
      </w:pPr>
      <w:r>
        <w:rPr>
          <w:rFonts w:hint="eastAsia" w:ascii="Calibri" w:hAnsi="Calibri" w:eastAsiaTheme="minorEastAsia"/>
          <w:szCs w:val="22"/>
        </w:rPr>
        <w:t>获取所有在线设备的基本信息，DICT&lt;STRING, VARIANT&gt;包含的值：MAC, DevName, InternetAccess, DevType, IP, ConnectionType, Port, OS, OnlineTime, Brand</w:t>
      </w:r>
      <w:r>
        <w:rPr>
          <w:rFonts w:hint="eastAsia"/>
        </w:rPr>
        <w:t>。</w:t>
      </w:r>
    </w:p>
    <w:p>
      <w:pPr>
        <w:spacing w:after="15"/>
        <w:ind w:firstLine="360"/>
        <w:rPr>
          <w:rFonts w:eastAsiaTheme="minorEastAsia"/>
        </w:rPr>
      </w:pPr>
    </w:p>
    <w:p>
      <w:pPr>
        <w:pStyle w:val="345"/>
        <w:numPr>
          <w:ilvl w:val="0"/>
          <w:numId w:val="129"/>
        </w:numPr>
        <w:spacing w:after="15"/>
        <w:ind w:firstLineChars="0"/>
        <w:rPr>
          <w:rFonts w:eastAsiaTheme="minorEastAsia"/>
        </w:rPr>
      </w:pPr>
      <w:r>
        <w:t>GetOnlineDeviceList(OUTDICT&lt;OBJPATH,DICT&lt;STRING,DICT&lt;STRING,VARIANT&gt;&gt;&gt; objpath_interfaces_and_properties, OUT UINT32 result, OUT STRING errdesc)</w:t>
      </w:r>
      <w:r>
        <w:rPr>
          <w:rFonts w:eastAsiaTheme="minorEastAsia"/>
        </w:rPr>
        <w:t>;</w:t>
      </w:r>
    </w:p>
    <w:p>
      <w:pPr>
        <w:spacing w:after="15"/>
        <w:ind w:firstLine="360"/>
        <w:rPr>
          <w:rFonts w:eastAsiaTheme="minorEastAsia"/>
        </w:rPr>
      </w:pPr>
      <w:r>
        <w:rPr>
          <w:rFonts w:hint="eastAsia"/>
        </w:rPr>
        <w:t>获取所有在线设备的列表,包含所有属性。</w:t>
      </w:r>
    </w:p>
    <w:p>
      <w:pPr>
        <w:spacing w:after="15"/>
      </w:pPr>
    </w:p>
    <w:p>
      <w:pPr>
        <w:pStyle w:val="345"/>
        <w:numPr>
          <w:ilvl w:val="0"/>
          <w:numId w:val="129"/>
        </w:numPr>
        <w:spacing w:after="15"/>
        <w:ind w:firstLineChars="0"/>
        <w:rPr>
          <w:rFonts w:eastAsiaTheme="minorEastAsia"/>
        </w:rPr>
      </w:pPr>
      <w:r>
        <w:rPr>
          <w:rFonts w:hint="eastAsia"/>
        </w:rPr>
        <w:t>GetLANHostPathbyMAC</w:t>
      </w:r>
      <w:r>
        <w:rPr>
          <w:rFonts w:hint="eastAsia" w:eastAsiaTheme="minorEastAsia"/>
        </w:rPr>
        <w:t>(IN STRING mac, OUT</w:t>
      </w:r>
      <w:r>
        <w:t>OBJECT_PATH path</w:t>
      </w:r>
      <w:r>
        <w:rPr>
          <w:rFonts w:hint="eastAsia"/>
        </w:rPr>
        <w:t>, OUT UINT32 result, OUT STRING errdesc</w:t>
      </w:r>
      <w:r>
        <w:rPr>
          <w:rFonts w:hint="eastAsia" w:eastAsiaTheme="minorEastAsia"/>
        </w:rPr>
        <w:t xml:space="preserve"> )</w:t>
      </w:r>
    </w:p>
    <w:p>
      <w:pPr>
        <w:spacing w:after="15"/>
        <w:ind w:left="420"/>
      </w:pPr>
      <w:r>
        <w:t>根据</w:t>
      </w:r>
      <w:r>
        <w:rPr>
          <w:rFonts w:hint="eastAsia"/>
        </w:rPr>
        <w:t>MAC</w:t>
      </w:r>
      <w:r>
        <w:t>获取对应</w:t>
      </w:r>
      <w:r>
        <w:rPr>
          <w:rFonts w:hint="eastAsia"/>
        </w:rPr>
        <w:t>LANHost</w:t>
      </w:r>
      <w:r>
        <w:t>对象的路径，索引用于查询</w:t>
      </w:r>
      <w:r>
        <w:rPr>
          <w:rFonts w:hint="eastAsia"/>
        </w:rPr>
        <w:t xml:space="preserve">或者设置LANHost的属性，对应接口SET_ATTACH_DEVICE_NAME, SET_ATTACH_DEVICE_BANDWIDTH, </w:t>
      </w:r>
    </w:p>
    <w:p>
      <w:pPr>
        <w:spacing w:after="15"/>
        <w:ind w:left="420"/>
      </w:pPr>
      <w:r>
        <w:rPr>
          <w:rFonts w:hint="eastAsia"/>
        </w:rPr>
        <w:t xml:space="preserve">GET_ATTACH_DEVICE_BANDWIDTH,GET_ATTACH_DEVICE_RIGHT, </w:t>
      </w:r>
    </w:p>
    <w:p>
      <w:pPr>
        <w:spacing w:after="15"/>
        <w:ind w:left="420"/>
      </w:pPr>
      <w:r>
        <w:rPr>
          <w:rFonts w:hint="eastAsia"/>
        </w:rPr>
        <w:t xml:space="preserve">SET_ATTACH_DEVICE_RIGHT, </w:t>
      </w:r>
      <w:r>
        <w:t>QUERY_ATTACH_DEVICE_REALRATE</w:t>
      </w:r>
    </w:p>
    <w:p>
      <w:pPr>
        <w:spacing w:after="15"/>
        <w:ind w:firstLine="360"/>
      </w:pPr>
      <w:r>
        <w:t>result：0（成功）/1（失败）。</w:t>
      </w:r>
    </w:p>
    <w:p>
      <w:pPr>
        <w:spacing w:after="15"/>
        <w:ind w:firstLine="360"/>
      </w:pPr>
      <w:r>
        <w:t>errdesc：若为NULL或者函数成功，则不用赋值；若传入的值不为NULL，则在方法失败的时候填充上失败原因。</w:t>
      </w:r>
    </w:p>
    <w:p>
      <w:pPr>
        <w:spacing w:after="15"/>
      </w:pPr>
    </w:p>
    <w:p>
      <w:pPr>
        <w:pStyle w:val="147"/>
        <w:spacing w:beforeLines="0" w:afterLines="0"/>
        <w:rPr>
          <w:b/>
        </w:rPr>
      </w:pPr>
      <w:r>
        <w:rPr>
          <w:rFonts w:hint="eastAsia"/>
          <w:b/>
        </w:rPr>
        <w:t>com.ctc.igd1.LANHost</w:t>
      </w:r>
    </w:p>
    <w:p>
      <w:pPr>
        <w:spacing w:before="240" w:after="15"/>
        <w:ind w:left="420" w:leftChars="200"/>
        <w:rPr>
          <w:b/>
        </w:rPr>
      </w:pPr>
      <w:r>
        <w:rPr>
          <w:rFonts w:hint="eastAsia"/>
          <w:b/>
        </w:rPr>
        <w:t>属性</w:t>
      </w:r>
    </w:p>
    <w:tbl>
      <w:tblPr>
        <w:tblStyle w:val="66"/>
        <w:tblW w:w="9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134"/>
        <w:gridCol w:w="1134"/>
        <w:gridCol w:w="1134"/>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134"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134"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134"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2268"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2268" w:type="dxa"/>
            <w:shd w:val="clear" w:color="auto" w:fill="D9D9D9"/>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MAC</w:t>
            </w:r>
          </w:p>
        </w:tc>
        <w:tc>
          <w:tcPr>
            <w:tcW w:w="1134" w:type="dxa"/>
          </w:tcPr>
          <w:p>
            <w:pPr>
              <w:spacing w:after="15"/>
              <w:rPr>
                <w:rFonts w:ascii="Calibri" w:hAnsi="Calibri"/>
                <w:sz w:val="18"/>
                <w:szCs w:val="18"/>
              </w:rPr>
            </w:pPr>
            <w:r>
              <w:rPr>
                <w:rFonts w:ascii="Calibri" w:hAnsi="Calibri"/>
                <w:sz w:val="18"/>
                <w:szCs w:val="18"/>
              </w:rPr>
              <w:t>STRING</w:t>
            </w:r>
            <w:r>
              <w:rPr>
                <w:rFonts w:hint="eastAsia" w:ascii="Calibri" w:hAnsi="Calibri"/>
                <w:sz w:val="18"/>
                <w:szCs w:val="18"/>
              </w:rPr>
              <w:t>(</w:t>
            </w:r>
            <w:r>
              <w:rPr>
                <w:rFonts w:ascii="Calibri" w:hAnsi="Calibri"/>
                <w:sz w:val="18"/>
                <w:szCs w:val="18"/>
              </w:rPr>
              <w:t>12)</w:t>
            </w:r>
          </w:p>
        </w:tc>
        <w:tc>
          <w:tcPr>
            <w:tcW w:w="1134" w:type="dxa"/>
          </w:tcPr>
          <w:p>
            <w:pPr>
              <w:spacing w:after="15"/>
              <w:rPr>
                <w:rFonts w:ascii="Calibri" w:hAnsi="Calibri"/>
                <w:sz w:val="18"/>
                <w:szCs w:val="18"/>
              </w:rPr>
            </w:pPr>
            <w:r>
              <w:rPr>
                <w:rFonts w:ascii="Calibri" w:hAnsi="Calibri"/>
                <w:sz w:val="18"/>
                <w:szCs w:val="18"/>
              </w:rPr>
              <w:t>read</w:t>
            </w:r>
          </w:p>
        </w:tc>
        <w:tc>
          <w:tcPr>
            <w:tcW w:w="1134" w:type="dxa"/>
          </w:tcPr>
          <w:p>
            <w:pPr>
              <w:spacing w:after="15"/>
              <w:rPr>
                <w:rFonts w:ascii="Calibri" w:hAnsi="Calibri"/>
                <w:sz w:val="18"/>
                <w:szCs w:val="18"/>
              </w:rPr>
            </w:pPr>
            <w:r>
              <w:rPr>
                <w:rFonts w:ascii="Calibri" w:hAnsi="Calibri"/>
                <w:sz w:val="18"/>
                <w:szCs w:val="18"/>
              </w:rPr>
              <w:t>无</w:t>
            </w:r>
          </w:p>
        </w:tc>
        <w:tc>
          <w:tcPr>
            <w:tcW w:w="2268" w:type="dxa"/>
          </w:tcPr>
          <w:p>
            <w:pPr>
              <w:spacing w:after="15"/>
              <w:rPr>
                <w:rFonts w:ascii="Calibri" w:hAnsi="Calibri"/>
                <w:sz w:val="18"/>
                <w:szCs w:val="18"/>
              </w:rPr>
            </w:pPr>
            <w:r>
              <w:rPr>
                <w:rFonts w:ascii="Calibri" w:hAnsi="Calibri"/>
                <w:sz w:val="18"/>
                <w:szCs w:val="18"/>
              </w:rPr>
              <w:t>指网关下挂设备的MAC信息</w:t>
            </w:r>
            <w:r>
              <w:rPr>
                <w:rFonts w:hint="eastAsia" w:ascii="Calibri" w:hAnsi="Calibri"/>
                <w:sz w:val="18"/>
                <w:szCs w:val="18"/>
              </w:rPr>
              <w:t>，格式为"0123456789AB"</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Host</w:t>
            </w:r>
            <w:r>
              <w:rPr>
                <w:rFonts w:ascii="Calibri" w:hAnsi="Calibri"/>
                <w:sz w:val="18"/>
                <w:szCs w:val="18"/>
              </w:rPr>
              <w:t>Name</w:t>
            </w:r>
          </w:p>
        </w:tc>
        <w:tc>
          <w:tcPr>
            <w:tcW w:w="1134" w:type="dxa"/>
          </w:tcPr>
          <w:p>
            <w:pPr>
              <w:spacing w:after="15"/>
              <w:rPr>
                <w:rFonts w:ascii="Calibri" w:hAnsi="Calibri"/>
                <w:sz w:val="18"/>
                <w:szCs w:val="18"/>
              </w:rPr>
            </w:pPr>
            <w:r>
              <w:rPr>
                <w:rFonts w:ascii="Calibri" w:hAnsi="Calibri"/>
                <w:sz w:val="18"/>
                <w:szCs w:val="18"/>
              </w:rPr>
              <w:t>STRING(63)</w:t>
            </w:r>
          </w:p>
        </w:tc>
        <w:tc>
          <w:tcPr>
            <w:tcW w:w="1134" w:type="dxa"/>
          </w:tcPr>
          <w:p>
            <w:pPr>
              <w:spacing w:after="15"/>
              <w:rPr>
                <w:rFonts w:ascii="Calibri" w:hAnsi="Calibri"/>
                <w:sz w:val="18"/>
                <w:szCs w:val="18"/>
              </w:rPr>
            </w:pPr>
            <w:r>
              <w:rPr>
                <w:rFonts w:ascii="Calibri" w:hAnsi="Calibri"/>
                <w:sz w:val="18"/>
                <w:szCs w:val="18"/>
              </w:rPr>
              <w:t>read</w:t>
            </w:r>
          </w:p>
        </w:tc>
        <w:tc>
          <w:tcPr>
            <w:tcW w:w="1134" w:type="dxa"/>
          </w:tcPr>
          <w:p>
            <w:pPr>
              <w:spacing w:after="15"/>
              <w:rPr>
                <w:rFonts w:ascii="Calibri" w:hAnsi="Calibri"/>
                <w:sz w:val="18"/>
                <w:szCs w:val="18"/>
              </w:rPr>
            </w:pPr>
            <w:r>
              <w:rPr>
                <w:rFonts w:hint="eastAsia" w:ascii="Calibri" w:hAnsi="Calibri"/>
                <w:sz w:val="18"/>
                <w:szCs w:val="18"/>
              </w:rPr>
              <w:t>无</w:t>
            </w:r>
          </w:p>
        </w:tc>
        <w:tc>
          <w:tcPr>
            <w:tcW w:w="2268" w:type="dxa"/>
          </w:tcPr>
          <w:p>
            <w:pPr>
              <w:spacing w:after="15"/>
              <w:rPr>
                <w:rFonts w:ascii="Calibri" w:hAnsi="Calibri"/>
                <w:sz w:val="18"/>
                <w:szCs w:val="18"/>
              </w:rPr>
            </w:pPr>
            <w:r>
              <w:rPr>
                <w:rFonts w:ascii="Calibri" w:hAnsi="Calibri"/>
                <w:sz w:val="18"/>
                <w:szCs w:val="18"/>
              </w:rPr>
              <w:t>表示下挂设备</w:t>
            </w:r>
            <w:r>
              <w:rPr>
                <w:rFonts w:hint="eastAsia" w:ascii="Calibri" w:hAnsi="Calibri"/>
                <w:sz w:val="18"/>
                <w:szCs w:val="18"/>
              </w:rPr>
              <w:t>的HostName</w:t>
            </w:r>
          </w:p>
        </w:tc>
        <w:tc>
          <w:tcPr>
            <w:tcW w:w="2268" w:type="dxa"/>
          </w:tcPr>
          <w:p>
            <w:pPr>
              <w:spacing w:after="15"/>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DevName</w:t>
            </w:r>
          </w:p>
        </w:tc>
        <w:tc>
          <w:tcPr>
            <w:tcW w:w="1134" w:type="dxa"/>
          </w:tcPr>
          <w:p>
            <w:pPr>
              <w:spacing w:after="15"/>
              <w:rPr>
                <w:rFonts w:ascii="Calibri" w:hAnsi="Calibri"/>
                <w:sz w:val="18"/>
                <w:szCs w:val="18"/>
              </w:rPr>
            </w:pPr>
            <w:r>
              <w:rPr>
                <w:rFonts w:ascii="Calibri" w:hAnsi="Calibri"/>
                <w:sz w:val="18"/>
                <w:szCs w:val="18"/>
              </w:rPr>
              <w:t>STRING(63)</w:t>
            </w:r>
          </w:p>
        </w:tc>
        <w:tc>
          <w:tcPr>
            <w:tcW w:w="1134" w:type="dxa"/>
          </w:tcPr>
          <w:p>
            <w:pPr>
              <w:spacing w:after="15"/>
              <w:rPr>
                <w:rFonts w:ascii="Calibri" w:hAnsi="Calibri"/>
                <w:sz w:val="18"/>
                <w:szCs w:val="18"/>
              </w:rPr>
            </w:pPr>
            <w:r>
              <w:rPr>
                <w:rFonts w:ascii="Calibri" w:hAnsi="Calibri"/>
                <w:sz w:val="18"/>
                <w:szCs w:val="18"/>
              </w:rPr>
              <w:t>readwrite</w:t>
            </w:r>
          </w:p>
        </w:tc>
        <w:tc>
          <w:tcPr>
            <w:tcW w:w="1134" w:type="dxa"/>
          </w:tcPr>
          <w:p>
            <w:pPr>
              <w:spacing w:after="15"/>
              <w:rPr>
                <w:rFonts w:ascii="Calibri" w:hAnsi="Calibri"/>
                <w:sz w:val="18"/>
                <w:szCs w:val="18"/>
              </w:rPr>
            </w:pPr>
            <w:r>
              <w:rPr>
                <w:rFonts w:ascii="Calibri" w:hAnsi="Calibri"/>
                <w:sz w:val="18"/>
                <w:szCs w:val="18"/>
              </w:rPr>
              <w:t>有</w:t>
            </w:r>
          </w:p>
        </w:tc>
        <w:tc>
          <w:tcPr>
            <w:tcW w:w="2268" w:type="dxa"/>
          </w:tcPr>
          <w:p>
            <w:pPr>
              <w:spacing w:after="15"/>
              <w:rPr>
                <w:rFonts w:ascii="Calibri" w:hAnsi="Calibri"/>
                <w:sz w:val="18"/>
                <w:szCs w:val="18"/>
              </w:rPr>
            </w:pPr>
            <w:r>
              <w:rPr>
                <w:rFonts w:ascii="Calibri" w:hAnsi="Calibri"/>
                <w:sz w:val="18"/>
                <w:szCs w:val="18"/>
              </w:rPr>
              <w:t>表示下挂设备别名</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ControlStatus</w:t>
            </w:r>
          </w:p>
        </w:tc>
        <w:tc>
          <w:tcPr>
            <w:tcW w:w="1134" w:type="dxa"/>
          </w:tcPr>
          <w:p>
            <w:pPr>
              <w:spacing w:after="15"/>
              <w:rPr>
                <w:rFonts w:ascii="Calibri" w:hAnsi="Calibri"/>
                <w:sz w:val="18"/>
                <w:szCs w:val="18"/>
              </w:rPr>
            </w:pPr>
            <w:r>
              <w:rPr>
                <w:rFonts w:hint="eastAsia" w:ascii="Calibri" w:hAnsi="Calibri"/>
                <w:sz w:val="18"/>
                <w:szCs w:val="18"/>
              </w:rPr>
              <w:t>BOOLEAN</w:t>
            </w:r>
          </w:p>
        </w:tc>
        <w:tc>
          <w:tcPr>
            <w:tcW w:w="1134" w:type="dxa"/>
          </w:tcPr>
          <w:p>
            <w:pPr>
              <w:spacing w:after="15"/>
              <w:rPr>
                <w:rFonts w:ascii="Calibri" w:hAnsi="Calibri"/>
                <w:sz w:val="18"/>
                <w:szCs w:val="18"/>
              </w:rPr>
            </w:pPr>
            <w:r>
              <w:rPr>
                <w:rFonts w:ascii="Calibri" w:hAnsi="Calibri"/>
                <w:sz w:val="18"/>
                <w:szCs w:val="18"/>
              </w:rPr>
              <w:t>read</w:t>
            </w:r>
          </w:p>
        </w:tc>
        <w:tc>
          <w:tcPr>
            <w:tcW w:w="1134" w:type="dxa"/>
          </w:tcPr>
          <w:p>
            <w:pPr>
              <w:spacing w:after="15"/>
              <w:rPr>
                <w:rFonts w:ascii="Calibri" w:hAnsi="Calibri"/>
                <w:sz w:val="18"/>
                <w:szCs w:val="18"/>
              </w:rPr>
            </w:pPr>
            <w:r>
              <w:rPr>
                <w:rFonts w:hint="eastAsia" w:ascii="Calibri" w:hAnsi="Calibri"/>
                <w:sz w:val="18"/>
                <w:szCs w:val="18"/>
              </w:rPr>
              <w:t>有</w:t>
            </w:r>
          </w:p>
        </w:tc>
        <w:tc>
          <w:tcPr>
            <w:tcW w:w="2268" w:type="dxa"/>
          </w:tcPr>
          <w:p>
            <w:pPr>
              <w:spacing w:after="15"/>
              <w:rPr>
                <w:rFonts w:ascii="Calibri" w:hAnsi="Calibri"/>
                <w:sz w:val="18"/>
                <w:szCs w:val="18"/>
              </w:rPr>
            </w:pPr>
            <w:r>
              <w:rPr>
                <w:rFonts w:hint="eastAsia" w:ascii="Calibri" w:hAnsi="Calibri"/>
                <w:sz w:val="18"/>
                <w:szCs w:val="18"/>
              </w:rPr>
              <w:t>表示下挂设备当前是否处于受控状态（true为正处于受控状态，计入ControlListNumber统计；false为未处于受控状态，不计入ControlListNumber统计。默认false）</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InternetAccess</w:t>
            </w:r>
          </w:p>
        </w:tc>
        <w:tc>
          <w:tcPr>
            <w:tcW w:w="1134" w:type="dxa"/>
          </w:tcPr>
          <w:p>
            <w:pPr>
              <w:spacing w:after="15"/>
              <w:rPr>
                <w:rFonts w:ascii="Calibri" w:hAnsi="Calibri"/>
                <w:sz w:val="18"/>
                <w:szCs w:val="18"/>
              </w:rPr>
            </w:pPr>
            <w:r>
              <w:rPr>
                <w:rFonts w:ascii="Calibri" w:hAnsi="Calibri"/>
                <w:sz w:val="18"/>
                <w:szCs w:val="18"/>
              </w:rPr>
              <w:t>BYTE</w:t>
            </w:r>
          </w:p>
        </w:tc>
        <w:tc>
          <w:tcPr>
            <w:tcW w:w="1134" w:type="dxa"/>
          </w:tcPr>
          <w:p>
            <w:pPr>
              <w:spacing w:after="15"/>
              <w:rPr>
                <w:rFonts w:ascii="Calibri" w:hAnsi="Calibri"/>
                <w:sz w:val="18"/>
                <w:szCs w:val="18"/>
              </w:rPr>
            </w:pPr>
            <w:r>
              <w:rPr>
                <w:rFonts w:ascii="Calibri" w:hAnsi="Calibri"/>
                <w:sz w:val="18"/>
                <w:szCs w:val="18"/>
              </w:rPr>
              <w:t>readwrite</w:t>
            </w:r>
          </w:p>
        </w:tc>
        <w:tc>
          <w:tcPr>
            <w:tcW w:w="1134" w:type="dxa"/>
          </w:tcPr>
          <w:p>
            <w:pPr>
              <w:spacing w:after="15"/>
              <w:rPr>
                <w:rFonts w:ascii="Calibri" w:hAnsi="Calibri"/>
                <w:sz w:val="18"/>
                <w:szCs w:val="18"/>
              </w:rPr>
            </w:pPr>
            <w:r>
              <w:rPr>
                <w:rFonts w:ascii="Calibri" w:hAnsi="Calibri"/>
                <w:sz w:val="18"/>
                <w:szCs w:val="18"/>
              </w:rPr>
              <w:t>有</w:t>
            </w:r>
          </w:p>
        </w:tc>
        <w:tc>
          <w:tcPr>
            <w:tcW w:w="2268" w:type="dxa"/>
          </w:tcPr>
          <w:p>
            <w:pPr>
              <w:spacing w:after="15"/>
              <w:rPr>
                <w:rFonts w:ascii="Calibri" w:hAnsi="Calibri"/>
                <w:sz w:val="18"/>
                <w:szCs w:val="18"/>
              </w:rPr>
            </w:pPr>
            <w:r>
              <w:rPr>
                <w:rFonts w:ascii="Calibri" w:hAnsi="Calibri"/>
                <w:sz w:val="18"/>
                <w:szCs w:val="18"/>
              </w:rPr>
              <w:t>是否允许接入和访问Internet（"0"-不允许接入；"1"-允许接入但禁上网；"2"-允许接入并且可以上网，默认为</w:t>
            </w:r>
            <w:r>
              <w:rPr>
                <w:rFonts w:hint="eastAsia" w:ascii="Calibri" w:hAnsi="Calibri"/>
                <w:sz w:val="18"/>
                <w:szCs w:val="18"/>
              </w:rPr>
              <w:t>2</w:t>
            </w:r>
            <w:r>
              <w:rPr>
                <w:rFonts w:ascii="Calibri" w:hAnsi="Calibri"/>
                <w:sz w:val="18"/>
                <w:szCs w:val="18"/>
              </w:rPr>
              <w:t>）</w:t>
            </w:r>
          </w:p>
          <w:p>
            <w:pPr>
              <w:spacing w:after="15"/>
              <w:rPr>
                <w:rFonts w:ascii="Calibri" w:hAnsi="Calibri"/>
                <w:sz w:val="18"/>
                <w:szCs w:val="18"/>
              </w:rPr>
            </w:pPr>
            <w:r>
              <w:rPr>
                <w:rFonts w:hint="eastAsia" w:ascii="Calibri" w:hAnsi="Calibri"/>
                <w:sz w:val="18"/>
                <w:szCs w:val="18"/>
              </w:rPr>
              <w:t>当设置为0、1时，ControlStatus设置为true；</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StorageAccess</w:t>
            </w:r>
          </w:p>
        </w:tc>
        <w:tc>
          <w:tcPr>
            <w:tcW w:w="1134" w:type="dxa"/>
          </w:tcPr>
          <w:p>
            <w:pPr>
              <w:spacing w:after="15"/>
              <w:rPr>
                <w:rFonts w:ascii="Calibri" w:hAnsi="Calibri"/>
                <w:sz w:val="18"/>
                <w:szCs w:val="18"/>
              </w:rPr>
            </w:pPr>
            <w:r>
              <w:rPr>
                <w:rFonts w:ascii="Calibri" w:hAnsi="Calibri"/>
                <w:sz w:val="18"/>
                <w:szCs w:val="18"/>
              </w:rPr>
              <w:t>BOOLEAN</w:t>
            </w:r>
          </w:p>
        </w:tc>
        <w:tc>
          <w:tcPr>
            <w:tcW w:w="1134" w:type="dxa"/>
          </w:tcPr>
          <w:p>
            <w:pPr>
              <w:spacing w:after="15"/>
              <w:rPr>
                <w:rFonts w:ascii="Calibri" w:hAnsi="Calibri"/>
                <w:sz w:val="18"/>
                <w:szCs w:val="18"/>
              </w:rPr>
            </w:pPr>
            <w:r>
              <w:rPr>
                <w:rFonts w:ascii="Calibri" w:hAnsi="Calibri"/>
                <w:sz w:val="18"/>
                <w:szCs w:val="18"/>
              </w:rPr>
              <w:t>readwrite</w:t>
            </w:r>
          </w:p>
        </w:tc>
        <w:tc>
          <w:tcPr>
            <w:tcW w:w="1134" w:type="dxa"/>
          </w:tcPr>
          <w:p>
            <w:pPr>
              <w:spacing w:after="15"/>
              <w:rPr>
                <w:rFonts w:ascii="Calibri" w:hAnsi="Calibri"/>
                <w:sz w:val="18"/>
                <w:szCs w:val="18"/>
              </w:rPr>
            </w:pPr>
            <w:r>
              <w:rPr>
                <w:rFonts w:ascii="Calibri" w:hAnsi="Calibri"/>
                <w:sz w:val="18"/>
                <w:szCs w:val="18"/>
              </w:rPr>
              <w:t>有</w:t>
            </w:r>
          </w:p>
        </w:tc>
        <w:tc>
          <w:tcPr>
            <w:tcW w:w="2268" w:type="dxa"/>
          </w:tcPr>
          <w:p>
            <w:pPr>
              <w:spacing w:after="15"/>
              <w:rPr>
                <w:rFonts w:ascii="Calibri" w:hAnsi="Calibri"/>
                <w:sz w:val="18"/>
                <w:szCs w:val="18"/>
              </w:rPr>
            </w:pPr>
            <w:r>
              <w:rPr>
                <w:rFonts w:ascii="Calibri" w:hAnsi="Calibri"/>
                <w:sz w:val="18"/>
                <w:szCs w:val="18"/>
              </w:rPr>
              <w:t>是否允许访问USB</w:t>
            </w:r>
            <w:r>
              <w:rPr>
                <w:rFonts w:hint="eastAsia" w:ascii="Calibri" w:hAnsi="Calibri"/>
                <w:sz w:val="18"/>
                <w:szCs w:val="18"/>
              </w:rPr>
              <w:t>/SATA</w:t>
            </w:r>
            <w:r>
              <w:rPr>
                <w:rFonts w:ascii="Calibri" w:hAnsi="Calibri"/>
                <w:sz w:val="18"/>
                <w:szCs w:val="18"/>
              </w:rPr>
              <w:t>存储（true为允许，false为不允许</w:t>
            </w:r>
            <w:r>
              <w:rPr>
                <w:rFonts w:hint="eastAsia" w:ascii="Calibri" w:hAnsi="Calibri"/>
                <w:sz w:val="18"/>
                <w:szCs w:val="18"/>
              </w:rPr>
              <w:t>，默认为true</w:t>
            </w:r>
            <w:r>
              <w:rPr>
                <w:rFonts w:ascii="Calibri" w:hAnsi="Calibri"/>
                <w:sz w:val="18"/>
                <w:szCs w:val="18"/>
              </w:rPr>
              <w:t>）</w:t>
            </w:r>
          </w:p>
          <w:p>
            <w:pPr>
              <w:spacing w:after="15"/>
              <w:rPr>
                <w:rFonts w:ascii="Calibri" w:hAnsi="Calibri"/>
                <w:sz w:val="18"/>
                <w:szCs w:val="18"/>
              </w:rPr>
            </w:pPr>
            <w:r>
              <w:rPr>
                <w:rFonts w:hint="eastAsia" w:ascii="Calibri" w:hAnsi="Calibri"/>
                <w:sz w:val="18"/>
                <w:szCs w:val="18"/>
              </w:rPr>
              <w:t>当设置为false时，ControlStatus设置为true</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MaxUSBandwidth</w:t>
            </w:r>
          </w:p>
        </w:tc>
        <w:tc>
          <w:tcPr>
            <w:tcW w:w="1134" w:type="dxa"/>
          </w:tcPr>
          <w:p>
            <w:pPr>
              <w:spacing w:after="15"/>
              <w:rPr>
                <w:rFonts w:ascii="Calibri" w:hAnsi="Calibri"/>
                <w:sz w:val="18"/>
                <w:szCs w:val="18"/>
              </w:rPr>
            </w:pPr>
            <w:r>
              <w:rPr>
                <w:rFonts w:ascii="Calibri" w:hAnsi="Calibri"/>
                <w:sz w:val="18"/>
                <w:szCs w:val="18"/>
              </w:rPr>
              <w:t>UINT32</w:t>
            </w:r>
          </w:p>
        </w:tc>
        <w:tc>
          <w:tcPr>
            <w:tcW w:w="1134" w:type="dxa"/>
          </w:tcPr>
          <w:p>
            <w:pPr>
              <w:spacing w:after="15"/>
              <w:rPr>
                <w:rFonts w:ascii="Calibri" w:hAnsi="Calibri"/>
                <w:sz w:val="18"/>
                <w:szCs w:val="18"/>
              </w:rPr>
            </w:pPr>
            <w:r>
              <w:rPr>
                <w:rFonts w:ascii="Calibri" w:hAnsi="Calibri"/>
                <w:sz w:val="18"/>
                <w:szCs w:val="18"/>
              </w:rPr>
              <w:t>readwrite</w:t>
            </w:r>
          </w:p>
        </w:tc>
        <w:tc>
          <w:tcPr>
            <w:tcW w:w="1134" w:type="dxa"/>
          </w:tcPr>
          <w:p>
            <w:pPr>
              <w:spacing w:after="15"/>
              <w:rPr>
                <w:rFonts w:ascii="Calibri" w:hAnsi="Calibri"/>
                <w:sz w:val="18"/>
                <w:szCs w:val="18"/>
              </w:rPr>
            </w:pPr>
            <w:r>
              <w:rPr>
                <w:rFonts w:ascii="Calibri" w:hAnsi="Calibri"/>
                <w:sz w:val="18"/>
                <w:szCs w:val="18"/>
              </w:rPr>
              <w:t>有</w:t>
            </w:r>
          </w:p>
        </w:tc>
        <w:tc>
          <w:tcPr>
            <w:tcW w:w="2268" w:type="dxa"/>
          </w:tcPr>
          <w:p>
            <w:pPr>
              <w:spacing w:after="15"/>
              <w:rPr>
                <w:rFonts w:ascii="Calibri" w:hAnsi="Calibri"/>
                <w:sz w:val="18"/>
                <w:szCs w:val="18"/>
              </w:rPr>
            </w:pPr>
            <w:r>
              <w:rPr>
                <w:rFonts w:ascii="Calibri" w:hAnsi="Calibri"/>
                <w:sz w:val="18"/>
                <w:szCs w:val="18"/>
              </w:rPr>
              <w:t>表示下挂设备上行最大带宽，0表示不限，单位为kbps，默认为</w:t>
            </w:r>
            <w:r>
              <w:rPr>
                <w:rFonts w:hint="eastAsia" w:ascii="Calibri" w:hAnsi="Calibri"/>
                <w:sz w:val="18"/>
                <w:szCs w:val="18"/>
              </w:rPr>
              <w:t>0</w:t>
            </w:r>
          </w:p>
          <w:p>
            <w:pPr>
              <w:spacing w:after="15"/>
              <w:rPr>
                <w:rFonts w:ascii="Calibri" w:hAnsi="Calibri"/>
                <w:sz w:val="18"/>
                <w:szCs w:val="18"/>
              </w:rPr>
            </w:pPr>
            <w:r>
              <w:rPr>
                <w:rFonts w:hint="eastAsia" w:ascii="Calibri" w:hAnsi="Calibri"/>
                <w:sz w:val="18"/>
                <w:szCs w:val="18"/>
              </w:rPr>
              <w:t>当设置为非0时，ControlStatus设置为true</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MaxDSBandwidth</w:t>
            </w:r>
          </w:p>
        </w:tc>
        <w:tc>
          <w:tcPr>
            <w:tcW w:w="1134" w:type="dxa"/>
          </w:tcPr>
          <w:p>
            <w:pPr>
              <w:spacing w:after="15"/>
              <w:rPr>
                <w:rFonts w:ascii="Calibri" w:hAnsi="Calibri"/>
                <w:sz w:val="18"/>
                <w:szCs w:val="18"/>
              </w:rPr>
            </w:pPr>
            <w:r>
              <w:rPr>
                <w:rFonts w:ascii="Calibri" w:hAnsi="Calibri"/>
                <w:sz w:val="18"/>
                <w:szCs w:val="18"/>
              </w:rPr>
              <w:t>UINT32</w:t>
            </w:r>
          </w:p>
        </w:tc>
        <w:tc>
          <w:tcPr>
            <w:tcW w:w="1134" w:type="dxa"/>
          </w:tcPr>
          <w:p>
            <w:pPr>
              <w:spacing w:after="15"/>
              <w:rPr>
                <w:rFonts w:ascii="Calibri" w:hAnsi="Calibri"/>
                <w:sz w:val="18"/>
                <w:szCs w:val="18"/>
              </w:rPr>
            </w:pPr>
            <w:r>
              <w:rPr>
                <w:rFonts w:ascii="Calibri" w:hAnsi="Calibri"/>
                <w:sz w:val="18"/>
                <w:szCs w:val="18"/>
              </w:rPr>
              <w:t>readwrite</w:t>
            </w:r>
          </w:p>
        </w:tc>
        <w:tc>
          <w:tcPr>
            <w:tcW w:w="1134" w:type="dxa"/>
          </w:tcPr>
          <w:p>
            <w:pPr>
              <w:spacing w:after="15"/>
              <w:rPr>
                <w:rFonts w:ascii="Calibri" w:hAnsi="Calibri"/>
                <w:sz w:val="18"/>
                <w:szCs w:val="18"/>
              </w:rPr>
            </w:pPr>
            <w:r>
              <w:rPr>
                <w:rFonts w:ascii="Calibri" w:hAnsi="Calibri"/>
                <w:sz w:val="18"/>
                <w:szCs w:val="18"/>
              </w:rPr>
              <w:t>有</w:t>
            </w:r>
          </w:p>
        </w:tc>
        <w:tc>
          <w:tcPr>
            <w:tcW w:w="2268" w:type="dxa"/>
          </w:tcPr>
          <w:p>
            <w:pPr>
              <w:spacing w:after="15"/>
              <w:rPr>
                <w:rFonts w:ascii="Calibri" w:hAnsi="Calibri"/>
                <w:sz w:val="18"/>
                <w:szCs w:val="18"/>
              </w:rPr>
            </w:pPr>
            <w:r>
              <w:rPr>
                <w:rFonts w:ascii="Calibri" w:hAnsi="Calibri"/>
                <w:sz w:val="18"/>
                <w:szCs w:val="18"/>
              </w:rPr>
              <w:t>表示下挂设备下行最大带宽，0表示不限，单位为kbps，默认为</w:t>
            </w:r>
            <w:r>
              <w:rPr>
                <w:rFonts w:hint="eastAsia" w:ascii="Calibri" w:hAnsi="Calibri"/>
                <w:sz w:val="18"/>
                <w:szCs w:val="18"/>
              </w:rPr>
              <w:t>0</w:t>
            </w:r>
          </w:p>
          <w:p>
            <w:pPr>
              <w:spacing w:after="15"/>
              <w:rPr>
                <w:rFonts w:ascii="Calibri" w:hAnsi="Calibri"/>
                <w:sz w:val="18"/>
                <w:szCs w:val="18"/>
              </w:rPr>
            </w:pPr>
            <w:r>
              <w:rPr>
                <w:rFonts w:hint="eastAsia" w:ascii="Calibri" w:hAnsi="Calibri"/>
                <w:sz w:val="18"/>
                <w:szCs w:val="18"/>
              </w:rPr>
              <w:t>当设置为非0时，ControlStatus设置为true</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DevType</w:t>
            </w:r>
          </w:p>
        </w:tc>
        <w:tc>
          <w:tcPr>
            <w:tcW w:w="1134" w:type="dxa"/>
          </w:tcPr>
          <w:p>
            <w:pPr>
              <w:spacing w:after="15"/>
              <w:rPr>
                <w:rFonts w:ascii="Calibri" w:hAnsi="Calibri"/>
                <w:sz w:val="18"/>
                <w:szCs w:val="18"/>
              </w:rPr>
            </w:pPr>
            <w:r>
              <w:rPr>
                <w:rFonts w:ascii="Calibri" w:hAnsi="Calibri"/>
                <w:sz w:val="18"/>
                <w:szCs w:val="18"/>
              </w:rPr>
              <w:t>STRING(16)</w:t>
            </w:r>
          </w:p>
        </w:tc>
        <w:tc>
          <w:tcPr>
            <w:tcW w:w="1134" w:type="dxa"/>
          </w:tcPr>
          <w:p>
            <w:pPr>
              <w:spacing w:after="15"/>
              <w:rPr>
                <w:rFonts w:ascii="Calibri" w:hAnsi="Calibri"/>
                <w:sz w:val="18"/>
                <w:szCs w:val="18"/>
              </w:rPr>
            </w:pPr>
            <w:r>
              <w:rPr>
                <w:rFonts w:ascii="Calibri" w:hAnsi="Calibri"/>
                <w:sz w:val="18"/>
                <w:szCs w:val="18"/>
              </w:rPr>
              <w:t>readwrite</w:t>
            </w:r>
          </w:p>
        </w:tc>
        <w:tc>
          <w:tcPr>
            <w:tcW w:w="1134" w:type="dxa"/>
          </w:tcPr>
          <w:p>
            <w:pPr>
              <w:spacing w:after="15"/>
              <w:rPr>
                <w:rFonts w:ascii="Calibri" w:hAnsi="Calibri"/>
                <w:sz w:val="18"/>
                <w:szCs w:val="18"/>
              </w:rPr>
            </w:pPr>
            <w:r>
              <w:rPr>
                <w:rFonts w:ascii="Calibri" w:hAnsi="Calibri"/>
                <w:sz w:val="18"/>
                <w:szCs w:val="18"/>
              </w:rPr>
              <w:t>无</w:t>
            </w:r>
          </w:p>
        </w:tc>
        <w:tc>
          <w:tcPr>
            <w:tcW w:w="2268" w:type="dxa"/>
          </w:tcPr>
          <w:p>
            <w:pPr>
              <w:spacing w:after="15"/>
              <w:rPr>
                <w:rFonts w:ascii="Calibri" w:hAnsi="Calibri"/>
                <w:sz w:val="18"/>
                <w:szCs w:val="18"/>
              </w:rPr>
            </w:pPr>
            <w:r>
              <w:rPr>
                <w:rFonts w:ascii="Calibri" w:hAnsi="Calibri"/>
                <w:sz w:val="18"/>
                <w:szCs w:val="18"/>
              </w:rPr>
              <w:t>下挂设备类型（phone/Pad/PC/STB/ROUTER/SMTDEV/AP/PLC/CloudVR/OTHER）</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IP</w:t>
            </w:r>
          </w:p>
        </w:tc>
        <w:tc>
          <w:tcPr>
            <w:tcW w:w="1134" w:type="dxa"/>
          </w:tcPr>
          <w:p>
            <w:pPr>
              <w:spacing w:after="15"/>
              <w:rPr>
                <w:rFonts w:ascii="Calibri" w:hAnsi="Calibri"/>
                <w:sz w:val="18"/>
                <w:szCs w:val="18"/>
              </w:rPr>
            </w:pPr>
            <w:r>
              <w:rPr>
                <w:rFonts w:ascii="Calibri" w:hAnsi="Calibri"/>
                <w:sz w:val="18"/>
                <w:szCs w:val="18"/>
              </w:rPr>
              <w:t>STRING(16)</w:t>
            </w:r>
          </w:p>
        </w:tc>
        <w:tc>
          <w:tcPr>
            <w:tcW w:w="1134" w:type="dxa"/>
          </w:tcPr>
          <w:p>
            <w:pPr>
              <w:spacing w:after="15"/>
              <w:rPr>
                <w:rFonts w:ascii="Calibri" w:hAnsi="Calibri"/>
                <w:sz w:val="18"/>
                <w:szCs w:val="18"/>
              </w:rPr>
            </w:pPr>
            <w:r>
              <w:rPr>
                <w:rFonts w:ascii="Calibri" w:hAnsi="Calibri"/>
                <w:sz w:val="18"/>
                <w:szCs w:val="18"/>
              </w:rPr>
              <w:t>read</w:t>
            </w:r>
          </w:p>
        </w:tc>
        <w:tc>
          <w:tcPr>
            <w:tcW w:w="1134" w:type="dxa"/>
          </w:tcPr>
          <w:p>
            <w:pPr>
              <w:spacing w:after="15"/>
              <w:rPr>
                <w:rFonts w:ascii="Calibri" w:hAnsi="Calibri"/>
                <w:sz w:val="18"/>
                <w:szCs w:val="18"/>
              </w:rPr>
            </w:pPr>
            <w:r>
              <w:rPr>
                <w:rFonts w:ascii="Calibri" w:hAnsi="Calibri"/>
                <w:sz w:val="18"/>
                <w:szCs w:val="18"/>
              </w:rPr>
              <w:t>无</w:t>
            </w:r>
          </w:p>
        </w:tc>
        <w:tc>
          <w:tcPr>
            <w:tcW w:w="2268" w:type="dxa"/>
          </w:tcPr>
          <w:p>
            <w:pPr>
              <w:spacing w:after="15"/>
              <w:rPr>
                <w:rFonts w:ascii="Calibri" w:hAnsi="Calibri"/>
                <w:sz w:val="18"/>
                <w:szCs w:val="18"/>
              </w:rPr>
            </w:pPr>
            <w:r>
              <w:rPr>
                <w:rFonts w:ascii="Calibri" w:hAnsi="Calibri"/>
                <w:sz w:val="18"/>
                <w:szCs w:val="18"/>
              </w:rPr>
              <w:t>下挂设备IP地址</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IPv6</w:t>
            </w:r>
          </w:p>
        </w:tc>
        <w:tc>
          <w:tcPr>
            <w:tcW w:w="1134" w:type="dxa"/>
          </w:tcPr>
          <w:p>
            <w:pPr>
              <w:spacing w:after="15"/>
              <w:rPr>
                <w:rFonts w:ascii="Calibri" w:hAnsi="Calibri"/>
                <w:sz w:val="18"/>
                <w:szCs w:val="18"/>
              </w:rPr>
            </w:pPr>
            <w:r>
              <w:rPr>
                <w:rFonts w:ascii="Calibri" w:hAnsi="Calibri"/>
                <w:sz w:val="18"/>
                <w:szCs w:val="18"/>
              </w:rPr>
              <w:t>STRING(45)</w:t>
            </w:r>
          </w:p>
        </w:tc>
        <w:tc>
          <w:tcPr>
            <w:tcW w:w="1134" w:type="dxa"/>
          </w:tcPr>
          <w:p>
            <w:pPr>
              <w:spacing w:after="15"/>
              <w:rPr>
                <w:rFonts w:ascii="Calibri" w:hAnsi="Calibri"/>
                <w:sz w:val="18"/>
                <w:szCs w:val="18"/>
              </w:rPr>
            </w:pPr>
            <w:r>
              <w:rPr>
                <w:rFonts w:ascii="Calibri" w:hAnsi="Calibri"/>
                <w:sz w:val="18"/>
                <w:szCs w:val="18"/>
              </w:rPr>
              <w:t>read</w:t>
            </w:r>
          </w:p>
        </w:tc>
        <w:tc>
          <w:tcPr>
            <w:tcW w:w="1134" w:type="dxa"/>
          </w:tcPr>
          <w:p>
            <w:pPr>
              <w:spacing w:after="15"/>
              <w:rPr>
                <w:rFonts w:ascii="Calibri" w:hAnsi="Calibri"/>
                <w:sz w:val="18"/>
                <w:szCs w:val="18"/>
              </w:rPr>
            </w:pPr>
            <w:r>
              <w:rPr>
                <w:rFonts w:hint="eastAsia" w:ascii="Calibri" w:hAnsi="Calibri"/>
                <w:sz w:val="18"/>
                <w:szCs w:val="18"/>
              </w:rPr>
              <w:t>无</w:t>
            </w:r>
          </w:p>
        </w:tc>
        <w:tc>
          <w:tcPr>
            <w:tcW w:w="2268" w:type="dxa"/>
          </w:tcPr>
          <w:p>
            <w:pPr>
              <w:spacing w:after="15"/>
              <w:rPr>
                <w:rFonts w:ascii="Calibri" w:hAnsi="Calibri"/>
                <w:sz w:val="18"/>
                <w:szCs w:val="18"/>
              </w:rPr>
            </w:pPr>
            <w:r>
              <w:rPr>
                <w:rFonts w:ascii="Calibri" w:hAnsi="Calibri"/>
                <w:sz w:val="18"/>
                <w:szCs w:val="18"/>
              </w:rPr>
              <w:t>下挂设备IP</w:t>
            </w:r>
            <w:r>
              <w:rPr>
                <w:rFonts w:hint="eastAsia" w:ascii="Calibri" w:hAnsi="Calibri"/>
                <w:sz w:val="18"/>
                <w:szCs w:val="18"/>
              </w:rPr>
              <w:t>v6</w:t>
            </w:r>
            <w:r>
              <w:rPr>
                <w:rFonts w:ascii="Calibri" w:hAnsi="Calibri"/>
                <w:sz w:val="18"/>
                <w:szCs w:val="18"/>
              </w:rPr>
              <w:t>地址</w:t>
            </w:r>
          </w:p>
        </w:tc>
        <w:tc>
          <w:tcPr>
            <w:tcW w:w="2268" w:type="dxa"/>
          </w:tcPr>
          <w:p>
            <w:pPr>
              <w:spacing w:after="15"/>
              <w:rPr>
                <w:rFonts w:ascii="Calibri" w:hAnsi="Calibri"/>
                <w:sz w:val="18"/>
                <w:szCs w:val="18"/>
              </w:rPr>
            </w:pPr>
            <w:r>
              <w:rPr>
                <w:rFonts w:ascii="Calibri" w:hAnsi="Calibri"/>
                <w:sz w:val="18"/>
                <w:szCs w:val="18"/>
              </w:rPr>
              <w:t>1.</w:t>
            </w:r>
            <w:r>
              <w:rPr>
                <w:rFonts w:hint="eastAsia" w:ascii="Calibri" w:hAnsi="Calibri"/>
                <w:sz w:val="18"/>
                <w:szCs w:val="18"/>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ConnectionType</w:t>
            </w:r>
          </w:p>
        </w:tc>
        <w:tc>
          <w:tcPr>
            <w:tcW w:w="1134" w:type="dxa"/>
          </w:tcPr>
          <w:p>
            <w:pPr>
              <w:spacing w:after="15"/>
              <w:rPr>
                <w:rFonts w:ascii="Calibri" w:hAnsi="Calibri"/>
                <w:sz w:val="18"/>
                <w:szCs w:val="18"/>
              </w:rPr>
            </w:pPr>
            <w:r>
              <w:rPr>
                <w:rFonts w:ascii="Calibri" w:hAnsi="Calibri"/>
                <w:sz w:val="18"/>
                <w:szCs w:val="18"/>
              </w:rPr>
              <w:t>BYTE</w:t>
            </w:r>
          </w:p>
        </w:tc>
        <w:tc>
          <w:tcPr>
            <w:tcW w:w="1134" w:type="dxa"/>
          </w:tcPr>
          <w:p>
            <w:pPr>
              <w:spacing w:after="15"/>
              <w:rPr>
                <w:rFonts w:ascii="Calibri" w:hAnsi="Calibri"/>
                <w:sz w:val="18"/>
                <w:szCs w:val="18"/>
              </w:rPr>
            </w:pPr>
            <w:r>
              <w:rPr>
                <w:rFonts w:ascii="Calibri" w:hAnsi="Calibri"/>
                <w:sz w:val="18"/>
                <w:szCs w:val="18"/>
              </w:rPr>
              <w:t>read</w:t>
            </w:r>
          </w:p>
        </w:tc>
        <w:tc>
          <w:tcPr>
            <w:tcW w:w="1134" w:type="dxa"/>
          </w:tcPr>
          <w:p>
            <w:pPr>
              <w:spacing w:after="15"/>
              <w:rPr>
                <w:rFonts w:ascii="Calibri" w:hAnsi="Calibri"/>
                <w:sz w:val="18"/>
                <w:szCs w:val="18"/>
              </w:rPr>
            </w:pPr>
            <w:r>
              <w:rPr>
                <w:rFonts w:ascii="Calibri" w:hAnsi="Calibri"/>
                <w:sz w:val="18"/>
                <w:szCs w:val="18"/>
              </w:rPr>
              <w:t>无</w:t>
            </w:r>
          </w:p>
        </w:tc>
        <w:tc>
          <w:tcPr>
            <w:tcW w:w="2268" w:type="dxa"/>
          </w:tcPr>
          <w:p>
            <w:pPr>
              <w:spacing w:after="15"/>
              <w:rPr>
                <w:rFonts w:ascii="Calibri" w:hAnsi="Calibri"/>
                <w:sz w:val="18"/>
                <w:szCs w:val="18"/>
              </w:rPr>
            </w:pPr>
            <w:r>
              <w:rPr>
                <w:rFonts w:ascii="Calibri" w:hAnsi="Calibri"/>
                <w:sz w:val="18"/>
                <w:szCs w:val="18"/>
              </w:rPr>
              <w:t>ConnectionType为下挂终端和网关的连接形式（0：有线/1：无线）</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Port</w:t>
            </w:r>
          </w:p>
        </w:tc>
        <w:tc>
          <w:tcPr>
            <w:tcW w:w="1134" w:type="dxa"/>
          </w:tcPr>
          <w:p>
            <w:pPr>
              <w:spacing w:after="15"/>
              <w:rPr>
                <w:rFonts w:ascii="Calibri" w:hAnsi="Calibri"/>
                <w:sz w:val="18"/>
                <w:szCs w:val="18"/>
              </w:rPr>
            </w:pPr>
            <w:r>
              <w:rPr>
                <w:rFonts w:ascii="Calibri" w:hAnsi="Calibri"/>
                <w:sz w:val="18"/>
                <w:szCs w:val="18"/>
              </w:rPr>
              <w:t>BYTE</w:t>
            </w:r>
          </w:p>
        </w:tc>
        <w:tc>
          <w:tcPr>
            <w:tcW w:w="1134" w:type="dxa"/>
          </w:tcPr>
          <w:p>
            <w:pPr>
              <w:spacing w:after="15"/>
              <w:rPr>
                <w:rFonts w:ascii="Calibri" w:hAnsi="Calibri"/>
                <w:sz w:val="18"/>
                <w:szCs w:val="18"/>
              </w:rPr>
            </w:pPr>
            <w:r>
              <w:rPr>
                <w:rFonts w:ascii="Calibri" w:hAnsi="Calibri"/>
                <w:sz w:val="18"/>
                <w:szCs w:val="18"/>
              </w:rPr>
              <w:t>read</w:t>
            </w:r>
          </w:p>
        </w:tc>
        <w:tc>
          <w:tcPr>
            <w:tcW w:w="1134" w:type="dxa"/>
          </w:tcPr>
          <w:p>
            <w:pPr>
              <w:spacing w:after="15"/>
              <w:rPr>
                <w:rFonts w:ascii="Calibri" w:hAnsi="Calibri"/>
                <w:sz w:val="18"/>
                <w:szCs w:val="18"/>
              </w:rPr>
            </w:pPr>
            <w:r>
              <w:rPr>
                <w:rFonts w:ascii="Calibri" w:hAnsi="Calibri"/>
                <w:sz w:val="18"/>
                <w:szCs w:val="18"/>
              </w:rPr>
              <w:t>无</w:t>
            </w:r>
          </w:p>
        </w:tc>
        <w:tc>
          <w:tcPr>
            <w:tcW w:w="2268" w:type="dxa"/>
          </w:tcPr>
          <w:p>
            <w:pPr>
              <w:spacing w:after="15"/>
              <w:rPr>
                <w:rFonts w:ascii="Calibri" w:hAnsi="Calibri"/>
                <w:sz w:val="18"/>
                <w:szCs w:val="18"/>
              </w:rPr>
            </w:pPr>
            <w:r>
              <w:rPr>
                <w:rFonts w:ascii="Calibri" w:hAnsi="Calibri"/>
                <w:sz w:val="18"/>
                <w:szCs w:val="18"/>
              </w:rPr>
              <w:t>当ConnectionType=0时，1：lan1口连接，2：lan2口连接，3：lan3口连接，4：lan4口连接；</w:t>
            </w:r>
          </w:p>
          <w:p>
            <w:pPr>
              <w:spacing w:after="15"/>
              <w:rPr>
                <w:rFonts w:ascii="Calibri" w:hAnsi="Calibri"/>
                <w:sz w:val="18"/>
                <w:szCs w:val="18"/>
              </w:rPr>
            </w:pPr>
            <w:r>
              <w:rPr>
                <w:rFonts w:ascii="Calibri" w:hAnsi="Calibri"/>
                <w:sz w:val="18"/>
                <w:szCs w:val="18"/>
              </w:rPr>
              <w:t>当ConnectionType=1时，表示SSIDIndex</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Brand</w:t>
            </w:r>
          </w:p>
        </w:tc>
        <w:tc>
          <w:tcPr>
            <w:tcW w:w="1134" w:type="dxa"/>
          </w:tcPr>
          <w:p>
            <w:pPr>
              <w:spacing w:after="15"/>
              <w:rPr>
                <w:rFonts w:ascii="Calibri" w:hAnsi="Calibri"/>
                <w:sz w:val="18"/>
                <w:szCs w:val="18"/>
              </w:rPr>
            </w:pPr>
            <w:r>
              <w:rPr>
                <w:rFonts w:ascii="Calibri" w:hAnsi="Calibri"/>
                <w:sz w:val="18"/>
                <w:szCs w:val="18"/>
              </w:rPr>
              <w:t>STRING(63)</w:t>
            </w:r>
          </w:p>
        </w:tc>
        <w:tc>
          <w:tcPr>
            <w:tcW w:w="1134" w:type="dxa"/>
          </w:tcPr>
          <w:p>
            <w:pPr>
              <w:spacing w:after="15"/>
              <w:rPr>
                <w:rFonts w:ascii="Calibri" w:hAnsi="Calibri"/>
                <w:sz w:val="18"/>
                <w:szCs w:val="18"/>
              </w:rPr>
            </w:pPr>
            <w:r>
              <w:rPr>
                <w:rFonts w:ascii="Calibri" w:hAnsi="Calibri"/>
                <w:sz w:val="18"/>
                <w:szCs w:val="18"/>
              </w:rPr>
              <w:t>readwrite</w:t>
            </w:r>
          </w:p>
        </w:tc>
        <w:tc>
          <w:tcPr>
            <w:tcW w:w="1134" w:type="dxa"/>
          </w:tcPr>
          <w:p>
            <w:pPr>
              <w:spacing w:after="15"/>
              <w:rPr>
                <w:rFonts w:ascii="Calibri" w:hAnsi="Calibri"/>
                <w:sz w:val="18"/>
                <w:szCs w:val="18"/>
              </w:rPr>
            </w:pPr>
            <w:r>
              <w:rPr>
                <w:rFonts w:ascii="Calibri" w:hAnsi="Calibri"/>
                <w:sz w:val="18"/>
                <w:szCs w:val="18"/>
              </w:rPr>
              <w:t>无</w:t>
            </w:r>
          </w:p>
        </w:tc>
        <w:tc>
          <w:tcPr>
            <w:tcW w:w="2268" w:type="dxa"/>
          </w:tcPr>
          <w:p>
            <w:pPr>
              <w:spacing w:after="15"/>
              <w:rPr>
                <w:rFonts w:ascii="Calibri" w:hAnsi="Calibri"/>
                <w:sz w:val="18"/>
                <w:szCs w:val="18"/>
              </w:rPr>
            </w:pPr>
            <w:r>
              <w:rPr>
                <w:rFonts w:ascii="Calibri" w:hAnsi="Calibri"/>
                <w:sz w:val="18"/>
                <w:szCs w:val="18"/>
              </w:rPr>
              <w:t>下挂设备品牌名</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Model</w:t>
            </w:r>
          </w:p>
        </w:tc>
        <w:tc>
          <w:tcPr>
            <w:tcW w:w="1134" w:type="dxa"/>
          </w:tcPr>
          <w:p>
            <w:pPr>
              <w:spacing w:after="15"/>
              <w:rPr>
                <w:rFonts w:ascii="Calibri" w:hAnsi="Calibri"/>
                <w:sz w:val="18"/>
                <w:szCs w:val="18"/>
              </w:rPr>
            </w:pPr>
            <w:r>
              <w:rPr>
                <w:rFonts w:ascii="Calibri" w:hAnsi="Calibri"/>
                <w:sz w:val="18"/>
                <w:szCs w:val="18"/>
              </w:rPr>
              <w:t>STRING(63)</w:t>
            </w:r>
          </w:p>
        </w:tc>
        <w:tc>
          <w:tcPr>
            <w:tcW w:w="1134" w:type="dxa"/>
          </w:tcPr>
          <w:p>
            <w:pPr>
              <w:spacing w:after="15"/>
              <w:rPr>
                <w:rFonts w:ascii="Calibri" w:hAnsi="Calibri"/>
                <w:sz w:val="18"/>
                <w:szCs w:val="18"/>
              </w:rPr>
            </w:pPr>
            <w:r>
              <w:rPr>
                <w:rFonts w:ascii="Calibri" w:hAnsi="Calibri"/>
                <w:sz w:val="18"/>
                <w:szCs w:val="18"/>
              </w:rPr>
              <w:t>readwrite</w:t>
            </w:r>
          </w:p>
        </w:tc>
        <w:tc>
          <w:tcPr>
            <w:tcW w:w="1134" w:type="dxa"/>
          </w:tcPr>
          <w:p>
            <w:pPr>
              <w:spacing w:after="15"/>
              <w:rPr>
                <w:rFonts w:ascii="Calibri" w:hAnsi="Calibri"/>
                <w:sz w:val="18"/>
                <w:szCs w:val="18"/>
              </w:rPr>
            </w:pPr>
            <w:r>
              <w:rPr>
                <w:rFonts w:ascii="Calibri" w:hAnsi="Calibri"/>
                <w:sz w:val="18"/>
                <w:szCs w:val="18"/>
              </w:rPr>
              <w:t>无</w:t>
            </w:r>
          </w:p>
        </w:tc>
        <w:tc>
          <w:tcPr>
            <w:tcW w:w="2268" w:type="dxa"/>
          </w:tcPr>
          <w:p>
            <w:pPr>
              <w:spacing w:after="15"/>
              <w:rPr>
                <w:rFonts w:ascii="Calibri" w:hAnsi="Calibri"/>
                <w:sz w:val="18"/>
                <w:szCs w:val="18"/>
              </w:rPr>
            </w:pPr>
            <w:r>
              <w:rPr>
                <w:rFonts w:ascii="Calibri" w:hAnsi="Calibri"/>
                <w:sz w:val="18"/>
                <w:szCs w:val="18"/>
              </w:rPr>
              <w:t>下挂设备</w:t>
            </w:r>
            <w:r>
              <w:rPr>
                <w:rFonts w:hint="eastAsia" w:ascii="Calibri" w:hAnsi="Calibri"/>
                <w:sz w:val="18"/>
                <w:szCs w:val="18"/>
              </w:rPr>
              <w:t>型号</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OS</w:t>
            </w:r>
          </w:p>
        </w:tc>
        <w:tc>
          <w:tcPr>
            <w:tcW w:w="1134" w:type="dxa"/>
          </w:tcPr>
          <w:p>
            <w:pPr>
              <w:spacing w:after="15"/>
              <w:rPr>
                <w:rFonts w:ascii="Calibri" w:hAnsi="Calibri"/>
                <w:sz w:val="18"/>
                <w:szCs w:val="18"/>
              </w:rPr>
            </w:pPr>
            <w:r>
              <w:rPr>
                <w:rFonts w:ascii="Calibri" w:hAnsi="Calibri"/>
                <w:sz w:val="18"/>
                <w:szCs w:val="18"/>
              </w:rPr>
              <w:t>STRING(63)</w:t>
            </w:r>
          </w:p>
        </w:tc>
        <w:tc>
          <w:tcPr>
            <w:tcW w:w="1134" w:type="dxa"/>
          </w:tcPr>
          <w:p>
            <w:pPr>
              <w:spacing w:after="15"/>
              <w:rPr>
                <w:rFonts w:ascii="Calibri" w:hAnsi="Calibri"/>
                <w:sz w:val="18"/>
                <w:szCs w:val="18"/>
              </w:rPr>
            </w:pPr>
            <w:r>
              <w:rPr>
                <w:rFonts w:ascii="Calibri" w:hAnsi="Calibri"/>
                <w:sz w:val="18"/>
                <w:szCs w:val="18"/>
              </w:rPr>
              <w:t>readwrite</w:t>
            </w:r>
          </w:p>
        </w:tc>
        <w:tc>
          <w:tcPr>
            <w:tcW w:w="1134" w:type="dxa"/>
          </w:tcPr>
          <w:p>
            <w:pPr>
              <w:spacing w:after="15"/>
              <w:rPr>
                <w:rFonts w:ascii="Calibri" w:hAnsi="Calibri"/>
                <w:sz w:val="18"/>
                <w:szCs w:val="18"/>
              </w:rPr>
            </w:pPr>
            <w:r>
              <w:rPr>
                <w:rFonts w:ascii="Calibri" w:hAnsi="Calibri"/>
                <w:sz w:val="18"/>
                <w:szCs w:val="18"/>
              </w:rPr>
              <w:t>无</w:t>
            </w:r>
          </w:p>
        </w:tc>
        <w:tc>
          <w:tcPr>
            <w:tcW w:w="2268" w:type="dxa"/>
          </w:tcPr>
          <w:p>
            <w:pPr>
              <w:spacing w:after="15"/>
              <w:rPr>
                <w:rFonts w:ascii="Calibri" w:hAnsi="Calibri"/>
                <w:sz w:val="18"/>
                <w:szCs w:val="18"/>
              </w:rPr>
            </w:pPr>
            <w:r>
              <w:rPr>
                <w:rFonts w:ascii="Calibri" w:hAnsi="Calibri"/>
                <w:sz w:val="18"/>
                <w:szCs w:val="18"/>
              </w:rPr>
              <w:t>下挂设备操作系统</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Active</w:t>
            </w:r>
          </w:p>
        </w:tc>
        <w:tc>
          <w:tcPr>
            <w:tcW w:w="1134" w:type="dxa"/>
          </w:tcPr>
          <w:p>
            <w:pPr>
              <w:spacing w:after="15"/>
              <w:rPr>
                <w:rFonts w:ascii="Calibri" w:hAnsi="Calibri"/>
                <w:sz w:val="18"/>
                <w:szCs w:val="18"/>
              </w:rPr>
            </w:pPr>
            <w:r>
              <w:rPr>
                <w:rFonts w:hint="eastAsia" w:ascii="Calibri" w:hAnsi="Calibri"/>
                <w:sz w:val="18"/>
                <w:szCs w:val="18"/>
              </w:rPr>
              <w:t>BOOLEAN</w:t>
            </w:r>
          </w:p>
        </w:tc>
        <w:tc>
          <w:tcPr>
            <w:tcW w:w="1134" w:type="dxa"/>
          </w:tcPr>
          <w:p>
            <w:pPr>
              <w:spacing w:after="15"/>
              <w:rPr>
                <w:rFonts w:ascii="Calibri" w:hAnsi="Calibri"/>
                <w:sz w:val="18"/>
                <w:szCs w:val="18"/>
              </w:rPr>
            </w:pPr>
            <w:r>
              <w:rPr>
                <w:rFonts w:hint="eastAsia" w:ascii="Calibri" w:hAnsi="Calibri"/>
                <w:sz w:val="18"/>
                <w:szCs w:val="18"/>
              </w:rPr>
              <w:t>read</w:t>
            </w:r>
          </w:p>
        </w:tc>
        <w:tc>
          <w:tcPr>
            <w:tcW w:w="1134" w:type="dxa"/>
          </w:tcPr>
          <w:p>
            <w:pPr>
              <w:spacing w:after="15"/>
              <w:rPr>
                <w:rFonts w:ascii="Calibri" w:hAnsi="Calibri"/>
                <w:sz w:val="18"/>
                <w:szCs w:val="18"/>
              </w:rPr>
            </w:pPr>
            <w:r>
              <w:rPr>
                <w:rFonts w:hint="eastAsia" w:ascii="Calibri" w:hAnsi="Calibri"/>
                <w:sz w:val="18"/>
                <w:szCs w:val="18"/>
              </w:rPr>
              <w:t>有</w:t>
            </w:r>
          </w:p>
        </w:tc>
        <w:tc>
          <w:tcPr>
            <w:tcW w:w="2268" w:type="dxa"/>
          </w:tcPr>
          <w:p>
            <w:pPr>
              <w:spacing w:after="15"/>
              <w:rPr>
                <w:rFonts w:ascii="Calibri" w:hAnsi="Calibri"/>
                <w:sz w:val="18"/>
                <w:szCs w:val="18"/>
              </w:rPr>
            </w:pPr>
            <w:r>
              <w:rPr>
                <w:rFonts w:hint="eastAsia" w:ascii="Calibri" w:hAnsi="Calibri"/>
                <w:sz w:val="18"/>
                <w:szCs w:val="18"/>
              </w:rPr>
              <w:t>下挂设备是否在线，在线=true，离线=false</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Latest</w:t>
            </w:r>
            <w:r>
              <w:rPr>
                <w:rFonts w:hint="eastAsia" w:ascii="Calibri" w:hAnsi="Calibri"/>
                <w:sz w:val="18"/>
                <w:szCs w:val="18"/>
              </w:rPr>
              <w:t>ActiveTime</w:t>
            </w:r>
          </w:p>
        </w:tc>
        <w:tc>
          <w:tcPr>
            <w:tcW w:w="1134" w:type="dxa"/>
          </w:tcPr>
          <w:p>
            <w:pPr>
              <w:spacing w:after="15"/>
              <w:rPr>
                <w:rFonts w:ascii="Calibri" w:hAnsi="Calibri"/>
                <w:sz w:val="18"/>
                <w:szCs w:val="18"/>
              </w:rPr>
            </w:pPr>
            <w:r>
              <w:rPr>
                <w:rFonts w:ascii="Calibri" w:hAnsi="Calibri"/>
                <w:sz w:val="18"/>
                <w:szCs w:val="18"/>
              </w:rPr>
              <w:t>STRING(32)</w:t>
            </w:r>
          </w:p>
        </w:tc>
        <w:tc>
          <w:tcPr>
            <w:tcW w:w="1134" w:type="dxa"/>
          </w:tcPr>
          <w:p>
            <w:pPr>
              <w:spacing w:after="15"/>
              <w:rPr>
                <w:rFonts w:ascii="Calibri" w:hAnsi="Calibri"/>
                <w:sz w:val="18"/>
                <w:szCs w:val="18"/>
              </w:rPr>
            </w:pPr>
            <w:r>
              <w:rPr>
                <w:rFonts w:hint="eastAsia" w:ascii="Calibri" w:hAnsi="Calibri"/>
                <w:sz w:val="18"/>
                <w:szCs w:val="18"/>
              </w:rPr>
              <w:t>read</w:t>
            </w:r>
          </w:p>
        </w:tc>
        <w:tc>
          <w:tcPr>
            <w:tcW w:w="1134" w:type="dxa"/>
          </w:tcPr>
          <w:p>
            <w:pPr>
              <w:spacing w:after="15"/>
              <w:rPr>
                <w:rFonts w:ascii="Calibri" w:hAnsi="Calibri"/>
                <w:sz w:val="18"/>
                <w:szCs w:val="18"/>
              </w:rPr>
            </w:pPr>
            <w:r>
              <w:rPr>
                <w:rFonts w:hint="eastAsia" w:ascii="Calibri" w:hAnsi="Calibri"/>
                <w:sz w:val="18"/>
                <w:szCs w:val="18"/>
              </w:rPr>
              <w:t>有</w:t>
            </w:r>
          </w:p>
        </w:tc>
        <w:tc>
          <w:tcPr>
            <w:tcW w:w="2268" w:type="dxa"/>
          </w:tcPr>
          <w:p>
            <w:pPr>
              <w:spacing w:after="15"/>
              <w:rPr>
                <w:rFonts w:ascii="Calibri" w:hAnsi="Calibri"/>
                <w:sz w:val="18"/>
                <w:szCs w:val="18"/>
              </w:rPr>
            </w:pPr>
            <w:r>
              <w:rPr>
                <w:rFonts w:hint="eastAsia" w:ascii="Calibri" w:hAnsi="Calibri"/>
                <w:sz w:val="18"/>
                <w:szCs w:val="18"/>
              </w:rPr>
              <w:t>下挂设备的最新的上线时间</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LatestInactiveTime</w:t>
            </w:r>
          </w:p>
        </w:tc>
        <w:tc>
          <w:tcPr>
            <w:tcW w:w="1134" w:type="dxa"/>
          </w:tcPr>
          <w:p>
            <w:pPr>
              <w:spacing w:after="15"/>
              <w:rPr>
                <w:rFonts w:ascii="Calibri" w:hAnsi="Calibri"/>
                <w:sz w:val="18"/>
                <w:szCs w:val="18"/>
              </w:rPr>
            </w:pPr>
            <w:r>
              <w:rPr>
                <w:rFonts w:ascii="Calibri" w:hAnsi="Calibri"/>
                <w:sz w:val="18"/>
                <w:szCs w:val="18"/>
              </w:rPr>
              <w:t>STRING(32)</w:t>
            </w:r>
          </w:p>
        </w:tc>
        <w:tc>
          <w:tcPr>
            <w:tcW w:w="1134" w:type="dxa"/>
          </w:tcPr>
          <w:p>
            <w:pPr>
              <w:spacing w:after="15"/>
              <w:rPr>
                <w:rFonts w:ascii="Calibri" w:hAnsi="Calibri"/>
                <w:sz w:val="18"/>
                <w:szCs w:val="18"/>
              </w:rPr>
            </w:pPr>
            <w:r>
              <w:rPr>
                <w:rFonts w:hint="eastAsia" w:ascii="Calibri" w:hAnsi="Calibri"/>
                <w:sz w:val="18"/>
                <w:szCs w:val="18"/>
              </w:rPr>
              <w:t>read</w:t>
            </w:r>
          </w:p>
        </w:tc>
        <w:tc>
          <w:tcPr>
            <w:tcW w:w="1134" w:type="dxa"/>
          </w:tcPr>
          <w:p>
            <w:pPr>
              <w:spacing w:after="15"/>
              <w:rPr>
                <w:rFonts w:ascii="Calibri" w:hAnsi="Calibri"/>
                <w:sz w:val="18"/>
                <w:szCs w:val="18"/>
              </w:rPr>
            </w:pPr>
            <w:r>
              <w:rPr>
                <w:rFonts w:hint="eastAsia" w:ascii="Calibri" w:hAnsi="Calibri"/>
                <w:sz w:val="18"/>
                <w:szCs w:val="18"/>
              </w:rPr>
              <w:t>有</w:t>
            </w:r>
          </w:p>
        </w:tc>
        <w:tc>
          <w:tcPr>
            <w:tcW w:w="2268" w:type="dxa"/>
          </w:tcPr>
          <w:p>
            <w:pPr>
              <w:spacing w:after="15"/>
              <w:rPr>
                <w:rFonts w:ascii="Calibri" w:hAnsi="Calibri"/>
                <w:sz w:val="18"/>
                <w:szCs w:val="18"/>
              </w:rPr>
            </w:pPr>
            <w:r>
              <w:rPr>
                <w:rFonts w:hint="eastAsia" w:ascii="Calibri" w:hAnsi="Calibri"/>
                <w:sz w:val="18"/>
                <w:szCs w:val="18"/>
              </w:rPr>
              <w:t>下挂设备的最新的下线时间</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OnlineTime</w:t>
            </w:r>
          </w:p>
        </w:tc>
        <w:tc>
          <w:tcPr>
            <w:tcW w:w="1134" w:type="dxa"/>
          </w:tcPr>
          <w:p>
            <w:pPr>
              <w:spacing w:after="15"/>
              <w:rPr>
                <w:rFonts w:ascii="Calibri" w:hAnsi="Calibri"/>
                <w:sz w:val="18"/>
                <w:szCs w:val="18"/>
              </w:rPr>
            </w:pPr>
            <w:r>
              <w:rPr>
                <w:rFonts w:ascii="Calibri" w:hAnsi="Calibri"/>
                <w:sz w:val="18"/>
                <w:szCs w:val="18"/>
              </w:rPr>
              <w:t>UINT32</w:t>
            </w:r>
          </w:p>
        </w:tc>
        <w:tc>
          <w:tcPr>
            <w:tcW w:w="1134" w:type="dxa"/>
          </w:tcPr>
          <w:p>
            <w:pPr>
              <w:spacing w:after="15"/>
              <w:rPr>
                <w:rFonts w:ascii="Calibri" w:hAnsi="Calibri"/>
                <w:sz w:val="18"/>
                <w:szCs w:val="18"/>
              </w:rPr>
            </w:pPr>
            <w:r>
              <w:rPr>
                <w:rFonts w:ascii="Calibri" w:hAnsi="Calibri"/>
                <w:sz w:val="18"/>
                <w:szCs w:val="18"/>
              </w:rPr>
              <w:t>read</w:t>
            </w:r>
          </w:p>
        </w:tc>
        <w:tc>
          <w:tcPr>
            <w:tcW w:w="1134" w:type="dxa"/>
          </w:tcPr>
          <w:p>
            <w:pPr>
              <w:spacing w:after="15"/>
              <w:rPr>
                <w:rFonts w:ascii="Calibri" w:hAnsi="Calibri"/>
                <w:sz w:val="18"/>
                <w:szCs w:val="18"/>
              </w:rPr>
            </w:pPr>
            <w:r>
              <w:rPr>
                <w:rFonts w:ascii="Calibri" w:hAnsi="Calibri"/>
                <w:sz w:val="18"/>
                <w:szCs w:val="18"/>
              </w:rPr>
              <w:t>无</w:t>
            </w:r>
          </w:p>
        </w:tc>
        <w:tc>
          <w:tcPr>
            <w:tcW w:w="2268" w:type="dxa"/>
          </w:tcPr>
          <w:p>
            <w:pPr>
              <w:spacing w:after="15"/>
              <w:rPr>
                <w:rFonts w:ascii="Calibri" w:hAnsi="Calibri"/>
                <w:sz w:val="18"/>
                <w:szCs w:val="18"/>
              </w:rPr>
            </w:pPr>
            <w:r>
              <w:rPr>
                <w:rFonts w:ascii="Calibri" w:hAnsi="Calibri"/>
                <w:sz w:val="18"/>
                <w:szCs w:val="18"/>
              </w:rPr>
              <w:t>下挂设备在线时长</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RxBytes</w:t>
            </w:r>
          </w:p>
        </w:tc>
        <w:tc>
          <w:tcPr>
            <w:tcW w:w="1134" w:type="dxa"/>
          </w:tcPr>
          <w:p>
            <w:pPr>
              <w:spacing w:after="15"/>
              <w:rPr>
                <w:rFonts w:ascii="Calibri" w:hAnsi="Calibri"/>
                <w:sz w:val="18"/>
                <w:szCs w:val="18"/>
              </w:rPr>
            </w:pPr>
            <w:r>
              <w:rPr>
                <w:rFonts w:ascii="Calibri" w:hAnsi="Calibri"/>
                <w:sz w:val="18"/>
                <w:szCs w:val="18"/>
              </w:rPr>
              <w:t>UINT64</w:t>
            </w:r>
          </w:p>
        </w:tc>
        <w:tc>
          <w:tcPr>
            <w:tcW w:w="1134" w:type="dxa"/>
          </w:tcPr>
          <w:p>
            <w:pPr>
              <w:spacing w:after="15"/>
              <w:rPr>
                <w:rFonts w:ascii="Calibri" w:hAnsi="Calibri"/>
                <w:sz w:val="18"/>
                <w:szCs w:val="18"/>
              </w:rPr>
            </w:pPr>
            <w:r>
              <w:rPr>
                <w:rFonts w:ascii="Calibri" w:hAnsi="Calibri"/>
                <w:sz w:val="18"/>
                <w:szCs w:val="18"/>
              </w:rPr>
              <w:t>read</w:t>
            </w:r>
          </w:p>
        </w:tc>
        <w:tc>
          <w:tcPr>
            <w:tcW w:w="1134" w:type="dxa"/>
          </w:tcPr>
          <w:p>
            <w:pPr>
              <w:spacing w:after="15"/>
              <w:rPr>
                <w:rFonts w:ascii="Calibri" w:hAnsi="Calibri"/>
                <w:sz w:val="18"/>
                <w:szCs w:val="18"/>
              </w:rPr>
            </w:pPr>
            <w:r>
              <w:rPr>
                <w:rFonts w:ascii="Calibri" w:hAnsi="Calibri"/>
                <w:sz w:val="18"/>
                <w:szCs w:val="18"/>
              </w:rPr>
              <w:t>无</w:t>
            </w:r>
          </w:p>
        </w:tc>
        <w:tc>
          <w:tcPr>
            <w:tcW w:w="2268" w:type="dxa"/>
          </w:tcPr>
          <w:p>
            <w:pPr>
              <w:spacing w:after="15"/>
              <w:rPr>
                <w:rFonts w:ascii="Calibri" w:hAnsi="Calibri"/>
                <w:sz w:val="18"/>
                <w:szCs w:val="18"/>
              </w:rPr>
            </w:pPr>
            <w:r>
              <w:rPr>
                <w:rFonts w:ascii="Calibri" w:hAnsi="Calibri"/>
                <w:sz w:val="18"/>
                <w:szCs w:val="18"/>
              </w:rPr>
              <w:t>单位byte</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TxBytes</w:t>
            </w:r>
          </w:p>
        </w:tc>
        <w:tc>
          <w:tcPr>
            <w:tcW w:w="1134" w:type="dxa"/>
          </w:tcPr>
          <w:p>
            <w:pPr>
              <w:spacing w:after="15"/>
              <w:rPr>
                <w:rFonts w:ascii="Calibri" w:hAnsi="Calibri"/>
                <w:sz w:val="18"/>
                <w:szCs w:val="18"/>
              </w:rPr>
            </w:pPr>
            <w:r>
              <w:rPr>
                <w:rFonts w:ascii="Calibri" w:hAnsi="Calibri"/>
                <w:sz w:val="18"/>
                <w:szCs w:val="18"/>
              </w:rPr>
              <w:t>UINT64</w:t>
            </w:r>
          </w:p>
        </w:tc>
        <w:tc>
          <w:tcPr>
            <w:tcW w:w="1134" w:type="dxa"/>
          </w:tcPr>
          <w:p>
            <w:pPr>
              <w:spacing w:after="15"/>
              <w:rPr>
                <w:rFonts w:ascii="Calibri" w:hAnsi="Calibri"/>
                <w:sz w:val="18"/>
                <w:szCs w:val="18"/>
              </w:rPr>
            </w:pPr>
            <w:r>
              <w:rPr>
                <w:rFonts w:ascii="Calibri" w:hAnsi="Calibri"/>
                <w:sz w:val="18"/>
                <w:szCs w:val="18"/>
              </w:rPr>
              <w:t>read</w:t>
            </w:r>
          </w:p>
        </w:tc>
        <w:tc>
          <w:tcPr>
            <w:tcW w:w="1134" w:type="dxa"/>
          </w:tcPr>
          <w:p>
            <w:pPr>
              <w:spacing w:after="15"/>
              <w:rPr>
                <w:rFonts w:ascii="Calibri" w:hAnsi="Calibri"/>
                <w:sz w:val="18"/>
                <w:szCs w:val="18"/>
              </w:rPr>
            </w:pPr>
            <w:r>
              <w:rPr>
                <w:rFonts w:ascii="Calibri" w:hAnsi="Calibri"/>
                <w:sz w:val="18"/>
                <w:szCs w:val="18"/>
              </w:rPr>
              <w:t>无</w:t>
            </w:r>
          </w:p>
        </w:tc>
        <w:tc>
          <w:tcPr>
            <w:tcW w:w="2268" w:type="dxa"/>
          </w:tcPr>
          <w:p>
            <w:pPr>
              <w:spacing w:after="15"/>
              <w:rPr>
                <w:rFonts w:ascii="Calibri" w:hAnsi="Calibri"/>
                <w:sz w:val="18"/>
                <w:szCs w:val="18"/>
              </w:rPr>
            </w:pPr>
            <w:r>
              <w:rPr>
                <w:rFonts w:ascii="Calibri" w:hAnsi="Calibri"/>
                <w:sz w:val="18"/>
                <w:szCs w:val="18"/>
              </w:rPr>
              <w:t>单位byte</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PowerLevel</w:t>
            </w:r>
          </w:p>
        </w:tc>
        <w:tc>
          <w:tcPr>
            <w:tcW w:w="1134" w:type="dxa"/>
          </w:tcPr>
          <w:p>
            <w:pPr>
              <w:spacing w:after="15"/>
              <w:rPr>
                <w:rFonts w:ascii="Calibri" w:hAnsi="Calibri"/>
                <w:sz w:val="18"/>
                <w:szCs w:val="18"/>
              </w:rPr>
            </w:pPr>
            <w:r>
              <w:rPr>
                <w:rFonts w:hint="eastAsia" w:ascii="Calibri" w:hAnsi="Calibri"/>
                <w:sz w:val="18"/>
                <w:szCs w:val="18"/>
              </w:rPr>
              <w:t>INT32</w:t>
            </w:r>
          </w:p>
        </w:tc>
        <w:tc>
          <w:tcPr>
            <w:tcW w:w="1134" w:type="dxa"/>
          </w:tcPr>
          <w:p>
            <w:pPr>
              <w:spacing w:after="15"/>
              <w:rPr>
                <w:rFonts w:ascii="Calibri" w:hAnsi="Calibri"/>
                <w:sz w:val="18"/>
                <w:szCs w:val="18"/>
              </w:rPr>
            </w:pPr>
            <w:r>
              <w:rPr>
                <w:rFonts w:hint="eastAsia" w:ascii="Calibri" w:hAnsi="Calibri"/>
                <w:sz w:val="18"/>
                <w:szCs w:val="18"/>
              </w:rPr>
              <w:t>read</w:t>
            </w:r>
          </w:p>
        </w:tc>
        <w:tc>
          <w:tcPr>
            <w:tcW w:w="1134" w:type="dxa"/>
          </w:tcPr>
          <w:p>
            <w:pPr>
              <w:spacing w:after="15"/>
              <w:rPr>
                <w:rFonts w:ascii="Calibri" w:hAnsi="Calibri"/>
                <w:sz w:val="18"/>
                <w:szCs w:val="18"/>
              </w:rPr>
            </w:pPr>
            <w:r>
              <w:rPr>
                <w:rFonts w:hint="eastAsia" w:ascii="Calibri" w:hAnsi="Calibri"/>
                <w:sz w:val="18"/>
                <w:szCs w:val="18"/>
              </w:rPr>
              <w:t>无</w:t>
            </w:r>
          </w:p>
        </w:tc>
        <w:tc>
          <w:tcPr>
            <w:tcW w:w="2268" w:type="dxa"/>
          </w:tcPr>
          <w:p>
            <w:pPr>
              <w:spacing w:after="15"/>
              <w:rPr>
                <w:rFonts w:ascii="Calibri" w:hAnsi="Calibri"/>
                <w:sz w:val="18"/>
                <w:szCs w:val="18"/>
              </w:rPr>
            </w:pPr>
            <w:r>
              <w:rPr>
                <w:rFonts w:hint="eastAsia" w:ascii="Calibri" w:hAnsi="Calibri"/>
                <w:sz w:val="18"/>
                <w:szCs w:val="18"/>
              </w:rPr>
              <w:t>只在ConnetionType=1时有意义，表示此终端连接上的信号强度，单位dbm；</w:t>
            </w:r>
          </w:p>
          <w:p>
            <w:pPr>
              <w:spacing w:after="15"/>
              <w:rPr>
                <w:rFonts w:ascii="Calibri" w:hAnsi="Calibri"/>
                <w:sz w:val="18"/>
                <w:szCs w:val="18"/>
              </w:rPr>
            </w:pPr>
            <w:r>
              <w:rPr>
                <w:rFonts w:hint="eastAsia" w:ascii="Calibri" w:hAnsi="Calibri"/>
                <w:sz w:val="18"/>
                <w:szCs w:val="18"/>
              </w:rPr>
              <w:t>当ConnectionType=0时，设置为0。</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DeviceOnlineNofication</w:t>
            </w:r>
          </w:p>
        </w:tc>
        <w:tc>
          <w:tcPr>
            <w:tcW w:w="1134" w:type="dxa"/>
          </w:tcPr>
          <w:p>
            <w:pPr>
              <w:spacing w:after="15"/>
              <w:rPr>
                <w:rFonts w:ascii="Calibri" w:hAnsi="Calibri"/>
                <w:sz w:val="18"/>
                <w:szCs w:val="18"/>
              </w:rPr>
            </w:pPr>
            <w:r>
              <w:rPr>
                <w:rFonts w:hint="eastAsia" w:ascii="Calibri" w:hAnsi="Calibri"/>
                <w:sz w:val="18"/>
                <w:szCs w:val="18"/>
              </w:rPr>
              <w:t>BOOLEAN</w:t>
            </w:r>
          </w:p>
        </w:tc>
        <w:tc>
          <w:tcPr>
            <w:tcW w:w="1134" w:type="dxa"/>
          </w:tcPr>
          <w:p>
            <w:pPr>
              <w:spacing w:after="15"/>
              <w:rPr>
                <w:rFonts w:ascii="Calibri" w:hAnsi="Calibri"/>
                <w:sz w:val="18"/>
                <w:szCs w:val="18"/>
              </w:rPr>
            </w:pPr>
            <w:r>
              <w:rPr>
                <w:rFonts w:hint="eastAsia" w:ascii="Calibri" w:hAnsi="Calibri"/>
                <w:sz w:val="18"/>
                <w:szCs w:val="18"/>
              </w:rPr>
              <w:t>readwrite</w:t>
            </w:r>
          </w:p>
        </w:tc>
        <w:tc>
          <w:tcPr>
            <w:tcW w:w="1134" w:type="dxa"/>
          </w:tcPr>
          <w:p>
            <w:pPr>
              <w:spacing w:after="15"/>
              <w:rPr>
                <w:rFonts w:ascii="Calibri" w:hAnsi="Calibri"/>
                <w:sz w:val="18"/>
                <w:szCs w:val="18"/>
              </w:rPr>
            </w:pPr>
            <w:r>
              <w:rPr>
                <w:rFonts w:hint="eastAsia" w:ascii="Calibri" w:hAnsi="Calibri"/>
                <w:sz w:val="18"/>
                <w:szCs w:val="18"/>
              </w:rPr>
              <w:t>无</w:t>
            </w:r>
          </w:p>
        </w:tc>
        <w:tc>
          <w:tcPr>
            <w:tcW w:w="2268" w:type="dxa"/>
          </w:tcPr>
          <w:p>
            <w:pPr>
              <w:spacing w:after="15"/>
              <w:rPr>
                <w:rFonts w:ascii="Calibri" w:hAnsi="Calibri"/>
                <w:sz w:val="18"/>
                <w:szCs w:val="18"/>
              </w:rPr>
            </w:pPr>
            <w:r>
              <w:rPr>
                <w:rFonts w:hint="eastAsia" w:ascii="Calibri" w:hAnsi="Calibri"/>
                <w:sz w:val="18"/>
                <w:szCs w:val="18"/>
              </w:rPr>
              <w:t>下挂设备是否上报，默认值为false.</w:t>
            </w:r>
          </w:p>
        </w:tc>
        <w:tc>
          <w:tcPr>
            <w:tcW w:w="2268"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NegoRate</w:t>
            </w:r>
          </w:p>
        </w:tc>
        <w:tc>
          <w:tcPr>
            <w:tcW w:w="1134" w:type="dxa"/>
          </w:tcPr>
          <w:p>
            <w:pPr>
              <w:spacing w:after="15"/>
              <w:rPr>
                <w:rFonts w:ascii="Calibri" w:hAnsi="Calibri"/>
                <w:sz w:val="18"/>
                <w:szCs w:val="18"/>
              </w:rPr>
            </w:pPr>
            <w:r>
              <w:rPr>
                <w:rFonts w:ascii="Calibri" w:hAnsi="Calibri"/>
                <w:sz w:val="18"/>
                <w:szCs w:val="18"/>
              </w:rPr>
              <w:t>UINT32</w:t>
            </w:r>
          </w:p>
        </w:tc>
        <w:tc>
          <w:tcPr>
            <w:tcW w:w="1134" w:type="dxa"/>
          </w:tcPr>
          <w:p>
            <w:pPr>
              <w:spacing w:after="15"/>
              <w:rPr>
                <w:rFonts w:ascii="Calibri" w:hAnsi="Calibri"/>
                <w:sz w:val="18"/>
                <w:szCs w:val="18"/>
              </w:rPr>
            </w:pPr>
            <w:r>
              <w:rPr>
                <w:rFonts w:ascii="Calibri" w:hAnsi="Calibri"/>
                <w:sz w:val="18"/>
                <w:szCs w:val="18"/>
              </w:rPr>
              <w:t>read</w:t>
            </w:r>
          </w:p>
        </w:tc>
        <w:tc>
          <w:tcPr>
            <w:tcW w:w="1134" w:type="dxa"/>
          </w:tcPr>
          <w:p>
            <w:pPr>
              <w:spacing w:after="15"/>
              <w:rPr>
                <w:rFonts w:ascii="Calibri" w:hAnsi="Calibri"/>
                <w:sz w:val="18"/>
                <w:szCs w:val="18"/>
              </w:rPr>
            </w:pPr>
            <w:r>
              <w:rPr>
                <w:rFonts w:hint="eastAsia" w:ascii="Calibri" w:hAnsi="Calibri"/>
                <w:sz w:val="18"/>
                <w:szCs w:val="18"/>
              </w:rPr>
              <w:t>无</w:t>
            </w:r>
          </w:p>
        </w:tc>
        <w:tc>
          <w:tcPr>
            <w:tcW w:w="2268" w:type="dxa"/>
          </w:tcPr>
          <w:p>
            <w:pPr>
              <w:spacing w:after="15"/>
              <w:rPr>
                <w:rFonts w:ascii="Calibri" w:hAnsi="Calibri"/>
                <w:sz w:val="18"/>
                <w:szCs w:val="18"/>
              </w:rPr>
            </w:pPr>
            <w:r>
              <w:rPr>
                <w:rFonts w:hint="eastAsia" w:ascii="Calibri" w:hAnsi="Calibri"/>
                <w:sz w:val="18"/>
                <w:szCs w:val="18"/>
              </w:rPr>
              <w:t>网关与下挂设备协商速率，包括有线和无线，单位</w:t>
            </w:r>
            <w:r>
              <w:rPr>
                <w:rFonts w:ascii="Calibri" w:hAnsi="Calibri"/>
                <w:sz w:val="18"/>
                <w:szCs w:val="18"/>
              </w:rPr>
              <w:t>kbps</w:t>
            </w:r>
          </w:p>
          <w:p>
            <w:pPr>
              <w:spacing w:after="15"/>
              <w:rPr>
                <w:rFonts w:ascii="Calibri" w:hAnsi="Calibri"/>
                <w:sz w:val="18"/>
                <w:szCs w:val="18"/>
              </w:rPr>
            </w:pPr>
            <w:r>
              <w:rPr>
                <w:rFonts w:hint="eastAsia" w:ascii="Calibri" w:hAnsi="Calibri"/>
                <w:sz w:val="18"/>
                <w:szCs w:val="18"/>
              </w:rPr>
              <w:t>1Mbps=10</w:t>
            </w:r>
            <w:r>
              <w:rPr>
                <w:rFonts w:ascii="Calibri" w:hAnsi="Calibri"/>
                <w:sz w:val="18"/>
                <w:szCs w:val="18"/>
              </w:rPr>
              <w:t>00</w:t>
            </w:r>
            <w:r>
              <w:rPr>
                <w:rFonts w:hint="eastAsia" w:ascii="Calibri" w:hAnsi="Calibri"/>
                <w:sz w:val="18"/>
                <w:szCs w:val="18"/>
              </w:rPr>
              <w:t>kbps</w:t>
            </w:r>
          </w:p>
          <w:p>
            <w:pPr>
              <w:spacing w:after="15"/>
              <w:rPr>
                <w:rFonts w:ascii="Calibri" w:hAnsi="Calibri"/>
                <w:sz w:val="18"/>
                <w:szCs w:val="18"/>
              </w:rPr>
            </w:pPr>
            <w:r>
              <w:rPr>
                <w:rFonts w:hint="eastAsia" w:ascii="Calibri" w:hAnsi="Calibri"/>
                <w:sz w:val="18"/>
                <w:szCs w:val="18"/>
              </w:rPr>
              <w:t>1</w:t>
            </w:r>
            <w:r>
              <w:rPr>
                <w:rFonts w:ascii="Calibri" w:hAnsi="Calibri"/>
                <w:sz w:val="18"/>
                <w:szCs w:val="18"/>
              </w:rPr>
              <w:t>G</w:t>
            </w:r>
            <w:r>
              <w:rPr>
                <w:rFonts w:hint="eastAsia" w:ascii="Calibri" w:hAnsi="Calibri"/>
                <w:sz w:val="18"/>
                <w:szCs w:val="18"/>
              </w:rPr>
              <w:t>bps=10</w:t>
            </w:r>
            <w:r>
              <w:rPr>
                <w:rFonts w:ascii="Calibri" w:hAnsi="Calibri"/>
                <w:sz w:val="18"/>
                <w:szCs w:val="18"/>
              </w:rPr>
              <w:t>00M</w:t>
            </w:r>
            <w:r>
              <w:rPr>
                <w:rFonts w:hint="eastAsia" w:ascii="Calibri" w:hAnsi="Calibri"/>
                <w:sz w:val="18"/>
                <w:szCs w:val="18"/>
              </w:rPr>
              <w:t>bps</w:t>
            </w:r>
          </w:p>
        </w:tc>
        <w:tc>
          <w:tcPr>
            <w:tcW w:w="2268" w:type="dxa"/>
          </w:tcPr>
          <w:p>
            <w:pPr>
              <w:spacing w:after="15"/>
              <w:rPr>
                <w:rFonts w:ascii="Calibri" w:hAnsi="Calibri"/>
                <w:sz w:val="18"/>
                <w:szCs w:val="18"/>
              </w:rPr>
            </w:pPr>
            <w:r>
              <w:rPr>
                <w:rFonts w:hint="eastAsia" w:ascii="Calibri" w:hAnsi="Calibri"/>
                <w:sz w:val="18"/>
                <w:szCs w:val="18"/>
              </w:rPr>
              <w:t>1</w:t>
            </w:r>
            <w:r>
              <w:rPr>
                <w:rFonts w:ascii="Calibri" w:hAnsi="Calibri"/>
                <w:sz w:val="18"/>
                <w:szCs w:val="18"/>
              </w:rPr>
              <w:t>.01</w:t>
            </w:r>
          </w:p>
        </w:tc>
      </w:tr>
    </w:tbl>
    <w:p>
      <w:pPr>
        <w:spacing w:after="15"/>
      </w:pPr>
      <w:r>
        <w:rPr>
          <w:rFonts w:hint="eastAsia"/>
        </w:rPr>
        <w:t>接口说明：</w:t>
      </w:r>
    </w:p>
    <w:p>
      <w:pPr>
        <w:pStyle w:val="345"/>
        <w:numPr>
          <w:ilvl w:val="0"/>
          <w:numId w:val="134"/>
        </w:numPr>
        <w:spacing w:after="12"/>
        <w:ind w:firstLineChars="0"/>
      </w:pPr>
      <w:r>
        <w:rPr>
          <w:rFonts w:hint="eastAsia"/>
        </w:rPr>
        <w:t>LANHost保存下挂设备信息，包括在线、离线、拉黑(</w:t>
      </w:r>
      <w:r>
        <w:t>InternetAccess</w:t>
      </w:r>
      <w:r>
        <w:rPr>
          <w:rFonts w:hint="eastAsia"/>
        </w:rPr>
        <w:t xml:space="preserve"> =0)、限制(</w:t>
      </w:r>
      <w:r>
        <w:t>InternetAccess</w:t>
      </w:r>
      <w:r>
        <w:rPr>
          <w:rFonts w:hint="eastAsia"/>
        </w:rPr>
        <w:t xml:space="preserve"> =1)的所有下挂设备；</w:t>
      </w:r>
    </w:p>
    <w:p>
      <w:pPr>
        <w:pStyle w:val="345"/>
        <w:numPr>
          <w:ilvl w:val="0"/>
          <w:numId w:val="134"/>
        </w:numPr>
        <w:spacing w:after="12"/>
        <w:ind w:firstLineChars="0"/>
      </w:pPr>
      <w:r>
        <w:rPr>
          <w:rFonts w:hint="eastAsia"/>
        </w:rPr>
        <w:t>LANHost合计最多保存LANHostMaxNumber个实例；</w:t>
      </w:r>
    </w:p>
    <w:p>
      <w:pPr>
        <w:pStyle w:val="345"/>
        <w:numPr>
          <w:ilvl w:val="0"/>
          <w:numId w:val="134"/>
        </w:numPr>
        <w:spacing w:after="12"/>
        <w:ind w:firstLineChars="0"/>
      </w:pPr>
      <w:r>
        <w:rPr>
          <w:rFonts w:hint="eastAsia"/>
        </w:rPr>
        <w:t>实例数已经达到或超过LANHostMaxNumber时，有新设备接入应允许上线，如存在不受控（ControlStatus=false）的离线设备实例，则覆盖最早离线的不受控离线设备实例；如无不受控的离线设备，新上线设备可以不在LANHost实例中体现。</w:t>
      </w:r>
    </w:p>
    <w:p>
      <w:pPr>
        <w:pStyle w:val="345"/>
        <w:numPr>
          <w:ilvl w:val="0"/>
          <w:numId w:val="134"/>
        </w:numPr>
        <w:spacing w:after="12"/>
        <w:ind w:firstLineChars="0"/>
      </w:pPr>
      <w:r>
        <w:t>InternetAccess</w:t>
      </w:r>
      <w:r>
        <w:rPr>
          <w:rFonts w:hint="eastAsia"/>
        </w:rPr>
        <w:t>、SotrageAccess、带宽限制，都没有限制的时候，ControlStatus需要设置为false。</w:t>
      </w:r>
    </w:p>
    <w:p>
      <w:pPr>
        <w:spacing w:after="15"/>
      </w:pPr>
      <w:r>
        <w:rPr>
          <w:rFonts w:hint="eastAsia"/>
        </w:rPr>
        <w:t>操作说明：</w:t>
      </w:r>
    </w:p>
    <w:p>
      <w:pPr>
        <w:pStyle w:val="345"/>
        <w:numPr>
          <w:ilvl w:val="0"/>
          <w:numId w:val="135"/>
        </w:numPr>
        <w:spacing w:after="12"/>
        <w:ind w:firstLineChars="0"/>
      </w:pPr>
      <w:r>
        <w:rPr>
          <w:rFonts w:hint="eastAsia"/>
        </w:rPr>
        <w:t>设备拉黑操作，设置LANHost接口中InternetAccess=0，该设备无法接入网关，拉黑成功；</w:t>
      </w:r>
    </w:p>
    <w:p>
      <w:pPr>
        <w:pStyle w:val="345"/>
        <w:numPr>
          <w:ilvl w:val="0"/>
          <w:numId w:val="135"/>
        </w:numPr>
        <w:spacing w:after="12"/>
        <w:ind w:firstLineChars="0"/>
      </w:pPr>
      <w:r>
        <w:rPr>
          <w:rFonts w:hint="eastAsia"/>
        </w:rPr>
        <w:t>设备拉黑操作，网关该接口要实现Acitve以及LatestInactiveTime的更新；</w:t>
      </w:r>
    </w:p>
    <w:p>
      <w:pPr>
        <w:pStyle w:val="345"/>
        <w:numPr>
          <w:ilvl w:val="0"/>
          <w:numId w:val="135"/>
        </w:numPr>
        <w:spacing w:after="12"/>
        <w:ind w:firstLineChars="0"/>
      </w:pPr>
      <w:r>
        <w:rPr>
          <w:rFonts w:hint="eastAsia"/>
        </w:rPr>
        <w:t>设备拉黑操作，最多支持</w:t>
      </w:r>
      <w:r>
        <w:t>Control</w:t>
      </w:r>
      <w:r>
        <w:rPr>
          <w:rFonts w:hint="eastAsia"/>
        </w:rPr>
        <w:t>ListMaxNumber个，超过将设置失败；</w:t>
      </w:r>
    </w:p>
    <w:p>
      <w:pPr>
        <w:pStyle w:val="345"/>
        <w:numPr>
          <w:ilvl w:val="0"/>
          <w:numId w:val="135"/>
        </w:numPr>
        <w:spacing w:after="12"/>
        <w:ind w:firstLineChars="0"/>
      </w:pPr>
      <w:r>
        <w:rPr>
          <w:rFonts w:hint="eastAsia"/>
        </w:rPr>
        <w:t>设备取消拉黑操作，设置LANHost接口中InternetAccess=2，设备可以上网。</w:t>
      </w:r>
    </w:p>
    <w:p>
      <w:pPr>
        <w:pStyle w:val="345"/>
        <w:numPr>
          <w:ilvl w:val="0"/>
          <w:numId w:val="135"/>
        </w:numPr>
        <w:spacing w:after="12"/>
        <w:ind w:firstLineChars="0"/>
      </w:pPr>
      <w:r>
        <w:rPr>
          <w:rFonts w:hint="eastAsia"/>
        </w:rPr>
        <w:t>设备限制操作，设置LANHost接口中InternetAccess=1，该设备禁止上网，限制成功；</w:t>
      </w:r>
    </w:p>
    <w:p>
      <w:pPr>
        <w:pStyle w:val="345"/>
        <w:numPr>
          <w:ilvl w:val="0"/>
          <w:numId w:val="135"/>
        </w:numPr>
        <w:spacing w:after="12"/>
        <w:ind w:firstLineChars="0"/>
      </w:pPr>
      <w:r>
        <w:rPr>
          <w:rFonts w:hint="eastAsia"/>
        </w:rPr>
        <w:t>设备取消限制操作，设置LANHost接口中InternetAccess=2，设备可以上网；</w:t>
      </w:r>
    </w:p>
    <w:p>
      <w:pPr>
        <w:pStyle w:val="345"/>
        <w:numPr>
          <w:ilvl w:val="0"/>
          <w:numId w:val="135"/>
        </w:numPr>
        <w:spacing w:after="12"/>
        <w:ind w:firstLineChars="0"/>
      </w:pPr>
      <w:r>
        <w:rPr>
          <w:rFonts w:hint="eastAsia"/>
        </w:rPr>
        <w:t>设备限制操作，网关该接口不需要实现Acitve以及LatestInactiveTime的更新。</w:t>
      </w:r>
    </w:p>
    <w:p>
      <w:pPr>
        <w:spacing w:after="15"/>
      </w:pPr>
      <w:r>
        <w:rPr>
          <w:rFonts w:hint="eastAsia"/>
        </w:rPr>
        <w:t>属性说明：</w:t>
      </w:r>
    </w:p>
    <w:p>
      <w:pPr>
        <w:pStyle w:val="345"/>
        <w:numPr>
          <w:ilvl w:val="0"/>
          <w:numId w:val="136"/>
        </w:numPr>
        <w:spacing w:after="12"/>
        <w:ind w:firstLineChars="0"/>
      </w:pPr>
      <w:r>
        <w:t>DevType</w:t>
      </w:r>
      <w:r>
        <w:rPr>
          <w:rFonts w:hint="eastAsia"/>
        </w:rPr>
        <w:t>、</w:t>
      </w:r>
      <w:r>
        <w:t>Brand</w:t>
      </w:r>
      <w:r>
        <w:rPr>
          <w:rFonts w:hint="eastAsia"/>
        </w:rPr>
        <w:t>、Model、OS可结合DPI插件实现；</w:t>
      </w:r>
    </w:p>
    <w:p>
      <w:pPr>
        <w:pStyle w:val="345"/>
        <w:numPr>
          <w:ilvl w:val="0"/>
          <w:numId w:val="136"/>
        </w:numPr>
        <w:spacing w:after="15"/>
        <w:ind w:firstLineChars="0"/>
      </w:pPr>
      <w:r>
        <w:rPr>
          <w:rFonts w:hint="eastAsia"/>
        </w:rPr>
        <w:t>LatestInactiveTime要求误差不超过5分钟。</w:t>
      </w:r>
    </w:p>
    <w:p>
      <w:pPr>
        <w:spacing w:after="15"/>
      </w:pPr>
    </w:p>
    <w:p>
      <w:pPr>
        <w:pStyle w:val="147"/>
        <w:spacing w:beforeLines="0" w:afterLines="0"/>
        <w:rPr>
          <w:b/>
        </w:rPr>
      </w:pPr>
      <w:r>
        <w:rPr>
          <w:b/>
        </w:rPr>
        <w:t>com.ctc.igd1.HttpDownloadTest</w:t>
      </w:r>
    </w:p>
    <w:p>
      <w:pPr>
        <w:spacing w:before="240" w:after="15"/>
        <w:ind w:left="420" w:leftChars="200"/>
        <w:rPr>
          <w:b/>
        </w:rPr>
      </w:pPr>
      <w:r>
        <w:rPr>
          <w:rFonts w:hint="eastAsia"/>
          <w:b/>
        </w:rPr>
        <w:t>属性</w:t>
      </w:r>
    </w:p>
    <w:tbl>
      <w:tblPr>
        <w:tblStyle w:val="66"/>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5"/>
        <w:gridCol w:w="1263"/>
        <w:gridCol w:w="1007"/>
        <w:gridCol w:w="1101"/>
        <w:gridCol w:w="2285"/>
        <w:gridCol w:w="2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263"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007"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101"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2285"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2269" w:type="dxa"/>
            <w:shd w:val="clear" w:color="auto" w:fill="D9D9D9"/>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after="15"/>
              <w:rPr>
                <w:rFonts w:ascii="Calibri" w:hAnsi="Calibri"/>
                <w:sz w:val="18"/>
                <w:szCs w:val="18"/>
              </w:rPr>
            </w:pPr>
            <w:r>
              <w:rPr>
                <w:rFonts w:ascii="Calibri" w:hAnsi="Calibri"/>
                <w:sz w:val="18"/>
                <w:szCs w:val="18"/>
              </w:rPr>
              <w:t>Status</w:t>
            </w:r>
          </w:p>
        </w:tc>
        <w:tc>
          <w:tcPr>
            <w:tcW w:w="1263" w:type="dxa"/>
          </w:tcPr>
          <w:p>
            <w:pPr>
              <w:spacing w:after="15"/>
              <w:rPr>
                <w:rFonts w:ascii="Calibri" w:hAnsi="Calibri"/>
                <w:sz w:val="18"/>
                <w:szCs w:val="18"/>
              </w:rPr>
            </w:pPr>
            <w:r>
              <w:rPr>
                <w:rFonts w:ascii="Calibri" w:hAnsi="Calibri"/>
                <w:sz w:val="18"/>
                <w:szCs w:val="18"/>
              </w:rPr>
              <w:t>UINT32</w:t>
            </w:r>
          </w:p>
        </w:tc>
        <w:tc>
          <w:tcPr>
            <w:tcW w:w="1007" w:type="dxa"/>
          </w:tcPr>
          <w:p>
            <w:pPr>
              <w:spacing w:after="15"/>
              <w:rPr>
                <w:rFonts w:ascii="Calibri" w:hAnsi="Calibri"/>
                <w:sz w:val="18"/>
                <w:szCs w:val="18"/>
              </w:rPr>
            </w:pPr>
            <w:r>
              <w:rPr>
                <w:rFonts w:ascii="Calibri" w:hAnsi="Calibri"/>
                <w:sz w:val="18"/>
                <w:szCs w:val="18"/>
              </w:rPr>
              <w:t>read</w:t>
            </w:r>
          </w:p>
        </w:tc>
        <w:tc>
          <w:tcPr>
            <w:tcW w:w="1101" w:type="dxa"/>
          </w:tcPr>
          <w:p>
            <w:pPr>
              <w:spacing w:after="15"/>
              <w:rPr>
                <w:rFonts w:ascii="Calibri" w:hAnsi="Calibri"/>
                <w:sz w:val="18"/>
                <w:szCs w:val="18"/>
              </w:rPr>
            </w:pPr>
            <w:r>
              <w:rPr>
                <w:rFonts w:ascii="Calibri" w:hAnsi="Calibri"/>
                <w:sz w:val="18"/>
                <w:szCs w:val="18"/>
              </w:rPr>
              <w:t>有</w:t>
            </w:r>
          </w:p>
        </w:tc>
        <w:tc>
          <w:tcPr>
            <w:tcW w:w="2285" w:type="dxa"/>
          </w:tcPr>
          <w:p>
            <w:pPr>
              <w:spacing w:after="15"/>
              <w:rPr>
                <w:rFonts w:ascii="Calibri" w:hAnsi="Calibri"/>
                <w:sz w:val="18"/>
                <w:szCs w:val="18"/>
              </w:rPr>
            </w:pPr>
            <w:r>
              <w:rPr>
                <w:rFonts w:ascii="Calibri" w:hAnsi="Calibri"/>
                <w:sz w:val="18"/>
                <w:szCs w:val="18"/>
              </w:rPr>
              <w:t>Status=0表示成功；Status=1表示失败</w:t>
            </w:r>
          </w:p>
        </w:tc>
        <w:tc>
          <w:tcPr>
            <w:tcW w:w="2269"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after="15"/>
              <w:rPr>
                <w:rFonts w:ascii="Calibri" w:hAnsi="Calibri"/>
                <w:sz w:val="18"/>
                <w:szCs w:val="18"/>
              </w:rPr>
            </w:pPr>
            <w:r>
              <w:rPr>
                <w:rFonts w:ascii="Calibri" w:hAnsi="Calibri"/>
                <w:sz w:val="18"/>
                <w:szCs w:val="18"/>
              </w:rPr>
              <w:t>Result</w:t>
            </w:r>
          </w:p>
        </w:tc>
        <w:tc>
          <w:tcPr>
            <w:tcW w:w="1263" w:type="dxa"/>
          </w:tcPr>
          <w:p>
            <w:pPr>
              <w:spacing w:after="15"/>
              <w:rPr>
                <w:rFonts w:ascii="Calibri" w:hAnsi="Calibri"/>
                <w:sz w:val="18"/>
                <w:szCs w:val="18"/>
              </w:rPr>
            </w:pPr>
            <w:r>
              <w:rPr>
                <w:rFonts w:ascii="Calibri" w:hAnsi="Calibri"/>
                <w:sz w:val="18"/>
                <w:szCs w:val="18"/>
              </w:rPr>
              <w:t>STRING(256)</w:t>
            </w:r>
          </w:p>
        </w:tc>
        <w:tc>
          <w:tcPr>
            <w:tcW w:w="1007" w:type="dxa"/>
          </w:tcPr>
          <w:p>
            <w:pPr>
              <w:spacing w:after="15"/>
              <w:rPr>
                <w:rFonts w:ascii="Calibri" w:hAnsi="Calibri"/>
                <w:sz w:val="18"/>
                <w:szCs w:val="18"/>
              </w:rPr>
            </w:pPr>
            <w:r>
              <w:rPr>
                <w:rFonts w:ascii="Calibri" w:hAnsi="Calibri"/>
                <w:sz w:val="18"/>
                <w:szCs w:val="18"/>
              </w:rPr>
              <w:t>read</w:t>
            </w:r>
          </w:p>
        </w:tc>
        <w:tc>
          <w:tcPr>
            <w:tcW w:w="1101" w:type="dxa"/>
          </w:tcPr>
          <w:p>
            <w:pPr>
              <w:spacing w:after="15"/>
              <w:rPr>
                <w:rFonts w:ascii="Calibri" w:hAnsi="Calibri"/>
                <w:sz w:val="18"/>
                <w:szCs w:val="18"/>
              </w:rPr>
            </w:pPr>
            <w:r>
              <w:rPr>
                <w:rFonts w:ascii="Calibri" w:hAnsi="Calibri"/>
                <w:sz w:val="18"/>
                <w:szCs w:val="18"/>
              </w:rPr>
              <w:t>有</w:t>
            </w:r>
          </w:p>
        </w:tc>
        <w:tc>
          <w:tcPr>
            <w:tcW w:w="2285" w:type="dxa"/>
          </w:tcPr>
          <w:p>
            <w:pPr>
              <w:spacing w:after="15"/>
              <w:rPr>
                <w:rFonts w:ascii="Calibri" w:hAnsi="Calibri"/>
                <w:sz w:val="18"/>
                <w:szCs w:val="18"/>
              </w:rPr>
            </w:pPr>
            <w:r>
              <w:rPr>
                <w:rFonts w:ascii="Calibri" w:hAnsi="Calibri"/>
                <w:sz w:val="18"/>
                <w:szCs w:val="18"/>
              </w:rPr>
              <w:t>表示字节数；（单位Kbyte），数据类型应为整数</w:t>
            </w:r>
          </w:p>
        </w:tc>
        <w:tc>
          <w:tcPr>
            <w:tcW w:w="2269"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after="15"/>
              <w:rPr>
                <w:rFonts w:ascii="Calibri" w:hAnsi="Calibri"/>
                <w:sz w:val="18"/>
                <w:szCs w:val="18"/>
              </w:rPr>
            </w:pPr>
            <w:r>
              <w:rPr>
                <w:rFonts w:ascii="Calibri" w:hAnsi="Calibri"/>
                <w:sz w:val="18"/>
                <w:szCs w:val="18"/>
              </w:rPr>
              <w:t>URL</w:t>
            </w:r>
          </w:p>
        </w:tc>
        <w:tc>
          <w:tcPr>
            <w:tcW w:w="1263" w:type="dxa"/>
          </w:tcPr>
          <w:p>
            <w:pPr>
              <w:spacing w:after="15"/>
              <w:rPr>
                <w:rFonts w:ascii="Calibri" w:hAnsi="Calibri"/>
                <w:sz w:val="18"/>
                <w:szCs w:val="18"/>
              </w:rPr>
            </w:pPr>
            <w:r>
              <w:rPr>
                <w:rFonts w:ascii="Calibri" w:hAnsi="Calibri"/>
                <w:sz w:val="18"/>
                <w:szCs w:val="18"/>
              </w:rPr>
              <w:t>STRING(</w:t>
            </w:r>
            <w:r>
              <w:rPr>
                <w:rFonts w:hint="eastAsia" w:ascii="Calibri" w:hAnsi="Calibri"/>
                <w:sz w:val="18"/>
                <w:szCs w:val="18"/>
              </w:rPr>
              <w:t>1023</w:t>
            </w:r>
            <w:r>
              <w:rPr>
                <w:rFonts w:ascii="Calibri" w:hAnsi="Calibri"/>
                <w:sz w:val="18"/>
                <w:szCs w:val="18"/>
              </w:rPr>
              <w:t>)</w:t>
            </w:r>
          </w:p>
        </w:tc>
        <w:tc>
          <w:tcPr>
            <w:tcW w:w="1007" w:type="dxa"/>
          </w:tcPr>
          <w:p>
            <w:pPr>
              <w:spacing w:after="15"/>
              <w:rPr>
                <w:rFonts w:ascii="Calibri" w:hAnsi="Calibri"/>
                <w:sz w:val="18"/>
                <w:szCs w:val="18"/>
              </w:rPr>
            </w:pPr>
            <w:r>
              <w:rPr>
                <w:rFonts w:ascii="Calibri" w:hAnsi="Calibri"/>
                <w:sz w:val="18"/>
                <w:szCs w:val="18"/>
              </w:rPr>
              <w:t>readwrite</w:t>
            </w:r>
          </w:p>
        </w:tc>
        <w:tc>
          <w:tcPr>
            <w:tcW w:w="1101" w:type="dxa"/>
          </w:tcPr>
          <w:p>
            <w:pPr>
              <w:spacing w:after="15"/>
              <w:rPr>
                <w:rFonts w:ascii="Calibri" w:hAnsi="Calibri"/>
                <w:sz w:val="18"/>
                <w:szCs w:val="18"/>
              </w:rPr>
            </w:pPr>
            <w:r>
              <w:rPr>
                <w:rFonts w:ascii="Calibri" w:hAnsi="Calibri"/>
                <w:sz w:val="18"/>
                <w:szCs w:val="18"/>
              </w:rPr>
              <w:t>无</w:t>
            </w:r>
          </w:p>
        </w:tc>
        <w:tc>
          <w:tcPr>
            <w:tcW w:w="2285" w:type="dxa"/>
          </w:tcPr>
          <w:p>
            <w:pPr>
              <w:spacing w:after="15"/>
              <w:rPr>
                <w:rFonts w:ascii="Calibri" w:hAnsi="Calibri"/>
                <w:sz w:val="18"/>
                <w:szCs w:val="18"/>
              </w:rPr>
            </w:pPr>
            <w:r>
              <w:rPr>
                <w:rFonts w:ascii="Calibri" w:hAnsi="Calibri"/>
                <w:sz w:val="18"/>
                <w:szCs w:val="18"/>
              </w:rPr>
              <w:t>URL表示设置进行下载的URL地址；地址内容应包括协议类型（如：HTTP、FTP等），如果是多个测速地址，应该以“|”区隔</w:t>
            </w:r>
          </w:p>
        </w:tc>
        <w:tc>
          <w:tcPr>
            <w:tcW w:w="2269" w:type="dxa"/>
          </w:tcPr>
          <w:p>
            <w:pPr>
              <w:spacing w:after="15"/>
              <w:rPr>
                <w:rFonts w:ascii="Calibri" w:hAnsi="Calibri"/>
                <w:sz w:val="18"/>
                <w:szCs w:val="18"/>
              </w:rPr>
            </w:pPr>
            <w:r>
              <w:rPr>
                <w:rFonts w:hint="eastAsia" w:ascii="Calibri" w:hAnsi="Calibri"/>
                <w:sz w:val="18"/>
                <w:szCs w:val="18"/>
              </w:rPr>
              <w:t>1.0</w:t>
            </w:r>
          </w:p>
        </w:tc>
      </w:tr>
    </w:tbl>
    <w:p>
      <w:pPr>
        <w:spacing w:before="240" w:after="15"/>
        <w:ind w:left="420" w:hanging="420" w:hangingChars="199"/>
        <w:rPr>
          <w:b/>
        </w:rPr>
      </w:pPr>
      <w:r>
        <w:rPr>
          <w:rFonts w:hint="eastAsia"/>
          <w:b/>
        </w:rPr>
        <w:t>方法</w:t>
      </w:r>
    </w:p>
    <w:p>
      <w:pPr>
        <w:pStyle w:val="345"/>
        <w:numPr>
          <w:ilvl w:val="0"/>
          <w:numId w:val="129"/>
        </w:numPr>
        <w:ind w:firstLineChars="0"/>
      </w:pPr>
      <w:r>
        <w:t>StartTest(IN UINT32 time, OUT UINT32 result, OUT STRING errdesc);</w:t>
      </w:r>
    </w:p>
    <w:p>
      <w:pPr>
        <w:spacing w:after="15"/>
        <w:ind w:firstLine="420"/>
      </w:pPr>
      <w:r>
        <w:t>开始满负载下载测试，time为持续时间</w:t>
      </w:r>
    </w:p>
    <w:p>
      <w:pPr>
        <w:spacing w:after="15"/>
      </w:pPr>
    </w:p>
    <w:p>
      <w:pPr>
        <w:pStyle w:val="147"/>
        <w:spacing w:beforeLines="0" w:afterLines="0"/>
        <w:rPr>
          <w:b/>
        </w:rPr>
      </w:pPr>
      <w:r>
        <w:rPr>
          <w:b/>
        </w:rPr>
        <w:t>com.ctc.igd1.WPS</w:t>
      </w:r>
    </w:p>
    <w:p>
      <w:pPr>
        <w:spacing w:after="15"/>
        <w:ind w:left="359" w:leftChars="171"/>
      </w:pPr>
      <w:r>
        <w:rPr>
          <w:rFonts w:hint="eastAsia"/>
        </w:rPr>
        <w:t>本接口对应业务管理平台如下接口：</w:t>
      </w:r>
    </w:p>
    <w:p>
      <w:pPr>
        <w:pStyle w:val="345"/>
        <w:numPr>
          <w:ilvl w:val="0"/>
          <w:numId w:val="137"/>
        </w:numPr>
        <w:ind w:left="359" w:leftChars="171" w:firstLineChars="0"/>
      </w:pPr>
      <w:r>
        <w:t>WPS_ON</w:t>
      </w:r>
    </w:p>
    <w:p>
      <w:pPr>
        <w:spacing w:before="240" w:after="15"/>
        <w:ind w:left="420" w:leftChars="200"/>
        <w:rPr>
          <w:b/>
        </w:rPr>
      </w:pPr>
      <w:r>
        <w:rPr>
          <w:rFonts w:hint="eastAsia"/>
          <w:b/>
        </w:rPr>
        <w:t>属性</w:t>
      </w:r>
    </w:p>
    <w:tbl>
      <w:tblPr>
        <w:tblStyle w:val="66"/>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34"/>
        <w:gridCol w:w="993"/>
        <w:gridCol w:w="1134"/>
        <w:gridCol w:w="2835"/>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shd w:val="clear" w:color="auto" w:fill="D9D9D9"/>
          </w:tcPr>
          <w:p>
            <w:pPr>
              <w:spacing w:after="15"/>
              <w:jc w:val="center"/>
              <w:rPr>
                <w:rFonts w:ascii="Calibri" w:hAnsi="Calibri"/>
                <w:sz w:val="18"/>
              </w:rPr>
            </w:pPr>
            <w:r>
              <w:rPr>
                <w:rFonts w:ascii="Calibri" w:hAnsi="Calibri"/>
                <w:sz w:val="18"/>
              </w:rPr>
              <w:t>属性名</w:t>
            </w:r>
          </w:p>
        </w:tc>
        <w:tc>
          <w:tcPr>
            <w:tcW w:w="1134" w:type="dxa"/>
            <w:shd w:val="clear" w:color="auto" w:fill="D9D9D9"/>
          </w:tcPr>
          <w:p>
            <w:pPr>
              <w:spacing w:after="15"/>
              <w:jc w:val="center"/>
              <w:rPr>
                <w:rFonts w:ascii="Calibri" w:hAnsi="Calibri"/>
                <w:sz w:val="18"/>
              </w:rPr>
            </w:pPr>
            <w:r>
              <w:rPr>
                <w:rFonts w:ascii="Calibri" w:hAnsi="Calibri"/>
                <w:sz w:val="18"/>
              </w:rPr>
              <w:t>类型</w:t>
            </w:r>
          </w:p>
        </w:tc>
        <w:tc>
          <w:tcPr>
            <w:tcW w:w="993" w:type="dxa"/>
            <w:shd w:val="clear" w:color="auto" w:fill="D9D9D9"/>
          </w:tcPr>
          <w:p>
            <w:pPr>
              <w:spacing w:after="15"/>
              <w:jc w:val="center"/>
              <w:rPr>
                <w:rFonts w:ascii="Calibri" w:hAnsi="Calibri"/>
                <w:sz w:val="18"/>
              </w:rPr>
            </w:pPr>
            <w:r>
              <w:rPr>
                <w:rFonts w:ascii="Calibri" w:hAnsi="Calibri"/>
                <w:sz w:val="18"/>
              </w:rPr>
              <w:t>权限</w:t>
            </w:r>
          </w:p>
        </w:tc>
        <w:tc>
          <w:tcPr>
            <w:tcW w:w="1134" w:type="dxa"/>
            <w:shd w:val="clear" w:color="auto" w:fill="D9D9D9"/>
          </w:tcPr>
          <w:p>
            <w:pPr>
              <w:spacing w:after="15"/>
              <w:jc w:val="center"/>
              <w:rPr>
                <w:rFonts w:ascii="Calibri" w:hAnsi="Calibri"/>
                <w:sz w:val="18"/>
              </w:rPr>
            </w:pPr>
            <w:r>
              <w:rPr>
                <w:rFonts w:ascii="Calibri" w:hAnsi="Calibri"/>
                <w:sz w:val="18"/>
              </w:rPr>
              <w:t>变更通知</w:t>
            </w:r>
          </w:p>
        </w:tc>
        <w:tc>
          <w:tcPr>
            <w:tcW w:w="2835" w:type="dxa"/>
            <w:shd w:val="clear" w:color="auto" w:fill="D9D9D9"/>
          </w:tcPr>
          <w:p>
            <w:pPr>
              <w:spacing w:after="15"/>
              <w:jc w:val="center"/>
              <w:rPr>
                <w:rFonts w:ascii="Calibri" w:hAnsi="Calibri"/>
                <w:sz w:val="18"/>
              </w:rPr>
            </w:pPr>
            <w:r>
              <w:rPr>
                <w:rFonts w:ascii="Calibri" w:hAnsi="Calibri"/>
                <w:sz w:val="18"/>
              </w:rPr>
              <w:t>备注</w:t>
            </w:r>
          </w:p>
        </w:tc>
        <w:tc>
          <w:tcPr>
            <w:tcW w:w="1134"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after="15"/>
              <w:rPr>
                <w:rFonts w:ascii="Calibri" w:hAnsi="Calibri"/>
                <w:sz w:val="18"/>
                <w:szCs w:val="21"/>
              </w:rPr>
            </w:pPr>
            <w:r>
              <w:rPr>
                <w:rFonts w:ascii="Calibri" w:hAnsi="Calibri"/>
                <w:sz w:val="18"/>
                <w:szCs w:val="21"/>
              </w:rPr>
              <w:t>Enable</w:t>
            </w:r>
          </w:p>
        </w:tc>
        <w:tc>
          <w:tcPr>
            <w:tcW w:w="1134" w:type="dxa"/>
          </w:tcPr>
          <w:p>
            <w:pPr>
              <w:spacing w:after="15"/>
              <w:rPr>
                <w:rFonts w:ascii="Calibri" w:hAnsi="Calibri"/>
                <w:sz w:val="18"/>
              </w:rPr>
            </w:pPr>
            <w:r>
              <w:rPr>
                <w:rFonts w:ascii="Calibri" w:hAnsi="Calibri"/>
                <w:sz w:val="18"/>
              </w:rPr>
              <w:t>BOOLEAN</w:t>
            </w:r>
          </w:p>
        </w:tc>
        <w:tc>
          <w:tcPr>
            <w:tcW w:w="993"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835" w:type="dxa"/>
          </w:tcPr>
          <w:p>
            <w:pPr>
              <w:spacing w:after="15"/>
              <w:rPr>
                <w:rFonts w:ascii="Calibri" w:hAnsi="Calibri"/>
                <w:sz w:val="18"/>
              </w:rPr>
            </w:pPr>
            <w:r>
              <w:rPr>
                <w:rFonts w:ascii="Calibri" w:hAnsi="Calibri"/>
                <w:sz w:val="18"/>
              </w:rPr>
              <w:t>Enable：true，Disable：false</w:t>
            </w:r>
          </w:p>
        </w:tc>
        <w:tc>
          <w:tcPr>
            <w:tcW w:w="1134"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after="15"/>
              <w:rPr>
                <w:rFonts w:ascii="Calibri" w:hAnsi="Calibri"/>
                <w:sz w:val="18"/>
                <w:szCs w:val="21"/>
              </w:rPr>
            </w:pPr>
            <w:r>
              <w:rPr>
                <w:rFonts w:ascii="Calibri" w:hAnsi="Calibri"/>
                <w:sz w:val="18"/>
                <w:szCs w:val="21"/>
              </w:rPr>
              <w:t>WPSStatus</w:t>
            </w:r>
          </w:p>
        </w:tc>
        <w:tc>
          <w:tcPr>
            <w:tcW w:w="1134" w:type="dxa"/>
          </w:tcPr>
          <w:p>
            <w:pPr>
              <w:spacing w:after="15"/>
              <w:rPr>
                <w:rFonts w:ascii="Calibri" w:hAnsi="Calibri"/>
                <w:sz w:val="18"/>
              </w:rPr>
            </w:pPr>
            <w:r>
              <w:rPr>
                <w:rFonts w:ascii="Calibri" w:hAnsi="Calibri"/>
                <w:sz w:val="18"/>
              </w:rPr>
              <w:t>BYTE</w:t>
            </w:r>
          </w:p>
        </w:tc>
        <w:tc>
          <w:tcPr>
            <w:tcW w:w="993" w:type="dxa"/>
          </w:tcPr>
          <w:p>
            <w:pPr>
              <w:spacing w:after="15"/>
              <w:rPr>
                <w:rFonts w:ascii="Calibri" w:hAnsi="Calibri"/>
                <w:sz w:val="18"/>
              </w:rPr>
            </w:pPr>
            <w:r>
              <w:rPr>
                <w:rFonts w:ascii="Calibri" w:hAnsi="Calibri"/>
                <w:sz w:val="18"/>
              </w:rPr>
              <w:t>read</w:t>
            </w:r>
          </w:p>
        </w:tc>
        <w:tc>
          <w:tcPr>
            <w:tcW w:w="1134" w:type="dxa"/>
          </w:tcPr>
          <w:p>
            <w:pPr>
              <w:spacing w:after="15"/>
              <w:rPr>
                <w:rFonts w:ascii="Calibri" w:hAnsi="Calibri"/>
                <w:sz w:val="18"/>
              </w:rPr>
            </w:pPr>
            <w:r>
              <w:rPr>
                <w:rFonts w:ascii="Calibri" w:hAnsi="Calibri"/>
                <w:sz w:val="18"/>
              </w:rPr>
              <w:t>有</w:t>
            </w:r>
          </w:p>
        </w:tc>
        <w:tc>
          <w:tcPr>
            <w:tcW w:w="2835" w:type="dxa"/>
          </w:tcPr>
          <w:p>
            <w:pPr>
              <w:spacing w:after="15"/>
              <w:rPr>
                <w:rFonts w:ascii="Calibri" w:hAnsi="Calibri"/>
                <w:sz w:val="18"/>
              </w:rPr>
            </w:pPr>
            <w:r>
              <w:rPr>
                <w:rFonts w:ascii="Calibri" w:hAnsi="Calibri"/>
                <w:sz w:val="18"/>
              </w:rPr>
              <w:t>WPSStatus =0表示已进入WPS配置状态，但设备尚未与网关进行WPS交互</w:t>
            </w:r>
          </w:p>
          <w:p>
            <w:pPr>
              <w:spacing w:after="15"/>
              <w:rPr>
                <w:rFonts w:ascii="Calibri" w:hAnsi="Calibri"/>
                <w:sz w:val="18"/>
              </w:rPr>
            </w:pPr>
            <w:r>
              <w:rPr>
                <w:rFonts w:ascii="Calibri" w:hAnsi="Calibri"/>
                <w:sz w:val="18"/>
              </w:rPr>
              <w:t>WPSStatus =1表示WPS启动失败</w:t>
            </w:r>
          </w:p>
          <w:p>
            <w:pPr>
              <w:spacing w:after="15"/>
              <w:rPr>
                <w:rFonts w:ascii="Calibri" w:hAnsi="Calibri"/>
                <w:sz w:val="18"/>
              </w:rPr>
            </w:pPr>
            <w:r>
              <w:rPr>
                <w:rFonts w:ascii="Calibri" w:hAnsi="Calibri"/>
                <w:sz w:val="18"/>
              </w:rPr>
              <w:t>WPSStatus =2表示已有设备通过WPS接入网络</w:t>
            </w:r>
          </w:p>
          <w:p>
            <w:pPr>
              <w:spacing w:after="15"/>
              <w:rPr>
                <w:rFonts w:ascii="Calibri" w:hAnsi="Calibri"/>
                <w:sz w:val="18"/>
              </w:rPr>
            </w:pPr>
            <w:r>
              <w:rPr>
                <w:rFonts w:ascii="Calibri" w:hAnsi="Calibri"/>
                <w:sz w:val="18"/>
              </w:rPr>
              <w:t>WPSStatus =3表示WPS超时关闭，未有设备连接</w:t>
            </w:r>
          </w:p>
          <w:p>
            <w:pPr>
              <w:spacing w:after="15"/>
              <w:rPr>
                <w:rFonts w:ascii="Calibri" w:hAnsi="Calibri"/>
                <w:sz w:val="18"/>
                <w:szCs w:val="22"/>
              </w:rPr>
            </w:pPr>
            <w:r>
              <w:rPr>
                <w:rFonts w:hint="eastAsia" w:ascii="Calibri" w:hAnsi="Calibri"/>
                <w:sz w:val="18"/>
                <w:szCs w:val="22"/>
              </w:rPr>
              <w:t>WPSStatus=4 表示WPS未开启</w:t>
            </w:r>
          </w:p>
        </w:tc>
        <w:tc>
          <w:tcPr>
            <w:tcW w:w="1134"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after="15"/>
              <w:rPr>
                <w:rFonts w:ascii="Calibri" w:hAnsi="Calibri"/>
                <w:sz w:val="18"/>
                <w:szCs w:val="21"/>
              </w:rPr>
            </w:pPr>
            <w:r>
              <w:rPr>
                <w:rFonts w:ascii="Calibri" w:hAnsi="Calibri"/>
                <w:sz w:val="18"/>
                <w:szCs w:val="21"/>
              </w:rPr>
              <w:t>DevInfo</w:t>
            </w:r>
          </w:p>
        </w:tc>
        <w:tc>
          <w:tcPr>
            <w:tcW w:w="1134" w:type="dxa"/>
          </w:tcPr>
          <w:p>
            <w:pPr>
              <w:spacing w:after="15"/>
              <w:rPr>
                <w:rFonts w:ascii="Calibri" w:hAnsi="Calibri"/>
                <w:sz w:val="18"/>
              </w:rPr>
            </w:pPr>
            <w:r>
              <w:rPr>
                <w:rFonts w:ascii="Calibri" w:hAnsi="Calibri"/>
                <w:sz w:val="18"/>
              </w:rPr>
              <w:t>ARRAY&lt;STRING&gt;</w:t>
            </w:r>
          </w:p>
        </w:tc>
        <w:tc>
          <w:tcPr>
            <w:tcW w:w="993" w:type="dxa"/>
          </w:tcPr>
          <w:p>
            <w:pPr>
              <w:spacing w:after="15"/>
              <w:rPr>
                <w:rFonts w:ascii="Calibri" w:hAnsi="Calibri"/>
                <w:sz w:val="18"/>
              </w:rPr>
            </w:pPr>
            <w:r>
              <w:rPr>
                <w:rFonts w:ascii="Calibri" w:hAnsi="Calibri"/>
                <w:sz w:val="18"/>
              </w:rPr>
              <w:t>read</w:t>
            </w:r>
          </w:p>
        </w:tc>
        <w:tc>
          <w:tcPr>
            <w:tcW w:w="1134" w:type="dxa"/>
          </w:tcPr>
          <w:p>
            <w:pPr>
              <w:spacing w:after="15"/>
              <w:rPr>
                <w:rFonts w:ascii="Calibri" w:hAnsi="Calibri"/>
                <w:sz w:val="18"/>
              </w:rPr>
            </w:pPr>
            <w:r>
              <w:rPr>
                <w:rFonts w:ascii="Calibri" w:hAnsi="Calibri"/>
                <w:sz w:val="18"/>
              </w:rPr>
              <w:t>无</w:t>
            </w:r>
          </w:p>
        </w:tc>
        <w:tc>
          <w:tcPr>
            <w:tcW w:w="2835" w:type="dxa"/>
          </w:tcPr>
          <w:p>
            <w:pPr>
              <w:spacing w:after="15"/>
              <w:rPr>
                <w:rFonts w:ascii="Calibri" w:hAnsi="Calibri"/>
                <w:sz w:val="18"/>
                <w:szCs w:val="22"/>
              </w:rPr>
            </w:pPr>
            <w:r>
              <w:rPr>
                <w:rFonts w:ascii="Calibri" w:hAnsi="Calibri"/>
                <w:sz w:val="18"/>
              </w:rPr>
              <w:t>表示本次通过WPS接入网络的设备信息。默认填写该设备的IP地址，并可扩展支持设备的其它信息（如设备的MAC地址、设备类型、设备名称等），格式要求为“IP:X.X.X.X;MAC:XXXXXXXXXXXX;……” 参数之间以“;”隔开</w:t>
            </w:r>
          </w:p>
        </w:tc>
        <w:tc>
          <w:tcPr>
            <w:tcW w:w="1134" w:type="dxa"/>
          </w:tcPr>
          <w:p>
            <w:pPr>
              <w:spacing w:after="15"/>
              <w:rPr>
                <w:rFonts w:ascii="Calibri" w:hAnsi="Calibri"/>
                <w:sz w:val="18"/>
              </w:rPr>
            </w:pPr>
            <w:r>
              <w:rPr>
                <w:rFonts w:hint="eastAsia" w:ascii="Calibri" w:hAnsi="Calibri"/>
                <w:sz w:val="18"/>
              </w:rPr>
              <w:t>1.0</w:t>
            </w:r>
          </w:p>
        </w:tc>
      </w:tr>
    </w:tbl>
    <w:p>
      <w:pPr>
        <w:spacing w:after="15"/>
      </w:pPr>
    </w:p>
    <w:p>
      <w:pPr>
        <w:spacing w:before="240" w:after="15"/>
        <w:ind w:left="420" w:hanging="420" w:hangingChars="199"/>
        <w:rPr>
          <w:b/>
        </w:rPr>
      </w:pPr>
      <w:r>
        <w:rPr>
          <w:rFonts w:hint="eastAsia"/>
          <w:b/>
        </w:rPr>
        <w:t>方法</w:t>
      </w:r>
    </w:p>
    <w:p>
      <w:pPr>
        <w:pStyle w:val="345"/>
        <w:numPr>
          <w:ilvl w:val="0"/>
          <w:numId w:val="129"/>
        </w:numPr>
        <w:ind w:firstLineChars="0"/>
      </w:pPr>
      <w:r>
        <w:t>SetWPS(IN INT32 on1OrOff0, IN UINT32 time, OUT UINT32 result, OUT STRING errdesc);</w:t>
      </w:r>
    </w:p>
    <w:p>
      <w:pPr>
        <w:spacing w:after="15"/>
        <w:ind w:firstLine="420"/>
      </w:pPr>
      <w:r>
        <w:t>触发开启或关闭WPS</w:t>
      </w:r>
    </w:p>
    <w:p>
      <w:pPr>
        <w:spacing w:after="15"/>
      </w:pPr>
    </w:p>
    <w:p>
      <w:pPr>
        <w:pStyle w:val="147"/>
        <w:spacing w:beforeLines="0" w:afterLines="0"/>
        <w:rPr>
          <w:b/>
        </w:rPr>
      </w:pPr>
      <w:r>
        <w:rPr>
          <w:b/>
        </w:rPr>
        <w:t>com.ctc.igd1.WLANConfiguration</w:t>
      </w:r>
    </w:p>
    <w:p>
      <w:pPr>
        <w:spacing w:before="240" w:after="15"/>
        <w:ind w:left="420" w:leftChars="200"/>
        <w:rPr>
          <w:b/>
        </w:rPr>
      </w:pPr>
      <w:r>
        <w:rPr>
          <w:rFonts w:hint="eastAsia"/>
          <w:b/>
        </w:rPr>
        <w:t>属性</w:t>
      </w:r>
    </w:p>
    <w:tbl>
      <w:tblPr>
        <w:tblStyle w:val="66"/>
        <w:tblW w:w="82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275"/>
        <w:gridCol w:w="1134"/>
        <w:gridCol w:w="1134"/>
        <w:gridCol w:w="2694"/>
        <w:gridCol w:w="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D9D9D9"/>
          </w:tcPr>
          <w:p>
            <w:pPr>
              <w:spacing w:after="15"/>
              <w:jc w:val="center"/>
              <w:rPr>
                <w:rFonts w:ascii="Calibri" w:hAnsi="Calibri"/>
                <w:sz w:val="18"/>
              </w:rPr>
            </w:pPr>
            <w:r>
              <w:rPr>
                <w:rFonts w:ascii="Calibri" w:hAnsi="Calibri"/>
                <w:sz w:val="18"/>
              </w:rPr>
              <w:t>属性名</w:t>
            </w:r>
          </w:p>
        </w:tc>
        <w:tc>
          <w:tcPr>
            <w:tcW w:w="1275" w:type="dxa"/>
            <w:shd w:val="clear" w:color="auto" w:fill="D9D9D9"/>
          </w:tcPr>
          <w:p>
            <w:pPr>
              <w:spacing w:after="15"/>
              <w:jc w:val="center"/>
              <w:rPr>
                <w:rFonts w:ascii="Calibri" w:hAnsi="Calibri"/>
                <w:sz w:val="18"/>
              </w:rPr>
            </w:pPr>
            <w:r>
              <w:rPr>
                <w:rFonts w:ascii="Calibri" w:hAnsi="Calibri"/>
                <w:sz w:val="18"/>
              </w:rPr>
              <w:t>类型</w:t>
            </w:r>
          </w:p>
        </w:tc>
        <w:tc>
          <w:tcPr>
            <w:tcW w:w="1134" w:type="dxa"/>
            <w:shd w:val="clear" w:color="auto" w:fill="D9D9D9"/>
          </w:tcPr>
          <w:p>
            <w:pPr>
              <w:spacing w:after="15"/>
              <w:jc w:val="center"/>
              <w:rPr>
                <w:rFonts w:ascii="Calibri" w:hAnsi="Calibri"/>
                <w:sz w:val="18"/>
              </w:rPr>
            </w:pPr>
            <w:r>
              <w:rPr>
                <w:rFonts w:ascii="Calibri" w:hAnsi="Calibri"/>
                <w:sz w:val="18"/>
              </w:rPr>
              <w:t>权限</w:t>
            </w:r>
          </w:p>
        </w:tc>
        <w:tc>
          <w:tcPr>
            <w:tcW w:w="1134" w:type="dxa"/>
            <w:shd w:val="clear" w:color="auto" w:fill="D9D9D9"/>
          </w:tcPr>
          <w:p>
            <w:pPr>
              <w:spacing w:after="15"/>
              <w:jc w:val="center"/>
              <w:rPr>
                <w:rFonts w:ascii="Calibri" w:hAnsi="Calibri"/>
                <w:sz w:val="18"/>
              </w:rPr>
            </w:pPr>
            <w:r>
              <w:rPr>
                <w:rFonts w:ascii="Calibri" w:hAnsi="Calibri"/>
                <w:sz w:val="18"/>
              </w:rPr>
              <w:t>变更通知</w:t>
            </w:r>
          </w:p>
        </w:tc>
        <w:tc>
          <w:tcPr>
            <w:tcW w:w="2694" w:type="dxa"/>
            <w:shd w:val="clear" w:color="auto" w:fill="D9D9D9"/>
          </w:tcPr>
          <w:p>
            <w:pPr>
              <w:spacing w:after="15"/>
              <w:jc w:val="center"/>
              <w:rPr>
                <w:rFonts w:ascii="Calibri" w:hAnsi="Calibri"/>
                <w:sz w:val="18"/>
              </w:rPr>
            </w:pPr>
            <w:r>
              <w:rPr>
                <w:rFonts w:ascii="Calibri" w:hAnsi="Calibri"/>
                <w:sz w:val="18"/>
              </w:rPr>
              <w:t>备注</w:t>
            </w:r>
          </w:p>
        </w:tc>
        <w:tc>
          <w:tcPr>
            <w:tcW w:w="919" w:type="dxa"/>
            <w:shd w:val="clear" w:color="auto" w:fill="D9D9D9"/>
          </w:tcPr>
          <w:p>
            <w:pPr>
              <w:spacing w:after="15"/>
              <w:jc w:val="center"/>
              <w:rPr>
                <w:rFonts w:ascii="Calibri" w:hAnsi="Calibri"/>
                <w:sz w:val="18"/>
              </w:rPr>
            </w:pPr>
            <w:r>
              <w:rPr>
                <w:rFonts w:hint="eastAsia" w:ascii="Calibri" w:hAnsi="Calibri"/>
                <w:sz w:val="18"/>
              </w:rPr>
              <w:t>版本</w:t>
            </w:r>
            <w:r>
              <w:rPr>
                <w:rFonts w:ascii="Calibri" w:hAnsi="Calibri"/>
                <w:sz w:val="18"/>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SSID</w:t>
            </w:r>
          </w:p>
        </w:tc>
        <w:tc>
          <w:tcPr>
            <w:tcW w:w="1275" w:type="dxa"/>
          </w:tcPr>
          <w:p>
            <w:pPr>
              <w:spacing w:after="15"/>
              <w:rPr>
                <w:rFonts w:ascii="Calibri" w:hAnsi="Calibri"/>
                <w:sz w:val="18"/>
              </w:rPr>
            </w:pPr>
            <w:r>
              <w:rPr>
                <w:rFonts w:ascii="Calibri" w:hAnsi="Calibri"/>
                <w:sz w:val="18"/>
              </w:rPr>
              <w:t>STRING</w:t>
            </w:r>
            <w:r>
              <w:rPr>
                <w:rFonts w:hint="eastAsia" w:ascii="Calibri" w:hAnsi="Calibri"/>
                <w:sz w:val="18"/>
              </w:rPr>
              <w:t>(</w:t>
            </w:r>
            <w:r>
              <w:rPr>
                <w:rFonts w:ascii="Calibri" w:hAnsi="Calibri"/>
                <w:sz w:val="18"/>
              </w:rPr>
              <w:t>32</w:t>
            </w:r>
            <w:r>
              <w:rPr>
                <w:rFonts w:hint="eastAsia" w:ascii="Calibri" w:hAnsi="Calibri"/>
                <w:sz w:val="18"/>
              </w:rPr>
              <w:t>)</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694" w:type="dxa"/>
          </w:tcPr>
          <w:p>
            <w:pPr>
              <w:spacing w:after="15"/>
              <w:rPr>
                <w:rFonts w:ascii="Calibri" w:hAnsi="Calibri"/>
                <w:sz w:val="18"/>
              </w:rPr>
            </w:pPr>
            <w:r>
              <w:rPr>
                <w:rFonts w:ascii="Calibri" w:hAnsi="Calibri"/>
                <w:sz w:val="18"/>
              </w:rPr>
              <w:t>SSID名称</w:t>
            </w: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Enable</w:t>
            </w:r>
          </w:p>
        </w:tc>
        <w:tc>
          <w:tcPr>
            <w:tcW w:w="1275" w:type="dxa"/>
          </w:tcPr>
          <w:p>
            <w:pPr>
              <w:spacing w:after="15"/>
              <w:rPr>
                <w:rFonts w:ascii="Calibri" w:hAnsi="Calibri"/>
                <w:sz w:val="18"/>
              </w:rPr>
            </w:pPr>
            <w:r>
              <w:rPr>
                <w:rFonts w:ascii="Calibri" w:hAnsi="Calibri"/>
                <w:sz w:val="18"/>
              </w:rPr>
              <w:t>BOOLEAN</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694" w:type="dxa"/>
          </w:tcPr>
          <w:p>
            <w:pPr>
              <w:spacing w:after="15"/>
              <w:rPr>
                <w:rFonts w:ascii="Calibri" w:hAnsi="Calibri"/>
                <w:sz w:val="18"/>
              </w:rPr>
            </w:pPr>
            <w:r>
              <w:rPr>
                <w:rFonts w:ascii="Calibri" w:hAnsi="Calibri"/>
                <w:sz w:val="18"/>
              </w:rPr>
              <w:t>表示此SSID是否启用（true表示启用，false表示不启用）；</w:t>
            </w: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Channel</w:t>
            </w:r>
          </w:p>
        </w:tc>
        <w:tc>
          <w:tcPr>
            <w:tcW w:w="1275" w:type="dxa"/>
          </w:tcPr>
          <w:p>
            <w:pPr>
              <w:spacing w:after="15"/>
              <w:rPr>
                <w:rFonts w:ascii="Calibri" w:hAnsi="Calibri"/>
                <w:sz w:val="18"/>
              </w:rPr>
            </w:pPr>
            <w:r>
              <w:rPr>
                <w:rFonts w:ascii="Calibri" w:hAnsi="Calibri"/>
                <w:sz w:val="18"/>
              </w:rPr>
              <w:t>UINT32</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hint="eastAsia" w:ascii="Calibri" w:hAnsi="Calibri"/>
                <w:sz w:val="18"/>
              </w:rPr>
              <w:t>有</w:t>
            </w:r>
          </w:p>
        </w:tc>
        <w:tc>
          <w:tcPr>
            <w:tcW w:w="2694" w:type="dxa"/>
          </w:tcPr>
          <w:p>
            <w:pPr>
              <w:spacing w:after="15"/>
              <w:rPr>
                <w:rFonts w:ascii="Calibri" w:hAnsi="Calibri"/>
                <w:sz w:val="18"/>
              </w:rPr>
            </w:pPr>
            <w:r>
              <w:rPr>
                <w:rFonts w:ascii="Calibri" w:hAnsi="Calibri"/>
                <w:sz w:val="18"/>
              </w:rPr>
              <w:t>设置WLAN模块所在信道，其中：</w:t>
            </w:r>
          </w:p>
          <w:p>
            <w:pPr>
              <w:spacing w:after="15"/>
              <w:rPr>
                <w:rFonts w:ascii="Calibri" w:hAnsi="Calibri"/>
                <w:sz w:val="18"/>
              </w:rPr>
            </w:pPr>
            <w:r>
              <w:rPr>
                <w:rFonts w:ascii="Calibri" w:hAnsi="Calibri"/>
                <w:sz w:val="18"/>
              </w:rPr>
              <w:t>0：表示自动选择信道（网关自动选择的信道值通过ChannelsInUse读取）</w:t>
            </w:r>
          </w:p>
          <w:p>
            <w:pPr>
              <w:spacing w:after="15"/>
              <w:rPr>
                <w:rFonts w:ascii="Calibri" w:hAnsi="Calibri"/>
                <w:sz w:val="18"/>
              </w:rPr>
            </w:pPr>
            <w:r>
              <w:rPr>
                <w:rFonts w:ascii="Calibri" w:hAnsi="Calibri"/>
                <w:sz w:val="18"/>
              </w:rPr>
              <w:t>1～255：实际信道值</w:t>
            </w: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ChannelInUse</w:t>
            </w:r>
          </w:p>
        </w:tc>
        <w:tc>
          <w:tcPr>
            <w:tcW w:w="1275" w:type="dxa"/>
          </w:tcPr>
          <w:p>
            <w:pPr>
              <w:spacing w:after="15"/>
              <w:rPr>
                <w:rFonts w:ascii="Calibri" w:hAnsi="Calibri"/>
                <w:sz w:val="18"/>
              </w:rPr>
            </w:pPr>
            <w:r>
              <w:rPr>
                <w:rFonts w:ascii="Calibri" w:hAnsi="Calibri"/>
                <w:sz w:val="18"/>
              </w:rPr>
              <w:t>UINT32</w:t>
            </w:r>
          </w:p>
        </w:tc>
        <w:tc>
          <w:tcPr>
            <w:tcW w:w="1134" w:type="dxa"/>
          </w:tcPr>
          <w:p>
            <w:pPr>
              <w:spacing w:after="15"/>
              <w:rPr>
                <w:rFonts w:ascii="Calibri" w:hAnsi="Calibri"/>
                <w:sz w:val="18"/>
              </w:rPr>
            </w:pPr>
            <w:r>
              <w:rPr>
                <w:rFonts w:ascii="Calibri" w:hAnsi="Calibri"/>
                <w:sz w:val="18"/>
              </w:rPr>
              <w:t>read</w:t>
            </w:r>
          </w:p>
        </w:tc>
        <w:tc>
          <w:tcPr>
            <w:tcW w:w="1134" w:type="dxa"/>
          </w:tcPr>
          <w:p>
            <w:pPr>
              <w:spacing w:after="15"/>
              <w:rPr>
                <w:rFonts w:ascii="Calibri" w:hAnsi="Calibri"/>
                <w:sz w:val="18"/>
              </w:rPr>
            </w:pPr>
            <w:r>
              <w:rPr>
                <w:rFonts w:hint="eastAsia" w:ascii="Calibri" w:hAnsi="Calibri"/>
                <w:sz w:val="18"/>
              </w:rPr>
              <w:t>有</w:t>
            </w:r>
          </w:p>
        </w:tc>
        <w:tc>
          <w:tcPr>
            <w:tcW w:w="2694" w:type="dxa"/>
          </w:tcPr>
          <w:p>
            <w:pPr>
              <w:spacing w:after="15"/>
              <w:rPr>
                <w:rFonts w:ascii="Calibri" w:hAnsi="Calibri"/>
                <w:sz w:val="18"/>
              </w:rPr>
            </w:pPr>
            <w:r>
              <w:rPr>
                <w:rFonts w:ascii="Calibri" w:hAnsi="Calibri"/>
                <w:sz w:val="18"/>
              </w:rPr>
              <w:t>WLAN模块实际工作信道</w:t>
            </w: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bookmarkStart w:id="862" w:name="OLE_LINK6"/>
            <w:r>
              <w:rPr>
                <w:rFonts w:ascii="Calibri" w:hAnsi="Calibri"/>
                <w:sz w:val="18"/>
                <w:szCs w:val="21"/>
              </w:rPr>
              <w:t>BeaconType</w:t>
            </w:r>
            <w:bookmarkEnd w:id="862"/>
          </w:p>
        </w:tc>
        <w:tc>
          <w:tcPr>
            <w:tcW w:w="1275" w:type="dxa"/>
          </w:tcPr>
          <w:p>
            <w:pPr>
              <w:spacing w:after="15"/>
              <w:rPr>
                <w:rFonts w:ascii="Calibri" w:hAnsi="Calibri"/>
                <w:sz w:val="18"/>
              </w:rPr>
            </w:pPr>
            <w:r>
              <w:rPr>
                <w:rFonts w:ascii="Calibri" w:hAnsi="Calibri"/>
                <w:sz w:val="18"/>
              </w:rPr>
              <w:t>STRING(32)</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hint="eastAsia" w:ascii="Calibri" w:hAnsi="Calibri"/>
                <w:sz w:val="18"/>
              </w:rPr>
              <w:t>有</w:t>
            </w:r>
          </w:p>
        </w:tc>
        <w:tc>
          <w:tcPr>
            <w:tcW w:w="2694" w:type="dxa"/>
          </w:tcPr>
          <w:p>
            <w:pPr>
              <w:spacing w:after="15"/>
              <w:rPr>
                <w:rFonts w:ascii="Calibri" w:hAnsi="Calibri"/>
                <w:sz w:val="18"/>
              </w:rPr>
            </w:pPr>
            <w:r>
              <w:rPr>
                <w:rFonts w:ascii="Calibri" w:hAnsi="Calibri"/>
                <w:sz w:val="18"/>
              </w:rPr>
              <w:t>加密安全模式，取值范围如下：</w:t>
            </w:r>
          </w:p>
          <w:p>
            <w:pPr>
              <w:spacing w:after="15"/>
              <w:rPr>
                <w:rFonts w:ascii="Calibri" w:hAnsi="Calibri"/>
                <w:sz w:val="18"/>
              </w:rPr>
            </w:pPr>
            <w:r>
              <w:rPr>
                <w:rFonts w:ascii="Calibri" w:hAnsi="Calibri"/>
                <w:sz w:val="18"/>
              </w:rPr>
              <w:t xml:space="preserve"> “None” （不加密，对应的BasicAuthenticationMode＝OpenSystem）</w:t>
            </w:r>
          </w:p>
          <w:p>
            <w:pPr>
              <w:spacing w:after="15"/>
              <w:rPr>
                <w:rFonts w:ascii="Calibri" w:hAnsi="Calibri"/>
                <w:sz w:val="18"/>
              </w:rPr>
            </w:pPr>
            <w:r>
              <w:rPr>
                <w:rFonts w:ascii="Calibri" w:hAnsi="Calibri"/>
                <w:sz w:val="18"/>
              </w:rPr>
              <w:t>“Basic” （对应WEP加密，对应的BasicAuthenticationMode默认值为Both）</w:t>
            </w:r>
          </w:p>
          <w:p>
            <w:pPr>
              <w:spacing w:after="15"/>
              <w:rPr>
                <w:rFonts w:ascii="Calibri" w:hAnsi="Calibri"/>
                <w:sz w:val="18"/>
              </w:rPr>
            </w:pPr>
            <w:r>
              <w:rPr>
                <w:rFonts w:ascii="Calibri" w:hAnsi="Calibri"/>
                <w:sz w:val="18"/>
              </w:rPr>
              <w:t>“WPA”</w:t>
            </w:r>
          </w:p>
          <w:p>
            <w:pPr>
              <w:spacing w:after="15"/>
              <w:rPr>
                <w:rFonts w:ascii="Calibri" w:hAnsi="Calibri"/>
                <w:sz w:val="18"/>
              </w:rPr>
            </w:pPr>
            <w:r>
              <w:rPr>
                <w:rFonts w:ascii="Calibri" w:hAnsi="Calibri"/>
                <w:sz w:val="18"/>
              </w:rPr>
              <w:t>“WPA2”</w:t>
            </w:r>
          </w:p>
          <w:p>
            <w:pPr>
              <w:spacing w:after="15"/>
              <w:rPr>
                <w:rFonts w:ascii="Calibri" w:hAnsi="Calibri"/>
                <w:sz w:val="18"/>
              </w:rPr>
            </w:pPr>
            <w:r>
              <w:rPr>
                <w:rFonts w:ascii="Calibri" w:hAnsi="Calibri"/>
                <w:sz w:val="18"/>
              </w:rPr>
              <w:t>“WPA/ WPA2”</w:t>
            </w:r>
          </w:p>
          <w:p>
            <w:pPr>
              <w:spacing w:after="15"/>
              <w:rPr>
                <w:rFonts w:ascii="Calibri" w:hAnsi="Calibri"/>
                <w:sz w:val="18"/>
              </w:rPr>
            </w:pPr>
            <w:r>
              <w:rPr>
                <w:rFonts w:ascii="Calibri" w:hAnsi="Calibri"/>
                <w:sz w:val="18"/>
              </w:rPr>
              <w:t>“WPA</w:t>
            </w:r>
            <w:r>
              <w:rPr>
                <w:rFonts w:hint="eastAsia" w:ascii="Calibri" w:hAnsi="Calibri"/>
                <w:sz w:val="18"/>
              </w:rPr>
              <w:t>2</w:t>
            </w:r>
            <w:r>
              <w:rPr>
                <w:rFonts w:ascii="Calibri" w:hAnsi="Calibri"/>
                <w:sz w:val="18"/>
              </w:rPr>
              <w:t>/ WPA</w:t>
            </w:r>
            <w:r>
              <w:rPr>
                <w:rFonts w:hint="eastAsia" w:ascii="Calibri" w:hAnsi="Calibri"/>
                <w:sz w:val="18"/>
              </w:rPr>
              <w:t>3</w:t>
            </w:r>
            <w:r>
              <w:rPr>
                <w:rFonts w:ascii="Calibri" w:hAnsi="Calibri"/>
                <w:sz w:val="18"/>
              </w:rPr>
              <w:t>”</w:t>
            </w:r>
          </w:p>
          <w:p>
            <w:pPr>
              <w:spacing w:after="15"/>
              <w:rPr>
                <w:rFonts w:ascii="Calibri" w:hAnsi="Calibri"/>
                <w:sz w:val="18"/>
              </w:rPr>
            </w:pPr>
            <w:r>
              <w:rPr>
                <w:rFonts w:ascii="Calibri" w:hAnsi="Calibri"/>
                <w:sz w:val="18"/>
              </w:rPr>
              <w:t>“WPA</w:t>
            </w:r>
            <w:r>
              <w:rPr>
                <w:rFonts w:hint="eastAsia" w:ascii="Calibri" w:hAnsi="Calibri"/>
                <w:sz w:val="18"/>
              </w:rPr>
              <w:t>3</w:t>
            </w:r>
            <w:r>
              <w:rPr>
                <w:rFonts w:ascii="Calibri" w:hAnsi="Calibri"/>
                <w:sz w:val="18"/>
              </w:rPr>
              <w:t>”</w:t>
            </w:r>
          </w:p>
          <w:p>
            <w:pPr>
              <w:spacing w:after="15"/>
              <w:rPr>
                <w:rFonts w:ascii="Calibri" w:hAnsi="Calibri"/>
                <w:sz w:val="18"/>
              </w:rPr>
            </w:pPr>
            <w:r>
              <w:rPr>
                <w:rFonts w:ascii="Calibri" w:hAnsi="Calibri"/>
                <w:sz w:val="18"/>
              </w:rPr>
              <w:t>“11i” (Optional)</w:t>
            </w: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Standard</w:t>
            </w:r>
          </w:p>
        </w:tc>
        <w:tc>
          <w:tcPr>
            <w:tcW w:w="1275" w:type="dxa"/>
          </w:tcPr>
          <w:p>
            <w:pPr>
              <w:spacing w:after="15"/>
              <w:rPr>
                <w:rFonts w:ascii="Calibri" w:hAnsi="Calibri"/>
                <w:sz w:val="18"/>
              </w:rPr>
            </w:pPr>
            <w:r>
              <w:rPr>
                <w:rFonts w:ascii="Calibri" w:hAnsi="Calibri"/>
                <w:sz w:val="18"/>
              </w:rPr>
              <w:t>STRING(15)</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无</w:t>
            </w:r>
          </w:p>
        </w:tc>
        <w:tc>
          <w:tcPr>
            <w:tcW w:w="2694" w:type="dxa"/>
          </w:tcPr>
          <w:p>
            <w:pPr>
              <w:spacing w:after="15"/>
              <w:rPr>
                <w:rFonts w:ascii="Calibri" w:hAnsi="Calibri"/>
                <w:sz w:val="18"/>
              </w:rPr>
            </w:pPr>
            <w:r>
              <w:rPr>
                <w:rFonts w:ascii="Calibri" w:hAnsi="Calibri"/>
                <w:sz w:val="18"/>
              </w:rPr>
              <w:t>802.11工作模式：</w:t>
            </w:r>
          </w:p>
          <w:p>
            <w:pPr>
              <w:spacing w:after="15"/>
              <w:rPr>
                <w:rFonts w:ascii="Calibri" w:hAnsi="Calibri"/>
                <w:sz w:val="18"/>
              </w:rPr>
            </w:pPr>
            <w:r>
              <w:rPr>
                <w:rFonts w:ascii="Calibri" w:hAnsi="Calibri"/>
                <w:sz w:val="18"/>
              </w:rPr>
              <w:t>“b”</w:t>
            </w:r>
          </w:p>
          <w:p>
            <w:pPr>
              <w:spacing w:after="15"/>
              <w:rPr>
                <w:rFonts w:ascii="Calibri" w:hAnsi="Calibri"/>
                <w:sz w:val="18"/>
              </w:rPr>
            </w:pPr>
            <w:r>
              <w:rPr>
                <w:rFonts w:ascii="Calibri" w:hAnsi="Calibri"/>
                <w:sz w:val="18"/>
              </w:rPr>
              <w:t>“g”</w:t>
            </w:r>
          </w:p>
          <w:p>
            <w:pPr>
              <w:spacing w:after="15"/>
              <w:rPr>
                <w:rFonts w:ascii="Calibri" w:hAnsi="Calibri"/>
                <w:sz w:val="18"/>
              </w:rPr>
            </w:pPr>
            <w:r>
              <w:rPr>
                <w:rFonts w:ascii="Calibri" w:hAnsi="Calibri"/>
                <w:sz w:val="18"/>
              </w:rPr>
              <w:t>“n”</w:t>
            </w:r>
          </w:p>
          <w:p>
            <w:pPr>
              <w:spacing w:after="15"/>
              <w:rPr>
                <w:rFonts w:ascii="Calibri" w:hAnsi="Calibri"/>
                <w:sz w:val="18"/>
              </w:rPr>
            </w:pPr>
            <w:r>
              <w:rPr>
                <w:rFonts w:ascii="Calibri" w:hAnsi="Calibri"/>
                <w:sz w:val="18"/>
              </w:rPr>
              <w:t>“b,g,n” (802.11b/g混和模式)</w:t>
            </w:r>
            <w:r>
              <w:rPr>
                <w:rFonts w:hint="eastAsia" w:ascii="Calibri" w:hAnsi="Calibri"/>
                <w:sz w:val="18"/>
              </w:rPr>
              <w:t>“ac”</w:t>
            </w:r>
          </w:p>
          <w:p>
            <w:pPr>
              <w:spacing w:after="15"/>
              <w:rPr>
                <w:rFonts w:ascii="Calibri" w:hAnsi="Calibri"/>
                <w:sz w:val="18"/>
              </w:rPr>
            </w:pPr>
            <w:r>
              <w:rPr>
                <w:rFonts w:hint="eastAsia" w:ascii="Calibri" w:hAnsi="Calibri"/>
                <w:sz w:val="18"/>
              </w:rPr>
              <w:t>“ax”</w:t>
            </w: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16"/>
              </w:rPr>
            </w:pPr>
            <w:r>
              <w:rPr>
                <w:rFonts w:ascii="Calibri" w:hAnsi="Calibri"/>
                <w:sz w:val="18"/>
                <w:szCs w:val="21"/>
              </w:rPr>
              <w:t>WEPEncryptionLevel</w:t>
            </w:r>
          </w:p>
        </w:tc>
        <w:tc>
          <w:tcPr>
            <w:tcW w:w="1275" w:type="dxa"/>
          </w:tcPr>
          <w:p>
            <w:pPr>
              <w:spacing w:after="15"/>
              <w:rPr>
                <w:rFonts w:ascii="Calibri" w:hAnsi="Calibri"/>
                <w:sz w:val="18"/>
              </w:rPr>
            </w:pPr>
            <w:r>
              <w:rPr>
                <w:rFonts w:ascii="Calibri" w:hAnsi="Calibri"/>
                <w:sz w:val="18"/>
              </w:rPr>
              <w:t>STRING(63)</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无</w:t>
            </w:r>
          </w:p>
        </w:tc>
        <w:tc>
          <w:tcPr>
            <w:tcW w:w="2694" w:type="dxa"/>
          </w:tcPr>
          <w:p>
            <w:pPr>
              <w:spacing w:after="15"/>
              <w:rPr>
                <w:rFonts w:ascii="Calibri" w:hAnsi="Calibri"/>
                <w:sz w:val="18"/>
              </w:rPr>
            </w:pPr>
            <w:r>
              <w:rPr>
                <w:rFonts w:ascii="Calibri" w:hAnsi="Calibri"/>
                <w:sz w:val="18"/>
              </w:rPr>
              <w:t>WEP密钥长度：</w:t>
            </w:r>
          </w:p>
          <w:p>
            <w:pPr>
              <w:spacing w:after="15"/>
              <w:rPr>
                <w:rFonts w:ascii="Calibri" w:hAnsi="Calibri"/>
                <w:sz w:val="18"/>
              </w:rPr>
            </w:pPr>
            <w:r>
              <w:rPr>
                <w:rFonts w:ascii="Calibri" w:hAnsi="Calibri"/>
                <w:sz w:val="18"/>
              </w:rPr>
              <w:t>“40-bit”</w:t>
            </w:r>
          </w:p>
          <w:p>
            <w:pPr>
              <w:spacing w:after="15"/>
              <w:rPr>
                <w:rFonts w:ascii="Calibri" w:hAnsi="Calibri"/>
                <w:sz w:val="18"/>
              </w:rPr>
            </w:pPr>
            <w:r>
              <w:rPr>
                <w:rFonts w:ascii="Calibri" w:hAnsi="Calibri"/>
                <w:sz w:val="18"/>
              </w:rPr>
              <w:t>“104-bit”</w:t>
            </w: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BasicAuthenticationMode</w:t>
            </w:r>
          </w:p>
        </w:tc>
        <w:tc>
          <w:tcPr>
            <w:tcW w:w="1275" w:type="dxa"/>
          </w:tcPr>
          <w:p>
            <w:pPr>
              <w:spacing w:after="15"/>
              <w:rPr>
                <w:rFonts w:ascii="Calibri" w:hAnsi="Calibri"/>
                <w:sz w:val="18"/>
              </w:rPr>
            </w:pPr>
            <w:r>
              <w:rPr>
                <w:rFonts w:ascii="Calibri" w:hAnsi="Calibri"/>
                <w:sz w:val="18"/>
              </w:rPr>
              <w:t>STRING(15)</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无</w:t>
            </w:r>
          </w:p>
        </w:tc>
        <w:tc>
          <w:tcPr>
            <w:tcW w:w="2694" w:type="dxa"/>
          </w:tcPr>
          <w:p>
            <w:pPr>
              <w:spacing w:after="15"/>
              <w:rPr>
                <w:rFonts w:ascii="Calibri" w:hAnsi="Calibri"/>
                <w:sz w:val="18"/>
              </w:rPr>
            </w:pPr>
            <w:r>
              <w:rPr>
                <w:rFonts w:ascii="Calibri" w:hAnsi="Calibri"/>
                <w:sz w:val="18"/>
              </w:rPr>
              <w:t>基本认证模式：</w:t>
            </w:r>
          </w:p>
          <w:p>
            <w:pPr>
              <w:spacing w:after="15"/>
              <w:rPr>
                <w:rFonts w:ascii="Calibri" w:hAnsi="Calibri"/>
                <w:sz w:val="18"/>
              </w:rPr>
            </w:pPr>
            <w:r>
              <w:rPr>
                <w:rFonts w:ascii="Calibri" w:hAnsi="Calibri"/>
                <w:sz w:val="18"/>
              </w:rPr>
              <w:t xml:space="preserve"> “OpenSystem”)</w:t>
            </w:r>
          </w:p>
          <w:p>
            <w:pPr>
              <w:spacing w:after="15"/>
              <w:rPr>
                <w:rFonts w:ascii="Calibri" w:hAnsi="Calibri"/>
                <w:sz w:val="18"/>
              </w:rPr>
            </w:pPr>
            <w:r>
              <w:rPr>
                <w:rFonts w:ascii="Calibri" w:hAnsi="Calibri"/>
                <w:sz w:val="18"/>
              </w:rPr>
              <w:t xml:space="preserve"> “SharedKey” </w:t>
            </w:r>
          </w:p>
          <w:p>
            <w:pPr>
              <w:spacing w:after="15"/>
              <w:rPr>
                <w:rFonts w:ascii="Calibri" w:hAnsi="Calibri"/>
                <w:sz w:val="18"/>
              </w:rPr>
            </w:pPr>
            <w:r>
              <w:rPr>
                <w:rFonts w:ascii="Calibri" w:hAnsi="Calibri"/>
                <w:sz w:val="18"/>
              </w:rPr>
              <w:t>“Both“ （包含上面两者）</w:t>
            </w: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WPAEncryptionModes</w:t>
            </w:r>
          </w:p>
        </w:tc>
        <w:tc>
          <w:tcPr>
            <w:tcW w:w="1275" w:type="dxa"/>
          </w:tcPr>
          <w:p>
            <w:pPr>
              <w:spacing w:after="15"/>
              <w:rPr>
                <w:rFonts w:ascii="Calibri" w:hAnsi="Calibri"/>
                <w:sz w:val="18"/>
              </w:rPr>
            </w:pPr>
            <w:r>
              <w:rPr>
                <w:rFonts w:ascii="Calibri" w:hAnsi="Calibri"/>
                <w:sz w:val="18"/>
              </w:rPr>
              <w:t>STRING(31)</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hint="eastAsia" w:ascii="Calibri" w:hAnsi="Calibri"/>
                <w:sz w:val="18"/>
              </w:rPr>
              <w:t>有</w:t>
            </w:r>
          </w:p>
        </w:tc>
        <w:tc>
          <w:tcPr>
            <w:tcW w:w="2694" w:type="dxa"/>
          </w:tcPr>
          <w:p>
            <w:pPr>
              <w:spacing w:after="15"/>
              <w:rPr>
                <w:rFonts w:ascii="Calibri" w:hAnsi="Calibri"/>
                <w:sz w:val="18"/>
              </w:rPr>
            </w:pPr>
            <w:r>
              <w:rPr>
                <w:rFonts w:ascii="Calibri" w:hAnsi="Calibri"/>
                <w:sz w:val="18"/>
              </w:rPr>
              <w:t>WPA/WPA2加密方式：</w:t>
            </w:r>
          </w:p>
          <w:p>
            <w:pPr>
              <w:spacing w:after="15"/>
              <w:rPr>
                <w:rFonts w:ascii="Calibri" w:hAnsi="Calibri"/>
                <w:sz w:val="18"/>
              </w:rPr>
            </w:pPr>
            <w:r>
              <w:rPr>
                <w:rFonts w:ascii="Calibri" w:hAnsi="Calibri"/>
                <w:sz w:val="18"/>
              </w:rPr>
              <w:t xml:space="preserve"> “TKIPEncryption”</w:t>
            </w:r>
          </w:p>
          <w:p>
            <w:pPr>
              <w:spacing w:after="15"/>
              <w:rPr>
                <w:rFonts w:ascii="Calibri" w:hAnsi="Calibri"/>
                <w:sz w:val="18"/>
              </w:rPr>
            </w:pPr>
            <w:r>
              <w:rPr>
                <w:rFonts w:ascii="Calibri" w:hAnsi="Calibri"/>
                <w:sz w:val="18"/>
              </w:rPr>
              <w:t xml:space="preserve"> “AESEncryption” </w:t>
            </w:r>
          </w:p>
          <w:p>
            <w:pPr>
              <w:spacing w:after="15"/>
              <w:rPr>
                <w:rFonts w:ascii="Calibri" w:hAnsi="Calibri"/>
                <w:sz w:val="18"/>
              </w:rPr>
            </w:pPr>
            <w:r>
              <w:rPr>
                <w:rFonts w:ascii="Calibri" w:hAnsi="Calibri"/>
                <w:sz w:val="18"/>
              </w:rPr>
              <w:t>“TKIPandAESEncryption”</w:t>
            </w: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SSIDHide</w:t>
            </w:r>
          </w:p>
        </w:tc>
        <w:tc>
          <w:tcPr>
            <w:tcW w:w="1275" w:type="dxa"/>
          </w:tcPr>
          <w:p>
            <w:pPr>
              <w:spacing w:after="15"/>
              <w:rPr>
                <w:rFonts w:ascii="Calibri" w:hAnsi="Calibri"/>
                <w:sz w:val="18"/>
              </w:rPr>
            </w:pPr>
            <w:r>
              <w:rPr>
                <w:rFonts w:ascii="Calibri" w:hAnsi="Calibri"/>
                <w:sz w:val="18"/>
              </w:rPr>
              <w:t>BOOLEAN</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694" w:type="dxa"/>
          </w:tcPr>
          <w:p>
            <w:pPr>
              <w:spacing w:after="15"/>
              <w:rPr>
                <w:rFonts w:ascii="Calibri" w:hAnsi="Calibri"/>
                <w:sz w:val="18"/>
              </w:rPr>
            </w:pPr>
            <w:r>
              <w:rPr>
                <w:rFonts w:ascii="Calibri" w:hAnsi="Calibri"/>
                <w:sz w:val="18"/>
              </w:rPr>
              <w:t>SSID是否隐藏, 取值范围(true,false)</w:t>
            </w: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RFBand</w:t>
            </w:r>
          </w:p>
        </w:tc>
        <w:tc>
          <w:tcPr>
            <w:tcW w:w="1275" w:type="dxa"/>
          </w:tcPr>
          <w:p>
            <w:pPr>
              <w:spacing w:after="15"/>
              <w:rPr>
                <w:rFonts w:ascii="Calibri" w:hAnsi="Calibri"/>
                <w:sz w:val="18"/>
              </w:rPr>
            </w:pPr>
            <w:r>
              <w:rPr>
                <w:rFonts w:ascii="Calibri" w:hAnsi="Calibri"/>
                <w:sz w:val="18"/>
              </w:rPr>
              <w:t>UINT32</w:t>
            </w:r>
          </w:p>
        </w:tc>
        <w:tc>
          <w:tcPr>
            <w:tcW w:w="1134" w:type="dxa"/>
          </w:tcPr>
          <w:p>
            <w:pPr>
              <w:spacing w:after="15"/>
              <w:rPr>
                <w:rFonts w:ascii="Calibri" w:hAnsi="Calibri"/>
                <w:sz w:val="18"/>
              </w:rPr>
            </w:pPr>
            <w:r>
              <w:rPr>
                <w:rFonts w:hint="eastAsia" w:ascii="Calibri" w:hAnsi="Calibri"/>
                <w:sz w:val="18"/>
              </w:rPr>
              <w:t>readwrite</w:t>
            </w:r>
          </w:p>
        </w:tc>
        <w:tc>
          <w:tcPr>
            <w:tcW w:w="1134" w:type="dxa"/>
          </w:tcPr>
          <w:p>
            <w:pPr>
              <w:spacing w:after="15"/>
              <w:rPr>
                <w:rFonts w:ascii="Calibri" w:hAnsi="Calibri"/>
                <w:sz w:val="18"/>
              </w:rPr>
            </w:pPr>
            <w:r>
              <w:rPr>
                <w:rFonts w:ascii="Calibri" w:hAnsi="Calibri"/>
                <w:sz w:val="18"/>
              </w:rPr>
              <w:t>无</w:t>
            </w:r>
          </w:p>
        </w:tc>
        <w:tc>
          <w:tcPr>
            <w:tcW w:w="2694" w:type="dxa"/>
          </w:tcPr>
          <w:p>
            <w:pPr>
              <w:spacing w:after="15"/>
              <w:rPr>
                <w:rFonts w:ascii="Calibri" w:hAnsi="Calibri"/>
                <w:sz w:val="18"/>
              </w:rPr>
            </w:pPr>
            <w:r>
              <w:rPr>
                <w:rFonts w:ascii="Calibri" w:hAnsi="Calibri"/>
                <w:sz w:val="18"/>
              </w:rPr>
              <w:t>对应无线模块的无线频段，0：表示2.4GHz，1：表示5GHz，缺省为0</w:t>
            </w:r>
            <w:r>
              <w:rPr>
                <w:rFonts w:hint="eastAsia" w:ascii="Calibri" w:hAnsi="Calibri"/>
                <w:sz w:val="18"/>
              </w:rPr>
              <w:t>（最低要求：创建实例后可修改一次）</w:t>
            </w: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ChannelWidth</w:t>
            </w:r>
          </w:p>
        </w:tc>
        <w:tc>
          <w:tcPr>
            <w:tcW w:w="1275" w:type="dxa"/>
          </w:tcPr>
          <w:p>
            <w:pPr>
              <w:spacing w:after="15"/>
              <w:rPr>
                <w:rFonts w:ascii="Calibri" w:hAnsi="Calibri"/>
                <w:sz w:val="18"/>
              </w:rPr>
            </w:pPr>
            <w:r>
              <w:rPr>
                <w:rFonts w:ascii="Calibri" w:hAnsi="Calibri"/>
                <w:sz w:val="18"/>
              </w:rPr>
              <w:t>UINT32</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无</w:t>
            </w:r>
          </w:p>
        </w:tc>
        <w:tc>
          <w:tcPr>
            <w:tcW w:w="2694" w:type="dxa"/>
          </w:tcPr>
          <w:p>
            <w:pPr>
              <w:spacing w:after="15"/>
              <w:rPr>
                <w:rFonts w:ascii="Calibri" w:hAnsi="Calibri"/>
                <w:sz w:val="18"/>
              </w:rPr>
            </w:pPr>
            <w:r>
              <w:rPr>
                <w:rFonts w:ascii="Calibri" w:hAnsi="Calibri"/>
                <w:sz w:val="18"/>
              </w:rPr>
              <w:t>对应无线模块的频宽，支持20MHz频宽、40MHz频宽、20/40M频宽自适应、80MHz频宽、160MHz频宽模式,其中0：20MHz。1：40MHz。2：20、40MHz。3：80MHz，4:160MHz，5：80MHz+80MHz。</w:t>
            </w:r>
          </w:p>
          <w:p>
            <w:pPr>
              <w:spacing w:after="15"/>
              <w:rPr>
                <w:rFonts w:ascii="Calibri" w:hAnsi="Calibri"/>
                <w:sz w:val="18"/>
              </w:rPr>
            </w:pPr>
            <w:r>
              <w:rPr>
                <w:rFonts w:ascii="Calibri" w:hAnsi="Calibri"/>
                <w:sz w:val="18"/>
              </w:rPr>
              <w:t>2.4GHz频段默认为20MHz频宽。5GHz频段默认为</w:t>
            </w:r>
            <w:r>
              <w:rPr>
                <w:rFonts w:hint="eastAsia" w:ascii="Calibri" w:hAnsi="Calibri"/>
                <w:sz w:val="18"/>
              </w:rPr>
              <w:t>80</w:t>
            </w:r>
            <w:r>
              <w:rPr>
                <w:rFonts w:ascii="Calibri" w:hAnsi="Calibri"/>
                <w:sz w:val="18"/>
              </w:rPr>
              <w:t>M频宽自适应模式</w:t>
            </w: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GuardInterval</w:t>
            </w:r>
          </w:p>
        </w:tc>
        <w:tc>
          <w:tcPr>
            <w:tcW w:w="1275" w:type="dxa"/>
          </w:tcPr>
          <w:p>
            <w:pPr>
              <w:spacing w:after="15"/>
              <w:rPr>
                <w:rFonts w:ascii="Calibri" w:hAnsi="Calibri"/>
                <w:sz w:val="18"/>
              </w:rPr>
            </w:pPr>
            <w:r>
              <w:rPr>
                <w:rFonts w:ascii="Calibri" w:hAnsi="Calibri"/>
                <w:sz w:val="18"/>
              </w:rPr>
              <w:t>UINT32</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无</w:t>
            </w:r>
          </w:p>
        </w:tc>
        <w:tc>
          <w:tcPr>
            <w:tcW w:w="2694" w:type="dxa"/>
          </w:tcPr>
          <w:p>
            <w:pPr>
              <w:spacing w:after="15"/>
              <w:rPr>
                <w:rFonts w:ascii="Calibri" w:hAnsi="Calibri"/>
                <w:sz w:val="18"/>
              </w:rPr>
            </w:pPr>
            <w:r>
              <w:rPr>
                <w:rFonts w:ascii="Calibri" w:hAnsi="Calibri"/>
                <w:sz w:val="18"/>
              </w:rPr>
              <w:t>对应无线模块的保护间隔，对5GHz频段，无线保护间隔设置，支持400ns、800ns两种保护间隔，其中0：400ns;1:800ns, 默认0</w:t>
            </w: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RetryTimeout</w:t>
            </w:r>
          </w:p>
        </w:tc>
        <w:tc>
          <w:tcPr>
            <w:tcW w:w="1275" w:type="dxa"/>
          </w:tcPr>
          <w:p>
            <w:pPr>
              <w:spacing w:after="15"/>
              <w:rPr>
                <w:rFonts w:ascii="Calibri" w:hAnsi="Calibri"/>
                <w:sz w:val="18"/>
              </w:rPr>
            </w:pPr>
            <w:r>
              <w:rPr>
                <w:rFonts w:ascii="Calibri" w:hAnsi="Calibri"/>
                <w:sz w:val="18"/>
              </w:rPr>
              <w:t>UINT32</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无</w:t>
            </w:r>
          </w:p>
        </w:tc>
        <w:tc>
          <w:tcPr>
            <w:tcW w:w="2694" w:type="dxa"/>
          </w:tcPr>
          <w:p>
            <w:pPr>
              <w:spacing w:after="15"/>
              <w:rPr>
                <w:rFonts w:ascii="Calibri" w:hAnsi="Calibri"/>
                <w:sz w:val="18"/>
              </w:rPr>
            </w:pPr>
            <w:r>
              <w:rPr>
                <w:rFonts w:ascii="Calibri" w:hAnsi="Calibri"/>
                <w:sz w:val="18"/>
              </w:rPr>
              <w:t>对应无线模块的超时，对5GHz频段，支持基于最大延迟时间的数据重传控制，尝试发送数据包若超过时间门限仍未成功则丢弃该数据包，单位为毫秒，默认20ms</w:t>
            </w: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Powerlevel</w:t>
            </w:r>
          </w:p>
        </w:tc>
        <w:tc>
          <w:tcPr>
            <w:tcW w:w="1275" w:type="dxa"/>
          </w:tcPr>
          <w:p>
            <w:pPr>
              <w:spacing w:after="15"/>
              <w:rPr>
                <w:rFonts w:ascii="Calibri" w:hAnsi="Calibri"/>
                <w:sz w:val="18"/>
              </w:rPr>
            </w:pPr>
            <w:r>
              <w:rPr>
                <w:rFonts w:ascii="Calibri" w:hAnsi="Calibri"/>
                <w:sz w:val="18"/>
              </w:rPr>
              <w:t>UINT32</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无</w:t>
            </w:r>
          </w:p>
        </w:tc>
        <w:tc>
          <w:tcPr>
            <w:tcW w:w="2694" w:type="dxa"/>
          </w:tcPr>
          <w:p>
            <w:pPr>
              <w:spacing w:after="15"/>
              <w:rPr>
                <w:rFonts w:ascii="Calibri" w:hAnsi="Calibri"/>
                <w:sz w:val="18"/>
              </w:rPr>
            </w:pPr>
            <w:r>
              <w:rPr>
                <w:rFonts w:ascii="Calibri" w:hAnsi="Calibri"/>
                <w:sz w:val="18"/>
              </w:rPr>
              <w:t>以百分比表示无线模块功率大小：</w:t>
            </w:r>
          </w:p>
          <w:p>
            <w:pPr>
              <w:pStyle w:val="345"/>
              <w:numPr>
                <w:ilvl w:val="0"/>
                <w:numId w:val="138"/>
              </w:numPr>
              <w:spacing w:after="12"/>
              <w:ind w:firstLineChars="0"/>
              <w:rPr>
                <w:sz w:val="18"/>
              </w:rPr>
            </w:pPr>
            <w:r>
              <w:rPr>
                <w:rFonts w:hint="eastAsia"/>
                <w:sz w:val="18"/>
              </w:rPr>
              <w:t>默认发射功率对应的</w:t>
            </w:r>
            <w:r>
              <w:rPr>
                <w:sz w:val="18"/>
                <w:szCs w:val="21"/>
              </w:rPr>
              <w:t>Powerlevel取值为</w:t>
            </w:r>
            <w:r>
              <w:rPr>
                <w:rFonts w:hint="eastAsia"/>
                <w:sz w:val="18"/>
                <w:szCs w:val="21"/>
              </w:rPr>
              <w:t>100，取值0~100对应发射功率从0增大至默认发射功率，并可以此顺延</w:t>
            </w:r>
          </w:p>
          <w:p>
            <w:pPr>
              <w:pStyle w:val="345"/>
              <w:numPr>
                <w:ilvl w:val="0"/>
                <w:numId w:val="138"/>
              </w:numPr>
              <w:spacing w:after="12"/>
              <w:ind w:firstLineChars="0"/>
              <w:rPr>
                <w:sz w:val="18"/>
              </w:rPr>
            </w:pPr>
            <w:r>
              <w:rPr>
                <w:rFonts w:hint="eastAsia"/>
                <w:sz w:val="18"/>
              </w:rPr>
              <w:t>与ITMS管理参数X_CT-COM_Powerlevel的对应关系：通过ITMS设置时，X_CT-COM_Powerlevel的1-5等级分别与</w:t>
            </w:r>
            <w:r>
              <w:rPr>
                <w:sz w:val="18"/>
              </w:rPr>
              <w:t>取值</w:t>
            </w:r>
            <w:r>
              <w:rPr>
                <w:rFonts w:hint="eastAsia"/>
                <w:sz w:val="18"/>
              </w:rPr>
              <w:t>100，80，60，40，20对应；通过ITMS读取时，取值大于90对应X_CT-COM_Powerlevel的1等级，不大于90且大于70对应2等级，不大于70且大于50对应3等级，不大于50且大于30对应4等级，其它对应5等级</w:t>
            </w:r>
          </w:p>
          <w:p>
            <w:pPr>
              <w:spacing w:after="15"/>
            </w:pP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PowerValue</w:t>
            </w:r>
          </w:p>
        </w:tc>
        <w:tc>
          <w:tcPr>
            <w:tcW w:w="1275" w:type="dxa"/>
          </w:tcPr>
          <w:p>
            <w:pPr>
              <w:spacing w:after="15"/>
              <w:rPr>
                <w:rFonts w:ascii="Calibri" w:hAnsi="Calibri"/>
                <w:sz w:val="18"/>
              </w:rPr>
            </w:pPr>
            <w:r>
              <w:rPr>
                <w:rFonts w:ascii="Calibri" w:hAnsi="Calibri"/>
                <w:sz w:val="18"/>
              </w:rPr>
              <w:t>UINT32</w:t>
            </w:r>
          </w:p>
        </w:tc>
        <w:tc>
          <w:tcPr>
            <w:tcW w:w="1134" w:type="dxa"/>
          </w:tcPr>
          <w:p>
            <w:pPr>
              <w:spacing w:after="15"/>
              <w:rPr>
                <w:rFonts w:ascii="Calibri" w:hAnsi="Calibri"/>
                <w:sz w:val="18"/>
              </w:rPr>
            </w:pPr>
            <w:r>
              <w:rPr>
                <w:rFonts w:ascii="Calibri" w:hAnsi="Calibri"/>
                <w:sz w:val="18"/>
              </w:rPr>
              <w:t>read</w:t>
            </w:r>
          </w:p>
        </w:tc>
        <w:tc>
          <w:tcPr>
            <w:tcW w:w="1134" w:type="dxa"/>
          </w:tcPr>
          <w:p>
            <w:pPr>
              <w:spacing w:after="15"/>
              <w:rPr>
                <w:rFonts w:ascii="Calibri" w:hAnsi="Calibri"/>
                <w:sz w:val="18"/>
              </w:rPr>
            </w:pPr>
            <w:r>
              <w:rPr>
                <w:rFonts w:ascii="Calibri" w:hAnsi="Calibri"/>
                <w:sz w:val="18"/>
              </w:rPr>
              <w:t>无</w:t>
            </w:r>
          </w:p>
        </w:tc>
        <w:tc>
          <w:tcPr>
            <w:tcW w:w="2694" w:type="dxa"/>
          </w:tcPr>
          <w:p>
            <w:pPr>
              <w:spacing w:after="15"/>
              <w:rPr>
                <w:rFonts w:ascii="Calibri" w:hAnsi="Calibri"/>
                <w:sz w:val="18"/>
              </w:rPr>
            </w:pPr>
            <w:r>
              <w:rPr>
                <w:rFonts w:ascii="Calibri" w:hAnsi="Calibri"/>
                <w:sz w:val="18"/>
              </w:rPr>
              <w:t>无线模块发射功率能力最大值（单位：dBm）</w:t>
            </w: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PWD</w:t>
            </w:r>
          </w:p>
        </w:tc>
        <w:tc>
          <w:tcPr>
            <w:tcW w:w="1275" w:type="dxa"/>
          </w:tcPr>
          <w:p>
            <w:pPr>
              <w:spacing w:after="15"/>
              <w:rPr>
                <w:rFonts w:ascii="Calibri" w:hAnsi="Calibri"/>
                <w:sz w:val="18"/>
              </w:rPr>
            </w:pPr>
            <w:r>
              <w:rPr>
                <w:rFonts w:ascii="Calibri" w:hAnsi="Calibri"/>
                <w:sz w:val="18"/>
              </w:rPr>
              <w:t>STRING(</w:t>
            </w:r>
            <w:r>
              <w:rPr>
                <w:rFonts w:hint="eastAsia" w:ascii="Calibri" w:hAnsi="Calibri"/>
                <w:sz w:val="18"/>
              </w:rPr>
              <w:t>5</w:t>
            </w:r>
            <w:r>
              <w:rPr>
                <w:rFonts w:ascii="Calibri" w:hAnsi="Calibri"/>
                <w:sz w:val="18"/>
              </w:rPr>
              <w:t>:63)</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694" w:type="dxa"/>
          </w:tcPr>
          <w:p>
            <w:pPr>
              <w:spacing w:after="15"/>
              <w:rPr>
                <w:rFonts w:ascii="Calibri" w:hAnsi="Calibri"/>
                <w:sz w:val="18"/>
              </w:rPr>
            </w:pPr>
            <w:r>
              <w:rPr>
                <w:rFonts w:ascii="Calibri" w:hAnsi="Calibri"/>
                <w:sz w:val="18"/>
              </w:rPr>
              <w:t>SSID密码；</w:t>
            </w:r>
          </w:p>
        </w:tc>
        <w:tc>
          <w:tcPr>
            <w:tcW w:w="91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RxBytes</w:t>
            </w:r>
          </w:p>
        </w:tc>
        <w:tc>
          <w:tcPr>
            <w:tcW w:w="1275" w:type="dxa"/>
          </w:tcPr>
          <w:p>
            <w:pPr>
              <w:spacing w:after="15"/>
              <w:rPr>
                <w:rFonts w:ascii="Calibri" w:hAnsi="Calibri"/>
                <w:sz w:val="18"/>
              </w:rPr>
            </w:pPr>
            <w:r>
              <w:rPr>
                <w:rFonts w:ascii="Calibri" w:hAnsi="Calibri"/>
                <w:sz w:val="18"/>
                <w:szCs w:val="21"/>
              </w:rPr>
              <w:t>UINT64</w:t>
            </w:r>
          </w:p>
        </w:tc>
        <w:tc>
          <w:tcPr>
            <w:tcW w:w="1134" w:type="dxa"/>
          </w:tcPr>
          <w:p>
            <w:pPr>
              <w:spacing w:after="15"/>
              <w:rPr>
                <w:rFonts w:ascii="Calibri" w:hAnsi="Calibri"/>
                <w:sz w:val="18"/>
              </w:rPr>
            </w:pPr>
            <w:r>
              <w:rPr>
                <w:rFonts w:ascii="Calibri" w:hAnsi="Calibri"/>
                <w:sz w:val="18"/>
                <w:szCs w:val="21"/>
              </w:rPr>
              <w:t>read</w:t>
            </w:r>
          </w:p>
        </w:tc>
        <w:tc>
          <w:tcPr>
            <w:tcW w:w="1134" w:type="dxa"/>
          </w:tcPr>
          <w:p>
            <w:pPr>
              <w:spacing w:after="15"/>
              <w:rPr>
                <w:rFonts w:ascii="Calibri" w:hAnsi="Calibri"/>
                <w:sz w:val="18"/>
              </w:rPr>
            </w:pPr>
            <w:r>
              <w:rPr>
                <w:rFonts w:ascii="Calibri" w:hAnsi="Calibri"/>
                <w:sz w:val="18"/>
                <w:szCs w:val="21"/>
              </w:rPr>
              <w:t>无</w:t>
            </w:r>
          </w:p>
        </w:tc>
        <w:tc>
          <w:tcPr>
            <w:tcW w:w="2694" w:type="dxa"/>
          </w:tcPr>
          <w:p>
            <w:pPr>
              <w:spacing w:after="15"/>
              <w:rPr>
                <w:rFonts w:ascii="Calibri" w:hAnsi="Calibri"/>
                <w:sz w:val="18"/>
              </w:rPr>
            </w:pPr>
            <w:r>
              <w:rPr>
                <w:rFonts w:ascii="Calibri" w:hAnsi="Calibri"/>
                <w:sz w:val="18"/>
                <w:szCs w:val="21"/>
              </w:rPr>
              <w:t>接收字节数</w:t>
            </w:r>
          </w:p>
        </w:tc>
        <w:tc>
          <w:tcPr>
            <w:tcW w:w="919" w:type="dxa"/>
          </w:tcPr>
          <w:p>
            <w:pPr>
              <w:spacing w:after="15"/>
              <w:rPr>
                <w:rFonts w:ascii="Calibri" w:hAnsi="Calibri"/>
                <w:sz w:val="18"/>
                <w:szCs w:val="21"/>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RxPkts</w:t>
            </w:r>
          </w:p>
        </w:tc>
        <w:tc>
          <w:tcPr>
            <w:tcW w:w="1275" w:type="dxa"/>
          </w:tcPr>
          <w:p>
            <w:pPr>
              <w:spacing w:after="15"/>
              <w:rPr>
                <w:rFonts w:ascii="Calibri" w:hAnsi="Calibri"/>
                <w:sz w:val="18"/>
              </w:rPr>
            </w:pPr>
            <w:r>
              <w:rPr>
                <w:rFonts w:ascii="Calibri" w:hAnsi="Calibri"/>
                <w:sz w:val="18"/>
                <w:szCs w:val="21"/>
              </w:rPr>
              <w:t>UINT64</w:t>
            </w:r>
          </w:p>
        </w:tc>
        <w:tc>
          <w:tcPr>
            <w:tcW w:w="1134" w:type="dxa"/>
          </w:tcPr>
          <w:p>
            <w:pPr>
              <w:spacing w:after="15"/>
              <w:rPr>
                <w:rFonts w:ascii="Calibri" w:hAnsi="Calibri"/>
                <w:sz w:val="18"/>
              </w:rPr>
            </w:pPr>
            <w:r>
              <w:rPr>
                <w:rFonts w:ascii="Calibri" w:hAnsi="Calibri"/>
                <w:sz w:val="18"/>
                <w:szCs w:val="21"/>
              </w:rPr>
              <w:t>read</w:t>
            </w:r>
          </w:p>
        </w:tc>
        <w:tc>
          <w:tcPr>
            <w:tcW w:w="1134" w:type="dxa"/>
          </w:tcPr>
          <w:p>
            <w:pPr>
              <w:spacing w:after="15"/>
              <w:rPr>
                <w:rFonts w:ascii="Calibri" w:hAnsi="Calibri"/>
                <w:sz w:val="18"/>
              </w:rPr>
            </w:pPr>
            <w:r>
              <w:rPr>
                <w:rFonts w:ascii="Calibri" w:hAnsi="Calibri"/>
                <w:sz w:val="18"/>
                <w:szCs w:val="21"/>
              </w:rPr>
              <w:t>无</w:t>
            </w:r>
          </w:p>
        </w:tc>
        <w:tc>
          <w:tcPr>
            <w:tcW w:w="2694" w:type="dxa"/>
          </w:tcPr>
          <w:p>
            <w:pPr>
              <w:spacing w:after="15"/>
              <w:rPr>
                <w:rFonts w:ascii="Calibri" w:hAnsi="Calibri"/>
                <w:sz w:val="18"/>
              </w:rPr>
            </w:pPr>
            <w:r>
              <w:rPr>
                <w:rFonts w:ascii="Calibri" w:hAnsi="Calibri"/>
                <w:sz w:val="18"/>
                <w:szCs w:val="21"/>
              </w:rPr>
              <w:t>收包个数</w:t>
            </w:r>
          </w:p>
        </w:tc>
        <w:tc>
          <w:tcPr>
            <w:tcW w:w="919" w:type="dxa"/>
          </w:tcPr>
          <w:p>
            <w:pPr>
              <w:spacing w:after="15"/>
              <w:rPr>
                <w:rFonts w:ascii="Calibri" w:hAnsi="Calibri"/>
                <w:sz w:val="18"/>
                <w:szCs w:val="21"/>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RxErrorPkts</w:t>
            </w:r>
          </w:p>
        </w:tc>
        <w:tc>
          <w:tcPr>
            <w:tcW w:w="1275" w:type="dxa"/>
          </w:tcPr>
          <w:p>
            <w:pPr>
              <w:spacing w:after="15"/>
              <w:rPr>
                <w:rFonts w:ascii="Calibri" w:hAnsi="Calibri"/>
                <w:sz w:val="18"/>
              </w:rPr>
            </w:pPr>
            <w:r>
              <w:rPr>
                <w:rFonts w:ascii="Calibri" w:hAnsi="Calibri"/>
                <w:sz w:val="18"/>
                <w:szCs w:val="21"/>
              </w:rPr>
              <w:t>UINT64</w:t>
            </w:r>
          </w:p>
        </w:tc>
        <w:tc>
          <w:tcPr>
            <w:tcW w:w="1134" w:type="dxa"/>
          </w:tcPr>
          <w:p>
            <w:pPr>
              <w:spacing w:after="15"/>
              <w:rPr>
                <w:rFonts w:ascii="Calibri" w:hAnsi="Calibri"/>
                <w:sz w:val="18"/>
              </w:rPr>
            </w:pPr>
            <w:r>
              <w:rPr>
                <w:rFonts w:ascii="Calibri" w:hAnsi="Calibri"/>
                <w:sz w:val="18"/>
                <w:szCs w:val="21"/>
              </w:rPr>
              <w:t>read</w:t>
            </w:r>
          </w:p>
        </w:tc>
        <w:tc>
          <w:tcPr>
            <w:tcW w:w="1134" w:type="dxa"/>
          </w:tcPr>
          <w:p>
            <w:pPr>
              <w:spacing w:after="15"/>
              <w:rPr>
                <w:rFonts w:ascii="Calibri" w:hAnsi="Calibri"/>
                <w:sz w:val="18"/>
              </w:rPr>
            </w:pPr>
            <w:r>
              <w:rPr>
                <w:rFonts w:ascii="Calibri" w:hAnsi="Calibri"/>
                <w:sz w:val="18"/>
                <w:szCs w:val="21"/>
              </w:rPr>
              <w:t>无</w:t>
            </w:r>
          </w:p>
        </w:tc>
        <w:tc>
          <w:tcPr>
            <w:tcW w:w="2694" w:type="dxa"/>
          </w:tcPr>
          <w:p>
            <w:pPr>
              <w:spacing w:after="15"/>
              <w:rPr>
                <w:rFonts w:ascii="Calibri" w:hAnsi="Calibri"/>
                <w:sz w:val="18"/>
              </w:rPr>
            </w:pPr>
            <w:r>
              <w:rPr>
                <w:rFonts w:ascii="Calibri" w:hAnsi="Calibri"/>
                <w:sz w:val="18"/>
                <w:szCs w:val="21"/>
              </w:rPr>
              <w:t>发送错误包个数</w:t>
            </w:r>
          </w:p>
        </w:tc>
        <w:tc>
          <w:tcPr>
            <w:tcW w:w="919" w:type="dxa"/>
          </w:tcPr>
          <w:p>
            <w:pPr>
              <w:spacing w:after="15"/>
              <w:rPr>
                <w:rFonts w:ascii="Calibri" w:hAnsi="Calibri"/>
                <w:sz w:val="18"/>
                <w:szCs w:val="21"/>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RxDropPkts</w:t>
            </w:r>
          </w:p>
        </w:tc>
        <w:tc>
          <w:tcPr>
            <w:tcW w:w="1275" w:type="dxa"/>
          </w:tcPr>
          <w:p>
            <w:pPr>
              <w:spacing w:after="15"/>
              <w:rPr>
                <w:rFonts w:ascii="Calibri" w:hAnsi="Calibri"/>
                <w:sz w:val="18"/>
              </w:rPr>
            </w:pPr>
            <w:r>
              <w:rPr>
                <w:rFonts w:ascii="Calibri" w:hAnsi="Calibri"/>
                <w:sz w:val="18"/>
                <w:szCs w:val="21"/>
              </w:rPr>
              <w:t>UINT64</w:t>
            </w:r>
          </w:p>
        </w:tc>
        <w:tc>
          <w:tcPr>
            <w:tcW w:w="1134" w:type="dxa"/>
          </w:tcPr>
          <w:p>
            <w:pPr>
              <w:spacing w:after="15"/>
              <w:rPr>
                <w:rFonts w:ascii="Calibri" w:hAnsi="Calibri"/>
                <w:sz w:val="18"/>
              </w:rPr>
            </w:pPr>
            <w:r>
              <w:rPr>
                <w:rFonts w:ascii="Calibri" w:hAnsi="Calibri"/>
                <w:sz w:val="18"/>
                <w:szCs w:val="21"/>
              </w:rPr>
              <w:t>read</w:t>
            </w:r>
          </w:p>
        </w:tc>
        <w:tc>
          <w:tcPr>
            <w:tcW w:w="1134" w:type="dxa"/>
          </w:tcPr>
          <w:p>
            <w:pPr>
              <w:spacing w:after="15"/>
              <w:rPr>
                <w:rFonts w:ascii="Calibri" w:hAnsi="Calibri"/>
                <w:sz w:val="18"/>
              </w:rPr>
            </w:pPr>
            <w:r>
              <w:rPr>
                <w:rFonts w:ascii="Calibri" w:hAnsi="Calibri"/>
                <w:sz w:val="18"/>
                <w:szCs w:val="21"/>
              </w:rPr>
              <w:t>无</w:t>
            </w:r>
          </w:p>
        </w:tc>
        <w:tc>
          <w:tcPr>
            <w:tcW w:w="2694" w:type="dxa"/>
          </w:tcPr>
          <w:p>
            <w:pPr>
              <w:spacing w:after="15"/>
              <w:rPr>
                <w:rFonts w:ascii="Calibri" w:hAnsi="Calibri"/>
                <w:sz w:val="18"/>
              </w:rPr>
            </w:pPr>
            <w:r>
              <w:rPr>
                <w:rFonts w:ascii="Calibri" w:hAnsi="Calibri"/>
                <w:sz w:val="18"/>
                <w:szCs w:val="21"/>
              </w:rPr>
              <w:t>发送丢包个数</w:t>
            </w:r>
          </w:p>
        </w:tc>
        <w:tc>
          <w:tcPr>
            <w:tcW w:w="919" w:type="dxa"/>
          </w:tcPr>
          <w:p>
            <w:pPr>
              <w:spacing w:after="15"/>
              <w:rPr>
                <w:rFonts w:ascii="Calibri" w:hAnsi="Calibri"/>
                <w:sz w:val="18"/>
                <w:szCs w:val="21"/>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TxBytes</w:t>
            </w:r>
          </w:p>
        </w:tc>
        <w:tc>
          <w:tcPr>
            <w:tcW w:w="1275" w:type="dxa"/>
          </w:tcPr>
          <w:p>
            <w:pPr>
              <w:spacing w:after="15"/>
              <w:rPr>
                <w:rFonts w:ascii="Calibri" w:hAnsi="Calibri"/>
                <w:sz w:val="18"/>
              </w:rPr>
            </w:pPr>
            <w:r>
              <w:rPr>
                <w:rFonts w:ascii="Calibri" w:hAnsi="Calibri"/>
                <w:sz w:val="18"/>
                <w:szCs w:val="21"/>
              </w:rPr>
              <w:t>UINT64</w:t>
            </w:r>
          </w:p>
        </w:tc>
        <w:tc>
          <w:tcPr>
            <w:tcW w:w="1134" w:type="dxa"/>
          </w:tcPr>
          <w:p>
            <w:pPr>
              <w:spacing w:after="15"/>
              <w:rPr>
                <w:rFonts w:ascii="Calibri" w:hAnsi="Calibri"/>
                <w:sz w:val="18"/>
              </w:rPr>
            </w:pPr>
            <w:r>
              <w:rPr>
                <w:rFonts w:ascii="Calibri" w:hAnsi="Calibri"/>
                <w:sz w:val="18"/>
                <w:szCs w:val="21"/>
              </w:rPr>
              <w:t>read</w:t>
            </w:r>
          </w:p>
        </w:tc>
        <w:tc>
          <w:tcPr>
            <w:tcW w:w="1134" w:type="dxa"/>
          </w:tcPr>
          <w:p>
            <w:pPr>
              <w:spacing w:after="15"/>
              <w:rPr>
                <w:rFonts w:ascii="Calibri" w:hAnsi="Calibri"/>
                <w:sz w:val="18"/>
              </w:rPr>
            </w:pPr>
            <w:r>
              <w:rPr>
                <w:rFonts w:ascii="Calibri" w:hAnsi="Calibri"/>
                <w:sz w:val="18"/>
                <w:szCs w:val="21"/>
              </w:rPr>
              <w:t>无</w:t>
            </w:r>
          </w:p>
        </w:tc>
        <w:tc>
          <w:tcPr>
            <w:tcW w:w="2694" w:type="dxa"/>
          </w:tcPr>
          <w:p>
            <w:pPr>
              <w:spacing w:after="15"/>
              <w:rPr>
                <w:rFonts w:ascii="Calibri" w:hAnsi="Calibri"/>
                <w:sz w:val="18"/>
              </w:rPr>
            </w:pPr>
            <w:r>
              <w:rPr>
                <w:rFonts w:ascii="Calibri" w:hAnsi="Calibri"/>
                <w:sz w:val="18"/>
                <w:szCs w:val="21"/>
              </w:rPr>
              <w:t>发送字节数</w:t>
            </w:r>
          </w:p>
        </w:tc>
        <w:tc>
          <w:tcPr>
            <w:tcW w:w="919" w:type="dxa"/>
          </w:tcPr>
          <w:p>
            <w:pPr>
              <w:spacing w:after="15"/>
              <w:rPr>
                <w:rFonts w:ascii="Calibri" w:hAnsi="Calibri"/>
                <w:sz w:val="18"/>
                <w:szCs w:val="21"/>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TxPkts</w:t>
            </w:r>
          </w:p>
        </w:tc>
        <w:tc>
          <w:tcPr>
            <w:tcW w:w="1275" w:type="dxa"/>
          </w:tcPr>
          <w:p>
            <w:pPr>
              <w:spacing w:after="15"/>
              <w:rPr>
                <w:rFonts w:ascii="Calibri" w:hAnsi="Calibri"/>
                <w:sz w:val="18"/>
              </w:rPr>
            </w:pPr>
            <w:r>
              <w:rPr>
                <w:rFonts w:ascii="Calibri" w:hAnsi="Calibri"/>
                <w:sz w:val="18"/>
                <w:szCs w:val="21"/>
              </w:rPr>
              <w:t>UINT64</w:t>
            </w:r>
          </w:p>
        </w:tc>
        <w:tc>
          <w:tcPr>
            <w:tcW w:w="1134" w:type="dxa"/>
          </w:tcPr>
          <w:p>
            <w:pPr>
              <w:spacing w:after="15"/>
              <w:rPr>
                <w:rFonts w:ascii="Calibri" w:hAnsi="Calibri"/>
                <w:sz w:val="18"/>
              </w:rPr>
            </w:pPr>
            <w:r>
              <w:rPr>
                <w:rFonts w:ascii="Calibri" w:hAnsi="Calibri"/>
                <w:sz w:val="18"/>
                <w:szCs w:val="21"/>
              </w:rPr>
              <w:t>read</w:t>
            </w:r>
          </w:p>
        </w:tc>
        <w:tc>
          <w:tcPr>
            <w:tcW w:w="1134" w:type="dxa"/>
          </w:tcPr>
          <w:p>
            <w:pPr>
              <w:spacing w:after="15"/>
              <w:rPr>
                <w:rFonts w:ascii="Calibri" w:hAnsi="Calibri"/>
                <w:sz w:val="18"/>
              </w:rPr>
            </w:pPr>
            <w:r>
              <w:rPr>
                <w:rFonts w:ascii="Calibri" w:hAnsi="Calibri"/>
                <w:sz w:val="18"/>
                <w:szCs w:val="21"/>
              </w:rPr>
              <w:t>无</w:t>
            </w:r>
          </w:p>
        </w:tc>
        <w:tc>
          <w:tcPr>
            <w:tcW w:w="2694" w:type="dxa"/>
          </w:tcPr>
          <w:p>
            <w:pPr>
              <w:spacing w:after="15"/>
              <w:rPr>
                <w:rFonts w:ascii="Calibri" w:hAnsi="Calibri"/>
                <w:sz w:val="18"/>
              </w:rPr>
            </w:pPr>
            <w:r>
              <w:rPr>
                <w:rFonts w:ascii="Calibri" w:hAnsi="Calibri"/>
                <w:sz w:val="18"/>
                <w:szCs w:val="21"/>
              </w:rPr>
              <w:t>发包个数</w:t>
            </w:r>
          </w:p>
        </w:tc>
        <w:tc>
          <w:tcPr>
            <w:tcW w:w="919" w:type="dxa"/>
          </w:tcPr>
          <w:p>
            <w:pPr>
              <w:spacing w:after="15"/>
              <w:rPr>
                <w:rFonts w:ascii="Calibri" w:hAnsi="Calibri"/>
                <w:sz w:val="18"/>
                <w:szCs w:val="21"/>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TxErrorPkts</w:t>
            </w:r>
          </w:p>
        </w:tc>
        <w:tc>
          <w:tcPr>
            <w:tcW w:w="1275" w:type="dxa"/>
          </w:tcPr>
          <w:p>
            <w:pPr>
              <w:spacing w:after="15"/>
              <w:rPr>
                <w:rFonts w:ascii="Calibri" w:hAnsi="Calibri"/>
                <w:sz w:val="18"/>
              </w:rPr>
            </w:pPr>
            <w:r>
              <w:rPr>
                <w:rFonts w:ascii="Calibri" w:hAnsi="Calibri"/>
                <w:sz w:val="18"/>
                <w:szCs w:val="21"/>
              </w:rPr>
              <w:t>UINT64</w:t>
            </w:r>
          </w:p>
        </w:tc>
        <w:tc>
          <w:tcPr>
            <w:tcW w:w="1134" w:type="dxa"/>
          </w:tcPr>
          <w:p>
            <w:pPr>
              <w:spacing w:after="15"/>
              <w:rPr>
                <w:rFonts w:ascii="Calibri" w:hAnsi="Calibri"/>
                <w:sz w:val="18"/>
              </w:rPr>
            </w:pPr>
            <w:r>
              <w:rPr>
                <w:rFonts w:ascii="Calibri" w:hAnsi="Calibri"/>
                <w:sz w:val="18"/>
                <w:szCs w:val="21"/>
              </w:rPr>
              <w:t>read</w:t>
            </w:r>
          </w:p>
        </w:tc>
        <w:tc>
          <w:tcPr>
            <w:tcW w:w="1134" w:type="dxa"/>
          </w:tcPr>
          <w:p>
            <w:pPr>
              <w:spacing w:after="15"/>
              <w:rPr>
                <w:rFonts w:ascii="Calibri" w:hAnsi="Calibri"/>
                <w:sz w:val="18"/>
              </w:rPr>
            </w:pPr>
            <w:r>
              <w:rPr>
                <w:rFonts w:ascii="Calibri" w:hAnsi="Calibri"/>
                <w:sz w:val="18"/>
                <w:szCs w:val="21"/>
              </w:rPr>
              <w:t>无</w:t>
            </w:r>
          </w:p>
        </w:tc>
        <w:tc>
          <w:tcPr>
            <w:tcW w:w="2694" w:type="dxa"/>
          </w:tcPr>
          <w:p>
            <w:pPr>
              <w:spacing w:after="15"/>
              <w:rPr>
                <w:rFonts w:ascii="Calibri" w:hAnsi="Calibri"/>
                <w:sz w:val="18"/>
              </w:rPr>
            </w:pPr>
            <w:r>
              <w:rPr>
                <w:rFonts w:ascii="Calibri" w:hAnsi="Calibri"/>
                <w:sz w:val="18"/>
                <w:szCs w:val="21"/>
              </w:rPr>
              <w:t>发送错误包个数</w:t>
            </w:r>
          </w:p>
        </w:tc>
        <w:tc>
          <w:tcPr>
            <w:tcW w:w="919" w:type="dxa"/>
          </w:tcPr>
          <w:p>
            <w:pPr>
              <w:spacing w:after="15"/>
              <w:rPr>
                <w:rFonts w:ascii="Calibri" w:hAnsi="Calibri"/>
                <w:sz w:val="18"/>
                <w:szCs w:val="21"/>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TxDropPkts</w:t>
            </w:r>
          </w:p>
        </w:tc>
        <w:tc>
          <w:tcPr>
            <w:tcW w:w="1275" w:type="dxa"/>
          </w:tcPr>
          <w:p>
            <w:pPr>
              <w:spacing w:after="15"/>
              <w:rPr>
                <w:rFonts w:ascii="Calibri" w:hAnsi="Calibri"/>
                <w:sz w:val="18"/>
              </w:rPr>
            </w:pPr>
            <w:r>
              <w:rPr>
                <w:rFonts w:ascii="Calibri" w:hAnsi="Calibri"/>
                <w:sz w:val="18"/>
                <w:szCs w:val="21"/>
              </w:rPr>
              <w:t>UINT64</w:t>
            </w:r>
          </w:p>
        </w:tc>
        <w:tc>
          <w:tcPr>
            <w:tcW w:w="1134" w:type="dxa"/>
          </w:tcPr>
          <w:p>
            <w:pPr>
              <w:spacing w:after="15"/>
              <w:rPr>
                <w:rFonts w:ascii="Calibri" w:hAnsi="Calibri"/>
                <w:sz w:val="18"/>
              </w:rPr>
            </w:pPr>
            <w:r>
              <w:rPr>
                <w:rFonts w:ascii="Calibri" w:hAnsi="Calibri"/>
                <w:sz w:val="18"/>
                <w:szCs w:val="21"/>
              </w:rPr>
              <w:t>read</w:t>
            </w:r>
          </w:p>
        </w:tc>
        <w:tc>
          <w:tcPr>
            <w:tcW w:w="1134" w:type="dxa"/>
          </w:tcPr>
          <w:p>
            <w:pPr>
              <w:spacing w:after="15"/>
              <w:rPr>
                <w:rFonts w:ascii="Calibri" w:hAnsi="Calibri"/>
                <w:sz w:val="18"/>
              </w:rPr>
            </w:pPr>
            <w:r>
              <w:rPr>
                <w:rFonts w:ascii="Calibri" w:hAnsi="Calibri"/>
                <w:sz w:val="18"/>
                <w:szCs w:val="21"/>
              </w:rPr>
              <w:t>无</w:t>
            </w:r>
          </w:p>
        </w:tc>
        <w:tc>
          <w:tcPr>
            <w:tcW w:w="2694" w:type="dxa"/>
          </w:tcPr>
          <w:p>
            <w:pPr>
              <w:spacing w:after="15"/>
              <w:rPr>
                <w:rFonts w:ascii="Calibri" w:hAnsi="Calibri"/>
                <w:sz w:val="18"/>
              </w:rPr>
            </w:pPr>
            <w:r>
              <w:rPr>
                <w:rFonts w:ascii="Calibri" w:hAnsi="Calibri"/>
                <w:sz w:val="18"/>
                <w:szCs w:val="21"/>
              </w:rPr>
              <w:t>发送丢包个数</w:t>
            </w:r>
          </w:p>
        </w:tc>
        <w:tc>
          <w:tcPr>
            <w:tcW w:w="919"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hint="eastAsia" w:ascii="Calibri" w:hAnsi="Calibri"/>
                <w:sz w:val="18"/>
                <w:szCs w:val="21"/>
              </w:rPr>
              <w:t>SSIDA</w:t>
            </w:r>
            <w:r>
              <w:rPr>
                <w:rFonts w:ascii="Calibri" w:hAnsi="Calibri"/>
                <w:sz w:val="18"/>
                <w:szCs w:val="21"/>
              </w:rPr>
              <w:t>lias</w:t>
            </w:r>
          </w:p>
        </w:tc>
        <w:tc>
          <w:tcPr>
            <w:tcW w:w="1275" w:type="dxa"/>
          </w:tcPr>
          <w:p>
            <w:pPr>
              <w:spacing w:after="15"/>
              <w:rPr>
                <w:rFonts w:ascii="Calibri" w:hAnsi="Calibri"/>
                <w:sz w:val="18"/>
                <w:szCs w:val="21"/>
              </w:rPr>
            </w:pPr>
            <w:r>
              <w:rPr>
                <w:rFonts w:ascii="Calibri" w:hAnsi="Calibri"/>
                <w:sz w:val="18"/>
                <w:szCs w:val="21"/>
              </w:rPr>
              <w:t>STRING</w:t>
            </w:r>
            <w:r>
              <w:rPr>
                <w:rFonts w:hint="eastAsia" w:ascii="Calibri" w:hAnsi="Calibri"/>
                <w:sz w:val="18"/>
                <w:szCs w:val="21"/>
              </w:rPr>
              <w:t>(30)</w:t>
            </w:r>
          </w:p>
        </w:tc>
        <w:tc>
          <w:tcPr>
            <w:tcW w:w="1134" w:type="dxa"/>
          </w:tcPr>
          <w:p>
            <w:pPr>
              <w:spacing w:after="15"/>
              <w:rPr>
                <w:rFonts w:ascii="Calibri" w:hAnsi="Calibri"/>
                <w:sz w:val="18"/>
                <w:szCs w:val="21"/>
              </w:rPr>
            </w:pPr>
            <w:r>
              <w:rPr>
                <w:rFonts w:hint="eastAsia" w:ascii="Calibri" w:hAnsi="Calibri"/>
                <w:sz w:val="18"/>
                <w:szCs w:val="21"/>
              </w:rPr>
              <w:t>r</w:t>
            </w:r>
            <w:r>
              <w:rPr>
                <w:rFonts w:ascii="Calibri" w:hAnsi="Calibri"/>
                <w:sz w:val="18"/>
                <w:szCs w:val="21"/>
              </w:rPr>
              <w:t>ead</w:t>
            </w:r>
          </w:p>
        </w:tc>
        <w:tc>
          <w:tcPr>
            <w:tcW w:w="1134" w:type="dxa"/>
          </w:tcPr>
          <w:p>
            <w:pPr>
              <w:spacing w:after="15"/>
              <w:rPr>
                <w:rFonts w:ascii="Calibri" w:hAnsi="Calibri"/>
                <w:sz w:val="18"/>
                <w:szCs w:val="21"/>
              </w:rPr>
            </w:pPr>
            <w:r>
              <w:rPr>
                <w:rFonts w:hint="eastAsia" w:ascii="Calibri" w:hAnsi="Calibri"/>
                <w:sz w:val="18"/>
                <w:szCs w:val="21"/>
              </w:rPr>
              <w:t>无</w:t>
            </w:r>
          </w:p>
        </w:tc>
        <w:tc>
          <w:tcPr>
            <w:tcW w:w="2694" w:type="dxa"/>
          </w:tcPr>
          <w:p>
            <w:pPr>
              <w:spacing w:after="15"/>
              <w:rPr>
                <w:rFonts w:ascii="Calibri" w:hAnsi="Calibri"/>
                <w:sz w:val="18"/>
                <w:szCs w:val="21"/>
              </w:rPr>
            </w:pPr>
            <w:r>
              <w:rPr>
                <w:rFonts w:hint="eastAsia" w:ascii="Calibri" w:hAnsi="Calibri"/>
                <w:sz w:val="18"/>
                <w:szCs w:val="21"/>
              </w:rPr>
              <w:t>别名，按照创建顺序标记为2.4G-1，2.4G-2……5G-1，5G-2……</w:t>
            </w:r>
          </w:p>
        </w:tc>
        <w:tc>
          <w:tcPr>
            <w:tcW w:w="919" w:type="dxa"/>
          </w:tcPr>
          <w:p>
            <w:pPr>
              <w:spacing w:after="15"/>
              <w:rPr>
                <w:rFonts w:ascii="Calibri" w:hAnsi="Calibri"/>
                <w:sz w:val="18"/>
                <w:szCs w:val="21"/>
              </w:rPr>
            </w:pPr>
            <w:r>
              <w:rPr>
                <w:rFonts w:hint="eastAsia" w:ascii="Calibri" w:hAnsi="Calibri"/>
                <w:sz w:val="18"/>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Owner</w:t>
            </w:r>
          </w:p>
        </w:tc>
        <w:tc>
          <w:tcPr>
            <w:tcW w:w="1275" w:type="dxa"/>
          </w:tcPr>
          <w:p>
            <w:pPr>
              <w:spacing w:after="15"/>
              <w:rPr>
                <w:rFonts w:ascii="Calibri" w:hAnsi="Calibri"/>
                <w:sz w:val="18"/>
                <w:szCs w:val="21"/>
              </w:rPr>
            </w:pPr>
            <w:r>
              <w:rPr>
                <w:rFonts w:ascii="Calibri" w:hAnsi="Calibri"/>
                <w:sz w:val="18"/>
                <w:szCs w:val="21"/>
              </w:rPr>
              <w:t>STRING</w:t>
            </w:r>
            <w:r>
              <w:rPr>
                <w:rFonts w:hint="eastAsia" w:ascii="Calibri" w:hAnsi="Calibri"/>
                <w:sz w:val="18"/>
                <w:szCs w:val="21"/>
              </w:rPr>
              <w:t>(30)</w:t>
            </w:r>
          </w:p>
        </w:tc>
        <w:tc>
          <w:tcPr>
            <w:tcW w:w="1134" w:type="dxa"/>
          </w:tcPr>
          <w:p>
            <w:pPr>
              <w:spacing w:after="15"/>
              <w:rPr>
                <w:rFonts w:ascii="Calibri" w:hAnsi="Calibri"/>
                <w:sz w:val="18"/>
                <w:szCs w:val="21"/>
              </w:rPr>
            </w:pPr>
            <w:r>
              <w:rPr>
                <w:rFonts w:ascii="Calibri" w:hAnsi="Calibri"/>
                <w:sz w:val="18"/>
                <w:szCs w:val="21"/>
              </w:rPr>
              <w:t>readwrite</w:t>
            </w:r>
          </w:p>
        </w:tc>
        <w:tc>
          <w:tcPr>
            <w:tcW w:w="1134" w:type="dxa"/>
          </w:tcPr>
          <w:p>
            <w:pPr>
              <w:spacing w:after="15"/>
              <w:rPr>
                <w:rFonts w:ascii="Calibri" w:hAnsi="Calibri"/>
                <w:sz w:val="18"/>
                <w:szCs w:val="21"/>
              </w:rPr>
            </w:pPr>
            <w:r>
              <w:rPr>
                <w:rFonts w:ascii="Calibri" w:hAnsi="Calibri"/>
                <w:sz w:val="18"/>
                <w:szCs w:val="21"/>
              </w:rPr>
              <w:t>有</w:t>
            </w:r>
          </w:p>
        </w:tc>
        <w:tc>
          <w:tcPr>
            <w:tcW w:w="2694" w:type="dxa"/>
          </w:tcPr>
          <w:p>
            <w:pPr>
              <w:spacing w:after="15"/>
              <w:rPr>
                <w:rFonts w:ascii="Calibri" w:hAnsi="Calibri"/>
                <w:sz w:val="18"/>
                <w:szCs w:val="21"/>
              </w:rPr>
            </w:pPr>
            <w:r>
              <w:rPr>
                <w:rFonts w:hint="eastAsia" w:ascii="Calibri" w:hAnsi="Calibri"/>
                <w:sz w:val="18"/>
                <w:szCs w:val="21"/>
              </w:rPr>
              <w:t>SSID创建者，选项：ITMS（IMTS创建）、APP（智能管理平台及插件创建），缺省ITMS</w:t>
            </w:r>
          </w:p>
        </w:tc>
        <w:tc>
          <w:tcPr>
            <w:tcW w:w="919" w:type="dxa"/>
          </w:tcPr>
          <w:p>
            <w:pPr>
              <w:spacing w:after="15"/>
              <w:rPr>
                <w:rFonts w:ascii="Calibri" w:hAnsi="Calibri"/>
                <w:sz w:val="18"/>
                <w:szCs w:val="21"/>
              </w:rPr>
            </w:pPr>
            <w:r>
              <w:rPr>
                <w:rFonts w:hint="eastAsia" w:ascii="Calibri" w:hAnsi="Calibri"/>
                <w:sz w:val="18"/>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hint="eastAsia" w:ascii="Calibri" w:hAnsi="Calibri"/>
                <w:sz w:val="18"/>
                <w:szCs w:val="21"/>
              </w:rPr>
              <w:t>Service</w:t>
            </w:r>
          </w:p>
        </w:tc>
        <w:tc>
          <w:tcPr>
            <w:tcW w:w="1275" w:type="dxa"/>
          </w:tcPr>
          <w:p>
            <w:pPr>
              <w:spacing w:after="15"/>
              <w:rPr>
                <w:rFonts w:ascii="Calibri" w:hAnsi="Calibri"/>
                <w:sz w:val="18"/>
                <w:szCs w:val="21"/>
              </w:rPr>
            </w:pPr>
            <w:r>
              <w:rPr>
                <w:rFonts w:ascii="Calibri" w:hAnsi="Calibri"/>
                <w:sz w:val="18"/>
                <w:szCs w:val="21"/>
              </w:rPr>
              <w:t>STRING</w:t>
            </w:r>
            <w:r>
              <w:rPr>
                <w:rFonts w:hint="eastAsia" w:ascii="Calibri" w:hAnsi="Calibri"/>
                <w:sz w:val="18"/>
                <w:szCs w:val="21"/>
              </w:rPr>
              <w:t>(30)</w:t>
            </w:r>
          </w:p>
        </w:tc>
        <w:tc>
          <w:tcPr>
            <w:tcW w:w="1134" w:type="dxa"/>
          </w:tcPr>
          <w:p>
            <w:pPr>
              <w:spacing w:after="15"/>
              <w:rPr>
                <w:rFonts w:ascii="Calibri" w:hAnsi="Calibri"/>
                <w:sz w:val="18"/>
                <w:szCs w:val="21"/>
              </w:rPr>
            </w:pPr>
            <w:r>
              <w:rPr>
                <w:rFonts w:ascii="Calibri" w:hAnsi="Calibri"/>
                <w:sz w:val="18"/>
                <w:szCs w:val="21"/>
              </w:rPr>
              <w:t>readwrite</w:t>
            </w:r>
          </w:p>
        </w:tc>
        <w:tc>
          <w:tcPr>
            <w:tcW w:w="1134" w:type="dxa"/>
          </w:tcPr>
          <w:p>
            <w:pPr>
              <w:spacing w:after="15"/>
              <w:rPr>
                <w:rFonts w:ascii="Calibri" w:hAnsi="Calibri"/>
                <w:sz w:val="18"/>
                <w:szCs w:val="21"/>
              </w:rPr>
            </w:pPr>
            <w:r>
              <w:rPr>
                <w:rFonts w:ascii="Calibri" w:hAnsi="Calibri"/>
                <w:sz w:val="18"/>
                <w:szCs w:val="21"/>
              </w:rPr>
              <w:t>有</w:t>
            </w:r>
          </w:p>
        </w:tc>
        <w:tc>
          <w:tcPr>
            <w:tcW w:w="2694" w:type="dxa"/>
          </w:tcPr>
          <w:p>
            <w:pPr>
              <w:spacing w:after="15"/>
              <w:rPr>
                <w:rFonts w:ascii="Calibri" w:hAnsi="Calibri"/>
                <w:sz w:val="18"/>
                <w:szCs w:val="21"/>
              </w:rPr>
            </w:pPr>
            <w:r>
              <w:rPr>
                <w:rFonts w:hint="eastAsia" w:ascii="Calibri" w:hAnsi="Calibri"/>
                <w:sz w:val="18"/>
                <w:szCs w:val="21"/>
              </w:rPr>
              <w:t>占用该SSID的业务名称，选项：</w:t>
            </w:r>
          </w:p>
          <w:p>
            <w:pPr>
              <w:spacing w:after="15"/>
              <w:rPr>
                <w:rFonts w:ascii="Calibri" w:hAnsi="Calibri"/>
                <w:sz w:val="18"/>
                <w:szCs w:val="21"/>
              </w:rPr>
            </w:pPr>
            <w:r>
              <w:rPr>
                <w:rFonts w:ascii="Calibri" w:hAnsi="Calibri"/>
                <w:sz w:val="18"/>
                <w:szCs w:val="21"/>
              </w:rPr>
              <w:t>I</w:t>
            </w:r>
            <w:r>
              <w:rPr>
                <w:rFonts w:hint="eastAsia" w:ascii="Calibri" w:hAnsi="Calibri"/>
                <w:sz w:val="18"/>
                <w:szCs w:val="21"/>
              </w:rPr>
              <w:t>nternet（2.4G与5G的第一个SSID的缺省属性）、IPTV、Voice；</w:t>
            </w:r>
          </w:p>
          <w:p>
            <w:pPr>
              <w:spacing w:after="15"/>
              <w:rPr>
                <w:rFonts w:ascii="Calibri" w:hAnsi="Calibri"/>
                <w:sz w:val="18"/>
                <w:szCs w:val="21"/>
              </w:rPr>
            </w:pPr>
            <w:r>
              <w:rPr>
                <w:rFonts w:hint="eastAsia" w:ascii="Calibri" w:hAnsi="Calibri"/>
                <w:sz w:val="18"/>
                <w:szCs w:val="21"/>
              </w:rPr>
              <w:t>中间件和插件创建的根据业务自定义（如：Guest、IOT等）</w:t>
            </w:r>
          </w:p>
          <w:p>
            <w:pPr>
              <w:spacing w:after="15"/>
              <w:rPr>
                <w:rFonts w:ascii="Calibri" w:hAnsi="Calibri"/>
                <w:sz w:val="18"/>
                <w:szCs w:val="21"/>
              </w:rPr>
            </w:pPr>
            <w:r>
              <w:rPr>
                <w:rFonts w:hint="eastAsia" w:ascii="Calibri" w:hAnsi="Calibri"/>
                <w:sz w:val="18"/>
                <w:szCs w:val="21"/>
              </w:rPr>
              <w:t>TR069创建的SSID需网关赋值且需根据业务联动：承载业务包含Internet的均填“Internet”，仅承载IPTV的填“IPTV”，仅承载VOICE的填“VOICE”，缺省为“Internet”</w:t>
            </w:r>
          </w:p>
          <w:p>
            <w:pPr>
              <w:spacing w:after="15"/>
              <w:rPr>
                <w:rFonts w:ascii="Calibri" w:hAnsi="Calibri"/>
                <w:sz w:val="18"/>
                <w:szCs w:val="21"/>
              </w:rPr>
            </w:pPr>
            <w:r>
              <w:rPr>
                <w:rFonts w:hint="eastAsia" w:ascii="Calibri" w:hAnsi="Calibri"/>
                <w:sz w:val="18"/>
                <w:szCs w:val="21"/>
              </w:rPr>
              <w:t>中间件和插件创建的SSID，网关接收并保存中间件和插件对其的设置和更改</w:t>
            </w:r>
          </w:p>
        </w:tc>
        <w:tc>
          <w:tcPr>
            <w:tcW w:w="919" w:type="dxa"/>
          </w:tcPr>
          <w:p>
            <w:pPr>
              <w:spacing w:after="15"/>
              <w:rPr>
                <w:rFonts w:ascii="Calibri" w:hAnsi="Calibri"/>
                <w:sz w:val="18"/>
                <w:szCs w:val="21"/>
              </w:rPr>
            </w:pPr>
            <w:r>
              <w:rPr>
                <w:rFonts w:hint="eastAsia" w:ascii="Calibri" w:hAnsi="Calibri"/>
                <w:sz w:val="18"/>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hint="eastAsia" w:ascii="Calibri" w:hAnsi="Calibri"/>
                <w:sz w:val="18"/>
                <w:szCs w:val="21"/>
              </w:rPr>
              <w:t>MACAccessMode</w:t>
            </w:r>
          </w:p>
        </w:tc>
        <w:tc>
          <w:tcPr>
            <w:tcW w:w="1275" w:type="dxa"/>
          </w:tcPr>
          <w:p>
            <w:pPr>
              <w:spacing w:after="15"/>
              <w:rPr>
                <w:rFonts w:ascii="Calibri" w:hAnsi="Calibri"/>
                <w:sz w:val="18"/>
                <w:szCs w:val="21"/>
              </w:rPr>
            </w:pPr>
            <w:r>
              <w:rPr>
                <w:rFonts w:hint="eastAsia" w:ascii="Calibri" w:hAnsi="Calibri"/>
                <w:sz w:val="18"/>
                <w:szCs w:val="21"/>
              </w:rPr>
              <w:t>UINT32</w:t>
            </w:r>
          </w:p>
        </w:tc>
        <w:tc>
          <w:tcPr>
            <w:tcW w:w="1134" w:type="dxa"/>
          </w:tcPr>
          <w:p>
            <w:pPr>
              <w:spacing w:after="15"/>
              <w:rPr>
                <w:rFonts w:ascii="Calibri" w:hAnsi="Calibri"/>
                <w:sz w:val="18"/>
                <w:szCs w:val="21"/>
              </w:rPr>
            </w:pPr>
            <w:r>
              <w:rPr>
                <w:rFonts w:hint="eastAsia" w:ascii="Calibri" w:hAnsi="Calibri"/>
                <w:sz w:val="18"/>
                <w:szCs w:val="21"/>
              </w:rPr>
              <w:t>readwrite</w:t>
            </w:r>
          </w:p>
        </w:tc>
        <w:tc>
          <w:tcPr>
            <w:tcW w:w="1134" w:type="dxa"/>
          </w:tcPr>
          <w:p>
            <w:pPr>
              <w:spacing w:after="15"/>
              <w:rPr>
                <w:rFonts w:ascii="Calibri" w:hAnsi="Calibri"/>
                <w:sz w:val="18"/>
                <w:szCs w:val="21"/>
              </w:rPr>
            </w:pPr>
            <w:r>
              <w:rPr>
                <w:rFonts w:hint="eastAsia" w:ascii="Calibri" w:hAnsi="Calibri"/>
                <w:sz w:val="18"/>
                <w:szCs w:val="21"/>
              </w:rPr>
              <w:t>有</w:t>
            </w:r>
          </w:p>
        </w:tc>
        <w:tc>
          <w:tcPr>
            <w:tcW w:w="2694" w:type="dxa"/>
          </w:tcPr>
          <w:p>
            <w:pPr>
              <w:spacing w:after="15"/>
              <w:rPr>
                <w:rFonts w:ascii="Calibri" w:hAnsi="Calibri"/>
                <w:sz w:val="18"/>
                <w:szCs w:val="21"/>
              </w:rPr>
            </w:pPr>
            <w:r>
              <w:rPr>
                <w:rFonts w:hint="eastAsia" w:ascii="Calibri" w:hAnsi="Calibri"/>
                <w:sz w:val="18"/>
                <w:szCs w:val="21"/>
              </w:rPr>
              <w:t>MAC黑白名单无线接入控制模式</w:t>
            </w:r>
          </w:p>
          <w:p>
            <w:pPr>
              <w:spacing w:after="15"/>
              <w:rPr>
                <w:rFonts w:ascii="Calibri" w:hAnsi="Calibri"/>
                <w:sz w:val="18"/>
                <w:szCs w:val="21"/>
              </w:rPr>
            </w:pPr>
            <w:r>
              <w:rPr>
                <w:rFonts w:hint="eastAsia" w:ascii="Calibri" w:hAnsi="Calibri"/>
                <w:sz w:val="18"/>
                <w:szCs w:val="21"/>
              </w:rPr>
              <w:t>0：不启用黑白名单</w:t>
            </w:r>
          </w:p>
          <w:p>
            <w:pPr>
              <w:spacing w:after="15"/>
              <w:rPr>
                <w:rFonts w:ascii="Calibri" w:hAnsi="Calibri"/>
                <w:sz w:val="18"/>
                <w:szCs w:val="21"/>
              </w:rPr>
            </w:pPr>
            <w:r>
              <w:rPr>
                <w:rFonts w:hint="eastAsia" w:ascii="Calibri" w:hAnsi="Calibri"/>
                <w:sz w:val="18"/>
                <w:szCs w:val="21"/>
              </w:rPr>
              <w:t>1：启动黑名单</w:t>
            </w:r>
          </w:p>
          <w:p>
            <w:pPr>
              <w:spacing w:after="15"/>
              <w:rPr>
                <w:rFonts w:ascii="Calibri" w:hAnsi="Calibri"/>
                <w:sz w:val="18"/>
                <w:szCs w:val="21"/>
              </w:rPr>
            </w:pPr>
            <w:r>
              <w:rPr>
                <w:rFonts w:hint="eastAsia" w:ascii="Calibri" w:hAnsi="Calibri"/>
                <w:sz w:val="18"/>
                <w:szCs w:val="21"/>
              </w:rPr>
              <w:t>2：启用白名单</w:t>
            </w:r>
          </w:p>
          <w:p>
            <w:pPr>
              <w:spacing w:after="15"/>
              <w:rPr>
                <w:rFonts w:ascii="Calibri" w:hAnsi="Calibri"/>
                <w:sz w:val="18"/>
                <w:szCs w:val="21"/>
              </w:rPr>
            </w:pPr>
          </w:p>
        </w:tc>
        <w:tc>
          <w:tcPr>
            <w:tcW w:w="919" w:type="dxa"/>
          </w:tcPr>
          <w:p>
            <w:pPr>
              <w:spacing w:after="15"/>
              <w:rPr>
                <w:rFonts w:ascii="Calibri" w:hAnsi="Calibri"/>
                <w:sz w:val="18"/>
                <w:szCs w:val="21"/>
              </w:rPr>
            </w:pPr>
            <w:r>
              <w:rPr>
                <w:rFonts w:hint="eastAsia" w:ascii="Calibri" w:hAnsi="Calibri"/>
                <w:sz w:val="18"/>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hint="eastAsia" w:ascii="Calibri" w:hAnsi="Calibri"/>
                <w:sz w:val="18"/>
                <w:szCs w:val="21"/>
              </w:rPr>
              <w:t>AccessRule</w:t>
            </w:r>
          </w:p>
        </w:tc>
        <w:tc>
          <w:tcPr>
            <w:tcW w:w="1275" w:type="dxa"/>
          </w:tcPr>
          <w:p>
            <w:pPr>
              <w:spacing w:after="15"/>
              <w:rPr>
                <w:rFonts w:ascii="Calibri" w:hAnsi="Calibri"/>
                <w:sz w:val="18"/>
                <w:szCs w:val="21"/>
              </w:rPr>
            </w:pPr>
            <w:r>
              <w:rPr>
                <w:rFonts w:ascii="Calibri" w:hAnsi="Calibri"/>
                <w:sz w:val="18"/>
                <w:szCs w:val="21"/>
              </w:rPr>
              <w:t>UINT32</w:t>
            </w:r>
          </w:p>
        </w:tc>
        <w:tc>
          <w:tcPr>
            <w:tcW w:w="1134" w:type="dxa"/>
          </w:tcPr>
          <w:p>
            <w:pPr>
              <w:spacing w:after="15"/>
              <w:rPr>
                <w:rFonts w:ascii="Calibri" w:hAnsi="Calibri"/>
                <w:sz w:val="18"/>
                <w:szCs w:val="21"/>
              </w:rPr>
            </w:pPr>
            <w:r>
              <w:rPr>
                <w:rFonts w:hint="eastAsia" w:ascii="Calibri" w:hAnsi="Calibri"/>
                <w:sz w:val="18"/>
                <w:szCs w:val="21"/>
              </w:rPr>
              <w:t>readwrite</w:t>
            </w:r>
          </w:p>
        </w:tc>
        <w:tc>
          <w:tcPr>
            <w:tcW w:w="1134" w:type="dxa"/>
          </w:tcPr>
          <w:p>
            <w:pPr>
              <w:spacing w:after="15"/>
              <w:rPr>
                <w:rFonts w:ascii="Calibri" w:hAnsi="Calibri"/>
                <w:sz w:val="18"/>
                <w:szCs w:val="21"/>
              </w:rPr>
            </w:pPr>
            <w:r>
              <w:rPr>
                <w:rFonts w:hint="eastAsia" w:ascii="Calibri" w:hAnsi="Calibri"/>
                <w:sz w:val="18"/>
                <w:szCs w:val="21"/>
              </w:rPr>
              <w:t>有</w:t>
            </w:r>
          </w:p>
        </w:tc>
        <w:tc>
          <w:tcPr>
            <w:tcW w:w="2694" w:type="dxa"/>
          </w:tcPr>
          <w:p>
            <w:pPr>
              <w:spacing w:after="15"/>
              <w:rPr>
                <w:rFonts w:ascii="Calibri" w:hAnsi="Calibri"/>
                <w:sz w:val="18"/>
                <w:szCs w:val="21"/>
              </w:rPr>
            </w:pPr>
            <w:r>
              <w:rPr>
                <w:rFonts w:hint="eastAsia" w:ascii="Calibri" w:hAnsi="Calibri"/>
                <w:sz w:val="18"/>
                <w:szCs w:val="21"/>
              </w:rPr>
              <w:t>0：WAN连接缺省权限</w:t>
            </w:r>
          </w:p>
          <w:p>
            <w:pPr>
              <w:spacing w:after="15"/>
              <w:rPr>
                <w:rFonts w:ascii="Calibri" w:hAnsi="Calibri"/>
                <w:sz w:val="18"/>
                <w:szCs w:val="21"/>
              </w:rPr>
            </w:pPr>
            <w:r>
              <w:rPr>
                <w:rFonts w:hint="eastAsia" w:ascii="Calibri" w:hAnsi="Calibri"/>
                <w:sz w:val="18"/>
                <w:szCs w:val="21"/>
              </w:rPr>
              <w:t>1：只能通过</w:t>
            </w:r>
            <w:r>
              <w:rPr>
                <w:rFonts w:ascii="Calibri" w:hAnsi="Calibri"/>
                <w:sz w:val="18"/>
                <w:szCs w:val="21"/>
              </w:rPr>
              <w:t>带</w:t>
            </w:r>
            <w:r>
              <w:rPr>
                <w:rFonts w:hint="eastAsia" w:ascii="Calibri" w:hAnsi="Calibri"/>
                <w:sz w:val="18"/>
                <w:szCs w:val="21"/>
              </w:rPr>
              <w:t>I</w:t>
            </w:r>
            <w:r>
              <w:rPr>
                <w:rFonts w:ascii="Calibri" w:hAnsi="Calibri"/>
                <w:sz w:val="18"/>
                <w:szCs w:val="21"/>
              </w:rPr>
              <w:t>nternet</w:t>
            </w:r>
            <w:r>
              <w:rPr>
                <w:rFonts w:hint="eastAsia" w:ascii="Calibri" w:hAnsi="Calibri"/>
                <w:sz w:val="18"/>
                <w:szCs w:val="21"/>
              </w:rPr>
              <w:t>属性</w:t>
            </w:r>
            <w:r>
              <w:rPr>
                <w:rFonts w:ascii="Calibri" w:hAnsi="Calibri"/>
                <w:sz w:val="18"/>
                <w:szCs w:val="21"/>
              </w:rPr>
              <w:t>的</w:t>
            </w:r>
            <w:r>
              <w:rPr>
                <w:rFonts w:hint="eastAsia" w:ascii="Calibri" w:hAnsi="Calibri"/>
                <w:sz w:val="18"/>
                <w:szCs w:val="21"/>
              </w:rPr>
              <w:t>WAN连接访问公网，隔离</w:t>
            </w:r>
            <w:r>
              <w:rPr>
                <w:rFonts w:ascii="Calibri" w:hAnsi="Calibri"/>
                <w:sz w:val="18"/>
                <w:szCs w:val="21"/>
              </w:rPr>
              <w:t>本地</w:t>
            </w:r>
            <w:r>
              <w:rPr>
                <w:rFonts w:hint="eastAsia" w:ascii="Calibri" w:hAnsi="Calibri"/>
                <w:sz w:val="18"/>
                <w:szCs w:val="21"/>
              </w:rPr>
              <w:t>网络（主要</w:t>
            </w:r>
            <w:r>
              <w:rPr>
                <w:rFonts w:ascii="Calibri" w:hAnsi="Calibri"/>
                <w:sz w:val="18"/>
                <w:szCs w:val="21"/>
              </w:rPr>
              <w:t>针对访客</w:t>
            </w:r>
            <w:r>
              <w:rPr>
                <w:rFonts w:hint="eastAsia" w:ascii="Calibri" w:hAnsi="Calibri"/>
                <w:sz w:val="18"/>
                <w:szCs w:val="21"/>
              </w:rPr>
              <w:t>wifi场景）2：只能访问固定IP地址的固定端口（网关</w:t>
            </w:r>
            <w:r>
              <w:rPr>
                <w:rFonts w:ascii="Calibri" w:hAnsi="Calibri"/>
                <w:sz w:val="18"/>
                <w:szCs w:val="21"/>
              </w:rPr>
              <w:t>提供的</w:t>
            </w:r>
            <w:r>
              <w:rPr>
                <w:rFonts w:hint="eastAsia" w:ascii="Calibri" w:hAnsi="Calibri"/>
                <w:sz w:val="18"/>
                <w:szCs w:val="21"/>
              </w:rPr>
              <w:t>DHCP除外，</w:t>
            </w:r>
            <w:r>
              <w:rPr>
                <w:rFonts w:ascii="Calibri" w:hAnsi="Calibri"/>
                <w:sz w:val="18"/>
                <w:szCs w:val="21"/>
              </w:rPr>
              <w:t>主要针对</w:t>
            </w:r>
            <w:r>
              <w:rPr>
                <w:rFonts w:hint="eastAsia" w:ascii="Calibri" w:hAnsi="Calibri"/>
                <w:sz w:val="18"/>
                <w:szCs w:val="21"/>
              </w:rPr>
              <w:t>快联</w:t>
            </w:r>
            <w:r>
              <w:rPr>
                <w:rFonts w:ascii="Calibri" w:hAnsi="Calibri"/>
                <w:sz w:val="18"/>
                <w:szCs w:val="21"/>
              </w:rPr>
              <w:t>配网场景</w:t>
            </w:r>
            <w:r>
              <w:rPr>
                <w:rFonts w:hint="eastAsia" w:ascii="Calibri" w:hAnsi="Calibri"/>
                <w:sz w:val="18"/>
                <w:szCs w:val="21"/>
              </w:rPr>
              <w:t>）</w:t>
            </w:r>
          </w:p>
        </w:tc>
        <w:tc>
          <w:tcPr>
            <w:tcW w:w="919" w:type="dxa"/>
          </w:tcPr>
          <w:p>
            <w:pPr>
              <w:spacing w:after="15"/>
              <w:rPr>
                <w:rFonts w:ascii="Calibri" w:hAnsi="Calibri"/>
                <w:sz w:val="18"/>
                <w:szCs w:val="21"/>
              </w:rPr>
            </w:pPr>
            <w:r>
              <w:rPr>
                <w:rFonts w:hint="eastAsia" w:ascii="Calibri" w:hAnsi="Calibri"/>
                <w:sz w:val="18"/>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hint="eastAsia" w:ascii="Calibri" w:hAnsi="Calibri"/>
                <w:sz w:val="18"/>
                <w:szCs w:val="21"/>
              </w:rPr>
              <w:t>A</w:t>
            </w:r>
            <w:r>
              <w:rPr>
                <w:rFonts w:ascii="Calibri" w:hAnsi="Calibri"/>
                <w:sz w:val="18"/>
                <w:szCs w:val="21"/>
              </w:rPr>
              <w:t>llow</w:t>
            </w:r>
            <w:r>
              <w:rPr>
                <w:rFonts w:hint="eastAsia" w:ascii="Calibri" w:hAnsi="Calibri"/>
                <w:sz w:val="18"/>
                <w:szCs w:val="21"/>
              </w:rPr>
              <w:t>edIP</w:t>
            </w:r>
            <w:r>
              <w:rPr>
                <w:rFonts w:ascii="Calibri" w:hAnsi="Calibri"/>
                <w:sz w:val="18"/>
                <w:szCs w:val="21"/>
              </w:rPr>
              <w:t>Port</w:t>
            </w:r>
          </w:p>
        </w:tc>
        <w:tc>
          <w:tcPr>
            <w:tcW w:w="1275" w:type="dxa"/>
          </w:tcPr>
          <w:p>
            <w:pPr>
              <w:spacing w:after="15"/>
              <w:rPr>
                <w:rFonts w:ascii="Calibri" w:hAnsi="Calibri"/>
                <w:sz w:val="18"/>
                <w:szCs w:val="21"/>
              </w:rPr>
            </w:pPr>
            <w:r>
              <w:rPr>
                <w:rFonts w:ascii="Calibri" w:hAnsi="Calibri"/>
                <w:sz w:val="18"/>
                <w:szCs w:val="21"/>
              </w:rPr>
              <w:t>STRING</w:t>
            </w:r>
            <w:r>
              <w:rPr>
                <w:rFonts w:hint="eastAsia" w:ascii="Calibri" w:hAnsi="Calibri"/>
                <w:sz w:val="18"/>
                <w:szCs w:val="21"/>
              </w:rPr>
              <w:t>(256)</w:t>
            </w:r>
          </w:p>
        </w:tc>
        <w:tc>
          <w:tcPr>
            <w:tcW w:w="1134" w:type="dxa"/>
          </w:tcPr>
          <w:p>
            <w:pPr>
              <w:spacing w:after="15"/>
              <w:rPr>
                <w:rFonts w:ascii="Calibri" w:hAnsi="Calibri"/>
                <w:sz w:val="18"/>
                <w:szCs w:val="21"/>
              </w:rPr>
            </w:pPr>
            <w:r>
              <w:rPr>
                <w:rFonts w:hint="eastAsia" w:ascii="Calibri" w:hAnsi="Calibri"/>
                <w:sz w:val="18"/>
                <w:szCs w:val="21"/>
              </w:rPr>
              <w:t>r</w:t>
            </w:r>
            <w:r>
              <w:rPr>
                <w:rFonts w:ascii="Calibri" w:hAnsi="Calibri"/>
                <w:sz w:val="18"/>
                <w:szCs w:val="21"/>
              </w:rPr>
              <w:t>eadwrite</w:t>
            </w:r>
          </w:p>
        </w:tc>
        <w:tc>
          <w:tcPr>
            <w:tcW w:w="1134" w:type="dxa"/>
          </w:tcPr>
          <w:p>
            <w:pPr>
              <w:spacing w:after="15"/>
              <w:rPr>
                <w:rFonts w:ascii="Calibri" w:hAnsi="Calibri"/>
                <w:sz w:val="18"/>
                <w:szCs w:val="21"/>
              </w:rPr>
            </w:pPr>
            <w:r>
              <w:rPr>
                <w:rFonts w:hint="eastAsia" w:ascii="Calibri" w:hAnsi="Calibri"/>
                <w:sz w:val="18"/>
                <w:szCs w:val="21"/>
              </w:rPr>
              <w:t>无</w:t>
            </w:r>
          </w:p>
        </w:tc>
        <w:tc>
          <w:tcPr>
            <w:tcW w:w="2694" w:type="dxa"/>
          </w:tcPr>
          <w:p>
            <w:pPr>
              <w:spacing w:after="15"/>
              <w:rPr>
                <w:rFonts w:ascii="Calibri" w:hAnsi="Calibri"/>
                <w:sz w:val="18"/>
                <w:szCs w:val="21"/>
              </w:rPr>
            </w:pPr>
            <w:r>
              <w:rPr>
                <w:rFonts w:hint="eastAsia" w:ascii="Calibri" w:hAnsi="Calibri"/>
                <w:sz w:val="18"/>
                <w:szCs w:val="21"/>
              </w:rPr>
              <w:t>在AccessRule的2的情况下，可以访问的IP和端口（如：192.168.1.1</w:t>
            </w:r>
            <w:r>
              <w:rPr>
                <w:rFonts w:ascii="Calibri" w:hAnsi="Calibri"/>
                <w:sz w:val="18"/>
                <w:szCs w:val="21"/>
              </w:rPr>
              <w:t>:8888,192.168.1.1:9999,</w:t>
            </w:r>
            <w:r>
              <w:rPr>
                <w:rFonts w:hint="eastAsia" w:ascii="Calibri" w:hAnsi="Calibri"/>
                <w:sz w:val="18"/>
                <w:szCs w:val="21"/>
              </w:rPr>
              <w:t>……）</w:t>
            </w:r>
          </w:p>
        </w:tc>
        <w:tc>
          <w:tcPr>
            <w:tcW w:w="919" w:type="dxa"/>
          </w:tcPr>
          <w:p>
            <w:pPr>
              <w:spacing w:after="15"/>
              <w:rPr>
                <w:rFonts w:ascii="Calibri" w:hAnsi="Calibri"/>
                <w:sz w:val="18"/>
                <w:szCs w:val="21"/>
              </w:rPr>
            </w:pPr>
            <w:r>
              <w:rPr>
                <w:rFonts w:hint="eastAsia" w:ascii="Calibri" w:hAnsi="Calibri"/>
                <w:sz w:val="18"/>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USBandwidth</w:t>
            </w:r>
          </w:p>
        </w:tc>
        <w:tc>
          <w:tcPr>
            <w:tcW w:w="1275" w:type="dxa"/>
          </w:tcPr>
          <w:p>
            <w:pPr>
              <w:spacing w:after="15"/>
              <w:rPr>
                <w:rFonts w:ascii="Calibri" w:hAnsi="Calibri"/>
                <w:sz w:val="18"/>
                <w:szCs w:val="21"/>
              </w:rPr>
            </w:pPr>
            <w:r>
              <w:rPr>
                <w:rFonts w:ascii="Calibri" w:hAnsi="Calibri"/>
                <w:sz w:val="18"/>
                <w:szCs w:val="21"/>
              </w:rPr>
              <w:t>UINT32</w:t>
            </w:r>
          </w:p>
        </w:tc>
        <w:tc>
          <w:tcPr>
            <w:tcW w:w="1134" w:type="dxa"/>
          </w:tcPr>
          <w:p>
            <w:pPr>
              <w:spacing w:after="15"/>
              <w:rPr>
                <w:rFonts w:ascii="Calibri" w:hAnsi="Calibri"/>
                <w:sz w:val="18"/>
                <w:szCs w:val="21"/>
              </w:rPr>
            </w:pPr>
            <w:r>
              <w:rPr>
                <w:rFonts w:ascii="Calibri" w:hAnsi="Calibri"/>
                <w:sz w:val="18"/>
                <w:szCs w:val="21"/>
              </w:rPr>
              <w:t>readwrite</w:t>
            </w:r>
          </w:p>
        </w:tc>
        <w:tc>
          <w:tcPr>
            <w:tcW w:w="1134" w:type="dxa"/>
          </w:tcPr>
          <w:p>
            <w:pPr>
              <w:spacing w:after="15"/>
              <w:rPr>
                <w:rFonts w:ascii="Calibri" w:hAnsi="Calibri"/>
                <w:sz w:val="18"/>
                <w:szCs w:val="21"/>
              </w:rPr>
            </w:pPr>
            <w:r>
              <w:rPr>
                <w:rFonts w:hint="eastAsia" w:ascii="Calibri" w:hAnsi="Calibri"/>
                <w:sz w:val="18"/>
                <w:szCs w:val="21"/>
              </w:rPr>
              <w:t>无</w:t>
            </w:r>
          </w:p>
        </w:tc>
        <w:tc>
          <w:tcPr>
            <w:tcW w:w="2694" w:type="dxa"/>
          </w:tcPr>
          <w:p>
            <w:pPr>
              <w:spacing w:after="15"/>
              <w:rPr>
                <w:rFonts w:ascii="Calibri" w:hAnsi="Calibri"/>
                <w:sz w:val="18"/>
                <w:szCs w:val="21"/>
              </w:rPr>
            </w:pPr>
            <w:r>
              <w:rPr>
                <w:rFonts w:hint="eastAsia" w:ascii="Calibri" w:hAnsi="Calibri"/>
                <w:sz w:val="18"/>
                <w:szCs w:val="21"/>
              </w:rPr>
              <w:t>访客上行带宽限制，单位</w:t>
            </w:r>
            <w:r>
              <w:rPr>
                <w:rFonts w:ascii="Calibri" w:hAnsi="Calibri"/>
                <w:sz w:val="18"/>
                <w:szCs w:val="21"/>
              </w:rPr>
              <w:t>kbps</w:t>
            </w:r>
            <w:r>
              <w:rPr>
                <w:rFonts w:hint="eastAsia" w:ascii="Calibri" w:hAnsi="Calibri"/>
                <w:sz w:val="18"/>
                <w:szCs w:val="21"/>
              </w:rPr>
              <w:t>，</w:t>
            </w:r>
            <w:r>
              <w:rPr>
                <w:rFonts w:ascii="Calibri" w:hAnsi="Calibri"/>
                <w:sz w:val="18"/>
                <w:szCs w:val="21"/>
              </w:rPr>
              <w:t>0</w:t>
            </w:r>
            <w:r>
              <w:rPr>
                <w:rFonts w:hint="eastAsia" w:ascii="Calibri" w:hAnsi="Calibri"/>
                <w:sz w:val="18"/>
                <w:szCs w:val="21"/>
              </w:rPr>
              <w:t>表示不限制</w:t>
            </w:r>
          </w:p>
        </w:tc>
        <w:tc>
          <w:tcPr>
            <w:tcW w:w="919" w:type="dxa"/>
          </w:tcPr>
          <w:p>
            <w:pPr>
              <w:spacing w:after="15"/>
              <w:rPr>
                <w:rFonts w:ascii="Calibri" w:hAnsi="Calibri"/>
                <w:sz w:val="18"/>
                <w:szCs w:val="21"/>
              </w:rPr>
            </w:pPr>
            <w:r>
              <w:rPr>
                <w:rFonts w:ascii="Calibri" w:hAnsi="Calibri"/>
                <w:sz w:val="18"/>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after="15"/>
              <w:rPr>
                <w:rFonts w:ascii="Calibri" w:hAnsi="Calibri"/>
                <w:sz w:val="18"/>
                <w:szCs w:val="21"/>
              </w:rPr>
            </w:pPr>
            <w:r>
              <w:rPr>
                <w:rFonts w:ascii="Calibri" w:hAnsi="Calibri"/>
                <w:sz w:val="18"/>
                <w:szCs w:val="21"/>
              </w:rPr>
              <w:t>DSBandwidth</w:t>
            </w:r>
          </w:p>
        </w:tc>
        <w:tc>
          <w:tcPr>
            <w:tcW w:w="1275" w:type="dxa"/>
          </w:tcPr>
          <w:p>
            <w:pPr>
              <w:spacing w:after="15"/>
              <w:rPr>
                <w:rFonts w:ascii="Calibri" w:hAnsi="Calibri"/>
                <w:sz w:val="18"/>
                <w:szCs w:val="21"/>
              </w:rPr>
            </w:pPr>
            <w:r>
              <w:rPr>
                <w:rFonts w:ascii="Calibri" w:hAnsi="Calibri"/>
                <w:sz w:val="18"/>
                <w:szCs w:val="21"/>
              </w:rPr>
              <w:t>UINT32</w:t>
            </w:r>
          </w:p>
        </w:tc>
        <w:tc>
          <w:tcPr>
            <w:tcW w:w="1134" w:type="dxa"/>
          </w:tcPr>
          <w:p>
            <w:pPr>
              <w:spacing w:after="15"/>
              <w:rPr>
                <w:rFonts w:ascii="Calibri" w:hAnsi="Calibri"/>
                <w:sz w:val="18"/>
                <w:szCs w:val="21"/>
              </w:rPr>
            </w:pPr>
            <w:r>
              <w:rPr>
                <w:rFonts w:ascii="Calibri" w:hAnsi="Calibri"/>
                <w:sz w:val="18"/>
                <w:szCs w:val="21"/>
              </w:rPr>
              <w:t>readwrite</w:t>
            </w:r>
          </w:p>
        </w:tc>
        <w:tc>
          <w:tcPr>
            <w:tcW w:w="1134" w:type="dxa"/>
          </w:tcPr>
          <w:p>
            <w:pPr>
              <w:spacing w:after="15"/>
              <w:rPr>
                <w:rFonts w:ascii="Calibri" w:hAnsi="Calibri"/>
                <w:sz w:val="18"/>
                <w:szCs w:val="21"/>
              </w:rPr>
            </w:pPr>
            <w:r>
              <w:rPr>
                <w:rFonts w:hint="eastAsia" w:ascii="Calibri" w:hAnsi="Calibri"/>
                <w:sz w:val="18"/>
                <w:szCs w:val="21"/>
              </w:rPr>
              <w:t>无</w:t>
            </w:r>
          </w:p>
        </w:tc>
        <w:tc>
          <w:tcPr>
            <w:tcW w:w="2694" w:type="dxa"/>
          </w:tcPr>
          <w:p>
            <w:pPr>
              <w:spacing w:after="15"/>
              <w:rPr>
                <w:rFonts w:ascii="Calibri" w:hAnsi="Calibri"/>
                <w:sz w:val="18"/>
                <w:szCs w:val="21"/>
              </w:rPr>
            </w:pPr>
            <w:r>
              <w:rPr>
                <w:rFonts w:hint="eastAsia" w:ascii="Calibri" w:hAnsi="Calibri"/>
                <w:sz w:val="18"/>
                <w:szCs w:val="21"/>
              </w:rPr>
              <w:t>访客下行带宽限制，单位</w:t>
            </w:r>
            <w:r>
              <w:rPr>
                <w:rFonts w:ascii="Calibri" w:hAnsi="Calibri"/>
                <w:sz w:val="18"/>
                <w:szCs w:val="21"/>
              </w:rPr>
              <w:t>kbps</w:t>
            </w:r>
            <w:r>
              <w:rPr>
                <w:rFonts w:hint="eastAsia" w:ascii="Calibri" w:hAnsi="Calibri"/>
                <w:sz w:val="18"/>
                <w:szCs w:val="21"/>
              </w:rPr>
              <w:t>，</w:t>
            </w:r>
            <w:r>
              <w:rPr>
                <w:rFonts w:ascii="Calibri" w:hAnsi="Calibri"/>
                <w:sz w:val="18"/>
                <w:szCs w:val="21"/>
              </w:rPr>
              <w:t>0</w:t>
            </w:r>
            <w:r>
              <w:rPr>
                <w:rFonts w:hint="eastAsia" w:ascii="Calibri" w:hAnsi="Calibri"/>
                <w:sz w:val="18"/>
                <w:szCs w:val="21"/>
              </w:rPr>
              <w:t>表示不限制</w:t>
            </w:r>
          </w:p>
        </w:tc>
        <w:tc>
          <w:tcPr>
            <w:tcW w:w="919" w:type="dxa"/>
          </w:tcPr>
          <w:p>
            <w:pPr>
              <w:spacing w:after="15"/>
              <w:rPr>
                <w:rFonts w:ascii="Calibri" w:hAnsi="Calibri"/>
                <w:sz w:val="18"/>
                <w:szCs w:val="21"/>
              </w:rPr>
            </w:pPr>
            <w:r>
              <w:rPr>
                <w:rFonts w:ascii="Calibri" w:hAnsi="Calibri"/>
                <w:sz w:val="18"/>
                <w:szCs w:val="21"/>
              </w:rPr>
              <w:t>1.1</w:t>
            </w:r>
          </w:p>
        </w:tc>
      </w:tr>
    </w:tbl>
    <w:p>
      <w:pPr>
        <w:spacing w:after="15"/>
      </w:pPr>
      <w:r>
        <w:rPr>
          <w:rFonts w:hint="eastAsia"/>
        </w:rPr>
        <w:t>多SSID说明：</w:t>
      </w:r>
    </w:p>
    <w:p>
      <w:pPr>
        <w:numPr>
          <w:ilvl w:val="0"/>
          <w:numId w:val="139"/>
        </w:numPr>
        <w:spacing w:after="15"/>
      </w:pPr>
      <w:r>
        <w:rPr>
          <w:rFonts w:hint="eastAsia"/>
        </w:rPr>
        <w:t>仅预先创建2.4G和5G的第一个SSID；</w:t>
      </w:r>
    </w:p>
    <w:p>
      <w:pPr>
        <w:numPr>
          <w:ilvl w:val="255"/>
          <w:numId w:val="0"/>
        </w:numPr>
        <w:spacing w:after="15"/>
      </w:pPr>
      <w:r>
        <w:rPr>
          <w:rFonts w:hint="eastAsia"/>
        </w:rPr>
        <w:t>2）2.4G 和5G的第一个SSID，不能通过DBus接口DeleteObject删除。</w:t>
      </w:r>
    </w:p>
    <w:p>
      <w:pPr>
        <w:spacing w:after="15"/>
      </w:pPr>
      <w:r>
        <w:rPr>
          <w:rFonts w:hint="eastAsia"/>
        </w:rPr>
        <w:t>3）“双频合一”配置模式，默认仅针对2.4G和5G的第一个SSID。</w:t>
      </w:r>
    </w:p>
    <w:p>
      <w:pPr>
        <w:spacing w:after="15"/>
      </w:pPr>
    </w:p>
    <w:p>
      <w:pPr>
        <w:pStyle w:val="147"/>
        <w:spacing w:before="156" w:after="156"/>
      </w:pPr>
      <w:r>
        <w:rPr>
          <w:rFonts w:hint="eastAsia"/>
        </w:rPr>
        <w:t>com.ctc.igd1.WiFiBandSteering</w:t>
      </w:r>
    </w:p>
    <w:p>
      <w:pPr>
        <w:spacing w:before="240" w:after="15"/>
        <w:rPr>
          <w:b/>
        </w:rPr>
      </w:pPr>
      <w:r>
        <w:rPr>
          <w:rFonts w:hint="eastAsia"/>
          <w:b/>
        </w:rPr>
        <w:t>属性</w:t>
      </w:r>
      <w:r>
        <w:rPr>
          <w:rFonts w:hint="eastAsia"/>
        </w:rPr>
        <w:t>（单频设备无需支持）</w:t>
      </w:r>
    </w:p>
    <w:tbl>
      <w:tblPr>
        <w:tblStyle w:val="66"/>
        <w:tblW w:w="85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134"/>
        <w:gridCol w:w="992"/>
        <w:gridCol w:w="1134"/>
        <w:gridCol w:w="2977"/>
        <w:gridCol w:w="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属性名</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类型</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权限</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变更通知</w:t>
            </w:r>
          </w:p>
        </w:tc>
        <w:tc>
          <w:tcPr>
            <w:tcW w:w="2977"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备注</w:t>
            </w:r>
          </w:p>
        </w:tc>
        <w:tc>
          <w:tcPr>
            <w:tcW w:w="739"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bookmarkStart w:id="863" w:name="_Hlk504680829"/>
            <w:r>
              <w:rPr>
                <w:rFonts w:ascii="Calibri" w:hAnsi="Calibri"/>
                <w:sz w:val="18"/>
                <w:szCs w:val="18"/>
              </w:rPr>
              <w:t>Enable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bookmarkStart w:id="864" w:name="OLE_LINK90"/>
            <w:bookmarkStart w:id="865" w:name="OLE_LINK89"/>
            <w:r>
              <w:rPr>
                <w:rFonts w:ascii="Calibri" w:hAnsi="Calibri"/>
                <w:sz w:val="18"/>
                <w:szCs w:val="18"/>
              </w:rPr>
              <w:t>BOOLEAN</w:t>
            </w:r>
            <w:bookmarkEnd w:id="864"/>
            <w:bookmarkEnd w:id="865"/>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r</w:t>
            </w:r>
            <w:r>
              <w:rPr>
                <w:rFonts w:ascii="Calibri" w:hAnsi="Calibri"/>
                <w:sz w:val="18"/>
                <w:szCs w:val="18"/>
              </w:rPr>
              <w:t>ead</w:t>
            </w:r>
            <w:r>
              <w:rPr>
                <w:rFonts w:hint="eastAsia" w:ascii="Calibri" w:hAnsi="Calibri"/>
                <w:sz w:val="18"/>
                <w:szCs w:val="18"/>
              </w:rPr>
              <w:t>write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bookmarkStart w:id="866" w:name="OLE_LINK56"/>
            <w:bookmarkStart w:id="867" w:name="OLE_LINK55"/>
            <w:bookmarkStart w:id="868" w:name="OLE_LINK54"/>
            <w:r>
              <w:rPr>
                <w:rFonts w:ascii="Calibri" w:hAnsi="Calibri"/>
                <w:sz w:val="18"/>
                <w:szCs w:val="18"/>
              </w:rPr>
              <w:t>无</w:t>
            </w:r>
            <w:bookmarkEnd w:id="866"/>
            <w:bookmarkEnd w:id="867"/>
            <w:bookmarkEnd w:id="868"/>
          </w:p>
        </w:tc>
        <w:tc>
          <w:tcPr>
            <w:tcW w:w="2977"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是否启用无线</w:t>
            </w:r>
            <w:r>
              <w:rPr>
                <w:rFonts w:hint="eastAsia" w:ascii="Calibri" w:hAnsi="Calibri"/>
                <w:sz w:val="18"/>
                <w:szCs w:val="18"/>
              </w:rPr>
              <w:t>BandSteering功能</w:t>
            </w:r>
            <w:bookmarkStart w:id="869" w:name="OLE_LINK92"/>
            <w:bookmarkStart w:id="870" w:name="OLE_LINK91"/>
            <w:r>
              <w:rPr>
                <w:rFonts w:ascii="Calibri" w:hAnsi="Calibri"/>
                <w:sz w:val="18"/>
                <w:szCs w:val="18"/>
              </w:rPr>
              <w:t>（</w:t>
            </w:r>
            <w:r>
              <w:rPr>
                <w:rFonts w:hint="eastAsia" w:ascii="Calibri" w:hAnsi="Calibri"/>
                <w:sz w:val="18"/>
                <w:szCs w:val="18"/>
              </w:rPr>
              <w:t>false</w:t>
            </w:r>
            <w:r>
              <w:rPr>
                <w:rFonts w:ascii="Calibri" w:hAnsi="Calibri"/>
                <w:sz w:val="18"/>
                <w:szCs w:val="18"/>
              </w:rPr>
              <w:t>表示未启用，</w:t>
            </w:r>
            <w:r>
              <w:rPr>
                <w:rFonts w:hint="eastAsia" w:ascii="Calibri" w:hAnsi="Calibri"/>
                <w:sz w:val="18"/>
                <w:szCs w:val="18"/>
              </w:rPr>
              <w:t>true</w:t>
            </w:r>
            <w:r>
              <w:rPr>
                <w:rFonts w:ascii="Calibri" w:hAnsi="Calibri"/>
                <w:sz w:val="18"/>
                <w:szCs w:val="18"/>
              </w:rPr>
              <w:t>表示启用）</w:t>
            </w:r>
            <w:bookmarkEnd w:id="869"/>
            <w:bookmarkEnd w:id="870"/>
          </w:p>
        </w:tc>
        <w:tc>
          <w:tcPr>
            <w:tcW w:w="739"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bookmarkStart w:id="871" w:name="OLE_LINK84"/>
            <w:bookmarkStart w:id="872" w:name="OLE_LINK83"/>
            <w:r>
              <w:rPr>
                <w:rFonts w:ascii="Calibri" w:hAnsi="Calibri"/>
                <w:sz w:val="18"/>
                <w:szCs w:val="18"/>
              </w:rPr>
              <w:t>Capability</w:t>
            </w:r>
            <w:bookmarkEnd w:id="871"/>
            <w:bookmarkEnd w:id="872"/>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BOOLEAN</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w:t>
            </w:r>
            <w:r>
              <w:rPr>
                <w:rFonts w:hint="eastAsia" w:ascii="Calibri" w:hAnsi="Calibri"/>
                <w:sz w:val="18"/>
                <w:szCs w:val="18"/>
              </w:rPr>
              <w:t>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无</w:t>
            </w:r>
          </w:p>
        </w:tc>
        <w:tc>
          <w:tcPr>
            <w:tcW w:w="2977"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是否支持</w:t>
            </w:r>
            <w:r>
              <w:rPr>
                <w:rFonts w:hint="eastAsia" w:ascii="Calibri" w:hAnsi="Calibri"/>
                <w:sz w:val="18"/>
                <w:szCs w:val="18"/>
              </w:rPr>
              <w:t>Band</w:t>
            </w:r>
            <w:r>
              <w:rPr>
                <w:rFonts w:ascii="Calibri" w:hAnsi="Calibri"/>
                <w:sz w:val="18"/>
                <w:szCs w:val="18"/>
              </w:rPr>
              <w:t>Steering功能（</w:t>
            </w:r>
            <w:r>
              <w:rPr>
                <w:rFonts w:hint="eastAsia" w:ascii="Calibri" w:hAnsi="Calibri"/>
                <w:sz w:val="18"/>
                <w:szCs w:val="18"/>
              </w:rPr>
              <w:t>false</w:t>
            </w:r>
            <w:r>
              <w:rPr>
                <w:rFonts w:ascii="Calibri" w:hAnsi="Calibri"/>
                <w:sz w:val="18"/>
                <w:szCs w:val="18"/>
              </w:rPr>
              <w:t>表示不支持，</w:t>
            </w:r>
            <w:r>
              <w:rPr>
                <w:rFonts w:hint="eastAsia" w:ascii="Calibri" w:hAnsi="Calibri"/>
                <w:sz w:val="18"/>
                <w:szCs w:val="18"/>
              </w:rPr>
              <w:t>true</w:t>
            </w:r>
            <w:r>
              <w:rPr>
                <w:rFonts w:ascii="Calibri" w:hAnsi="Calibri"/>
                <w:sz w:val="18"/>
                <w:szCs w:val="18"/>
              </w:rPr>
              <w:t>表示支持）</w:t>
            </w:r>
          </w:p>
        </w:tc>
        <w:tc>
          <w:tcPr>
            <w:tcW w:w="739"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1.1</w:t>
            </w:r>
          </w:p>
        </w:tc>
      </w:tr>
      <w:bookmarkEnd w:id="86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bookmarkStart w:id="873" w:name="OLE_LINK43"/>
            <w:bookmarkStart w:id="874" w:name="_Hlk504660961"/>
            <w:r>
              <w:rPr>
                <w:rFonts w:ascii="Calibri" w:hAnsi="Calibri"/>
                <w:sz w:val="18"/>
                <w:szCs w:val="18"/>
              </w:rPr>
              <w:t>RSSIThreshold</w:t>
            </w:r>
            <w:bookmarkEnd w:id="873"/>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INT32</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bookmarkStart w:id="875" w:name="OLE_LINK52"/>
            <w:r>
              <w:rPr>
                <w:rFonts w:ascii="Calibri" w:hAnsi="Calibri"/>
                <w:sz w:val="18"/>
                <w:szCs w:val="18"/>
              </w:rPr>
              <w:t>readwrite</w:t>
            </w:r>
            <w:bookmarkEnd w:id="875"/>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无</w:t>
            </w:r>
          </w:p>
        </w:tc>
        <w:tc>
          <w:tcPr>
            <w:tcW w:w="297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bookmarkStart w:id="876" w:name="OLE_LINK64"/>
            <w:bookmarkStart w:id="877" w:name="OLE_LINK63"/>
            <w:r>
              <w:rPr>
                <w:rFonts w:ascii="Calibri" w:hAnsi="Calibri"/>
                <w:sz w:val="18"/>
                <w:szCs w:val="18"/>
              </w:rPr>
              <w:t>接收信号强度</w:t>
            </w:r>
            <w:bookmarkEnd w:id="876"/>
            <w:bookmarkEnd w:id="877"/>
            <w:r>
              <w:rPr>
                <w:rFonts w:ascii="Calibri" w:hAnsi="Calibri"/>
                <w:sz w:val="18"/>
                <w:szCs w:val="18"/>
              </w:rPr>
              <w:t>阈值，</w:t>
            </w:r>
            <w:bookmarkStart w:id="878" w:name="OLE_LINK74"/>
            <w:bookmarkStart w:id="879" w:name="OLE_LINK73"/>
            <w:r>
              <w:rPr>
                <w:rFonts w:ascii="Calibri" w:hAnsi="Calibri"/>
                <w:sz w:val="18"/>
                <w:szCs w:val="18"/>
              </w:rPr>
              <w:t>当</w:t>
            </w:r>
            <w:r>
              <w:rPr>
                <w:rFonts w:hint="eastAsia" w:ascii="Calibri" w:hAnsi="Calibri"/>
                <w:sz w:val="18"/>
                <w:szCs w:val="18"/>
              </w:rPr>
              <w:t>2.</w:t>
            </w:r>
            <w:r>
              <w:rPr>
                <w:rFonts w:ascii="Calibri" w:hAnsi="Calibri"/>
                <w:sz w:val="18"/>
                <w:szCs w:val="18"/>
              </w:rPr>
              <w:t>4G频段</w:t>
            </w:r>
            <w:r>
              <w:rPr>
                <w:rFonts w:hint="eastAsia" w:ascii="Calibri" w:hAnsi="Calibri"/>
                <w:sz w:val="18"/>
                <w:szCs w:val="18"/>
              </w:rPr>
              <w:t>检测到某一下挂STA接收到的信号强度高于此阈值并持续时间大于</w:t>
            </w:r>
            <w:r>
              <w:rPr>
                <w:rFonts w:ascii="Calibri" w:hAnsi="Calibri"/>
                <w:sz w:val="18"/>
                <w:szCs w:val="18"/>
              </w:rPr>
              <w:t>SteeringDetectInterval后</w:t>
            </w:r>
            <w:r>
              <w:rPr>
                <w:rFonts w:hint="eastAsia" w:ascii="Calibri" w:hAnsi="Calibri"/>
                <w:sz w:val="18"/>
                <w:szCs w:val="18"/>
              </w:rPr>
              <w:t>，网关应检测5G 频段信道状况（</w:t>
            </w:r>
            <w:r>
              <w:rPr>
                <w:rFonts w:ascii="Calibri" w:hAnsi="Calibri"/>
                <w:sz w:val="18"/>
                <w:szCs w:val="18"/>
              </w:rPr>
              <w:t>ChannelUtilization</w:t>
            </w:r>
            <w:r>
              <w:rPr>
                <w:rFonts w:hint="eastAsia" w:ascii="Calibri" w:hAnsi="Calibri"/>
                <w:sz w:val="18"/>
                <w:szCs w:val="18"/>
              </w:rPr>
              <w:t>5G）及当前客户端的负载状况，如果满足要求（</w:t>
            </w:r>
            <w:r>
              <w:rPr>
                <w:rFonts w:ascii="Calibri" w:hAnsi="Calibri"/>
                <w:sz w:val="18"/>
                <w:szCs w:val="18"/>
              </w:rPr>
              <w:t>ChannelUtilization</w:t>
            </w:r>
            <w:r>
              <w:rPr>
                <w:rFonts w:hint="eastAsia" w:ascii="Calibri" w:hAnsi="Calibri"/>
                <w:sz w:val="18"/>
                <w:szCs w:val="18"/>
              </w:rPr>
              <w:t>5G</w:t>
            </w:r>
            <w:r>
              <w:rPr>
                <w:rFonts w:ascii="Calibri" w:hAnsi="Calibri"/>
                <w:sz w:val="18"/>
                <w:szCs w:val="18"/>
              </w:rPr>
              <w:t xml:space="preserve">&lt;ChannelUtilizationThreshold5G, </w:t>
            </w:r>
            <w:r>
              <w:rPr>
                <w:rFonts w:hint="eastAsia" w:ascii="Calibri" w:hAnsi="Calibri"/>
                <w:sz w:val="18"/>
                <w:szCs w:val="18"/>
              </w:rPr>
              <w:t>下挂双频STA流量&lt; STALoad</w:t>
            </w:r>
            <w:r>
              <w:rPr>
                <w:rFonts w:ascii="Calibri" w:hAnsi="Calibri"/>
                <w:sz w:val="18"/>
                <w:szCs w:val="18"/>
              </w:rPr>
              <w:t>Thre</w:t>
            </w:r>
            <w:r>
              <w:rPr>
                <w:rFonts w:hint="eastAsia" w:ascii="Calibri" w:hAnsi="Calibri"/>
                <w:sz w:val="18"/>
                <w:szCs w:val="18"/>
              </w:rPr>
              <w:t>s</w:t>
            </w:r>
            <w:r>
              <w:rPr>
                <w:rFonts w:ascii="Calibri" w:hAnsi="Calibri"/>
                <w:sz w:val="18"/>
                <w:szCs w:val="18"/>
              </w:rPr>
              <w:t>hold</w:t>
            </w:r>
            <w:r>
              <w:rPr>
                <w:rFonts w:hint="eastAsia" w:ascii="Calibri" w:hAnsi="Calibri"/>
                <w:sz w:val="18"/>
                <w:szCs w:val="18"/>
              </w:rPr>
              <w:t>2G），将当前双频STA切换至5G频段。单位：dbm.</w:t>
            </w:r>
            <w:bookmarkEnd w:id="878"/>
            <w:bookmarkEnd w:id="879"/>
            <w:r>
              <w:rPr>
                <w:rFonts w:hint="eastAsia" w:ascii="Calibri" w:hAnsi="Calibri"/>
                <w:sz w:val="18"/>
                <w:szCs w:val="18"/>
              </w:rPr>
              <w:t>默认值-</w:t>
            </w:r>
            <w:r>
              <w:rPr>
                <w:rFonts w:ascii="Calibri" w:hAnsi="Calibri"/>
                <w:sz w:val="18"/>
                <w:szCs w:val="18"/>
              </w:rPr>
              <w:t>40</w:t>
            </w:r>
          </w:p>
          <w:p>
            <w:pPr>
              <w:spacing w:after="15"/>
              <w:rPr>
                <w:rFonts w:ascii="Calibri" w:hAnsi="Calibri"/>
                <w:sz w:val="18"/>
                <w:szCs w:val="18"/>
              </w:rPr>
            </w:pPr>
            <w:r>
              <w:rPr>
                <w:rFonts w:hint="eastAsia" w:ascii="Calibri" w:hAnsi="Calibri"/>
                <w:sz w:val="18"/>
                <w:szCs w:val="18"/>
              </w:rPr>
              <w:t>取值范围（-100~0）</w:t>
            </w:r>
          </w:p>
        </w:tc>
        <w:tc>
          <w:tcPr>
            <w:tcW w:w="739"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1.1</w:t>
            </w:r>
          </w:p>
        </w:tc>
      </w:tr>
      <w:bookmarkEnd w:id="874"/>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RSSIThreshold5G</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INT32</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readwrite</w:t>
            </w:r>
          </w:p>
        </w:tc>
        <w:tc>
          <w:tcPr>
            <w:tcW w:w="113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无</w:t>
            </w:r>
          </w:p>
        </w:tc>
        <w:tc>
          <w:tcPr>
            <w:tcW w:w="297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5G</w:t>
            </w:r>
            <w:r>
              <w:rPr>
                <w:rFonts w:ascii="Calibri" w:hAnsi="Calibri"/>
                <w:sz w:val="18"/>
                <w:szCs w:val="18"/>
              </w:rPr>
              <w:t>接收信号强度阈值，当双频客户端首次连接或者当前工作在</w:t>
            </w:r>
            <w:r>
              <w:rPr>
                <w:rFonts w:hint="eastAsia" w:ascii="Calibri" w:hAnsi="Calibri"/>
                <w:sz w:val="18"/>
                <w:szCs w:val="18"/>
              </w:rPr>
              <w:t>5</w:t>
            </w:r>
            <w:r>
              <w:rPr>
                <w:rFonts w:ascii="Calibri" w:hAnsi="Calibri"/>
                <w:sz w:val="18"/>
                <w:szCs w:val="18"/>
              </w:rPr>
              <w:t>G频段时，</w:t>
            </w:r>
            <w:r>
              <w:rPr>
                <w:rFonts w:hint="eastAsia" w:ascii="Calibri" w:hAnsi="Calibri"/>
                <w:sz w:val="18"/>
                <w:szCs w:val="18"/>
              </w:rPr>
              <w:t>检测到某一下挂双频STA接收到的信号强度低于此阈值并持续时间大于</w:t>
            </w:r>
            <w:r>
              <w:rPr>
                <w:rFonts w:ascii="Calibri" w:hAnsi="Calibri"/>
                <w:sz w:val="18"/>
                <w:szCs w:val="18"/>
              </w:rPr>
              <w:t>SteeringDetectInterval</w:t>
            </w:r>
            <w:r>
              <w:rPr>
                <w:rFonts w:hint="eastAsia" w:ascii="Calibri" w:hAnsi="Calibri"/>
                <w:sz w:val="18"/>
                <w:szCs w:val="18"/>
              </w:rPr>
              <w:t>，将下挂双频客户端切换至2.</w:t>
            </w:r>
            <w:r>
              <w:rPr>
                <w:rFonts w:ascii="Calibri" w:hAnsi="Calibri"/>
                <w:sz w:val="18"/>
                <w:szCs w:val="18"/>
              </w:rPr>
              <w:t>4</w:t>
            </w:r>
            <w:r>
              <w:rPr>
                <w:rFonts w:hint="eastAsia" w:ascii="Calibri" w:hAnsi="Calibri"/>
                <w:sz w:val="18"/>
                <w:szCs w:val="18"/>
              </w:rPr>
              <w:t>G频段。单位：dbm.</w:t>
            </w:r>
            <w:r>
              <w:rPr>
                <w:rFonts w:ascii="Calibri" w:hAnsi="Calibri"/>
                <w:sz w:val="18"/>
                <w:szCs w:val="18"/>
              </w:rPr>
              <w:t>默认值</w:t>
            </w:r>
            <w:r>
              <w:rPr>
                <w:rFonts w:hint="eastAsia" w:ascii="Calibri" w:hAnsi="Calibri"/>
                <w:sz w:val="18"/>
                <w:szCs w:val="18"/>
              </w:rPr>
              <w:t xml:space="preserve"> -</w:t>
            </w:r>
            <w:r>
              <w:rPr>
                <w:rFonts w:ascii="Calibri" w:hAnsi="Calibri"/>
                <w:sz w:val="18"/>
                <w:szCs w:val="18"/>
              </w:rPr>
              <w:t>80</w:t>
            </w:r>
          </w:p>
          <w:p>
            <w:pPr>
              <w:spacing w:after="15"/>
              <w:rPr>
                <w:rFonts w:ascii="Calibri" w:hAnsi="Calibri"/>
                <w:sz w:val="18"/>
                <w:szCs w:val="18"/>
              </w:rPr>
            </w:pPr>
            <w:r>
              <w:rPr>
                <w:rFonts w:hint="eastAsia" w:ascii="Calibri" w:hAnsi="Calibri"/>
                <w:sz w:val="18"/>
                <w:szCs w:val="18"/>
              </w:rPr>
              <w:t>取值范围（-100~0）</w:t>
            </w:r>
          </w:p>
        </w:tc>
        <w:tc>
          <w:tcPr>
            <w:tcW w:w="739"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ChannelUtilization5G</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21"/>
              </w:rPr>
              <w:t>UINT32</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无</w:t>
            </w:r>
          </w:p>
        </w:tc>
        <w:tc>
          <w:tcPr>
            <w:tcW w:w="2977" w:type="dxa"/>
            <w:tcBorders>
              <w:top w:val="single" w:color="auto" w:sz="4" w:space="0"/>
              <w:left w:val="single" w:color="auto" w:sz="4" w:space="0"/>
              <w:bottom w:val="single" w:color="auto" w:sz="4" w:space="0"/>
              <w:right w:val="single" w:color="auto" w:sz="4" w:space="0"/>
            </w:tcBorders>
          </w:tcPr>
          <w:p>
            <w:pPr>
              <w:spacing w:before="156" w:after="15"/>
              <w:jc w:val="left"/>
              <w:rPr>
                <w:rFonts w:ascii="Calibri" w:hAnsi="Calibri"/>
                <w:sz w:val="18"/>
                <w:szCs w:val="18"/>
              </w:rPr>
            </w:pPr>
            <w:r>
              <w:rPr>
                <w:rFonts w:hint="eastAsia" w:ascii="Calibri" w:hAnsi="Calibri"/>
                <w:sz w:val="18"/>
                <w:szCs w:val="18"/>
              </w:rPr>
              <w:t>5G信道利用率（综合考虑当前信道下周边W</w:t>
            </w:r>
            <w:r>
              <w:rPr>
                <w:rFonts w:ascii="Calibri" w:hAnsi="Calibri"/>
                <w:sz w:val="18"/>
                <w:szCs w:val="18"/>
              </w:rPr>
              <w:t>iFi</w:t>
            </w:r>
            <w:r>
              <w:rPr>
                <w:rFonts w:hint="eastAsia" w:ascii="Calibri" w:hAnsi="Calibri"/>
                <w:sz w:val="18"/>
                <w:szCs w:val="18"/>
              </w:rPr>
              <w:t>以及网关自身的负载），单位：百分比（%），取值范围0-100</w:t>
            </w:r>
          </w:p>
        </w:tc>
        <w:tc>
          <w:tcPr>
            <w:tcW w:w="739"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bookmarkStart w:id="880" w:name="OLE_LINK65"/>
            <w:bookmarkStart w:id="881" w:name="OLE_LINK66"/>
            <w:r>
              <w:rPr>
                <w:rFonts w:ascii="Calibri" w:hAnsi="Calibri"/>
                <w:sz w:val="18"/>
                <w:szCs w:val="18"/>
              </w:rPr>
              <w:t>ChannelUtilization</w:t>
            </w:r>
            <w:bookmarkEnd w:id="880"/>
            <w:bookmarkEnd w:id="881"/>
            <w:r>
              <w:rPr>
                <w:rFonts w:ascii="Calibri" w:hAnsi="Calibri"/>
                <w:sz w:val="18"/>
                <w:szCs w:val="18"/>
              </w:rPr>
              <w:t>Thre</w:t>
            </w:r>
            <w:r>
              <w:rPr>
                <w:rFonts w:hint="eastAsia" w:ascii="Calibri" w:hAnsi="Calibri"/>
                <w:sz w:val="18"/>
                <w:szCs w:val="18"/>
              </w:rPr>
              <w:t>s</w:t>
            </w:r>
            <w:r>
              <w:rPr>
                <w:rFonts w:ascii="Calibri" w:hAnsi="Calibri"/>
                <w:sz w:val="18"/>
                <w:szCs w:val="18"/>
              </w:rPr>
              <w:t>hold5G</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21"/>
              </w:rPr>
              <w:t>UINT32</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readwrite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无</w:t>
            </w:r>
          </w:p>
        </w:tc>
        <w:tc>
          <w:tcPr>
            <w:tcW w:w="2977" w:type="dxa"/>
            <w:tcBorders>
              <w:top w:val="single" w:color="auto" w:sz="4" w:space="0"/>
              <w:left w:val="single" w:color="auto" w:sz="4" w:space="0"/>
              <w:bottom w:val="single" w:color="auto" w:sz="4" w:space="0"/>
              <w:right w:val="single" w:color="auto" w:sz="4" w:space="0"/>
            </w:tcBorders>
          </w:tcPr>
          <w:p>
            <w:pPr>
              <w:spacing w:before="156" w:after="15"/>
              <w:jc w:val="left"/>
              <w:rPr>
                <w:rFonts w:ascii="Calibri" w:hAnsi="Calibri" w:eastAsia="黑体"/>
                <w:sz w:val="18"/>
                <w:szCs w:val="18"/>
              </w:rPr>
            </w:pPr>
            <w:r>
              <w:rPr>
                <w:rFonts w:hint="eastAsia" w:ascii="Calibri" w:hAnsi="Calibri"/>
                <w:sz w:val="18"/>
                <w:szCs w:val="18"/>
              </w:rPr>
              <w:t>5G信道利用率参考阈值（STA是否从2.4G切换到5G的判断条件之一）。单位：百分比（%），0：不参考此阈值，默认值</w:t>
            </w:r>
            <w:r>
              <w:rPr>
                <w:rFonts w:ascii="Calibri" w:hAnsi="Calibri"/>
                <w:sz w:val="18"/>
                <w:szCs w:val="18"/>
              </w:rPr>
              <w:t>80</w:t>
            </w:r>
          </w:p>
          <w:p>
            <w:pPr>
              <w:spacing w:before="156" w:after="15"/>
              <w:jc w:val="left"/>
              <w:rPr>
                <w:rFonts w:ascii="Calibri" w:hAnsi="Calibri" w:eastAsia="黑体"/>
                <w:sz w:val="18"/>
                <w:szCs w:val="18"/>
              </w:rPr>
            </w:pPr>
            <w:r>
              <w:rPr>
                <w:rFonts w:hint="eastAsia" w:ascii="Calibri" w:hAnsi="Calibri"/>
                <w:sz w:val="18"/>
                <w:szCs w:val="18"/>
              </w:rPr>
              <w:t>取值范围0-100</w:t>
            </w:r>
          </w:p>
        </w:tc>
        <w:tc>
          <w:tcPr>
            <w:tcW w:w="739"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STALoad</w:t>
            </w:r>
            <w:r>
              <w:rPr>
                <w:rFonts w:ascii="Calibri" w:hAnsi="Calibri"/>
                <w:sz w:val="18"/>
                <w:szCs w:val="18"/>
              </w:rPr>
              <w:t>Thre</w:t>
            </w:r>
            <w:r>
              <w:rPr>
                <w:rFonts w:hint="eastAsia" w:ascii="Calibri" w:hAnsi="Calibri"/>
                <w:sz w:val="18"/>
                <w:szCs w:val="18"/>
              </w:rPr>
              <w:t>s</w:t>
            </w:r>
            <w:r>
              <w:rPr>
                <w:rFonts w:ascii="Calibri" w:hAnsi="Calibri"/>
                <w:sz w:val="18"/>
                <w:szCs w:val="18"/>
              </w:rPr>
              <w:t>hold</w:t>
            </w:r>
            <w:r>
              <w:rPr>
                <w:rFonts w:hint="eastAsia" w:ascii="Calibri" w:hAnsi="Calibri"/>
                <w:sz w:val="18"/>
                <w:szCs w:val="18"/>
              </w:rPr>
              <w:t>2G</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21"/>
              </w:rPr>
            </w:pPr>
            <w:r>
              <w:rPr>
                <w:rFonts w:ascii="Calibri" w:hAnsi="Calibri"/>
                <w:sz w:val="18"/>
                <w:szCs w:val="21"/>
              </w:rPr>
              <w:t>UINT32</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readwrite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无</w:t>
            </w:r>
          </w:p>
        </w:tc>
        <w:tc>
          <w:tcPr>
            <w:tcW w:w="2977" w:type="dxa"/>
            <w:tcBorders>
              <w:top w:val="single" w:color="auto" w:sz="4" w:space="0"/>
              <w:left w:val="single" w:color="auto" w:sz="4" w:space="0"/>
              <w:bottom w:val="single" w:color="auto" w:sz="4" w:space="0"/>
              <w:right w:val="single" w:color="auto" w:sz="4" w:space="0"/>
            </w:tcBorders>
          </w:tcPr>
          <w:p>
            <w:pPr>
              <w:spacing w:before="156" w:after="15"/>
              <w:jc w:val="left"/>
              <w:rPr>
                <w:rFonts w:ascii="Calibri" w:hAnsi="Calibri"/>
                <w:sz w:val="18"/>
                <w:szCs w:val="18"/>
              </w:rPr>
            </w:pPr>
            <w:r>
              <w:rPr>
                <w:rFonts w:hint="eastAsia" w:ascii="Calibri" w:hAnsi="Calibri"/>
                <w:sz w:val="18"/>
                <w:szCs w:val="18"/>
              </w:rPr>
              <w:t>2.4G下挂双频STA终端的流量参考阈值（STA是否从2.4G切换到5G的判断条件之一）。</w:t>
            </w:r>
          </w:p>
          <w:p>
            <w:pPr>
              <w:spacing w:before="156" w:after="15"/>
              <w:jc w:val="left"/>
              <w:rPr>
                <w:rFonts w:ascii="Calibri" w:hAnsi="Calibri"/>
                <w:sz w:val="18"/>
                <w:szCs w:val="18"/>
              </w:rPr>
            </w:pPr>
            <w:r>
              <w:rPr>
                <w:rFonts w:hint="eastAsia" w:ascii="Calibri" w:hAnsi="Calibri"/>
                <w:sz w:val="18"/>
                <w:szCs w:val="18"/>
              </w:rPr>
              <w:t>单位：kbps，默认值75。</w:t>
            </w:r>
          </w:p>
          <w:p>
            <w:pPr>
              <w:spacing w:before="156" w:after="15"/>
              <w:jc w:val="left"/>
              <w:rPr>
                <w:rFonts w:ascii="Calibri" w:hAnsi="Calibri"/>
                <w:sz w:val="18"/>
                <w:szCs w:val="18"/>
              </w:rPr>
            </w:pPr>
            <w:r>
              <w:rPr>
                <w:rFonts w:hint="eastAsia" w:ascii="Calibri" w:hAnsi="Calibri"/>
                <w:sz w:val="18"/>
                <w:szCs w:val="18"/>
              </w:rPr>
              <w:t>0：不参考此阈值。</w:t>
            </w:r>
          </w:p>
        </w:tc>
        <w:tc>
          <w:tcPr>
            <w:tcW w:w="739"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SteeringDetectInterval</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21"/>
              </w:rPr>
              <w:t>UINT32</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readwrite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无</w:t>
            </w:r>
          </w:p>
        </w:tc>
        <w:tc>
          <w:tcPr>
            <w:tcW w:w="2977"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Steering状态持续时间，</w:t>
            </w:r>
            <w:r>
              <w:rPr>
                <w:rFonts w:hint="eastAsia" w:ascii="Calibri" w:hAnsi="Calibri"/>
                <w:sz w:val="18"/>
                <w:szCs w:val="18"/>
              </w:rPr>
              <w:t>在满足steering的</w:t>
            </w:r>
            <w:r>
              <w:rPr>
                <w:rFonts w:ascii="Calibri" w:hAnsi="Calibri"/>
                <w:sz w:val="18"/>
                <w:szCs w:val="18"/>
              </w:rPr>
              <w:t>阈值而且持续时间大于此时间后才开始进行频段切换动作</w:t>
            </w:r>
            <w:r>
              <w:rPr>
                <w:rFonts w:hint="eastAsia" w:ascii="Calibri" w:hAnsi="Calibri"/>
                <w:sz w:val="18"/>
                <w:szCs w:val="18"/>
              </w:rPr>
              <w:t>，</w:t>
            </w:r>
            <w:r>
              <w:rPr>
                <w:rFonts w:ascii="Calibri" w:hAnsi="Calibri"/>
                <w:sz w:val="18"/>
                <w:szCs w:val="18"/>
              </w:rPr>
              <w:t>单位：秒，默认值</w:t>
            </w:r>
            <w:r>
              <w:rPr>
                <w:rFonts w:hint="eastAsia" w:ascii="Calibri" w:hAnsi="Calibri"/>
                <w:sz w:val="18"/>
                <w:szCs w:val="18"/>
              </w:rPr>
              <w:t>30</w:t>
            </w:r>
          </w:p>
        </w:tc>
        <w:tc>
          <w:tcPr>
            <w:tcW w:w="739"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1.1</w:t>
            </w:r>
          </w:p>
        </w:tc>
      </w:tr>
    </w:tbl>
    <w:p>
      <w:pPr>
        <w:spacing w:after="15"/>
      </w:pPr>
    </w:p>
    <w:p>
      <w:pPr>
        <w:spacing w:after="15"/>
      </w:pPr>
    </w:p>
    <w:p>
      <w:pPr>
        <w:pStyle w:val="147"/>
        <w:spacing w:before="156" w:after="156"/>
      </w:pPr>
      <w:r>
        <w:t>com.ctc.igd1.WiFiTimer</w:t>
      </w:r>
    </w:p>
    <w:p>
      <w:pPr>
        <w:spacing w:before="240" w:after="15"/>
        <w:ind w:left="420" w:leftChars="200"/>
        <w:rPr>
          <w:b/>
        </w:rPr>
      </w:pPr>
      <w:r>
        <w:rPr>
          <w:rFonts w:hint="eastAsia"/>
          <w:b/>
        </w:rPr>
        <w:t>属性</w:t>
      </w:r>
    </w:p>
    <w:tbl>
      <w:tblPr>
        <w:tblStyle w:val="66"/>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9"/>
        <w:gridCol w:w="1359"/>
        <w:gridCol w:w="1269"/>
        <w:gridCol w:w="1120"/>
        <w:gridCol w:w="2158"/>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shd w:val="clear" w:color="auto" w:fill="D9D9D9"/>
          </w:tcPr>
          <w:p>
            <w:pPr>
              <w:spacing w:after="15"/>
              <w:jc w:val="center"/>
              <w:rPr>
                <w:rFonts w:ascii="Calibri" w:hAnsi="Calibri"/>
                <w:sz w:val="18"/>
              </w:rPr>
            </w:pPr>
            <w:r>
              <w:rPr>
                <w:rFonts w:ascii="Calibri" w:hAnsi="Calibri"/>
                <w:sz w:val="18"/>
              </w:rPr>
              <w:t>属性名</w:t>
            </w:r>
          </w:p>
        </w:tc>
        <w:tc>
          <w:tcPr>
            <w:tcW w:w="1359" w:type="dxa"/>
            <w:shd w:val="clear" w:color="auto" w:fill="D9D9D9"/>
          </w:tcPr>
          <w:p>
            <w:pPr>
              <w:spacing w:after="15"/>
              <w:jc w:val="center"/>
              <w:rPr>
                <w:rFonts w:ascii="Calibri" w:hAnsi="Calibri"/>
                <w:sz w:val="18"/>
              </w:rPr>
            </w:pPr>
            <w:r>
              <w:rPr>
                <w:rFonts w:ascii="Calibri" w:hAnsi="Calibri"/>
                <w:sz w:val="18"/>
              </w:rPr>
              <w:t>类型</w:t>
            </w:r>
          </w:p>
        </w:tc>
        <w:tc>
          <w:tcPr>
            <w:tcW w:w="1269" w:type="dxa"/>
            <w:shd w:val="clear" w:color="auto" w:fill="D9D9D9"/>
          </w:tcPr>
          <w:p>
            <w:pPr>
              <w:spacing w:after="15"/>
              <w:jc w:val="center"/>
              <w:rPr>
                <w:rFonts w:ascii="Calibri" w:hAnsi="Calibri"/>
                <w:sz w:val="18"/>
              </w:rPr>
            </w:pPr>
            <w:r>
              <w:rPr>
                <w:rFonts w:ascii="Calibri" w:hAnsi="Calibri"/>
                <w:sz w:val="18"/>
              </w:rPr>
              <w:t>权限</w:t>
            </w:r>
          </w:p>
        </w:tc>
        <w:tc>
          <w:tcPr>
            <w:tcW w:w="1120" w:type="dxa"/>
            <w:shd w:val="clear" w:color="auto" w:fill="D9D9D9"/>
          </w:tcPr>
          <w:p>
            <w:pPr>
              <w:spacing w:after="15"/>
              <w:jc w:val="center"/>
              <w:rPr>
                <w:rFonts w:ascii="Calibri" w:hAnsi="Calibri"/>
                <w:sz w:val="18"/>
              </w:rPr>
            </w:pPr>
            <w:r>
              <w:rPr>
                <w:rFonts w:ascii="Calibri" w:hAnsi="Calibri"/>
                <w:sz w:val="18"/>
              </w:rPr>
              <w:t>变更通知</w:t>
            </w:r>
          </w:p>
        </w:tc>
        <w:tc>
          <w:tcPr>
            <w:tcW w:w="2158" w:type="dxa"/>
            <w:shd w:val="clear" w:color="auto" w:fill="D9D9D9"/>
          </w:tcPr>
          <w:p>
            <w:pPr>
              <w:spacing w:after="15"/>
              <w:jc w:val="center"/>
              <w:rPr>
                <w:rFonts w:ascii="Calibri" w:hAnsi="Calibri"/>
                <w:sz w:val="18"/>
              </w:rPr>
            </w:pPr>
            <w:r>
              <w:rPr>
                <w:rFonts w:ascii="Calibri" w:hAnsi="Calibri"/>
                <w:sz w:val="18"/>
              </w:rPr>
              <w:t>备注</w:t>
            </w:r>
          </w:p>
        </w:tc>
        <w:tc>
          <w:tcPr>
            <w:tcW w:w="2145" w:type="dxa"/>
            <w:shd w:val="clear" w:color="auto" w:fill="D9D9D9"/>
          </w:tcPr>
          <w:p>
            <w:pPr>
              <w:spacing w:after="15"/>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Pr>
          <w:p>
            <w:pPr>
              <w:spacing w:after="15"/>
              <w:rPr>
                <w:rFonts w:ascii="Calibri" w:hAnsi="Calibri"/>
                <w:sz w:val="18"/>
                <w:szCs w:val="21"/>
              </w:rPr>
            </w:pPr>
            <w:r>
              <w:rPr>
                <w:rFonts w:ascii="Calibri" w:hAnsi="Calibri"/>
                <w:sz w:val="18"/>
                <w:szCs w:val="21"/>
              </w:rPr>
              <w:t>StartTime</w:t>
            </w:r>
          </w:p>
        </w:tc>
        <w:tc>
          <w:tcPr>
            <w:tcW w:w="1359" w:type="dxa"/>
          </w:tcPr>
          <w:p>
            <w:pPr>
              <w:spacing w:after="15"/>
              <w:rPr>
                <w:rFonts w:ascii="Calibri" w:hAnsi="Calibri"/>
                <w:sz w:val="18"/>
              </w:rPr>
            </w:pPr>
            <w:r>
              <w:rPr>
                <w:rFonts w:ascii="Calibri" w:hAnsi="Calibri"/>
                <w:sz w:val="18"/>
              </w:rPr>
              <w:t>STRING(6)</w:t>
            </w:r>
          </w:p>
        </w:tc>
        <w:tc>
          <w:tcPr>
            <w:tcW w:w="1269" w:type="dxa"/>
          </w:tcPr>
          <w:p>
            <w:pPr>
              <w:spacing w:after="15"/>
              <w:rPr>
                <w:rFonts w:ascii="Calibri" w:hAnsi="Calibri"/>
                <w:sz w:val="18"/>
              </w:rPr>
            </w:pPr>
            <w:r>
              <w:rPr>
                <w:rFonts w:ascii="Calibri" w:hAnsi="Calibri"/>
                <w:sz w:val="18"/>
              </w:rPr>
              <w:t>readwrite</w:t>
            </w:r>
          </w:p>
        </w:tc>
        <w:tc>
          <w:tcPr>
            <w:tcW w:w="1120" w:type="dxa"/>
          </w:tcPr>
          <w:p>
            <w:pPr>
              <w:spacing w:after="15"/>
              <w:rPr>
                <w:rFonts w:ascii="Calibri" w:hAnsi="Calibri"/>
                <w:sz w:val="18"/>
              </w:rPr>
            </w:pPr>
            <w:r>
              <w:rPr>
                <w:rFonts w:ascii="Calibri" w:hAnsi="Calibri"/>
                <w:sz w:val="18"/>
              </w:rPr>
              <w:t>有</w:t>
            </w:r>
          </w:p>
        </w:tc>
        <w:tc>
          <w:tcPr>
            <w:tcW w:w="2158" w:type="dxa"/>
          </w:tcPr>
          <w:p>
            <w:pPr>
              <w:spacing w:after="15"/>
              <w:rPr>
                <w:rFonts w:ascii="Calibri" w:hAnsi="Calibri"/>
                <w:sz w:val="18"/>
              </w:rPr>
            </w:pPr>
            <w:r>
              <w:rPr>
                <w:rFonts w:ascii="Calibri" w:hAnsi="Calibri"/>
                <w:sz w:val="18"/>
              </w:rPr>
              <w:t>Wifi开机的时间</w:t>
            </w:r>
          </w:p>
        </w:tc>
        <w:tc>
          <w:tcPr>
            <w:tcW w:w="2145"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Pr>
          <w:p>
            <w:pPr>
              <w:spacing w:after="15"/>
              <w:rPr>
                <w:rFonts w:ascii="Calibri" w:hAnsi="Calibri"/>
                <w:sz w:val="18"/>
                <w:szCs w:val="21"/>
              </w:rPr>
            </w:pPr>
            <w:r>
              <w:rPr>
                <w:rFonts w:ascii="Calibri" w:hAnsi="Calibri"/>
                <w:sz w:val="18"/>
                <w:szCs w:val="21"/>
              </w:rPr>
              <w:t>EndTime</w:t>
            </w:r>
          </w:p>
        </w:tc>
        <w:tc>
          <w:tcPr>
            <w:tcW w:w="1359" w:type="dxa"/>
          </w:tcPr>
          <w:p>
            <w:pPr>
              <w:spacing w:after="15"/>
              <w:rPr>
                <w:rFonts w:ascii="Calibri" w:hAnsi="Calibri"/>
                <w:sz w:val="18"/>
              </w:rPr>
            </w:pPr>
            <w:r>
              <w:rPr>
                <w:rFonts w:ascii="Calibri" w:hAnsi="Calibri"/>
                <w:sz w:val="18"/>
              </w:rPr>
              <w:t>STRING(6)</w:t>
            </w:r>
          </w:p>
        </w:tc>
        <w:tc>
          <w:tcPr>
            <w:tcW w:w="1269" w:type="dxa"/>
          </w:tcPr>
          <w:p>
            <w:pPr>
              <w:spacing w:after="15"/>
              <w:rPr>
                <w:rFonts w:ascii="Calibri" w:hAnsi="Calibri"/>
                <w:sz w:val="18"/>
              </w:rPr>
            </w:pPr>
            <w:r>
              <w:rPr>
                <w:rFonts w:ascii="Calibri" w:hAnsi="Calibri"/>
                <w:sz w:val="18"/>
              </w:rPr>
              <w:t>readwrite</w:t>
            </w:r>
          </w:p>
        </w:tc>
        <w:tc>
          <w:tcPr>
            <w:tcW w:w="1120" w:type="dxa"/>
          </w:tcPr>
          <w:p>
            <w:pPr>
              <w:spacing w:after="15"/>
              <w:rPr>
                <w:rFonts w:ascii="Calibri" w:hAnsi="Calibri"/>
                <w:sz w:val="18"/>
              </w:rPr>
            </w:pPr>
            <w:r>
              <w:rPr>
                <w:rFonts w:ascii="Calibri" w:hAnsi="Calibri"/>
                <w:sz w:val="18"/>
              </w:rPr>
              <w:t>有</w:t>
            </w:r>
          </w:p>
        </w:tc>
        <w:tc>
          <w:tcPr>
            <w:tcW w:w="2158" w:type="dxa"/>
          </w:tcPr>
          <w:p>
            <w:pPr>
              <w:spacing w:after="15"/>
              <w:rPr>
                <w:rFonts w:ascii="Calibri" w:hAnsi="Calibri"/>
                <w:sz w:val="18"/>
              </w:rPr>
            </w:pPr>
            <w:r>
              <w:rPr>
                <w:rFonts w:ascii="Calibri" w:hAnsi="Calibri"/>
                <w:sz w:val="18"/>
              </w:rPr>
              <w:t>Wifi关机的时间</w:t>
            </w:r>
          </w:p>
        </w:tc>
        <w:tc>
          <w:tcPr>
            <w:tcW w:w="2145"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Pr>
          <w:p>
            <w:pPr>
              <w:spacing w:after="15"/>
              <w:rPr>
                <w:rFonts w:ascii="Calibri" w:hAnsi="Calibri"/>
                <w:sz w:val="18"/>
                <w:szCs w:val="21"/>
              </w:rPr>
            </w:pPr>
            <w:r>
              <w:rPr>
                <w:rFonts w:ascii="Calibri" w:hAnsi="Calibri"/>
                <w:sz w:val="18"/>
                <w:szCs w:val="21"/>
              </w:rPr>
              <w:t>ControlCycle</w:t>
            </w:r>
          </w:p>
        </w:tc>
        <w:tc>
          <w:tcPr>
            <w:tcW w:w="1359" w:type="dxa"/>
          </w:tcPr>
          <w:p>
            <w:pPr>
              <w:spacing w:after="15"/>
              <w:rPr>
                <w:rFonts w:ascii="Calibri" w:hAnsi="Calibri"/>
                <w:sz w:val="18"/>
              </w:rPr>
            </w:pPr>
            <w:r>
              <w:rPr>
                <w:rFonts w:ascii="Calibri" w:hAnsi="Calibri"/>
                <w:sz w:val="18"/>
              </w:rPr>
              <w:t>STRING(6)</w:t>
            </w:r>
          </w:p>
        </w:tc>
        <w:tc>
          <w:tcPr>
            <w:tcW w:w="1269" w:type="dxa"/>
          </w:tcPr>
          <w:p>
            <w:pPr>
              <w:spacing w:after="15"/>
              <w:rPr>
                <w:rFonts w:ascii="Calibri" w:hAnsi="Calibri"/>
                <w:sz w:val="18"/>
              </w:rPr>
            </w:pPr>
            <w:r>
              <w:rPr>
                <w:rFonts w:ascii="Calibri" w:hAnsi="Calibri"/>
                <w:sz w:val="18"/>
              </w:rPr>
              <w:t>readwrite</w:t>
            </w:r>
          </w:p>
        </w:tc>
        <w:tc>
          <w:tcPr>
            <w:tcW w:w="1120" w:type="dxa"/>
          </w:tcPr>
          <w:p>
            <w:pPr>
              <w:spacing w:after="15"/>
              <w:rPr>
                <w:rFonts w:ascii="Calibri" w:hAnsi="Calibri"/>
                <w:sz w:val="18"/>
              </w:rPr>
            </w:pPr>
            <w:r>
              <w:rPr>
                <w:rFonts w:hint="eastAsia" w:ascii="Calibri" w:hAnsi="Calibri"/>
                <w:sz w:val="18"/>
              </w:rPr>
              <w:t>无</w:t>
            </w:r>
          </w:p>
        </w:tc>
        <w:tc>
          <w:tcPr>
            <w:tcW w:w="2158" w:type="dxa"/>
          </w:tcPr>
          <w:p>
            <w:pPr>
              <w:spacing w:after="15"/>
              <w:rPr>
                <w:rFonts w:ascii="Calibri" w:hAnsi="Calibri"/>
                <w:sz w:val="18"/>
              </w:rPr>
            </w:pPr>
            <w:r>
              <w:rPr>
                <w:rFonts w:ascii="Calibri" w:hAnsi="Calibri"/>
                <w:sz w:val="18"/>
              </w:rPr>
              <w:t>表示控制周期；</w:t>
            </w:r>
          </w:p>
          <w:p>
            <w:pPr>
              <w:spacing w:after="15"/>
              <w:rPr>
                <w:rFonts w:ascii="Calibri" w:hAnsi="Calibri"/>
                <w:sz w:val="18"/>
              </w:rPr>
            </w:pPr>
            <w:r>
              <w:rPr>
                <w:rFonts w:ascii="Calibri" w:hAnsi="Calibri"/>
                <w:sz w:val="18"/>
              </w:rPr>
              <w:t>可以取值范围为</w:t>
            </w:r>
          </w:p>
          <w:p>
            <w:pPr>
              <w:spacing w:after="15"/>
              <w:rPr>
                <w:rFonts w:ascii="Calibri" w:hAnsi="Calibri"/>
                <w:sz w:val="18"/>
              </w:rPr>
            </w:pPr>
            <w:r>
              <w:rPr>
                <w:rFonts w:ascii="Calibri" w:hAnsi="Calibri"/>
                <w:sz w:val="18"/>
              </w:rPr>
              <w:t>DAY</w:t>
            </w:r>
          </w:p>
        </w:tc>
        <w:tc>
          <w:tcPr>
            <w:tcW w:w="2145"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Pr>
          <w:p>
            <w:pPr>
              <w:spacing w:after="15"/>
              <w:rPr>
                <w:rFonts w:ascii="Calibri" w:hAnsi="Calibri"/>
                <w:sz w:val="18"/>
                <w:szCs w:val="21"/>
              </w:rPr>
            </w:pPr>
            <w:r>
              <w:rPr>
                <w:rFonts w:ascii="Calibri" w:hAnsi="Calibri"/>
                <w:sz w:val="18"/>
                <w:szCs w:val="21"/>
              </w:rPr>
              <w:t>Enable</w:t>
            </w:r>
          </w:p>
        </w:tc>
        <w:tc>
          <w:tcPr>
            <w:tcW w:w="1359" w:type="dxa"/>
          </w:tcPr>
          <w:p>
            <w:pPr>
              <w:spacing w:after="15"/>
              <w:rPr>
                <w:rFonts w:ascii="Calibri" w:hAnsi="Calibri"/>
                <w:sz w:val="18"/>
              </w:rPr>
            </w:pPr>
            <w:r>
              <w:rPr>
                <w:rFonts w:ascii="Calibri" w:hAnsi="Calibri"/>
                <w:sz w:val="18"/>
              </w:rPr>
              <w:t>BOOLEAN</w:t>
            </w:r>
          </w:p>
        </w:tc>
        <w:tc>
          <w:tcPr>
            <w:tcW w:w="1269" w:type="dxa"/>
          </w:tcPr>
          <w:p>
            <w:pPr>
              <w:spacing w:after="15"/>
              <w:rPr>
                <w:rFonts w:ascii="Calibri" w:hAnsi="Calibri"/>
                <w:sz w:val="18"/>
              </w:rPr>
            </w:pPr>
            <w:r>
              <w:rPr>
                <w:rFonts w:ascii="Calibri" w:hAnsi="Calibri"/>
                <w:sz w:val="18"/>
              </w:rPr>
              <w:t>readwrite</w:t>
            </w:r>
          </w:p>
        </w:tc>
        <w:tc>
          <w:tcPr>
            <w:tcW w:w="1120" w:type="dxa"/>
          </w:tcPr>
          <w:p>
            <w:pPr>
              <w:spacing w:after="15"/>
              <w:rPr>
                <w:rFonts w:ascii="Calibri" w:hAnsi="Calibri"/>
                <w:sz w:val="18"/>
              </w:rPr>
            </w:pPr>
            <w:r>
              <w:rPr>
                <w:rFonts w:ascii="Calibri" w:hAnsi="Calibri"/>
                <w:sz w:val="18"/>
              </w:rPr>
              <w:t>有</w:t>
            </w:r>
          </w:p>
        </w:tc>
        <w:tc>
          <w:tcPr>
            <w:tcW w:w="2158" w:type="dxa"/>
          </w:tcPr>
          <w:p>
            <w:pPr>
              <w:spacing w:after="15"/>
              <w:rPr>
                <w:rFonts w:ascii="Calibri" w:hAnsi="Calibri"/>
                <w:sz w:val="18"/>
              </w:rPr>
            </w:pPr>
            <w:r>
              <w:rPr>
                <w:rFonts w:ascii="Calibri" w:hAnsi="Calibri"/>
                <w:sz w:val="18"/>
              </w:rPr>
              <w:t>Wifi定时开关启用/关闭功能；FALSE表示功能关闭，TRUE表示功能开启。</w:t>
            </w:r>
          </w:p>
        </w:tc>
        <w:tc>
          <w:tcPr>
            <w:tcW w:w="2145"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21"/>
              </w:rPr>
            </w:pPr>
            <w:r>
              <w:rPr>
                <w:rFonts w:hint="eastAsia" w:ascii="Calibri" w:hAnsi="Calibri"/>
                <w:sz w:val="18"/>
                <w:szCs w:val="21"/>
              </w:rPr>
              <w:t>SSIDMask</w:t>
            </w:r>
          </w:p>
        </w:tc>
        <w:tc>
          <w:tcPr>
            <w:tcW w:w="135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UINT32</w:t>
            </w:r>
          </w:p>
        </w:tc>
        <w:tc>
          <w:tcPr>
            <w:tcW w:w="126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readwrite</w:t>
            </w:r>
          </w:p>
        </w:tc>
        <w:tc>
          <w:tcPr>
            <w:tcW w:w="112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有</w:t>
            </w:r>
          </w:p>
        </w:tc>
        <w:tc>
          <w:tcPr>
            <w:tcW w:w="215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ascii="Calibri" w:hAnsi="Calibri"/>
                <w:sz w:val="18"/>
              </w:rPr>
              <w:t>表示</w:t>
            </w:r>
            <w:r>
              <w:rPr>
                <w:rFonts w:hint="eastAsia" w:ascii="Calibri" w:hAnsi="Calibri"/>
                <w:sz w:val="18"/>
              </w:rPr>
              <w:t>受定时器控制的SSIDIndex位码。例如0x01（二进制…00000001）表示SSIDIndex1, 0x03（二进制…00000011）表示SSIDIndex1和SSIDIndex2。</w:t>
            </w:r>
          </w:p>
          <w:p>
            <w:pPr>
              <w:spacing w:after="15"/>
              <w:rPr>
                <w:rFonts w:ascii="Calibri" w:hAnsi="Calibri"/>
                <w:sz w:val="18"/>
              </w:rPr>
            </w:pPr>
            <w:r>
              <w:rPr>
                <w:rFonts w:hint="eastAsia" w:ascii="Calibri" w:hAnsi="Calibri"/>
                <w:sz w:val="18"/>
              </w:rPr>
              <w:t>备注：DBUS1.0中类型为BYTE</w:t>
            </w:r>
          </w:p>
        </w:tc>
        <w:tc>
          <w:tcPr>
            <w:tcW w:w="214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1.1</w:t>
            </w:r>
          </w:p>
        </w:tc>
      </w:tr>
    </w:tbl>
    <w:p>
      <w:pPr>
        <w:spacing w:after="15"/>
      </w:pPr>
      <w:r>
        <w:rPr>
          <w:rFonts w:hint="eastAsia"/>
        </w:rPr>
        <w:t>说明：WiFi定时器仅针对</w:t>
      </w:r>
      <w:r>
        <w:t>SSIDMask指定</w:t>
      </w:r>
      <w:r>
        <w:rPr>
          <w:rFonts w:hint="eastAsia"/>
        </w:rPr>
        <w:t>的SSID。</w:t>
      </w:r>
    </w:p>
    <w:p>
      <w:pPr>
        <w:spacing w:after="15"/>
      </w:pPr>
    </w:p>
    <w:p>
      <w:pPr>
        <w:pStyle w:val="147"/>
        <w:spacing w:beforeLines="0" w:afterLines="0"/>
        <w:rPr>
          <w:b/>
        </w:rPr>
      </w:pPr>
      <w:r>
        <w:rPr>
          <w:b/>
        </w:rPr>
        <w:t>com.ctc.igd1.WiFiTimer1</w:t>
      </w:r>
    </w:p>
    <w:p>
      <w:pPr>
        <w:spacing w:before="240" w:after="15"/>
        <w:ind w:left="420" w:leftChars="200"/>
        <w:rPr>
          <w:b/>
        </w:rPr>
      </w:pPr>
      <w:r>
        <w:rPr>
          <w:rFonts w:hint="eastAsia"/>
          <w:b/>
        </w:rPr>
        <w:t>属性</w:t>
      </w:r>
    </w:p>
    <w:tbl>
      <w:tblPr>
        <w:tblStyle w:val="66"/>
        <w:tblW w:w="99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134"/>
        <w:gridCol w:w="1134"/>
        <w:gridCol w:w="1134"/>
        <w:gridCol w:w="2602"/>
        <w:gridCol w:w="2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D9D9D9"/>
          </w:tcPr>
          <w:p>
            <w:pPr>
              <w:spacing w:after="15"/>
              <w:jc w:val="center"/>
              <w:rPr>
                <w:rFonts w:ascii="Calibri" w:hAnsi="Calibri"/>
                <w:sz w:val="18"/>
              </w:rPr>
            </w:pPr>
            <w:r>
              <w:rPr>
                <w:rFonts w:ascii="Calibri" w:hAnsi="Calibri"/>
                <w:sz w:val="18"/>
              </w:rPr>
              <w:t>属性名</w:t>
            </w:r>
          </w:p>
        </w:tc>
        <w:tc>
          <w:tcPr>
            <w:tcW w:w="1134" w:type="dxa"/>
            <w:shd w:val="clear" w:color="auto" w:fill="D9D9D9"/>
          </w:tcPr>
          <w:p>
            <w:pPr>
              <w:spacing w:after="15"/>
              <w:jc w:val="center"/>
              <w:rPr>
                <w:rFonts w:ascii="Calibri" w:hAnsi="Calibri"/>
                <w:sz w:val="18"/>
              </w:rPr>
            </w:pPr>
            <w:r>
              <w:rPr>
                <w:rFonts w:ascii="Calibri" w:hAnsi="Calibri"/>
                <w:sz w:val="18"/>
              </w:rPr>
              <w:t>类型</w:t>
            </w:r>
          </w:p>
        </w:tc>
        <w:tc>
          <w:tcPr>
            <w:tcW w:w="1134" w:type="dxa"/>
            <w:shd w:val="clear" w:color="auto" w:fill="D9D9D9"/>
          </w:tcPr>
          <w:p>
            <w:pPr>
              <w:spacing w:after="15"/>
              <w:jc w:val="center"/>
              <w:rPr>
                <w:rFonts w:ascii="Calibri" w:hAnsi="Calibri"/>
                <w:sz w:val="18"/>
              </w:rPr>
            </w:pPr>
            <w:r>
              <w:rPr>
                <w:rFonts w:ascii="Calibri" w:hAnsi="Calibri"/>
                <w:sz w:val="18"/>
              </w:rPr>
              <w:t>权限</w:t>
            </w:r>
          </w:p>
        </w:tc>
        <w:tc>
          <w:tcPr>
            <w:tcW w:w="1134" w:type="dxa"/>
            <w:shd w:val="clear" w:color="auto" w:fill="D9D9D9"/>
          </w:tcPr>
          <w:p>
            <w:pPr>
              <w:spacing w:after="15"/>
              <w:jc w:val="center"/>
              <w:rPr>
                <w:rFonts w:ascii="Calibri" w:hAnsi="Calibri"/>
                <w:sz w:val="18"/>
              </w:rPr>
            </w:pPr>
            <w:r>
              <w:rPr>
                <w:rFonts w:ascii="Calibri" w:hAnsi="Calibri"/>
                <w:sz w:val="18"/>
              </w:rPr>
              <w:t>变更通知</w:t>
            </w:r>
          </w:p>
        </w:tc>
        <w:tc>
          <w:tcPr>
            <w:tcW w:w="2602" w:type="dxa"/>
            <w:shd w:val="clear" w:color="auto" w:fill="D9D9D9"/>
          </w:tcPr>
          <w:p>
            <w:pPr>
              <w:spacing w:after="15"/>
              <w:jc w:val="center"/>
              <w:rPr>
                <w:rFonts w:ascii="Calibri" w:hAnsi="Calibri"/>
                <w:sz w:val="18"/>
              </w:rPr>
            </w:pPr>
            <w:r>
              <w:rPr>
                <w:rFonts w:ascii="Calibri" w:hAnsi="Calibri"/>
                <w:sz w:val="18"/>
              </w:rPr>
              <w:t>备注</w:t>
            </w:r>
          </w:p>
        </w:tc>
        <w:tc>
          <w:tcPr>
            <w:tcW w:w="2602"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szCs w:val="21"/>
              </w:rPr>
            </w:pPr>
            <w:r>
              <w:rPr>
                <w:rFonts w:ascii="Calibri" w:hAnsi="Calibri"/>
                <w:sz w:val="18"/>
                <w:szCs w:val="21"/>
              </w:rPr>
              <w:t>WeekDay</w:t>
            </w:r>
          </w:p>
        </w:tc>
        <w:tc>
          <w:tcPr>
            <w:tcW w:w="1134" w:type="dxa"/>
          </w:tcPr>
          <w:p>
            <w:pPr>
              <w:spacing w:after="15"/>
              <w:rPr>
                <w:rFonts w:ascii="Calibri" w:hAnsi="Calibri"/>
                <w:sz w:val="18"/>
              </w:rPr>
            </w:pPr>
            <w:r>
              <w:rPr>
                <w:rFonts w:ascii="Calibri" w:hAnsi="Calibri"/>
                <w:sz w:val="18"/>
              </w:rPr>
              <w:t>ARRAY&lt;STRING&gt;</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602" w:type="dxa"/>
          </w:tcPr>
          <w:p>
            <w:pPr>
              <w:spacing w:after="15"/>
              <w:rPr>
                <w:rFonts w:ascii="Calibri" w:hAnsi="Calibri"/>
                <w:sz w:val="18"/>
              </w:rPr>
            </w:pPr>
            <w:r>
              <w:rPr>
                <w:rFonts w:ascii="Calibri" w:hAnsi="Calibri"/>
                <w:sz w:val="18"/>
              </w:rPr>
              <w:t>表示Wifi开机的重复周期，取值1～7。如：1代表星期一、2代表星期二</w:t>
            </w:r>
          </w:p>
        </w:tc>
        <w:tc>
          <w:tcPr>
            <w:tcW w:w="2602"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szCs w:val="21"/>
              </w:rPr>
            </w:pPr>
            <w:r>
              <w:rPr>
                <w:rFonts w:ascii="Calibri" w:hAnsi="Calibri"/>
                <w:sz w:val="18"/>
                <w:szCs w:val="21"/>
              </w:rPr>
              <w:t>Time</w:t>
            </w:r>
          </w:p>
        </w:tc>
        <w:tc>
          <w:tcPr>
            <w:tcW w:w="1134" w:type="dxa"/>
          </w:tcPr>
          <w:p>
            <w:pPr>
              <w:spacing w:after="15"/>
              <w:rPr>
                <w:rFonts w:ascii="Calibri" w:hAnsi="Calibri"/>
                <w:sz w:val="18"/>
              </w:rPr>
            </w:pPr>
            <w:r>
              <w:rPr>
                <w:rFonts w:ascii="Calibri" w:hAnsi="Calibri"/>
                <w:sz w:val="18"/>
              </w:rPr>
              <w:t>STRING(6)</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602" w:type="dxa"/>
          </w:tcPr>
          <w:p>
            <w:pPr>
              <w:spacing w:after="15"/>
              <w:rPr>
                <w:rFonts w:ascii="Calibri" w:hAnsi="Calibri"/>
                <w:sz w:val="18"/>
              </w:rPr>
            </w:pPr>
            <w:r>
              <w:rPr>
                <w:rFonts w:ascii="Calibri" w:hAnsi="Calibri"/>
                <w:sz w:val="18"/>
              </w:rPr>
              <w:t>表示Wifi开/关机的时间，如：19:30</w:t>
            </w:r>
          </w:p>
        </w:tc>
        <w:tc>
          <w:tcPr>
            <w:tcW w:w="2602"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szCs w:val="21"/>
              </w:rPr>
            </w:pPr>
            <w:r>
              <w:rPr>
                <w:rFonts w:ascii="Calibri" w:hAnsi="Calibri"/>
                <w:sz w:val="18"/>
                <w:szCs w:val="21"/>
              </w:rPr>
              <w:t>Active</w:t>
            </w:r>
          </w:p>
        </w:tc>
        <w:tc>
          <w:tcPr>
            <w:tcW w:w="1134" w:type="dxa"/>
          </w:tcPr>
          <w:p>
            <w:pPr>
              <w:spacing w:after="15"/>
              <w:rPr>
                <w:rFonts w:ascii="Calibri" w:hAnsi="Calibri"/>
                <w:sz w:val="18"/>
              </w:rPr>
            </w:pPr>
            <w:r>
              <w:rPr>
                <w:rFonts w:ascii="Calibri" w:hAnsi="Calibri"/>
                <w:sz w:val="18"/>
              </w:rPr>
              <w:t>STRING(2)</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602" w:type="dxa"/>
          </w:tcPr>
          <w:p>
            <w:pPr>
              <w:spacing w:after="15"/>
              <w:rPr>
                <w:rFonts w:ascii="Calibri" w:hAnsi="Calibri"/>
                <w:sz w:val="18"/>
              </w:rPr>
            </w:pPr>
            <w:r>
              <w:rPr>
                <w:rFonts w:ascii="Calibri" w:hAnsi="Calibri"/>
                <w:sz w:val="18"/>
              </w:rPr>
              <w:t>表示定时器启用/关闭，0表示关闭，1表示启用</w:t>
            </w:r>
          </w:p>
        </w:tc>
        <w:tc>
          <w:tcPr>
            <w:tcW w:w="2602"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szCs w:val="21"/>
              </w:rPr>
            </w:pPr>
            <w:r>
              <w:rPr>
                <w:rFonts w:ascii="Calibri" w:hAnsi="Calibri"/>
                <w:sz w:val="18"/>
                <w:szCs w:val="21"/>
              </w:rPr>
              <w:t>Enable</w:t>
            </w:r>
          </w:p>
        </w:tc>
        <w:tc>
          <w:tcPr>
            <w:tcW w:w="1134" w:type="dxa"/>
          </w:tcPr>
          <w:p>
            <w:pPr>
              <w:spacing w:after="15"/>
              <w:rPr>
                <w:rFonts w:ascii="Calibri" w:hAnsi="Calibri"/>
                <w:sz w:val="18"/>
              </w:rPr>
            </w:pPr>
            <w:r>
              <w:rPr>
                <w:rFonts w:ascii="Calibri" w:hAnsi="Calibri"/>
                <w:sz w:val="18"/>
              </w:rPr>
              <w:t>BOOLEAN</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602" w:type="dxa"/>
          </w:tcPr>
          <w:p>
            <w:pPr>
              <w:spacing w:after="15"/>
              <w:rPr>
                <w:rFonts w:ascii="Calibri" w:hAnsi="Calibri"/>
                <w:sz w:val="18"/>
              </w:rPr>
            </w:pPr>
            <w:r>
              <w:rPr>
                <w:rFonts w:ascii="Calibri" w:hAnsi="Calibri"/>
                <w:sz w:val="18"/>
              </w:rPr>
              <w:t>表示Wifi定时开关启用/关闭功能，FALSE表示功能关闭，TRUE表示功能开启</w:t>
            </w:r>
          </w:p>
        </w:tc>
        <w:tc>
          <w:tcPr>
            <w:tcW w:w="2602"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21"/>
              </w:rPr>
            </w:pPr>
            <w:r>
              <w:rPr>
                <w:rFonts w:hint="eastAsia" w:ascii="Calibri" w:hAnsi="Calibri"/>
                <w:sz w:val="18"/>
                <w:szCs w:val="21"/>
              </w:rPr>
              <w:t>SSIDMask</w:t>
            </w:r>
          </w:p>
        </w:tc>
        <w:tc>
          <w:tcPr>
            <w:tcW w:w="113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UINT32</w:t>
            </w:r>
          </w:p>
        </w:tc>
        <w:tc>
          <w:tcPr>
            <w:tcW w:w="113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readwrite</w:t>
            </w:r>
          </w:p>
        </w:tc>
        <w:tc>
          <w:tcPr>
            <w:tcW w:w="113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有</w:t>
            </w:r>
          </w:p>
        </w:tc>
        <w:tc>
          <w:tcPr>
            <w:tcW w:w="260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ascii="Calibri" w:hAnsi="Calibri"/>
                <w:sz w:val="18"/>
              </w:rPr>
              <w:t>表示</w:t>
            </w:r>
            <w:r>
              <w:rPr>
                <w:rFonts w:hint="eastAsia" w:ascii="Calibri" w:hAnsi="Calibri"/>
                <w:sz w:val="18"/>
              </w:rPr>
              <w:t>受定时器控制的SSIDIndex位码。例如0x01（二进制…00000001）表示SSIDIndex1, 0x03（二进制…00000011）表示SSIDIndex1和SSIDIndex2。</w:t>
            </w:r>
          </w:p>
          <w:p>
            <w:pPr>
              <w:spacing w:after="15"/>
              <w:rPr>
                <w:rFonts w:ascii="Calibri" w:hAnsi="Calibri"/>
                <w:sz w:val="18"/>
              </w:rPr>
            </w:pPr>
            <w:r>
              <w:rPr>
                <w:rFonts w:hint="eastAsia" w:ascii="Calibri" w:hAnsi="Calibri"/>
                <w:sz w:val="18"/>
              </w:rPr>
              <w:t>备注：DBUS1.0中类型为BYTE</w:t>
            </w:r>
          </w:p>
        </w:tc>
        <w:tc>
          <w:tcPr>
            <w:tcW w:w="260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1.1</w:t>
            </w:r>
          </w:p>
        </w:tc>
      </w:tr>
    </w:tbl>
    <w:p>
      <w:pPr>
        <w:spacing w:after="15"/>
      </w:pPr>
      <w:r>
        <w:rPr>
          <w:rFonts w:hint="eastAsia"/>
        </w:rPr>
        <w:t>说明：WiFi定时器仅针对</w:t>
      </w:r>
      <w:r>
        <w:t>SSIDMask指定</w:t>
      </w:r>
      <w:r>
        <w:rPr>
          <w:rFonts w:hint="eastAsia"/>
        </w:rPr>
        <w:t>的SSID。</w:t>
      </w:r>
    </w:p>
    <w:p>
      <w:pPr>
        <w:spacing w:after="15"/>
      </w:pPr>
    </w:p>
    <w:p>
      <w:pPr>
        <w:pStyle w:val="147"/>
        <w:spacing w:beforeLines="0" w:afterLines="0"/>
        <w:rPr>
          <w:b/>
        </w:rPr>
      </w:pPr>
      <w:r>
        <w:rPr>
          <w:rFonts w:hint="eastAsia"/>
          <w:b/>
        </w:rPr>
        <w:t>com.ctc.igd1.LED</w:t>
      </w:r>
    </w:p>
    <w:p>
      <w:pPr>
        <w:spacing w:before="240" w:after="15"/>
        <w:ind w:left="420" w:leftChars="200"/>
        <w:rPr>
          <w:b/>
        </w:rPr>
      </w:pPr>
      <w:r>
        <w:rPr>
          <w:rFonts w:hint="eastAsia"/>
          <w:b/>
        </w:rPr>
        <w:t>属性</w:t>
      </w:r>
    </w:p>
    <w:tbl>
      <w:tblPr>
        <w:tblStyle w:val="66"/>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134"/>
        <w:gridCol w:w="1276"/>
        <w:gridCol w:w="1134"/>
        <w:gridCol w:w="2460"/>
        <w:gridCol w:w="1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D9D9D9"/>
          </w:tcPr>
          <w:p>
            <w:pPr>
              <w:spacing w:after="15"/>
              <w:jc w:val="center"/>
              <w:rPr>
                <w:rFonts w:ascii="Calibri" w:hAnsi="Calibri"/>
                <w:sz w:val="18"/>
              </w:rPr>
            </w:pPr>
            <w:r>
              <w:rPr>
                <w:rFonts w:ascii="Calibri" w:hAnsi="Calibri"/>
                <w:sz w:val="18"/>
              </w:rPr>
              <w:t>属性名</w:t>
            </w:r>
          </w:p>
        </w:tc>
        <w:tc>
          <w:tcPr>
            <w:tcW w:w="1134" w:type="dxa"/>
            <w:shd w:val="clear" w:color="auto" w:fill="D9D9D9"/>
          </w:tcPr>
          <w:p>
            <w:pPr>
              <w:spacing w:after="15"/>
              <w:jc w:val="center"/>
              <w:rPr>
                <w:rFonts w:ascii="Calibri" w:hAnsi="Calibri"/>
                <w:sz w:val="18"/>
              </w:rPr>
            </w:pPr>
            <w:r>
              <w:rPr>
                <w:rFonts w:ascii="Calibri" w:hAnsi="Calibri"/>
                <w:sz w:val="18"/>
              </w:rPr>
              <w:t>类型</w:t>
            </w:r>
          </w:p>
        </w:tc>
        <w:tc>
          <w:tcPr>
            <w:tcW w:w="1276" w:type="dxa"/>
            <w:shd w:val="clear" w:color="auto" w:fill="D9D9D9"/>
          </w:tcPr>
          <w:p>
            <w:pPr>
              <w:spacing w:after="15"/>
              <w:jc w:val="center"/>
              <w:rPr>
                <w:rFonts w:ascii="Calibri" w:hAnsi="Calibri"/>
                <w:sz w:val="18"/>
              </w:rPr>
            </w:pPr>
            <w:r>
              <w:rPr>
                <w:rFonts w:ascii="Calibri" w:hAnsi="Calibri"/>
                <w:sz w:val="18"/>
              </w:rPr>
              <w:t>权限</w:t>
            </w:r>
          </w:p>
        </w:tc>
        <w:tc>
          <w:tcPr>
            <w:tcW w:w="1134" w:type="dxa"/>
            <w:shd w:val="clear" w:color="auto" w:fill="D9D9D9"/>
          </w:tcPr>
          <w:p>
            <w:pPr>
              <w:spacing w:after="15"/>
              <w:jc w:val="center"/>
              <w:rPr>
                <w:rFonts w:ascii="Calibri" w:hAnsi="Calibri"/>
                <w:sz w:val="18"/>
              </w:rPr>
            </w:pPr>
            <w:r>
              <w:rPr>
                <w:rFonts w:ascii="Calibri" w:hAnsi="Calibri"/>
                <w:sz w:val="18"/>
              </w:rPr>
              <w:t>变更通知</w:t>
            </w:r>
          </w:p>
        </w:tc>
        <w:tc>
          <w:tcPr>
            <w:tcW w:w="2460" w:type="dxa"/>
            <w:shd w:val="clear" w:color="auto" w:fill="D9D9D9"/>
          </w:tcPr>
          <w:p>
            <w:pPr>
              <w:spacing w:after="15"/>
              <w:jc w:val="center"/>
              <w:rPr>
                <w:rFonts w:ascii="Calibri" w:hAnsi="Calibri"/>
                <w:sz w:val="18"/>
              </w:rPr>
            </w:pPr>
            <w:r>
              <w:rPr>
                <w:rFonts w:ascii="Calibri" w:hAnsi="Calibri"/>
                <w:sz w:val="18"/>
              </w:rPr>
              <w:t>备注</w:t>
            </w:r>
          </w:p>
        </w:tc>
        <w:tc>
          <w:tcPr>
            <w:tcW w:w="1225"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szCs w:val="21"/>
              </w:rPr>
            </w:pPr>
            <w:r>
              <w:rPr>
                <w:rFonts w:ascii="Calibri" w:hAnsi="Calibri"/>
                <w:sz w:val="18"/>
                <w:szCs w:val="21"/>
              </w:rPr>
              <w:t>Status</w:t>
            </w:r>
          </w:p>
        </w:tc>
        <w:tc>
          <w:tcPr>
            <w:tcW w:w="1134" w:type="dxa"/>
          </w:tcPr>
          <w:p>
            <w:pPr>
              <w:spacing w:after="15"/>
              <w:rPr>
                <w:rFonts w:ascii="Calibri" w:hAnsi="Calibri"/>
                <w:sz w:val="18"/>
              </w:rPr>
            </w:pPr>
            <w:r>
              <w:rPr>
                <w:rFonts w:ascii="Calibri" w:hAnsi="Calibri"/>
                <w:sz w:val="18"/>
              </w:rPr>
              <w:t>STRING(4)</w:t>
            </w:r>
          </w:p>
        </w:tc>
        <w:tc>
          <w:tcPr>
            <w:tcW w:w="1276"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460" w:type="dxa"/>
          </w:tcPr>
          <w:p>
            <w:pPr>
              <w:spacing w:after="15"/>
              <w:rPr>
                <w:rFonts w:ascii="Calibri" w:hAnsi="Calibri"/>
                <w:sz w:val="18"/>
              </w:rPr>
            </w:pPr>
            <w:r>
              <w:rPr>
                <w:rFonts w:ascii="Calibri" w:hAnsi="Calibri"/>
                <w:sz w:val="18"/>
              </w:rPr>
              <w:t>设置LED灯状态；</w:t>
            </w:r>
          </w:p>
          <w:p>
            <w:pPr>
              <w:spacing w:after="15"/>
              <w:rPr>
                <w:rFonts w:ascii="Calibri" w:hAnsi="Calibri"/>
                <w:sz w:val="18"/>
              </w:rPr>
            </w:pPr>
            <w:r>
              <w:rPr>
                <w:rFonts w:ascii="Calibri" w:hAnsi="Calibri"/>
                <w:sz w:val="18"/>
              </w:rPr>
              <w:t>取值范围OFF关闭，ON开启</w:t>
            </w:r>
          </w:p>
        </w:tc>
        <w:tc>
          <w:tcPr>
            <w:tcW w:w="1225"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szCs w:val="21"/>
              </w:rPr>
            </w:pPr>
            <w:r>
              <w:rPr>
                <w:rFonts w:ascii="Calibri" w:hAnsi="Calibri"/>
                <w:sz w:val="18"/>
                <w:szCs w:val="21"/>
              </w:rPr>
              <w:t>StartTime</w:t>
            </w:r>
          </w:p>
        </w:tc>
        <w:tc>
          <w:tcPr>
            <w:tcW w:w="1134" w:type="dxa"/>
          </w:tcPr>
          <w:p>
            <w:pPr>
              <w:spacing w:after="15"/>
              <w:rPr>
                <w:rFonts w:ascii="Calibri" w:hAnsi="Calibri"/>
                <w:sz w:val="18"/>
              </w:rPr>
            </w:pPr>
            <w:r>
              <w:rPr>
                <w:rFonts w:ascii="Calibri" w:hAnsi="Calibri"/>
                <w:sz w:val="18"/>
              </w:rPr>
              <w:t>STRING(6)</w:t>
            </w:r>
          </w:p>
        </w:tc>
        <w:tc>
          <w:tcPr>
            <w:tcW w:w="1276"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460" w:type="dxa"/>
          </w:tcPr>
          <w:p>
            <w:pPr>
              <w:spacing w:after="15"/>
              <w:rPr>
                <w:rFonts w:ascii="Calibri" w:hAnsi="Calibri"/>
                <w:sz w:val="18"/>
              </w:rPr>
            </w:pPr>
            <w:r>
              <w:rPr>
                <w:rFonts w:ascii="Calibri" w:hAnsi="Calibri"/>
                <w:sz w:val="18"/>
              </w:rPr>
              <w:t>表示LED指示灯开机的时间，如：9:30</w:t>
            </w:r>
          </w:p>
        </w:tc>
        <w:tc>
          <w:tcPr>
            <w:tcW w:w="1225"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szCs w:val="21"/>
              </w:rPr>
            </w:pPr>
            <w:r>
              <w:rPr>
                <w:rFonts w:ascii="Calibri" w:hAnsi="Calibri"/>
                <w:sz w:val="18"/>
                <w:szCs w:val="21"/>
              </w:rPr>
              <w:t>EndTime</w:t>
            </w:r>
          </w:p>
        </w:tc>
        <w:tc>
          <w:tcPr>
            <w:tcW w:w="1134" w:type="dxa"/>
          </w:tcPr>
          <w:p>
            <w:pPr>
              <w:spacing w:after="15"/>
              <w:rPr>
                <w:rFonts w:ascii="Calibri" w:hAnsi="Calibri"/>
                <w:sz w:val="18"/>
              </w:rPr>
            </w:pPr>
            <w:r>
              <w:rPr>
                <w:rFonts w:ascii="Calibri" w:hAnsi="Calibri"/>
                <w:sz w:val="18"/>
              </w:rPr>
              <w:t>STRING(6)</w:t>
            </w:r>
          </w:p>
        </w:tc>
        <w:tc>
          <w:tcPr>
            <w:tcW w:w="1276"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460" w:type="dxa"/>
          </w:tcPr>
          <w:p>
            <w:pPr>
              <w:spacing w:after="15"/>
              <w:rPr>
                <w:rFonts w:ascii="Calibri" w:hAnsi="Calibri"/>
                <w:sz w:val="18"/>
              </w:rPr>
            </w:pPr>
            <w:r>
              <w:rPr>
                <w:rFonts w:ascii="Calibri" w:hAnsi="Calibri"/>
                <w:sz w:val="18"/>
              </w:rPr>
              <w:t>表示LED指示灯关机的时间，如：21:20</w:t>
            </w:r>
          </w:p>
        </w:tc>
        <w:tc>
          <w:tcPr>
            <w:tcW w:w="1225"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szCs w:val="21"/>
              </w:rPr>
            </w:pPr>
            <w:r>
              <w:rPr>
                <w:rFonts w:ascii="Calibri" w:hAnsi="Calibri"/>
                <w:sz w:val="18"/>
                <w:szCs w:val="21"/>
              </w:rPr>
              <w:t>ControlCycle</w:t>
            </w:r>
          </w:p>
        </w:tc>
        <w:tc>
          <w:tcPr>
            <w:tcW w:w="1134" w:type="dxa"/>
          </w:tcPr>
          <w:p>
            <w:pPr>
              <w:spacing w:after="15"/>
              <w:rPr>
                <w:rFonts w:ascii="Calibri" w:hAnsi="Calibri"/>
                <w:sz w:val="18"/>
              </w:rPr>
            </w:pPr>
            <w:r>
              <w:rPr>
                <w:rFonts w:ascii="Calibri" w:hAnsi="Calibri"/>
                <w:sz w:val="18"/>
              </w:rPr>
              <w:t>STRING(6)</w:t>
            </w:r>
          </w:p>
        </w:tc>
        <w:tc>
          <w:tcPr>
            <w:tcW w:w="1276"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无</w:t>
            </w:r>
          </w:p>
        </w:tc>
        <w:tc>
          <w:tcPr>
            <w:tcW w:w="2460" w:type="dxa"/>
          </w:tcPr>
          <w:p>
            <w:pPr>
              <w:spacing w:after="15"/>
              <w:rPr>
                <w:rFonts w:ascii="Calibri" w:hAnsi="Calibri"/>
                <w:sz w:val="18"/>
              </w:rPr>
            </w:pPr>
            <w:r>
              <w:rPr>
                <w:rFonts w:ascii="Calibri" w:hAnsi="Calibri"/>
                <w:sz w:val="18"/>
              </w:rPr>
              <w:t>表示控制周期；</w:t>
            </w:r>
          </w:p>
          <w:p>
            <w:pPr>
              <w:spacing w:after="15"/>
              <w:rPr>
                <w:rFonts w:ascii="Calibri" w:hAnsi="Calibri"/>
                <w:sz w:val="18"/>
              </w:rPr>
            </w:pPr>
            <w:r>
              <w:rPr>
                <w:rFonts w:ascii="Calibri" w:hAnsi="Calibri"/>
                <w:sz w:val="18"/>
              </w:rPr>
              <w:t>可以取值范围为</w:t>
            </w:r>
          </w:p>
          <w:p>
            <w:pPr>
              <w:spacing w:after="15"/>
              <w:rPr>
                <w:rFonts w:ascii="Calibri" w:hAnsi="Calibri"/>
                <w:sz w:val="18"/>
              </w:rPr>
            </w:pPr>
            <w:r>
              <w:rPr>
                <w:rFonts w:ascii="Calibri" w:hAnsi="Calibri"/>
                <w:sz w:val="18"/>
              </w:rPr>
              <w:t>DAY</w:t>
            </w:r>
          </w:p>
        </w:tc>
        <w:tc>
          <w:tcPr>
            <w:tcW w:w="1225"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szCs w:val="21"/>
              </w:rPr>
            </w:pPr>
            <w:r>
              <w:rPr>
                <w:rFonts w:ascii="Calibri" w:hAnsi="Calibri"/>
                <w:sz w:val="18"/>
                <w:szCs w:val="21"/>
              </w:rPr>
              <w:t>Enable</w:t>
            </w:r>
          </w:p>
        </w:tc>
        <w:tc>
          <w:tcPr>
            <w:tcW w:w="1134" w:type="dxa"/>
          </w:tcPr>
          <w:p>
            <w:pPr>
              <w:spacing w:after="15"/>
              <w:rPr>
                <w:rFonts w:ascii="Calibri" w:hAnsi="Calibri"/>
                <w:sz w:val="18"/>
              </w:rPr>
            </w:pPr>
            <w:r>
              <w:rPr>
                <w:rFonts w:ascii="Calibri" w:hAnsi="Calibri"/>
                <w:sz w:val="18"/>
              </w:rPr>
              <w:t>BOOLEAN</w:t>
            </w:r>
          </w:p>
        </w:tc>
        <w:tc>
          <w:tcPr>
            <w:tcW w:w="1276"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460" w:type="dxa"/>
          </w:tcPr>
          <w:p>
            <w:pPr>
              <w:spacing w:after="15"/>
              <w:rPr>
                <w:rFonts w:ascii="Calibri" w:hAnsi="Calibri"/>
                <w:sz w:val="18"/>
              </w:rPr>
            </w:pPr>
            <w:r>
              <w:rPr>
                <w:rFonts w:ascii="Calibri" w:hAnsi="Calibri"/>
                <w:sz w:val="18"/>
              </w:rPr>
              <w:t>表示LED定时开关启用/关闭功能；</w:t>
            </w:r>
          </w:p>
          <w:p>
            <w:pPr>
              <w:spacing w:after="15"/>
              <w:rPr>
                <w:rFonts w:ascii="Calibri" w:hAnsi="Calibri"/>
                <w:sz w:val="18"/>
              </w:rPr>
            </w:pPr>
            <w:r>
              <w:rPr>
                <w:rFonts w:ascii="Calibri" w:hAnsi="Calibri"/>
                <w:sz w:val="18"/>
              </w:rPr>
              <w:t>TRUE表示成功，FALSE表示失败</w:t>
            </w:r>
          </w:p>
        </w:tc>
        <w:tc>
          <w:tcPr>
            <w:tcW w:w="1225" w:type="dxa"/>
          </w:tcPr>
          <w:p>
            <w:pPr>
              <w:spacing w:after="15"/>
              <w:rPr>
                <w:rFonts w:ascii="Calibri" w:hAnsi="Calibri"/>
                <w:sz w:val="18"/>
              </w:rPr>
            </w:pPr>
            <w:r>
              <w:rPr>
                <w:rFonts w:hint="eastAsia" w:ascii="Calibri" w:hAnsi="Calibri"/>
                <w:sz w:val="18"/>
              </w:rPr>
              <w:t>1.0</w:t>
            </w:r>
          </w:p>
        </w:tc>
      </w:tr>
    </w:tbl>
    <w:p>
      <w:pPr>
        <w:spacing w:after="15"/>
      </w:pPr>
    </w:p>
    <w:p>
      <w:pPr>
        <w:pStyle w:val="147"/>
        <w:spacing w:beforeLines="0" w:afterLines="0"/>
        <w:rPr>
          <w:b/>
        </w:rPr>
      </w:pPr>
      <w:r>
        <w:rPr>
          <w:b/>
        </w:rPr>
        <w:t>com.ctc.igd1.SleepTimer</w:t>
      </w:r>
    </w:p>
    <w:p>
      <w:pPr>
        <w:spacing w:before="240" w:after="15"/>
        <w:ind w:left="420" w:leftChars="200"/>
        <w:rPr>
          <w:b/>
        </w:rPr>
      </w:pPr>
      <w:r>
        <w:rPr>
          <w:rFonts w:hint="eastAsia"/>
          <w:b/>
        </w:rPr>
        <w:t>属性</w:t>
      </w:r>
    </w:p>
    <w:tbl>
      <w:tblPr>
        <w:tblStyle w:val="6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134"/>
        <w:gridCol w:w="992"/>
        <w:gridCol w:w="1276"/>
        <w:gridCol w:w="2552"/>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D9D9D9"/>
          </w:tcPr>
          <w:p>
            <w:pPr>
              <w:spacing w:after="15"/>
              <w:jc w:val="center"/>
              <w:rPr>
                <w:rFonts w:ascii="Calibri" w:hAnsi="Calibri"/>
                <w:sz w:val="18"/>
              </w:rPr>
            </w:pPr>
            <w:r>
              <w:rPr>
                <w:rFonts w:ascii="Calibri" w:hAnsi="Calibri"/>
                <w:sz w:val="18"/>
              </w:rPr>
              <w:t>属性名</w:t>
            </w:r>
          </w:p>
        </w:tc>
        <w:tc>
          <w:tcPr>
            <w:tcW w:w="1134" w:type="dxa"/>
            <w:shd w:val="clear" w:color="auto" w:fill="D9D9D9"/>
          </w:tcPr>
          <w:p>
            <w:pPr>
              <w:spacing w:after="15"/>
              <w:jc w:val="center"/>
              <w:rPr>
                <w:rFonts w:ascii="Calibri" w:hAnsi="Calibri"/>
                <w:sz w:val="18"/>
              </w:rPr>
            </w:pPr>
            <w:r>
              <w:rPr>
                <w:rFonts w:ascii="Calibri" w:hAnsi="Calibri"/>
                <w:sz w:val="18"/>
              </w:rPr>
              <w:t>类型</w:t>
            </w:r>
          </w:p>
        </w:tc>
        <w:tc>
          <w:tcPr>
            <w:tcW w:w="992" w:type="dxa"/>
            <w:shd w:val="clear" w:color="auto" w:fill="D9D9D9"/>
          </w:tcPr>
          <w:p>
            <w:pPr>
              <w:spacing w:after="15"/>
              <w:jc w:val="center"/>
              <w:rPr>
                <w:rFonts w:ascii="Calibri" w:hAnsi="Calibri"/>
                <w:sz w:val="18"/>
              </w:rPr>
            </w:pPr>
            <w:r>
              <w:rPr>
                <w:rFonts w:ascii="Calibri" w:hAnsi="Calibri"/>
                <w:sz w:val="18"/>
              </w:rPr>
              <w:t>权限</w:t>
            </w:r>
          </w:p>
        </w:tc>
        <w:tc>
          <w:tcPr>
            <w:tcW w:w="1276" w:type="dxa"/>
            <w:shd w:val="clear" w:color="auto" w:fill="D9D9D9"/>
          </w:tcPr>
          <w:p>
            <w:pPr>
              <w:spacing w:after="15"/>
              <w:jc w:val="center"/>
              <w:rPr>
                <w:rFonts w:ascii="Calibri" w:hAnsi="Calibri"/>
                <w:sz w:val="18"/>
              </w:rPr>
            </w:pPr>
            <w:r>
              <w:rPr>
                <w:rFonts w:ascii="Calibri" w:hAnsi="Calibri"/>
                <w:sz w:val="18"/>
              </w:rPr>
              <w:t>变更通知</w:t>
            </w:r>
          </w:p>
        </w:tc>
        <w:tc>
          <w:tcPr>
            <w:tcW w:w="2552" w:type="dxa"/>
            <w:shd w:val="clear" w:color="auto" w:fill="D9D9D9"/>
          </w:tcPr>
          <w:p>
            <w:pPr>
              <w:spacing w:after="15"/>
              <w:jc w:val="center"/>
              <w:rPr>
                <w:rFonts w:ascii="Calibri" w:hAnsi="Calibri"/>
                <w:sz w:val="18"/>
              </w:rPr>
            </w:pPr>
            <w:r>
              <w:rPr>
                <w:rFonts w:ascii="Calibri" w:hAnsi="Calibri"/>
                <w:sz w:val="18"/>
              </w:rPr>
              <w:t>备注</w:t>
            </w:r>
          </w:p>
        </w:tc>
        <w:tc>
          <w:tcPr>
            <w:tcW w:w="1417"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szCs w:val="21"/>
              </w:rPr>
            </w:pPr>
            <w:r>
              <w:rPr>
                <w:rFonts w:ascii="Calibri" w:hAnsi="Calibri"/>
                <w:sz w:val="18"/>
                <w:szCs w:val="21"/>
              </w:rPr>
              <w:t>Day</w:t>
            </w:r>
          </w:p>
        </w:tc>
        <w:tc>
          <w:tcPr>
            <w:tcW w:w="1134" w:type="dxa"/>
          </w:tcPr>
          <w:p>
            <w:pPr>
              <w:spacing w:after="15"/>
              <w:rPr>
                <w:rFonts w:ascii="Calibri" w:hAnsi="Calibri"/>
                <w:sz w:val="18"/>
              </w:rPr>
            </w:pPr>
            <w:r>
              <w:rPr>
                <w:rFonts w:ascii="Calibri" w:hAnsi="Calibri"/>
                <w:sz w:val="18"/>
              </w:rPr>
              <w:t>ARRAY&lt;STRING&gt;</w:t>
            </w:r>
          </w:p>
        </w:tc>
        <w:tc>
          <w:tcPr>
            <w:tcW w:w="992" w:type="dxa"/>
          </w:tcPr>
          <w:p>
            <w:pPr>
              <w:spacing w:after="15"/>
              <w:rPr>
                <w:rFonts w:ascii="Calibri" w:hAnsi="Calibri"/>
                <w:sz w:val="18"/>
              </w:rPr>
            </w:pPr>
            <w:r>
              <w:rPr>
                <w:rFonts w:ascii="Calibri" w:hAnsi="Calibri"/>
                <w:sz w:val="18"/>
              </w:rPr>
              <w:t>readwrite</w:t>
            </w:r>
          </w:p>
        </w:tc>
        <w:tc>
          <w:tcPr>
            <w:tcW w:w="1276" w:type="dxa"/>
          </w:tcPr>
          <w:p>
            <w:pPr>
              <w:spacing w:after="15"/>
              <w:rPr>
                <w:rFonts w:ascii="Calibri" w:hAnsi="Calibri"/>
                <w:sz w:val="18"/>
              </w:rPr>
            </w:pPr>
            <w:r>
              <w:rPr>
                <w:rFonts w:ascii="Calibri" w:hAnsi="Calibri"/>
                <w:sz w:val="18"/>
              </w:rPr>
              <w:t>有</w:t>
            </w:r>
          </w:p>
        </w:tc>
        <w:tc>
          <w:tcPr>
            <w:tcW w:w="2552" w:type="dxa"/>
          </w:tcPr>
          <w:p>
            <w:pPr>
              <w:spacing w:after="15"/>
              <w:rPr>
                <w:rFonts w:ascii="Calibri" w:hAnsi="Calibri"/>
                <w:sz w:val="18"/>
              </w:rPr>
            </w:pPr>
            <w:r>
              <w:rPr>
                <w:rFonts w:ascii="Calibri" w:hAnsi="Calibri"/>
                <w:sz w:val="18"/>
              </w:rPr>
              <w:t>休眠开机的重复周期，取值0～7。如：1代表星期一、2代表星期二；如果为0，表示立即开启或者关闭休眠功能</w:t>
            </w:r>
          </w:p>
        </w:tc>
        <w:tc>
          <w:tcPr>
            <w:tcW w:w="1417"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szCs w:val="21"/>
              </w:rPr>
            </w:pPr>
            <w:r>
              <w:rPr>
                <w:rFonts w:ascii="Calibri" w:hAnsi="Calibri"/>
                <w:sz w:val="18"/>
                <w:szCs w:val="21"/>
              </w:rPr>
              <w:t>Time</w:t>
            </w:r>
          </w:p>
        </w:tc>
        <w:tc>
          <w:tcPr>
            <w:tcW w:w="1134" w:type="dxa"/>
          </w:tcPr>
          <w:p>
            <w:pPr>
              <w:spacing w:after="15"/>
              <w:rPr>
                <w:rFonts w:ascii="Calibri" w:hAnsi="Calibri"/>
                <w:sz w:val="18"/>
              </w:rPr>
            </w:pPr>
            <w:r>
              <w:rPr>
                <w:rFonts w:ascii="Calibri" w:hAnsi="Calibri"/>
                <w:sz w:val="18"/>
              </w:rPr>
              <w:t>STRING(6)</w:t>
            </w:r>
          </w:p>
        </w:tc>
        <w:tc>
          <w:tcPr>
            <w:tcW w:w="992" w:type="dxa"/>
          </w:tcPr>
          <w:p>
            <w:pPr>
              <w:spacing w:after="15"/>
              <w:rPr>
                <w:rFonts w:ascii="Calibri" w:hAnsi="Calibri"/>
                <w:sz w:val="18"/>
              </w:rPr>
            </w:pPr>
            <w:r>
              <w:rPr>
                <w:rFonts w:ascii="Calibri" w:hAnsi="Calibri"/>
                <w:sz w:val="18"/>
              </w:rPr>
              <w:t>readwrite</w:t>
            </w:r>
          </w:p>
        </w:tc>
        <w:tc>
          <w:tcPr>
            <w:tcW w:w="1276" w:type="dxa"/>
          </w:tcPr>
          <w:p>
            <w:pPr>
              <w:spacing w:after="15"/>
              <w:rPr>
                <w:rFonts w:ascii="Calibri" w:hAnsi="Calibri"/>
                <w:sz w:val="18"/>
              </w:rPr>
            </w:pPr>
            <w:r>
              <w:rPr>
                <w:rFonts w:ascii="Calibri" w:hAnsi="Calibri"/>
                <w:sz w:val="18"/>
              </w:rPr>
              <w:t>有</w:t>
            </w:r>
          </w:p>
        </w:tc>
        <w:tc>
          <w:tcPr>
            <w:tcW w:w="2552" w:type="dxa"/>
          </w:tcPr>
          <w:p>
            <w:pPr>
              <w:spacing w:after="15"/>
              <w:rPr>
                <w:rFonts w:ascii="Calibri" w:hAnsi="Calibri"/>
                <w:sz w:val="18"/>
              </w:rPr>
            </w:pPr>
            <w:r>
              <w:rPr>
                <w:rFonts w:ascii="Calibri" w:hAnsi="Calibri"/>
                <w:sz w:val="18"/>
              </w:rPr>
              <w:t>表示休眠开/关的时间，如：19:30</w:t>
            </w:r>
          </w:p>
        </w:tc>
        <w:tc>
          <w:tcPr>
            <w:tcW w:w="1417"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szCs w:val="21"/>
              </w:rPr>
            </w:pPr>
            <w:r>
              <w:rPr>
                <w:rFonts w:ascii="Calibri" w:hAnsi="Calibri"/>
                <w:sz w:val="18"/>
                <w:szCs w:val="21"/>
              </w:rPr>
              <w:t>Active</w:t>
            </w:r>
          </w:p>
        </w:tc>
        <w:tc>
          <w:tcPr>
            <w:tcW w:w="1134" w:type="dxa"/>
          </w:tcPr>
          <w:p>
            <w:pPr>
              <w:spacing w:after="15"/>
              <w:rPr>
                <w:rFonts w:ascii="Calibri" w:hAnsi="Calibri"/>
                <w:sz w:val="18"/>
              </w:rPr>
            </w:pPr>
            <w:r>
              <w:rPr>
                <w:rFonts w:ascii="Calibri" w:hAnsi="Calibri"/>
                <w:sz w:val="18"/>
              </w:rPr>
              <w:t>STRING(2)</w:t>
            </w:r>
          </w:p>
        </w:tc>
        <w:tc>
          <w:tcPr>
            <w:tcW w:w="992" w:type="dxa"/>
          </w:tcPr>
          <w:p>
            <w:pPr>
              <w:spacing w:after="15"/>
              <w:rPr>
                <w:rFonts w:ascii="Calibri" w:hAnsi="Calibri"/>
                <w:sz w:val="18"/>
              </w:rPr>
            </w:pPr>
            <w:r>
              <w:rPr>
                <w:rFonts w:ascii="Calibri" w:hAnsi="Calibri"/>
                <w:sz w:val="18"/>
              </w:rPr>
              <w:t>readwrite</w:t>
            </w:r>
          </w:p>
        </w:tc>
        <w:tc>
          <w:tcPr>
            <w:tcW w:w="1276" w:type="dxa"/>
          </w:tcPr>
          <w:p>
            <w:pPr>
              <w:spacing w:after="15"/>
              <w:rPr>
                <w:rFonts w:ascii="Calibri" w:hAnsi="Calibri"/>
                <w:sz w:val="18"/>
              </w:rPr>
            </w:pPr>
            <w:r>
              <w:rPr>
                <w:rFonts w:ascii="Calibri" w:hAnsi="Calibri"/>
                <w:sz w:val="18"/>
              </w:rPr>
              <w:t>有</w:t>
            </w:r>
          </w:p>
        </w:tc>
        <w:tc>
          <w:tcPr>
            <w:tcW w:w="2552" w:type="dxa"/>
          </w:tcPr>
          <w:p>
            <w:pPr>
              <w:spacing w:after="15"/>
              <w:rPr>
                <w:rFonts w:ascii="Calibri" w:hAnsi="Calibri"/>
                <w:sz w:val="18"/>
              </w:rPr>
            </w:pPr>
            <w:r>
              <w:rPr>
                <w:rFonts w:ascii="Calibri" w:hAnsi="Calibri"/>
                <w:sz w:val="18"/>
              </w:rPr>
              <w:t>表示定时器启用/关闭，0表示关闭，1表示启用</w:t>
            </w:r>
          </w:p>
        </w:tc>
        <w:tc>
          <w:tcPr>
            <w:tcW w:w="1417"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szCs w:val="21"/>
              </w:rPr>
            </w:pPr>
            <w:r>
              <w:rPr>
                <w:rFonts w:ascii="Calibri" w:hAnsi="Calibri"/>
                <w:sz w:val="18"/>
                <w:szCs w:val="21"/>
              </w:rPr>
              <w:t>Enable</w:t>
            </w:r>
          </w:p>
        </w:tc>
        <w:tc>
          <w:tcPr>
            <w:tcW w:w="1134" w:type="dxa"/>
          </w:tcPr>
          <w:p>
            <w:pPr>
              <w:spacing w:after="15"/>
              <w:rPr>
                <w:rFonts w:ascii="Calibri" w:hAnsi="Calibri"/>
                <w:sz w:val="18"/>
              </w:rPr>
            </w:pPr>
            <w:r>
              <w:rPr>
                <w:rFonts w:ascii="Calibri" w:hAnsi="Calibri"/>
                <w:sz w:val="18"/>
              </w:rPr>
              <w:t>BOOLEAN</w:t>
            </w:r>
          </w:p>
        </w:tc>
        <w:tc>
          <w:tcPr>
            <w:tcW w:w="992" w:type="dxa"/>
          </w:tcPr>
          <w:p>
            <w:pPr>
              <w:spacing w:after="15"/>
              <w:rPr>
                <w:rFonts w:ascii="Calibri" w:hAnsi="Calibri"/>
                <w:sz w:val="18"/>
              </w:rPr>
            </w:pPr>
            <w:r>
              <w:rPr>
                <w:rFonts w:ascii="Calibri" w:hAnsi="Calibri"/>
                <w:sz w:val="18"/>
              </w:rPr>
              <w:t>readwrite</w:t>
            </w:r>
          </w:p>
        </w:tc>
        <w:tc>
          <w:tcPr>
            <w:tcW w:w="1276" w:type="dxa"/>
          </w:tcPr>
          <w:p>
            <w:pPr>
              <w:spacing w:after="15"/>
              <w:rPr>
                <w:rFonts w:ascii="Calibri" w:hAnsi="Calibri"/>
                <w:sz w:val="18"/>
              </w:rPr>
            </w:pPr>
            <w:r>
              <w:rPr>
                <w:rFonts w:ascii="Calibri" w:hAnsi="Calibri"/>
                <w:sz w:val="18"/>
              </w:rPr>
              <w:t>有</w:t>
            </w:r>
          </w:p>
        </w:tc>
        <w:tc>
          <w:tcPr>
            <w:tcW w:w="2552" w:type="dxa"/>
          </w:tcPr>
          <w:p>
            <w:pPr>
              <w:spacing w:after="15"/>
              <w:rPr>
                <w:rFonts w:ascii="Calibri" w:hAnsi="Calibri"/>
                <w:sz w:val="18"/>
              </w:rPr>
            </w:pPr>
            <w:r>
              <w:rPr>
                <w:rFonts w:ascii="Calibri" w:hAnsi="Calibri"/>
                <w:sz w:val="18"/>
              </w:rPr>
              <w:t>表示休眠定时开关启用/关闭功能，FALSE表示功能关闭，TRUE表示功能开启</w:t>
            </w:r>
          </w:p>
        </w:tc>
        <w:tc>
          <w:tcPr>
            <w:tcW w:w="1417" w:type="dxa"/>
          </w:tcPr>
          <w:p>
            <w:pPr>
              <w:spacing w:after="15"/>
              <w:rPr>
                <w:rFonts w:ascii="Calibri" w:hAnsi="Calibri"/>
                <w:sz w:val="18"/>
              </w:rPr>
            </w:pPr>
            <w:r>
              <w:rPr>
                <w:rFonts w:hint="eastAsia" w:ascii="Calibri" w:hAnsi="Calibri"/>
                <w:sz w:val="18"/>
              </w:rPr>
              <w:t>1.0</w:t>
            </w:r>
          </w:p>
        </w:tc>
      </w:tr>
    </w:tbl>
    <w:p>
      <w:pPr>
        <w:spacing w:after="15"/>
      </w:pPr>
    </w:p>
    <w:p>
      <w:pPr>
        <w:pStyle w:val="147"/>
        <w:spacing w:beforeLines="0" w:afterLines="0"/>
        <w:rPr>
          <w:b/>
        </w:rPr>
      </w:pPr>
      <w:r>
        <w:rPr>
          <w:b/>
        </w:rPr>
        <w:t>com.ctc.igd1.SysCmd</w:t>
      </w:r>
    </w:p>
    <w:p>
      <w:pPr>
        <w:spacing w:after="15"/>
      </w:pPr>
    </w:p>
    <w:p>
      <w:pPr>
        <w:spacing w:before="240" w:after="15"/>
        <w:ind w:left="420" w:leftChars="200"/>
        <w:rPr>
          <w:b/>
        </w:rPr>
      </w:pPr>
      <w:r>
        <w:rPr>
          <w:rFonts w:hint="eastAsia"/>
          <w:b/>
        </w:rPr>
        <w:t>属性</w:t>
      </w:r>
    </w:p>
    <w:tbl>
      <w:tblPr>
        <w:tblStyle w:val="66"/>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134"/>
        <w:gridCol w:w="992"/>
        <w:gridCol w:w="1276"/>
        <w:gridCol w:w="2552"/>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D9D9D9"/>
          </w:tcPr>
          <w:p>
            <w:pPr>
              <w:spacing w:after="15"/>
              <w:jc w:val="center"/>
              <w:rPr>
                <w:rFonts w:ascii="Calibri" w:hAnsi="Calibri"/>
                <w:sz w:val="18"/>
              </w:rPr>
            </w:pPr>
            <w:r>
              <w:rPr>
                <w:rFonts w:ascii="Calibri" w:hAnsi="Calibri"/>
                <w:sz w:val="18"/>
              </w:rPr>
              <w:t>属性名</w:t>
            </w:r>
          </w:p>
        </w:tc>
        <w:tc>
          <w:tcPr>
            <w:tcW w:w="1134" w:type="dxa"/>
            <w:shd w:val="clear" w:color="auto" w:fill="D9D9D9"/>
          </w:tcPr>
          <w:p>
            <w:pPr>
              <w:spacing w:after="15"/>
              <w:jc w:val="center"/>
              <w:rPr>
                <w:rFonts w:ascii="Calibri" w:hAnsi="Calibri"/>
                <w:sz w:val="18"/>
              </w:rPr>
            </w:pPr>
            <w:r>
              <w:rPr>
                <w:rFonts w:ascii="Calibri" w:hAnsi="Calibri"/>
                <w:sz w:val="18"/>
              </w:rPr>
              <w:t>类型</w:t>
            </w:r>
          </w:p>
        </w:tc>
        <w:tc>
          <w:tcPr>
            <w:tcW w:w="992" w:type="dxa"/>
            <w:shd w:val="clear" w:color="auto" w:fill="D9D9D9"/>
          </w:tcPr>
          <w:p>
            <w:pPr>
              <w:spacing w:after="15"/>
              <w:jc w:val="center"/>
              <w:rPr>
                <w:rFonts w:ascii="Calibri" w:hAnsi="Calibri"/>
                <w:sz w:val="18"/>
              </w:rPr>
            </w:pPr>
            <w:r>
              <w:rPr>
                <w:rFonts w:ascii="Calibri" w:hAnsi="Calibri"/>
                <w:sz w:val="18"/>
              </w:rPr>
              <w:t>权限</w:t>
            </w:r>
          </w:p>
        </w:tc>
        <w:tc>
          <w:tcPr>
            <w:tcW w:w="1276" w:type="dxa"/>
            <w:shd w:val="clear" w:color="auto" w:fill="D9D9D9"/>
          </w:tcPr>
          <w:p>
            <w:pPr>
              <w:spacing w:after="15"/>
              <w:jc w:val="center"/>
              <w:rPr>
                <w:rFonts w:ascii="Calibri" w:hAnsi="Calibri"/>
                <w:sz w:val="18"/>
              </w:rPr>
            </w:pPr>
            <w:r>
              <w:rPr>
                <w:rFonts w:ascii="Calibri" w:hAnsi="Calibri"/>
                <w:sz w:val="18"/>
              </w:rPr>
              <w:t>变更通知</w:t>
            </w:r>
          </w:p>
        </w:tc>
        <w:tc>
          <w:tcPr>
            <w:tcW w:w="2552" w:type="dxa"/>
            <w:shd w:val="clear" w:color="auto" w:fill="D9D9D9"/>
          </w:tcPr>
          <w:p>
            <w:pPr>
              <w:spacing w:after="15"/>
              <w:jc w:val="center"/>
              <w:rPr>
                <w:rFonts w:ascii="Calibri" w:hAnsi="Calibri"/>
                <w:sz w:val="18"/>
              </w:rPr>
            </w:pPr>
            <w:r>
              <w:rPr>
                <w:rFonts w:ascii="Calibri" w:hAnsi="Calibri"/>
                <w:sz w:val="18"/>
              </w:rPr>
              <w:t>备注</w:t>
            </w:r>
          </w:p>
        </w:tc>
        <w:tc>
          <w:tcPr>
            <w:tcW w:w="1559" w:type="dxa"/>
            <w:shd w:val="clear" w:color="auto" w:fill="D9D9D9"/>
          </w:tcPr>
          <w:p>
            <w:pPr>
              <w:spacing w:after="15"/>
              <w:jc w:val="center"/>
              <w:rPr>
                <w:rFonts w:ascii="Calibri" w:hAnsi="Calibri"/>
                <w:sz w:val="18"/>
              </w:rPr>
            </w:pPr>
            <w:r>
              <w:rPr>
                <w:rFonts w:hint="eastAsia" w:ascii="Calibri" w:hAnsi="Calibri"/>
                <w:sz w:val="18"/>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szCs w:val="21"/>
              </w:rPr>
            </w:pPr>
            <w:r>
              <w:rPr>
                <w:rFonts w:hint="eastAsia" w:ascii="Calibri" w:hAnsi="Calibri"/>
                <w:sz w:val="18"/>
                <w:szCs w:val="21"/>
              </w:rPr>
              <w:t>UpgradeStatus</w:t>
            </w:r>
          </w:p>
        </w:tc>
        <w:tc>
          <w:tcPr>
            <w:tcW w:w="1134" w:type="dxa"/>
          </w:tcPr>
          <w:p>
            <w:pPr>
              <w:spacing w:after="15"/>
              <w:rPr>
                <w:rFonts w:ascii="Calibri" w:hAnsi="Calibri"/>
                <w:sz w:val="18"/>
              </w:rPr>
            </w:pPr>
            <w:r>
              <w:rPr>
                <w:rFonts w:hint="eastAsia" w:ascii="Calibri" w:hAnsi="Calibri"/>
                <w:sz w:val="18"/>
              </w:rPr>
              <w:t>BYTE</w:t>
            </w:r>
          </w:p>
        </w:tc>
        <w:tc>
          <w:tcPr>
            <w:tcW w:w="992" w:type="dxa"/>
          </w:tcPr>
          <w:p>
            <w:pPr>
              <w:spacing w:after="15"/>
              <w:rPr>
                <w:rFonts w:ascii="Calibri" w:hAnsi="Calibri"/>
                <w:sz w:val="18"/>
              </w:rPr>
            </w:pPr>
            <w:r>
              <w:rPr>
                <w:rFonts w:ascii="Calibri" w:hAnsi="Calibri"/>
                <w:sz w:val="18"/>
              </w:rPr>
              <w:t>read</w:t>
            </w:r>
          </w:p>
        </w:tc>
        <w:tc>
          <w:tcPr>
            <w:tcW w:w="1276" w:type="dxa"/>
          </w:tcPr>
          <w:p>
            <w:pPr>
              <w:spacing w:after="15"/>
              <w:rPr>
                <w:rFonts w:ascii="Calibri" w:hAnsi="Calibri"/>
                <w:sz w:val="18"/>
              </w:rPr>
            </w:pPr>
            <w:r>
              <w:rPr>
                <w:rFonts w:ascii="Calibri" w:hAnsi="Calibri"/>
                <w:sz w:val="18"/>
              </w:rPr>
              <w:t>有</w:t>
            </w:r>
          </w:p>
        </w:tc>
        <w:tc>
          <w:tcPr>
            <w:tcW w:w="2552" w:type="dxa"/>
          </w:tcPr>
          <w:p>
            <w:pPr>
              <w:spacing w:after="15"/>
              <w:rPr>
                <w:rFonts w:ascii="Calibri" w:hAnsi="Calibri"/>
                <w:sz w:val="18"/>
              </w:rPr>
            </w:pPr>
            <w:r>
              <w:rPr>
                <w:rFonts w:hint="eastAsia" w:ascii="Calibri" w:hAnsi="Calibri"/>
                <w:sz w:val="18"/>
              </w:rPr>
              <w:t>表示固件升级状态</w:t>
            </w:r>
          </w:p>
          <w:p>
            <w:pPr>
              <w:spacing w:after="15"/>
              <w:rPr>
                <w:rFonts w:ascii="Calibri" w:hAnsi="Calibri"/>
                <w:sz w:val="18"/>
              </w:rPr>
            </w:pPr>
            <w:r>
              <w:rPr>
                <w:rFonts w:hint="eastAsia" w:ascii="Calibri" w:hAnsi="Calibri"/>
                <w:sz w:val="18"/>
              </w:rPr>
              <w:t>0: 没有升级任务</w:t>
            </w:r>
          </w:p>
          <w:p>
            <w:pPr>
              <w:spacing w:after="15"/>
              <w:rPr>
                <w:rFonts w:ascii="Calibri" w:hAnsi="Calibri"/>
                <w:sz w:val="18"/>
              </w:rPr>
            </w:pPr>
            <w:r>
              <w:rPr>
                <w:rFonts w:hint="eastAsia" w:ascii="Calibri" w:hAnsi="Calibri"/>
                <w:sz w:val="18"/>
              </w:rPr>
              <w:t>1：下发到网关的版本不正确；</w:t>
            </w:r>
          </w:p>
          <w:p>
            <w:pPr>
              <w:spacing w:after="15"/>
              <w:rPr>
                <w:rFonts w:ascii="Calibri" w:hAnsi="Calibri"/>
                <w:sz w:val="18"/>
              </w:rPr>
            </w:pPr>
            <w:r>
              <w:rPr>
                <w:rFonts w:hint="eastAsia" w:ascii="Calibri" w:hAnsi="Calibri"/>
                <w:sz w:val="18"/>
              </w:rPr>
              <w:t>2：下载失败；</w:t>
            </w:r>
          </w:p>
          <w:p>
            <w:pPr>
              <w:spacing w:after="15"/>
              <w:rPr>
                <w:rFonts w:ascii="Calibri" w:hAnsi="Calibri"/>
                <w:sz w:val="18"/>
              </w:rPr>
            </w:pPr>
            <w:r>
              <w:rPr>
                <w:rFonts w:hint="eastAsia" w:ascii="Calibri" w:hAnsi="Calibri"/>
                <w:sz w:val="18"/>
              </w:rPr>
              <w:t>3：网关空间不够；</w:t>
            </w:r>
          </w:p>
          <w:p>
            <w:pPr>
              <w:spacing w:after="15"/>
              <w:rPr>
                <w:rFonts w:ascii="Calibri" w:hAnsi="Calibri"/>
                <w:sz w:val="18"/>
              </w:rPr>
            </w:pPr>
            <w:r>
              <w:rPr>
                <w:rFonts w:hint="eastAsia" w:ascii="Calibri" w:hAnsi="Calibri"/>
                <w:sz w:val="18"/>
              </w:rPr>
              <w:t>4：当前已经是目标升级版本；</w:t>
            </w:r>
          </w:p>
          <w:p>
            <w:pPr>
              <w:spacing w:after="15"/>
              <w:rPr>
                <w:rFonts w:ascii="Calibri" w:hAnsi="Calibri"/>
                <w:sz w:val="18"/>
              </w:rPr>
            </w:pPr>
            <w:r>
              <w:rPr>
                <w:rFonts w:hint="eastAsia" w:ascii="Calibri" w:hAnsi="Calibri"/>
                <w:sz w:val="18"/>
              </w:rPr>
              <w:t>5：其他错误</w:t>
            </w:r>
          </w:p>
          <w:p>
            <w:pPr>
              <w:spacing w:after="15"/>
              <w:rPr>
                <w:rFonts w:ascii="Calibri" w:hAnsi="Calibri"/>
                <w:sz w:val="18"/>
              </w:rPr>
            </w:pPr>
            <w:r>
              <w:rPr>
                <w:rFonts w:hint="eastAsia" w:ascii="Calibri" w:hAnsi="Calibri"/>
                <w:sz w:val="18"/>
              </w:rPr>
              <w:t>6: 正在升级中</w:t>
            </w:r>
          </w:p>
          <w:p>
            <w:pPr>
              <w:spacing w:after="15"/>
              <w:rPr>
                <w:rFonts w:ascii="Calibri" w:hAnsi="Calibri"/>
                <w:sz w:val="18"/>
              </w:rPr>
            </w:pPr>
            <w:r>
              <w:rPr>
                <w:rFonts w:ascii="Calibri" w:hAnsi="Calibri"/>
                <w:sz w:val="18"/>
              </w:rPr>
              <w:t>7</w:t>
            </w:r>
            <w:r>
              <w:rPr>
                <w:rFonts w:hint="eastAsia" w:ascii="Calibri" w:hAnsi="Calibri"/>
                <w:sz w:val="18"/>
              </w:rPr>
              <w:t>: 升级成功</w:t>
            </w:r>
          </w:p>
        </w:tc>
        <w:tc>
          <w:tcPr>
            <w:tcW w:w="155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szCs w:val="21"/>
              </w:rPr>
            </w:pPr>
            <w:r>
              <w:rPr>
                <w:rFonts w:hint="eastAsia" w:ascii="Calibri" w:hAnsi="Calibri"/>
                <w:sz w:val="18"/>
                <w:szCs w:val="21"/>
              </w:rPr>
              <w:t>UpgradeSWVersion</w:t>
            </w:r>
          </w:p>
        </w:tc>
        <w:tc>
          <w:tcPr>
            <w:tcW w:w="1134" w:type="dxa"/>
          </w:tcPr>
          <w:p>
            <w:pPr>
              <w:spacing w:after="15"/>
              <w:rPr>
                <w:rFonts w:ascii="Calibri" w:hAnsi="Calibri"/>
                <w:sz w:val="18"/>
                <w:szCs w:val="21"/>
              </w:rPr>
            </w:pPr>
            <w:r>
              <w:rPr>
                <w:rFonts w:hint="eastAsia" w:ascii="Calibri" w:hAnsi="Calibri"/>
                <w:sz w:val="18"/>
                <w:szCs w:val="21"/>
              </w:rPr>
              <w:t>STRING(63)</w:t>
            </w:r>
          </w:p>
        </w:tc>
        <w:tc>
          <w:tcPr>
            <w:tcW w:w="992" w:type="dxa"/>
          </w:tcPr>
          <w:p>
            <w:pPr>
              <w:spacing w:after="15"/>
              <w:rPr>
                <w:rFonts w:ascii="Calibri" w:hAnsi="Calibri"/>
                <w:sz w:val="18"/>
                <w:szCs w:val="21"/>
              </w:rPr>
            </w:pPr>
            <w:r>
              <w:rPr>
                <w:rFonts w:hint="eastAsia" w:ascii="Calibri" w:hAnsi="Calibri"/>
                <w:sz w:val="18"/>
                <w:szCs w:val="21"/>
              </w:rPr>
              <w:t>read</w:t>
            </w:r>
          </w:p>
        </w:tc>
        <w:tc>
          <w:tcPr>
            <w:tcW w:w="1276" w:type="dxa"/>
          </w:tcPr>
          <w:p>
            <w:pPr>
              <w:spacing w:after="15"/>
              <w:rPr>
                <w:rFonts w:ascii="Calibri" w:hAnsi="Calibri"/>
                <w:sz w:val="18"/>
                <w:szCs w:val="21"/>
              </w:rPr>
            </w:pPr>
            <w:r>
              <w:rPr>
                <w:rFonts w:hint="eastAsia" w:ascii="Calibri" w:hAnsi="Calibri"/>
                <w:sz w:val="18"/>
                <w:szCs w:val="21"/>
              </w:rPr>
              <w:t>无</w:t>
            </w:r>
          </w:p>
        </w:tc>
        <w:tc>
          <w:tcPr>
            <w:tcW w:w="2552" w:type="dxa"/>
          </w:tcPr>
          <w:p>
            <w:pPr>
              <w:spacing w:after="15"/>
              <w:rPr>
                <w:rFonts w:ascii="Calibri" w:hAnsi="Calibri"/>
                <w:sz w:val="18"/>
                <w:szCs w:val="21"/>
              </w:rPr>
            </w:pPr>
            <w:r>
              <w:rPr>
                <w:rFonts w:hint="eastAsia" w:ascii="Calibri" w:hAnsi="Calibri"/>
                <w:sz w:val="18"/>
                <w:szCs w:val="21"/>
              </w:rPr>
              <w:t>表示新升级的固件版本号（用于在升级不重启的情况下，向平台返回所升级的版本）</w:t>
            </w:r>
          </w:p>
        </w:tc>
        <w:tc>
          <w:tcPr>
            <w:tcW w:w="1559" w:type="dxa"/>
          </w:tcPr>
          <w:p>
            <w:pPr>
              <w:spacing w:after="15"/>
              <w:rPr>
                <w:rFonts w:ascii="Calibri" w:hAnsi="Calibri"/>
                <w:sz w:val="18"/>
                <w:szCs w:val="21"/>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szCs w:val="21"/>
              </w:rPr>
            </w:pPr>
            <w:r>
              <w:rPr>
                <w:rFonts w:hint="eastAsia" w:ascii="Calibri" w:hAnsi="Calibri"/>
                <w:sz w:val="18"/>
                <w:szCs w:val="21"/>
              </w:rPr>
              <w:t>RestoreStatus</w:t>
            </w:r>
          </w:p>
        </w:tc>
        <w:tc>
          <w:tcPr>
            <w:tcW w:w="1134" w:type="dxa"/>
          </w:tcPr>
          <w:p>
            <w:pPr>
              <w:spacing w:after="15"/>
              <w:rPr>
                <w:rFonts w:ascii="Calibri" w:hAnsi="Calibri"/>
                <w:sz w:val="18"/>
              </w:rPr>
            </w:pPr>
            <w:r>
              <w:rPr>
                <w:rFonts w:hint="eastAsia" w:ascii="Calibri" w:hAnsi="Calibri"/>
                <w:sz w:val="18"/>
              </w:rPr>
              <w:t>BYTE</w:t>
            </w:r>
          </w:p>
        </w:tc>
        <w:tc>
          <w:tcPr>
            <w:tcW w:w="992" w:type="dxa"/>
          </w:tcPr>
          <w:p>
            <w:pPr>
              <w:spacing w:after="15"/>
              <w:rPr>
                <w:rFonts w:ascii="Calibri" w:hAnsi="Calibri"/>
                <w:sz w:val="18"/>
              </w:rPr>
            </w:pPr>
            <w:r>
              <w:rPr>
                <w:rFonts w:hint="eastAsia" w:ascii="Calibri" w:hAnsi="Calibri"/>
                <w:sz w:val="18"/>
              </w:rPr>
              <w:t>read</w:t>
            </w:r>
          </w:p>
        </w:tc>
        <w:tc>
          <w:tcPr>
            <w:tcW w:w="1276" w:type="dxa"/>
          </w:tcPr>
          <w:p>
            <w:pPr>
              <w:spacing w:after="15"/>
              <w:rPr>
                <w:rFonts w:ascii="Calibri" w:hAnsi="Calibri"/>
                <w:sz w:val="18"/>
              </w:rPr>
            </w:pPr>
            <w:r>
              <w:rPr>
                <w:rFonts w:hint="eastAsia" w:ascii="Calibri" w:hAnsi="Calibri"/>
                <w:sz w:val="18"/>
              </w:rPr>
              <w:t>有</w:t>
            </w:r>
          </w:p>
        </w:tc>
        <w:tc>
          <w:tcPr>
            <w:tcW w:w="2552" w:type="dxa"/>
          </w:tcPr>
          <w:p>
            <w:pPr>
              <w:spacing w:after="15"/>
              <w:rPr>
                <w:rFonts w:ascii="Calibri" w:hAnsi="Calibri"/>
                <w:sz w:val="18"/>
              </w:rPr>
            </w:pPr>
            <w:r>
              <w:rPr>
                <w:rFonts w:hint="eastAsia" w:ascii="Calibri" w:hAnsi="Calibri"/>
                <w:sz w:val="18"/>
              </w:rPr>
              <w:t>表示终端的恢复设置状态，</w:t>
            </w:r>
          </w:p>
          <w:p>
            <w:pPr>
              <w:spacing w:after="15"/>
              <w:rPr>
                <w:rFonts w:ascii="Calibri" w:hAnsi="Calibri"/>
                <w:sz w:val="18"/>
              </w:rPr>
            </w:pPr>
            <w:r>
              <w:rPr>
                <w:rFonts w:hint="eastAsia" w:ascii="Calibri" w:hAnsi="Calibri"/>
                <w:sz w:val="18"/>
              </w:rPr>
              <w:t>缺省为</w:t>
            </w:r>
            <w:r>
              <w:rPr>
                <w:rFonts w:ascii="Calibri" w:hAnsi="Calibri"/>
                <w:sz w:val="18"/>
              </w:rPr>
              <w:t>0</w:t>
            </w:r>
            <w:r>
              <w:rPr>
                <w:rFonts w:hint="eastAsia" w:ascii="Calibri" w:hAnsi="Calibri"/>
                <w:sz w:val="18"/>
              </w:rPr>
              <w:t>：</w:t>
            </w:r>
          </w:p>
          <w:p>
            <w:pPr>
              <w:spacing w:after="15"/>
              <w:rPr>
                <w:rFonts w:ascii="Calibri" w:hAnsi="Calibri"/>
                <w:sz w:val="18"/>
              </w:rPr>
            </w:pPr>
            <w:r>
              <w:rPr>
                <w:rFonts w:hint="eastAsia" w:ascii="Calibri" w:hAnsi="Calibri"/>
                <w:sz w:val="18"/>
              </w:rPr>
              <w:t>0：未进行恢复出厂设置；</w:t>
            </w:r>
          </w:p>
          <w:p>
            <w:pPr>
              <w:spacing w:after="15"/>
              <w:rPr>
                <w:rFonts w:ascii="Calibri" w:hAnsi="Calibri"/>
                <w:sz w:val="18"/>
              </w:rPr>
            </w:pPr>
            <w:r>
              <w:rPr>
                <w:rFonts w:ascii="Calibri" w:hAnsi="Calibri"/>
                <w:sz w:val="18"/>
              </w:rPr>
              <w:t>1</w:t>
            </w:r>
            <w:r>
              <w:rPr>
                <w:rFonts w:hint="eastAsia" w:ascii="Calibri" w:hAnsi="Calibri"/>
                <w:sz w:val="18"/>
              </w:rPr>
              <w:t>：长按设备的复位按钮；</w:t>
            </w:r>
          </w:p>
          <w:p>
            <w:pPr>
              <w:spacing w:after="15"/>
              <w:rPr>
                <w:rFonts w:ascii="Calibri" w:hAnsi="Calibri"/>
                <w:sz w:val="18"/>
              </w:rPr>
            </w:pPr>
            <w:r>
              <w:rPr>
                <w:rFonts w:ascii="Calibri" w:hAnsi="Calibri"/>
                <w:sz w:val="18"/>
              </w:rPr>
              <w:t>2</w:t>
            </w:r>
            <w:r>
              <w:rPr>
                <w:rFonts w:hint="eastAsia" w:ascii="Calibri" w:hAnsi="Calibri"/>
                <w:sz w:val="18"/>
              </w:rPr>
              <w:t>：短按设备的复位按钮；</w:t>
            </w:r>
          </w:p>
          <w:p>
            <w:pPr>
              <w:spacing w:after="15"/>
              <w:rPr>
                <w:rFonts w:ascii="Calibri" w:hAnsi="Calibri"/>
                <w:sz w:val="18"/>
              </w:rPr>
            </w:pPr>
            <w:r>
              <w:rPr>
                <w:rFonts w:ascii="Calibri" w:hAnsi="Calibri"/>
                <w:sz w:val="18"/>
              </w:rPr>
              <w:t>3</w:t>
            </w:r>
            <w:r>
              <w:rPr>
                <w:rFonts w:hint="eastAsia" w:ascii="Calibri" w:hAnsi="Calibri"/>
                <w:sz w:val="18"/>
              </w:rPr>
              <w:t>：点击本地界面上的复位按钮；</w:t>
            </w:r>
          </w:p>
          <w:p>
            <w:pPr>
              <w:spacing w:after="15"/>
              <w:rPr>
                <w:rFonts w:ascii="Calibri" w:hAnsi="Calibri"/>
                <w:sz w:val="18"/>
              </w:rPr>
            </w:pPr>
            <w:r>
              <w:rPr>
                <w:rFonts w:ascii="Calibri" w:hAnsi="Calibri"/>
                <w:sz w:val="18"/>
              </w:rPr>
              <w:t>4</w:t>
            </w:r>
            <w:r>
              <w:rPr>
                <w:rFonts w:hint="eastAsia" w:ascii="Calibri" w:hAnsi="Calibri"/>
                <w:sz w:val="18"/>
              </w:rPr>
              <w:t>：通过</w:t>
            </w:r>
            <w:r>
              <w:rPr>
                <w:rFonts w:ascii="Calibri" w:hAnsi="Calibri"/>
                <w:sz w:val="18"/>
              </w:rPr>
              <w:t>ITMS</w:t>
            </w:r>
            <w:r>
              <w:rPr>
                <w:rFonts w:hint="eastAsia" w:ascii="Calibri" w:hAnsi="Calibri"/>
                <w:sz w:val="18"/>
              </w:rPr>
              <w:t>恢复出厂设置；</w:t>
            </w:r>
            <w:r>
              <w:rPr>
                <w:rFonts w:ascii="Calibri" w:hAnsi="Calibri"/>
                <w:sz w:val="18"/>
              </w:rPr>
              <w:t>5</w:t>
            </w:r>
            <w:r>
              <w:rPr>
                <w:rFonts w:hint="eastAsia" w:ascii="Calibri" w:hAnsi="Calibri"/>
                <w:sz w:val="18"/>
              </w:rPr>
              <w:t>：通过</w:t>
            </w:r>
            <w:r>
              <w:rPr>
                <w:rFonts w:ascii="Calibri" w:hAnsi="Calibri"/>
                <w:sz w:val="18"/>
              </w:rPr>
              <w:t>"</w:t>
            </w:r>
            <w:r>
              <w:rPr>
                <w:rFonts w:hint="eastAsia" w:ascii="Calibri" w:hAnsi="Calibri"/>
                <w:sz w:val="18"/>
              </w:rPr>
              <w:t>智家平台</w:t>
            </w:r>
            <w:r>
              <w:rPr>
                <w:rFonts w:ascii="Calibri" w:hAnsi="Calibri"/>
                <w:sz w:val="18"/>
              </w:rPr>
              <w:t>"</w:t>
            </w:r>
            <w:r>
              <w:rPr>
                <w:rFonts w:hint="eastAsia" w:ascii="Calibri" w:hAnsi="Calibri"/>
                <w:sz w:val="18"/>
              </w:rPr>
              <w:t>恢复出厂设置。</w:t>
            </w:r>
          </w:p>
        </w:tc>
        <w:tc>
          <w:tcPr>
            <w:tcW w:w="155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21"/>
              </w:rPr>
            </w:pPr>
            <w:r>
              <w:rPr>
                <w:rFonts w:hint="eastAsia" w:ascii="Calibri" w:hAnsi="Calibri"/>
                <w:sz w:val="18"/>
                <w:szCs w:val="21"/>
              </w:rPr>
              <w:t>Province</w:t>
            </w:r>
          </w:p>
        </w:tc>
        <w:tc>
          <w:tcPr>
            <w:tcW w:w="113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STRING</w:t>
            </w:r>
            <w:r>
              <w:rPr>
                <w:rFonts w:ascii="Calibri" w:hAnsi="Calibri"/>
                <w:sz w:val="18"/>
              </w:rPr>
              <w:t>(8)</w:t>
            </w:r>
          </w:p>
        </w:tc>
        <w:tc>
          <w:tcPr>
            <w:tcW w:w="99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read</w:t>
            </w:r>
          </w:p>
        </w:tc>
        <w:tc>
          <w:tcPr>
            <w:tcW w:w="127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无</w:t>
            </w:r>
          </w:p>
        </w:tc>
        <w:tc>
          <w:tcPr>
            <w:tcW w:w="255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省份编码</w:t>
            </w:r>
          </w:p>
          <w:p>
            <w:pPr>
              <w:spacing w:after="15"/>
              <w:rPr>
                <w:rFonts w:ascii="Calibri" w:hAnsi="Calibri"/>
                <w:sz w:val="18"/>
              </w:rPr>
            </w:pPr>
            <w:r>
              <w:rPr>
                <w:rFonts w:hint="eastAsia" w:ascii="Calibri" w:hAnsi="Calibri"/>
                <w:sz w:val="18"/>
              </w:rPr>
              <w:t>省份编码定义请参考智能网关及应用管理平台接口规范要求</w:t>
            </w:r>
          </w:p>
        </w:tc>
        <w:tc>
          <w:tcPr>
            <w:tcW w:w="155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21"/>
              </w:rPr>
            </w:pPr>
            <w:bookmarkStart w:id="882" w:name="OLE_LINK25"/>
            <w:bookmarkStart w:id="883" w:name="OLE_LINK26"/>
            <w:r>
              <w:rPr>
                <w:rFonts w:hint="eastAsia" w:ascii="Calibri" w:hAnsi="Calibri"/>
                <w:sz w:val="18"/>
                <w:szCs w:val="21"/>
              </w:rPr>
              <w:t>MemAlarm</w:t>
            </w:r>
            <w:bookmarkEnd w:id="882"/>
            <w:bookmarkEnd w:id="883"/>
          </w:p>
        </w:tc>
        <w:tc>
          <w:tcPr>
            <w:tcW w:w="113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BYTE</w:t>
            </w:r>
          </w:p>
        </w:tc>
        <w:tc>
          <w:tcPr>
            <w:tcW w:w="99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readwrite</w:t>
            </w:r>
          </w:p>
        </w:tc>
        <w:tc>
          <w:tcPr>
            <w:tcW w:w="127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无</w:t>
            </w:r>
          </w:p>
        </w:tc>
        <w:tc>
          <w:tcPr>
            <w:tcW w:w="255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内存告警阈值，默认值是80。</w:t>
            </w:r>
          </w:p>
          <w:p>
            <w:pPr>
              <w:spacing w:after="15"/>
              <w:rPr>
                <w:rFonts w:ascii="Calibri" w:hAnsi="Calibri"/>
                <w:sz w:val="18"/>
              </w:rPr>
            </w:pPr>
            <w:r>
              <w:rPr>
                <w:rFonts w:hint="eastAsia" w:ascii="Calibri" w:hAnsi="Calibri"/>
                <w:sz w:val="18"/>
              </w:rPr>
              <w:t>如果当前系统已使用内存大于等于MemAlarm并且小于MemLimit, 发送SysMemControl信号, 信号内容请参考下面本接口SysMemControl信号规范。</w:t>
            </w:r>
          </w:p>
        </w:tc>
        <w:tc>
          <w:tcPr>
            <w:tcW w:w="155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21"/>
              </w:rPr>
            </w:pPr>
            <w:r>
              <w:rPr>
                <w:rFonts w:hint="eastAsia" w:ascii="Calibri" w:hAnsi="Calibri"/>
                <w:sz w:val="18"/>
                <w:szCs w:val="21"/>
              </w:rPr>
              <w:t>MemLimit</w:t>
            </w:r>
          </w:p>
        </w:tc>
        <w:tc>
          <w:tcPr>
            <w:tcW w:w="113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BYTE</w:t>
            </w:r>
          </w:p>
        </w:tc>
        <w:tc>
          <w:tcPr>
            <w:tcW w:w="99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readwrite</w:t>
            </w:r>
          </w:p>
        </w:tc>
        <w:tc>
          <w:tcPr>
            <w:tcW w:w="127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无</w:t>
            </w:r>
          </w:p>
        </w:tc>
        <w:tc>
          <w:tcPr>
            <w:tcW w:w="255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内存限制阈值，默认值是90。</w:t>
            </w:r>
          </w:p>
          <w:p>
            <w:pPr>
              <w:spacing w:after="15"/>
              <w:rPr>
                <w:rFonts w:ascii="Calibri" w:hAnsi="Calibri"/>
                <w:sz w:val="18"/>
              </w:rPr>
            </w:pPr>
            <w:r>
              <w:rPr>
                <w:rFonts w:hint="eastAsia" w:ascii="Calibri" w:hAnsi="Calibri"/>
                <w:sz w:val="18"/>
              </w:rPr>
              <w:t>如果当前系统已经使用内存大于等于MemLimit, 发送SysMemControl信号，信号内容请参考下面本接口SysMemControl信号规范。</w:t>
            </w:r>
          </w:p>
        </w:tc>
        <w:tc>
          <w:tcPr>
            <w:tcW w:w="155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1.0</w:t>
            </w:r>
          </w:p>
        </w:tc>
      </w:tr>
    </w:tbl>
    <w:p>
      <w:pPr>
        <w:pStyle w:val="345"/>
        <w:numPr>
          <w:ilvl w:val="0"/>
          <w:numId w:val="137"/>
        </w:numPr>
        <w:ind w:left="359" w:leftChars="171" w:firstLineChars="0"/>
      </w:pPr>
    </w:p>
    <w:p>
      <w:pPr>
        <w:spacing w:before="240" w:after="15"/>
        <w:ind w:left="420" w:hanging="420" w:hangingChars="199"/>
        <w:rPr>
          <w:b/>
        </w:rPr>
      </w:pPr>
      <w:r>
        <w:rPr>
          <w:rFonts w:hint="eastAsia"/>
          <w:b/>
        </w:rPr>
        <w:t>方法</w:t>
      </w:r>
    </w:p>
    <w:p>
      <w:pPr>
        <w:spacing w:after="15"/>
      </w:pPr>
    </w:p>
    <w:p>
      <w:pPr>
        <w:pStyle w:val="345"/>
        <w:numPr>
          <w:ilvl w:val="0"/>
          <w:numId w:val="129"/>
        </w:numPr>
        <w:ind w:firstLineChars="0"/>
      </w:pPr>
      <w:r>
        <w:t>SetLOID(IN STRING loid, IN STRING password, IN STRING province, OUT UINT32 result, OUT STRING errdesc);</w:t>
      </w:r>
    </w:p>
    <w:p>
      <w:pPr>
        <w:spacing w:after="15"/>
        <w:ind w:firstLine="420"/>
      </w:pPr>
      <w:r>
        <w:t>设置宽带注册码和密码</w:t>
      </w:r>
    </w:p>
    <w:p>
      <w:pPr>
        <w:spacing w:after="15"/>
        <w:ind w:firstLine="420"/>
      </w:pPr>
      <w:r>
        <w:rPr>
          <w:rFonts w:hint="eastAsia"/>
        </w:rPr>
        <w:t>当province为空(即为””)时，表示不修改省份编码。</w:t>
      </w:r>
    </w:p>
    <w:p>
      <w:pPr>
        <w:spacing w:after="15"/>
      </w:pPr>
    </w:p>
    <w:p>
      <w:pPr>
        <w:pStyle w:val="345"/>
        <w:numPr>
          <w:ilvl w:val="0"/>
          <w:numId w:val="129"/>
        </w:numPr>
        <w:ind w:firstLineChars="0"/>
      </w:pPr>
      <w:r>
        <w:t>RegisterLOID(OUT UINT32 result, OUT STRING errdesc);</w:t>
      </w:r>
    </w:p>
    <w:p>
      <w:pPr>
        <w:spacing w:after="15"/>
        <w:ind w:firstLine="420"/>
      </w:pPr>
      <w:r>
        <w:t>发起宽带识别码注册</w:t>
      </w:r>
    </w:p>
    <w:p>
      <w:pPr>
        <w:spacing w:after="15"/>
      </w:pPr>
    </w:p>
    <w:p>
      <w:pPr>
        <w:pStyle w:val="345"/>
        <w:numPr>
          <w:ilvl w:val="0"/>
          <w:numId w:val="129"/>
        </w:numPr>
        <w:ind w:firstLineChars="0"/>
      </w:pPr>
      <w:r>
        <w:t>CheckLOID(OUT UINT32 result, OUT STRING errdesc);</w:t>
      </w:r>
    </w:p>
    <w:p>
      <w:pPr>
        <w:spacing w:after="15"/>
        <w:ind w:firstLine="420"/>
      </w:pPr>
      <w:r>
        <w:t>检测宽带识别码注册状态</w:t>
      </w:r>
    </w:p>
    <w:p>
      <w:pPr>
        <w:spacing w:after="15"/>
      </w:pPr>
    </w:p>
    <w:p>
      <w:pPr>
        <w:pStyle w:val="345"/>
        <w:numPr>
          <w:ilvl w:val="0"/>
          <w:numId w:val="129"/>
        </w:numPr>
        <w:ind w:firstLineChars="0"/>
      </w:pPr>
      <w:r>
        <w:t>SetDateTime(IN STRING time, OUT UINT32 result, OUT STRING errdesc);</w:t>
      </w:r>
    </w:p>
    <w:p>
      <w:pPr>
        <w:spacing w:after="15"/>
        <w:ind w:firstLine="420"/>
      </w:pPr>
      <w:r>
        <w:t>设置设备时间</w:t>
      </w:r>
    </w:p>
    <w:p>
      <w:pPr>
        <w:spacing w:after="15"/>
        <w:ind w:firstLine="420"/>
      </w:pPr>
    </w:p>
    <w:p>
      <w:pPr>
        <w:pStyle w:val="345"/>
        <w:numPr>
          <w:ilvl w:val="0"/>
          <w:numId w:val="129"/>
        </w:numPr>
        <w:ind w:firstLineChars="0"/>
      </w:pPr>
      <w:r>
        <w:t>Reboot(OUT UINT32 result, OUT STRING errdesc);</w:t>
      </w:r>
    </w:p>
    <w:p>
      <w:pPr>
        <w:spacing w:after="15"/>
        <w:ind w:firstLine="420"/>
      </w:pPr>
      <w:r>
        <w:t>重启设备</w:t>
      </w:r>
    </w:p>
    <w:p>
      <w:pPr>
        <w:spacing w:after="15"/>
      </w:pPr>
    </w:p>
    <w:p>
      <w:pPr>
        <w:pStyle w:val="345"/>
        <w:numPr>
          <w:ilvl w:val="0"/>
          <w:numId w:val="129"/>
        </w:numPr>
        <w:ind w:firstLineChars="0"/>
      </w:pPr>
      <w:r>
        <w:t>Restore(OUT UINT32 result, OUT STRING errdesc);</w:t>
      </w:r>
    </w:p>
    <w:p>
      <w:pPr>
        <w:spacing w:after="15"/>
        <w:ind w:firstLine="420"/>
      </w:pPr>
      <w:r>
        <w:t>恢复</w:t>
      </w:r>
      <w:r>
        <w:rPr>
          <w:rFonts w:hint="eastAsia"/>
        </w:rPr>
        <w:t>非关键参数</w:t>
      </w:r>
      <w:r>
        <w:t>（基于</w:t>
      </w:r>
      <w:r>
        <w:rPr>
          <w:rFonts w:hint="eastAsia"/>
        </w:rPr>
        <w:t>“智家平台的</w:t>
      </w:r>
      <w:r>
        <w:t>恢复</w:t>
      </w:r>
      <w:r>
        <w:rPr>
          <w:rFonts w:hint="eastAsia"/>
        </w:rPr>
        <w:t>非关键参数命令”方式进行恢复</w:t>
      </w:r>
      <w:r>
        <w:t>）</w:t>
      </w:r>
    </w:p>
    <w:p>
      <w:pPr>
        <w:spacing w:after="15"/>
        <w:ind w:firstLine="420"/>
      </w:pPr>
    </w:p>
    <w:p>
      <w:pPr>
        <w:pStyle w:val="345"/>
        <w:numPr>
          <w:ilvl w:val="0"/>
          <w:numId w:val="124"/>
        </w:numPr>
        <w:spacing w:after="12"/>
        <w:ind w:firstLineChars="0"/>
      </w:pPr>
      <w:r>
        <w:rPr>
          <w:rFonts w:hint="eastAsia"/>
        </w:rPr>
        <w:t>LocalRecovery(OUT UINT32 result, OUT STRING errdesc);</w:t>
      </w:r>
    </w:p>
    <w:p>
      <w:pPr>
        <w:pStyle w:val="345"/>
        <w:spacing w:after="12"/>
        <w:ind w:left="360" w:firstLine="0" w:firstLineChars="0"/>
      </w:pPr>
      <w:r>
        <w:rPr>
          <w:rFonts w:hint="eastAsia"/>
        </w:rPr>
        <w:t>恢复出厂设置（基于“点击本地界面上的复位按钮”方式进行恢复）</w:t>
      </w:r>
    </w:p>
    <w:p>
      <w:pPr>
        <w:spacing w:after="15"/>
      </w:pPr>
    </w:p>
    <w:p>
      <w:pPr>
        <w:pStyle w:val="345"/>
        <w:numPr>
          <w:ilvl w:val="0"/>
          <w:numId w:val="129"/>
        </w:numPr>
        <w:ind w:firstLineChars="0"/>
      </w:pPr>
      <w:r>
        <w:t>Upgrade(IN STRING url, IN UINT32 mode, IN UINT32 method, IN BOOLEAN needreboot, OUT UINT32 result, OUT STRING errdesc);</w:t>
      </w:r>
    </w:p>
    <w:p>
      <w:pPr>
        <w:spacing w:after="15"/>
        <w:ind w:firstLine="420"/>
      </w:pPr>
      <w:r>
        <w:t>系统固件升级</w:t>
      </w:r>
    </w:p>
    <w:p>
      <w:pPr>
        <w:spacing w:after="15"/>
        <w:ind w:firstLine="420"/>
      </w:pPr>
      <w:r>
        <w:rPr>
          <w:rFonts w:hint="eastAsia"/>
        </w:rPr>
        <w:t>下发升级任务后，须将</w:t>
      </w:r>
      <w:r>
        <w:t>UpgradeStatus</w:t>
      </w:r>
      <w:r>
        <w:rPr>
          <w:rFonts w:hint="eastAsia"/>
        </w:rPr>
        <w:t>置为6，表示正在升级。</w:t>
      </w:r>
    </w:p>
    <w:p>
      <w:pPr>
        <w:spacing w:after="15"/>
        <w:ind w:firstLine="420"/>
      </w:pPr>
      <w:r>
        <w:rPr>
          <w:rFonts w:hint="eastAsia"/>
        </w:rPr>
        <w:t>如果升级不需要重启，则需要将值设置为上述定义的状态，并且发送变更通知。</w:t>
      </w:r>
    </w:p>
    <w:p>
      <w:pPr>
        <w:spacing w:after="15"/>
        <w:ind w:firstLine="420"/>
      </w:pPr>
      <w:r>
        <w:rPr>
          <w:rFonts w:hint="eastAsia"/>
        </w:rPr>
        <w:t>如果升级需要重启，在重启之后，保持</w:t>
      </w:r>
      <w:r>
        <w:t>UpgradeStatus</w:t>
      </w:r>
      <w:r>
        <w:rPr>
          <w:rFonts w:hint="eastAsia"/>
        </w:rPr>
        <w:t>值，不需要发送变更通知。</w:t>
      </w:r>
    </w:p>
    <w:p>
      <w:pPr>
        <w:spacing w:after="15"/>
        <w:ind w:firstLine="420"/>
      </w:pPr>
    </w:p>
    <w:p>
      <w:pPr>
        <w:pStyle w:val="345"/>
        <w:numPr>
          <w:ilvl w:val="0"/>
          <w:numId w:val="124"/>
        </w:numPr>
        <w:spacing w:after="15"/>
        <w:ind w:firstLineChars="0"/>
      </w:pPr>
      <w:r>
        <w:rPr>
          <w:rFonts w:hint="eastAsia"/>
        </w:rPr>
        <w:t>ClearUpgradeStatus(OUT UINT32 result, OUT STRING errdesc);</w:t>
      </w:r>
    </w:p>
    <w:p>
      <w:pPr>
        <w:spacing w:after="15"/>
        <w:ind w:firstLine="420"/>
      </w:pPr>
      <w:r>
        <w:rPr>
          <w:rFonts w:hint="eastAsia"/>
        </w:rPr>
        <w:t>恢复</w:t>
      </w:r>
      <w:r>
        <w:t>UpgradeStatus</w:t>
      </w:r>
      <w:r>
        <w:rPr>
          <w:rFonts w:hint="eastAsia"/>
        </w:rPr>
        <w:t>初始状态</w:t>
      </w:r>
      <w:r>
        <w:t>(0)</w:t>
      </w:r>
      <w:r>
        <w:rPr>
          <w:rFonts w:hint="eastAsia"/>
        </w:rPr>
        <w:t>，表示该升级任务结果已经上报平台。</w:t>
      </w:r>
    </w:p>
    <w:p>
      <w:pPr>
        <w:spacing w:after="15"/>
        <w:ind w:firstLine="420"/>
      </w:pPr>
    </w:p>
    <w:p>
      <w:pPr>
        <w:pStyle w:val="345"/>
        <w:numPr>
          <w:ilvl w:val="0"/>
          <w:numId w:val="124"/>
        </w:numPr>
        <w:spacing w:after="12"/>
        <w:ind w:firstLineChars="0"/>
      </w:pPr>
      <w:bookmarkStart w:id="884" w:name="OLE_LINK3"/>
      <w:bookmarkStart w:id="885" w:name="OLE_LINK4"/>
      <w:r>
        <w:rPr>
          <w:rFonts w:hint="eastAsia"/>
        </w:rPr>
        <w:t>ClearRestoreStatus (OUT UINT32 result, OUT STRING errdesc)</w:t>
      </w:r>
    </w:p>
    <w:p>
      <w:pPr>
        <w:spacing w:after="15"/>
        <w:ind w:firstLine="420"/>
      </w:pPr>
      <w:r>
        <w:rPr>
          <w:rFonts w:hint="eastAsia"/>
        </w:rPr>
        <w:t>恢复RestoreStatus初始状态，表示已经将该状态上报平台，要求回复到初始状态。</w:t>
      </w:r>
    </w:p>
    <w:bookmarkEnd w:id="884"/>
    <w:bookmarkEnd w:id="885"/>
    <w:p>
      <w:pPr>
        <w:spacing w:after="15"/>
      </w:pPr>
    </w:p>
    <w:p>
      <w:pPr>
        <w:pStyle w:val="345"/>
        <w:numPr>
          <w:ilvl w:val="0"/>
          <w:numId w:val="129"/>
        </w:numPr>
        <w:ind w:firstLineChars="0"/>
      </w:pPr>
      <w:r>
        <w:t>CheckUAPasswd(IN STRING pass, OUT UINT32 result, OUT STRING errdesc);</w:t>
      </w:r>
    </w:p>
    <w:p>
      <w:pPr>
        <w:spacing w:after="15"/>
        <w:ind w:firstLine="420"/>
      </w:pPr>
      <w:r>
        <w:t>检查useradmin密码是否正确</w:t>
      </w:r>
    </w:p>
    <w:p>
      <w:pPr>
        <w:spacing w:after="15"/>
      </w:pPr>
    </w:p>
    <w:p>
      <w:pPr>
        <w:pStyle w:val="345"/>
        <w:numPr>
          <w:ilvl w:val="0"/>
          <w:numId w:val="129"/>
        </w:numPr>
        <w:ind w:firstLineChars="0"/>
      </w:pPr>
      <w:r>
        <w:t>SetUAPasswd(IN STRING pass, OUT UINT32 result, OUT STRING errdesc);</w:t>
      </w:r>
    </w:p>
    <w:p>
      <w:pPr>
        <w:spacing w:after="15"/>
        <w:ind w:firstLine="420"/>
      </w:pPr>
      <w:r>
        <w:t>设置useradmin密码</w:t>
      </w:r>
    </w:p>
    <w:p>
      <w:pPr>
        <w:spacing w:after="15"/>
      </w:pPr>
    </w:p>
    <w:p>
      <w:pPr>
        <w:pStyle w:val="345"/>
        <w:numPr>
          <w:ilvl w:val="0"/>
          <w:numId w:val="129"/>
        </w:numPr>
        <w:ind w:firstLineChars="0"/>
      </w:pPr>
      <w:r>
        <w:t>CheckTAPasswd(IN STRING pass, OUT UINT32 result, OUT STRING errdesc);</w:t>
      </w:r>
    </w:p>
    <w:p>
      <w:pPr>
        <w:spacing w:after="15"/>
        <w:ind w:firstLine="420"/>
      </w:pPr>
      <w:r>
        <w:t>检查telecomadmin密码是否正确</w:t>
      </w:r>
    </w:p>
    <w:p>
      <w:pPr>
        <w:spacing w:after="15"/>
        <w:ind w:firstLine="420"/>
      </w:pPr>
    </w:p>
    <w:p>
      <w:pPr>
        <w:pStyle w:val="345"/>
        <w:numPr>
          <w:ilvl w:val="0"/>
          <w:numId w:val="129"/>
        </w:numPr>
        <w:ind w:firstLineChars="0"/>
      </w:pPr>
      <w:r>
        <w:t>UploadTroubleLocatingInfo(IN STRING uploadurl,IN STRING faultcategory, OUT UINT32 result, OUT STRING errdesc);</w:t>
      </w:r>
    </w:p>
    <w:p>
      <w:pPr>
        <w:spacing w:after="15"/>
        <w:ind w:firstLine="420"/>
      </w:pPr>
      <w:r>
        <w:rPr>
          <w:rFonts w:hint="eastAsia"/>
        </w:rPr>
        <w:t>一键故障信息收集，参见智能网关及应用管理平台接口规范要求</w:t>
      </w:r>
    </w:p>
    <w:p>
      <w:pPr>
        <w:spacing w:after="15"/>
      </w:pPr>
    </w:p>
    <w:p>
      <w:pPr>
        <w:pStyle w:val="345"/>
        <w:numPr>
          <w:ilvl w:val="0"/>
          <w:numId w:val="129"/>
        </w:numPr>
        <w:ind w:firstLineChars="0"/>
      </w:pPr>
      <w:r>
        <w:t>StartCollectionDebugInfo(IN STRING uploadurl,IN STRING category , IN UINT16 timeout,OUT UINT32 result, OUT STRING errdesc);</w:t>
      </w:r>
    </w:p>
    <w:p>
      <w:pPr>
        <w:spacing w:after="15"/>
        <w:ind w:firstLine="420"/>
      </w:pPr>
      <w:r>
        <w:rPr>
          <w:rFonts w:hint="eastAsia"/>
        </w:rPr>
        <w:t>启动调试信息搜集, 参见智能网关平台接口规范要求</w:t>
      </w:r>
    </w:p>
    <w:p>
      <w:pPr>
        <w:spacing w:after="15"/>
        <w:ind w:firstLine="420"/>
      </w:pPr>
    </w:p>
    <w:p>
      <w:pPr>
        <w:pStyle w:val="345"/>
        <w:numPr>
          <w:ilvl w:val="0"/>
          <w:numId w:val="129"/>
        </w:numPr>
        <w:ind w:firstLineChars="0"/>
      </w:pPr>
      <w:r>
        <w:t>GetTAPasswd(OUT STRING pass, OUT UINT32 result, OUT STRING errdesc);</w:t>
      </w:r>
    </w:p>
    <w:p>
      <w:pPr>
        <w:spacing w:after="15"/>
        <w:ind w:firstLine="420"/>
      </w:pPr>
      <w:r>
        <w:rPr>
          <w:rFonts w:hint="eastAsia"/>
        </w:rPr>
        <w:t>获取telecomadmin 密码</w:t>
      </w:r>
    </w:p>
    <w:p>
      <w:pPr>
        <w:pStyle w:val="345"/>
        <w:numPr>
          <w:ilvl w:val="0"/>
          <w:numId w:val="129"/>
        </w:numPr>
        <w:ind w:firstLineChars="0"/>
      </w:pPr>
      <w:r>
        <w:t>Get</w:t>
      </w:r>
      <w:r>
        <w:rPr>
          <w:rFonts w:hint="eastAsia"/>
        </w:rPr>
        <w:t>UA</w:t>
      </w:r>
      <w:r>
        <w:t>Passwd(OUT STRING pass, OUT UINT32 result, OUT STRING errdesc);</w:t>
      </w:r>
    </w:p>
    <w:p>
      <w:pPr>
        <w:spacing w:after="15"/>
        <w:ind w:firstLine="420"/>
      </w:pPr>
      <w:r>
        <w:rPr>
          <w:rFonts w:hint="eastAsia"/>
        </w:rPr>
        <w:t>获取useradmin 密码</w:t>
      </w:r>
    </w:p>
    <w:p>
      <w:pPr>
        <w:spacing w:after="15"/>
      </w:pPr>
      <w:r>
        <w:t>result：0 on success, 1 on fail</w:t>
      </w:r>
    </w:p>
    <w:p>
      <w:pPr>
        <w:spacing w:after="15"/>
      </w:pPr>
      <w:r>
        <w:t>errdesc: If errdesc is NULL or method success, do nothing; otherwise fill with error description</w:t>
      </w:r>
    </w:p>
    <w:p>
      <w:pPr>
        <w:spacing w:after="15"/>
      </w:pPr>
    </w:p>
    <w:p>
      <w:pPr>
        <w:spacing w:after="15"/>
      </w:pPr>
      <w:bookmarkStart w:id="886" w:name="_Toc447897270"/>
      <w:r>
        <w:t>CheckLOID(OUT UINT32 result, OUT STRING errdesc)返回值说明</w:t>
      </w:r>
      <w:bookmarkEnd w:id="886"/>
    </w:p>
    <w:p>
      <w:pPr>
        <w:spacing w:after="15"/>
        <w:ind w:left="420" w:leftChars="200"/>
      </w:pPr>
      <w:r>
        <w:t>说明：</w:t>
      </w:r>
    </w:p>
    <w:p>
      <w:pPr>
        <w:spacing w:after="15"/>
        <w:ind w:left="630" w:leftChars="300"/>
      </w:pPr>
      <w:r>
        <w:t>result，表示返回的状态代码分类</w:t>
      </w:r>
    </w:p>
    <w:p>
      <w:pPr>
        <w:spacing w:after="15"/>
        <w:ind w:left="1050" w:leftChars="500" w:firstLine="210"/>
      </w:pPr>
      <w:bookmarkStart w:id="887" w:name="_Toc447897271"/>
      <w:r>
        <w:t>2xx，表示注册成功</w:t>
      </w:r>
      <w:bookmarkEnd w:id="887"/>
    </w:p>
    <w:p>
      <w:pPr>
        <w:spacing w:after="15"/>
        <w:ind w:left="1050" w:leftChars="500" w:firstLine="210"/>
      </w:pPr>
      <w:r>
        <w:t>4xx, 表示已知原因的错误</w:t>
      </w:r>
    </w:p>
    <w:p>
      <w:pPr>
        <w:spacing w:after="15"/>
        <w:ind w:left="1050" w:leftChars="500" w:firstLine="210"/>
      </w:pPr>
      <w:bookmarkStart w:id="888" w:name="_Toc447897272"/>
      <w:r>
        <w:t>5xx, 表示未知原因的错误</w:t>
      </w:r>
      <w:bookmarkEnd w:id="888"/>
    </w:p>
    <w:p>
      <w:pPr>
        <w:spacing w:after="15"/>
        <w:ind w:left="630" w:leftChars="300"/>
      </w:pPr>
      <w:r>
        <w:t>errdesc，表示注册状态的详细参数</w:t>
      </w:r>
    </w:p>
    <w:p>
      <w:pPr>
        <w:spacing w:after="15"/>
        <w:ind w:left="1050" w:leftChars="500" w:firstLine="210"/>
      </w:pPr>
      <w:r>
        <w:t>合成规则: key1=value1&amp;key2=value2…</w:t>
      </w:r>
    </w:p>
    <w:p>
      <w:pPr>
        <w:spacing w:after="15"/>
        <w:ind w:left="420" w:leftChars="200"/>
      </w:pPr>
      <w:r>
        <w:t>详细描述如下:</w:t>
      </w:r>
    </w:p>
    <w:tbl>
      <w:tblPr>
        <w:tblStyle w:val="66"/>
        <w:tblW w:w="861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0"/>
        <w:gridCol w:w="3793"/>
        <w:gridCol w:w="3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tcPr>
          <w:p>
            <w:pPr>
              <w:spacing w:after="15"/>
              <w:jc w:val="center"/>
              <w:rPr>
                <w:rFonts w:ascii="Calibri" w:hAnsi="Calibri"/>
                <w:b/>
                <w:sz w:val="18"/>
                <w:szCs w:val="18"/>
              </w:rPr>
            </w:pPr>
            <w:r>
              <w:rPr>
                <w:rFonts w:ascii="Calibri" w:hAnsi="Calibri"/>
                <w:b/>
                <w:sz w:val="18"/>
                <w:szCs w:val="18"/>
              </w:rPr>
              <w:t>result</w:t>
            </w:r>
          </w:p>
        </w:tc>
        <w:tc>
          <w:tcPr>
            <w:tcW w:w="3793" w:type="dxa"/>
          </w:tcPr>
          <w:p>
            <w:pPr>
              <w:spacing w:after="15"/>
              <w:jc w:val="center"/>
              <w:rPr>
                <w:rFonts w:ascii="Calibri" w:hAnsi="Calibri"/>
                <w:b/>
                <w:sz w:val="18"/>
                <w:szCs w:val="18"/>
              </w:rPr>
            </w:pPr>
            <w:r>
              <w:rPr>
                <w:rFonts w:ascii="Calibri" w:hAnsi="Calibri"/>
                <w:b/>
                <w:sz w:val="18"/>
                <w:szCs w:val="18"/>
              </w:rPr>
              <w:t>errdesc</w:t>
            </w:r>
          </w:p>
        </w:tc>
        <w:tc>
          <w:tcPr>
            <w:tcW w:w="3940" w:type="dxa"/>
          </w:tcPr>
          <w:p>
            <w:pPr>
              <w:spacing w:after="15"/>
              <w:jc w:val="center"/>
              <w:rPr>
                <w:rFonts w:ascii="Calibri" w:hAnsi="Calibri"/>
                <w:b/>
                <w:sz w:val="18"/>
                <w:szCs w:val="18"/>
              </w:rPr>
            </w:pPr>
            <w:r>
              <w:rPr>
                <w:rFonts w:ascii="Calibri" w:hAnsi="Calibri"/>
                <w:b/>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tcPr>
          <w:p>
            <w:pPr>
              <w:spacing w:after="15"/>
              <w:rPr>
                <w:rFonts w:ascii="Calibri" w:hAnsi="Calibri"/>
                <w:sz w:val="18"/>
                <w:szCs w:val="18"/>
              </w:rPr>
            </w:pPr>
            <w:r>
              <w:rPr>
                <w:rFonts w:ascii="Calibri" w:hAnsi="Calibri"/>
                <w:sz w:val="18"/>
                <w:szCs w:val="18"/>
              </w:rPr>
              <w:t>401</w:t>
            </w:r>
          </w:p>
        </w:tc>
        <w:tc>
          <w:tcPr>
            <w:tcW w:w="3793" w:type="dxa"/>
          </w:tcPr>
          <w:p>
            <w:pPr>
              <w:spacing w:after="15"/>
              <w:rPr>
                <w:rFonts w:ascii="Calibri" w:hAnsi="Calibri"/>
                <w:sz w:val="18"/>
                <w:szCs w:val="18"/>
              </w:rPr>
            </w:pPr>
            <w:r>
              <w:rPr>
                <w:rFonts w:ascii="Calibri" w:hAnsi="Calibri"/>
                <w:sz w:val="18"/>
                <w:szCs w:val="18"/>
              </w:rPr>
              <w:t>“RegisterStatus=REGISTER_DEFAULT”</w:t>
            </w:r>
          </w:p>
        </w:tc>
        <w:tc>
          <w:tcPr>
            <w:tcW w:w="3940" w:type="dxa"/>
          </w:tcPr>
          <w:p>
            <w:pPr>
              <w:spacing w:after="15"/>
              <w:rPr>
                <w:rFonts w:ascii="Calibri" w:hAnsi="Calibri"/>
                <w:sz w:val="18"/>
                <w:szCs w:val="18"/>
              </w:rPr>
            </w:pPr>
            <w:r>
              <w:rPr>
                <w:rFonts w:ascii="Calibri" w:hAnsi="Calibri"/>
                <w:sz w:val="18"/>
                <w:szCs w:val="18"/>
              </w:rPr>
              <w:t>表示初始设备未注册状态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80" w:type="dxa"/>
          </w:tcPr>
          <w:p>
            <w:pPr>
              <w:spacing w:after="15"/>
              <w:rPr>
                <w:rFonts w:ascii="Calibri" w:hAnsi="Calibri"/>
                <w:sz w:val="18"/>
                <w:szCs w:val="18"/>
              </w:rPr>
            </w:pPr>
            <w:r>
              <w:rPr>
                <w:rFonts w:ascii="Calibri" w:hAnsi="Calibri"/>
                <w:sz w:val="18"/>
                <w:szCs w:val="18"/>
              </w:rPr>
              <w:t>402</w:t>
            </w:r>
          </w:p>
        </w:tc>
        <w:tc>
          <w:tcPr>
            <w:tcW w:w="3793" w:type="dxa"/>
          </w:tcPr>
          <w:p>
            <w:pPr>
              <w:spacing w:after="15"/>
              <w:rPr>
                <w:rFonts w:ascii="Calibri" w:hAnsi="Calibri"/>
                <w:sz w:val="18"/>
                <w:szCs w:val="18"/>
              </w:rPr>
            </w:pPr>
            <w:r>
              <w:rPr>
                <w:rFonts w:ascii="Calibri" w:hAnsi="Calibri"/>
                <w:sz w:val="18"/>
                <w:szCs w:val="18"/>
              </w:rPr>
              <w:t>“RegisterStatus=REGISTER_REGISTED”</w:t>
            </w:r>
          </w:p>
        </w:tc>
        <w:tc>
          <w:tcPr>
            <w:tcW w:w="3940" w:type="dxa"/>
          </w:tcPr>
          <w:p>
            <w:pPr>
              <w:spacing w:after="15"/>
              <w:rPr>
                <w:rFonts w:ascii="Calibri" w:hAnsi="Calibri"/>
                <w:sz w:val="18"/>
                <w:szCs w:val="18"/>
              </w:rPr>
            </w:pPr>
            <w:r>
              <w:rPr>
                <w:rFonts w:ascii="Calibri" w:hAnsi="Calibri"/>
                <w:sz w:val="18"/>
                <w:szCs w:val="18"/>
              </w:rPr>
              <w:t>表示设备为已注册状态,不需要再次注册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tcPr>
          <w:p>
            <w:pPr>
              <w:spacing w:after="15"/>
              <w:rPr>
                <w:rFonts w:ascii="Calibri" w:hAnsi="Calibri"/>
                <w:sz w:val="18"/>
                <w:szCs w:val="18"/>
              </w:rPr>
            </w:pPr>
            <w:r>
              <w:rPr>
                <w:rFonts w:ascii="Calibri" w:hAnsi="Calibri"/>
                <w:sz w:val="18"/>
                <w:szCs w:val="18"/>
              </w:rPr>
              <w:t>403</w:t>
            </w:r>
          </w:p>
        </w:tc>
        <w:tc>
          <w:tcPr>
            <w:tcW w:w="3793" w:type="dxa"/>
          </w:tcPr>
          <w:p>
            <w:pPr>
              <w:spacing w:after="15"/>
              <w:rPr>
                <w:rFonts w:ascii="Calibri" w:hAnsi="Calibri"/>
                <w:sz w:val="18"/>
                <w:szCs w:val="18"/>
              </w:rPr>
            </w:pPr>
            <w:r>
              <w:rPr>
                <w:rFonts w:ascii="Calibri" w:hAnsi="Calibri"/>
                <w:sz w:val="18"/>
                <w:szCs w:val="18"/>
              </w:rPr>
              <w:t>“RegisterStatus=REGISTER_TIMEOUT”</w:t>
            </w:r>
          </w:p>
        </w:tc>
        <w:tc>
          <w:tcPr>
            <w:tcW w:w="3940" w:type="dxa"/>
          </w:tcPr>
          <w:p>
            <w:pPr>
              <w:spacing w:after="15"/>
              <w:rPr>
                <w:rFonts w:ascii="Calibri" w:hAnsi="Calibri"/>
                <w:sz w:val="18"/>
                <w:szCs w:val="18"/>
              </w:rPr>
            </w:pPr>
            <w:r>
              <w:rPr>
                <w:rFonts w:ascii="Calibri" w:hAnsi="Calibri"/>
                <w:sz w:val="18"/>
                <w:szCs w:val="18"/>
              </w:rPr>
              <w:t>表示注册超时失败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tcPr>
          <w:p>
            <w:pPr>
              <w:spacing w:after="15"/>
              <w:rPr>
                <w:rFonts w:ascii="Calibri" w:hAnsi="Calibri"/>
                <w:sz w:val="18"/>
                <w:szCs w:val="18"/>
              </w:rPr>
            </w:pPr>
            <w:r>
              <w:rPr>
                <w:rFonts w:ascii="Calibri" w:hAnsi="Calibri"/>
                <w:sz w:val="18"/>
                <w:szCs w:val="18"/>
              </w:rPr>
              <w:t>404</w:t>
            </w:r>
          </w:p>
        </w:tc>
        <w:tc>
          <w:tcPr>
            <w:tcW w:w="3793" w:type="dxa"/>
          </w:tcPr>
          <w:p>
            <w:pPr>
              <w:spacing w:after="15"/>
              <w:rPr>
                <w:rFonts w:ascii="Calibri" w:hAnsi="Calibri"/>
                <w:sz w:val="18"/>
                <w:szCs w:val="18"/>
              </w:rPr>
            </w:pPr>
            <w:r>
              <w:rPr>
                <w:rFonts w:ascii="Calibri" w:hAnsi="Calibri"/>
                <w:sz w:val="18"/>
                <w:szCs w:val="18"/>
              </w:rPr>
              <w:t>“RegisterStatus=REGISTER_NOMATCH_NOLIMITED&amp;RETRY_COUNT=N”</w:t>
            </w:r>
          </w:p>
        </w:tc>
        <w:tc>
          <w:tcPr>
            <w:tcW w:w="3940" w:type="dxa"/>
          </w:tcPr>
          <w:p>
            <w:pPr>
              <w:spacing w:after="15"/>
              <w:rPr>
                <w:rFonts w:ascii="Calibri" w:hAnsi="Calibri"/>
                <w:sz w:val="18"/>
                <w:szCs w:val="18"/>
              </w:rPr>
            </w:pPr>
            <w:r>
              <w:rPr>
                <w:rFonts w:ascii="Calibri" w:hAnsi="Calibri"/>
                <w:sz w:val="18"/>
                <w:szCs w:val="18"/>
              </w:rPr>
              <w:t>表示逻辑ID与密码不匹配，N表示剩余尝试次数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tcPr>
          <w:p>
            <w:pPr>
              <w:spacing w:after="15"/>
              <w:rPr>
                <w:rFonts w:ascii="Calibri" w:hAnsi="Calibri"/>
                <w:sz w:val="18"/>
                <w:szCs w:val="18"/>
              </w:rPr>
            </w:pPr>
            <w:r>
              <w:rPr>
                <w:rFonts w:ascii="Calibri" w:hAnsi="Calibri"/>
                <w:sz w:val="18"/>
                <w:szCs w:val="18"/>
              </w:rPr>
              <w:t>405</w:t>
            </w:r>
          </w:p>
        </w:tc>
        <w:tc>
          <w:tcPr>
            <w:tcW w:w="3793" w:type="dxa"/>
          </w:tcPr>
          <w:p>
            <w:pPr>
              <w:spacing w:after="15"/>
              <w:rPr>
                <w:rFonts w:ascii="Calibri" w:hAnsi="Calibri"/>
                <w:sz w:val="18"/>
                <w:szCs w:val="18"/>
              </w:rPr>
            </w:pPr>
            <w:r>
              <w:rPr>
                <w:rFonts w:ascii="Calibri" w:hAnsi="Calibri"/>
                <w:sz w:val="18"/>
                <w:szCs w:val="18"/>
              </w:rPr>
              <w:t>“RegisterStatus=REGISTER_NOMATCH_LIMITED“</w:t>
            </w:r>
          </w:p>
        </w:tc>
        <w:tc>
          <w:tcPr>
            <w:tcW w:w="3940" w:type="dxa"/>
          </w:tcPr>
          <w:p>
            <w:pPr>
              <w:spacing w:after="15"/>
              <w:rPr>
                <w:rFonts w:ascii="Calibri" w:hAnsi="Calibri"/>
                <w:sz w:val="18"/>
                <w:szCs w:val="18"/>
              </w:rPr>
            </w:pPr>
            <w:r>
              <w:rPr>
                <w:rFonts w:ascii="Calibri" w:hAnsi="Calibri"/>
                <w:sz w:val="18"/>
                <w:szCs w:val="18"/>
              </w:rPr>
              <w:t>表示逻辑ID与密码不匹配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tcPr>
          <w:p>
            <w:pPr>
              <w:spacing w:after="15"/>
              <w:rPr>
                <w:rFonts w:ascii="Calibri" w:hAnsi="Calibri"/>
                <w:sz w:val="18"/>
                <w:szCs w:val="18"/>
              </w:rPr>
            </w:pPr>
            <w:r>
              <w:rPr>
                <w:rFonts w:ascii="Calibri" w:hAnsi="Calibri"/>
                <w:sz w:val="18"/>
                <w:szCs w:val="18"/>
              </w:rPr>
              <w:t>406</w:t>
            </w:r>
          </w:p>
        </w:tc>
        <w:tc>
          <w:tcPr>
            <w:tcW w:w="3793" w:type="dxa"/>
          </w:tcPr>
          <w:p>
            <w:pPr>
              <w:spacing w:after="15"/>
              <w:rPr>
                <w:rFonts w:ascii="Calibri" w:hAnsi="Calibri"/>
                <w:sz w:val="18"/>
                <w:szCs w:val="18"/>
              </w:rPr>
            </w:pPr>
            <w:r>
              <w:rPr>
                <w:rFonts w:ascii="Calibri" w:hAnsi="Calibri"/>
                <w:sz w:val="18"/>
                <w:szCs w:val="18"/>
              </w:rPr>
              <w:t>“RegisterStatus=REGISTER_NOACCOUNT_NOLIMITED&amp;RETRY_COUNT=N“</w:t>
            </w:r>
          </w:p>
        </w:tc>
        <w:tc>
          <w:tcPr>
            <w:tcW w:w="3940" w:type="dxa"/>
          </w:tcPr>
          <w:p>
            <w:pPr>
              <w:spacing w:after="15"/>
              <w:rPr>
                <w:rFonts w:ascii="Calibri" w:hAnsi="Calibri"/>
                <w:sz w:val="18"/>
                <w:szCs w:val="18"/>
              </w:rPr>
            </w:pPr>
            <w:r>
              <w:rPr>
                <w:rFonts w:ascii="Calibri" w:hAnsi="Calibri"/>
                <w:sz w:val="18"/>
                <w:szCs w:val="18"/>
              </w:rPr>
              <w:t>密码不存在，N表示剩余尝试次数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tcPr>
          <w:p>
            <w:pPr>
              <w:spacing w:after="15"/>
              <w:rPr>
                <w:rFonts w:ascii="Calibri" w:hAnsi="Calibri"/>
                <w:sz w:val="18"/>
                <w:szCs w:val="18"/>
              </w:rPr>
            </w:pPr>
            <w:r>
              <w:rPr>
                <w:rFonts w:ascii="Calibri" w:hAnsi="Calibri"/>
                <w:sz w:val="18"/>
                <w:szCs w:val="18"/>
              </w:rPr>
              <w:t>407</w:t>
            </w:r>
          </w:p>
        </w:tc>
        <w:tc>
          <w:tcPr>
            <w:tcW w:w="3793" w:type="dxa"/>
          </w:tcPr>
          <w:p>
            <w:pPr>
              <w:spacing w:after="15"/>
              <w:rPr>
                <w:rFonts w:ascii="Calibri" w:hAnsi="Calibri"/>
                <w:sz w:val="18"/>
                <w:szCs w:val="18"/>
              </w:rPr>
            </w:pPr>
            <w:r>
              <w:rPr>
                <w:rFonts w:ascii="Calibri" w:hAnsi="Calibri"/>
                <w:sz w:val="18"/>
                <w:szCs w:val="18"/>
              </w:rPr>
              <w:t>“RegisterStatus=REGISTER_NOACCOUNT_LIMITED“</w:t>
            </w:r>
          </w:p>
        </w:tc>
        <w:tc>
          <w:tcPr>
            <w:tcW w:w="3940" w:type="dxa"/>
          </w:tcPr>
          <w:p>
            <w:pPr>
              <w:spacing w:after="15"/>
              <w:rPr>
                <w:rFonts w:ascii="Calibri" w:hAnsi="Calibri"/>
                <w:sz w:val="18"/>
                <w:szCs w:val="18"/>
              </w:rPr>
            </w:pPr>
            <w:r>
              <w:rPr>
                <w:rFonts w:ascii="Calibri" w:hAnsi="Calibri"/>
                <w:sz w:val="18"/>
                <w:szCs w:val="18"/>
              </w:rPr>
              <w:t>密码不存在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tcPr>
          <w:p>
            <w:pPr>
              <w:spacing w:after="15"/>
              <w:rPr>
                <w:rFonts w:ascii="Calibri" w:hAnsi="Calibri"/>
                <w:sz w:val="18"/>
                <w:szCs w:val="18"/>
              </w:rPr>
            </w:pPr>
            <w:r>
              <w:rPr>
                <w:rFonts w:ascii="Calibri" w:hAnsi="Calibri"/>
                <w:sz w:val="18"/>
                <w:szCs w:val="18"/>
              </w:rPr>
              <w:t>408</w:t>
            </w:r>
          </w:p>
        </w:tc>
        <w:tc>
          <w:tcPr>
            <w:tcW w:w="3793" w:type="dxa"/>
          </w:tcPr>
          <w:p>
            <w:pPr>
              <w:spacing w:after="15"/>
              <w:rPr>
                <w:rFonts w:ascii="Calibri" w:hAnsi="Calibri"/>
                <w:sz w:val="18"/>
                <w:szCs w:val="18"/>
              </w:rPr>
            </w:pPr>
            <w:r>
              <w:rPr>
                <w:rFonts w:ascii="Calibri" w:hAnsi="Calibri"/>
                <w:sz w:val="18"/>
                <w:szCs w:val="18"/>
              </w:rPr>
              <w:t>“RegisterStatus=REGISTER_NOUSER_NOLIMITED&amp;RETRY_COUNT=N”</w:t>
            </w:r>
          </w:p>
        </w:tc>
        <w:tc>
          <w:tcPr>
            <w:tcW w:w="3940" w:type="dxa"/>
          </w:tcPr>
          <w:p>
            <w:pPr>
              <w:spacing w:after="15"/>
              <w:rPr>
                <w:rFonts w:ascii="Calibri" w:hAnsi="Calibri"/>
                <w:sz w:val="18"/>
                <w:szCs w:val="18"/>
              </w:rPr>
            </w:pPr>
            <w:r>
              <w:rPr>
                <w:rFonts w:ascii="Calibri" w:hAnsi="Calibri"/>
                <w:sz w:val="18"/>
                <w:szCs w:val="18"/>
              </w:rPr>
              <w:t>逻辑ID不存在，N表示剩余尝试次数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tcPr>
          <w:p>
            <w:pPr>
              <w:spacing w:after="15"/>
              <w:rPr>
                <w:rFonts w:ascii="Calibri" w:hAnsi="Calibri"/>
                <w:sz w:val="18"/>
                <w:szCs w:val="18"/>
              </w:rPr>
            </w:pPr>
            <w:r>
              <w:rPr>
                <w:rFonts w:ascii="Calibri" w:hAnsi="Calibri"/>
                <w:sz w:val="18"/>
                <w:szCs w:val="18"/>
              </w:rPr>
              <w:t>409</w:t>
            </w:r>
          </w:p>
        </w:tc>
        <w:tc>
          <w:tcPr>
            <w:tcW w:w="3793" w:type="dxa"/>
          </w:tcPr>
          <w:p>
            <w:pPr>
              <w:spacing w:after="15"/>
              <w:rPr>
                <w:rFonts w:ascii="Calibri" w:hAnsi="Calibri"/>
                <w:sz w:val="18"/>
                <w:szCs w:val="18"/>
              </w:rPr>
            </w:pPr>
            <w:r>
              <w:rPr>
                <w:rFonts w:ascii="Calibri" w:hAnsi="Calibri"/>
                <w:sz w:val="18"/>
                <w:szCs w:val="18"/>
              </w:rPr>
              <w:t>“RegisterStatus=REGISTER_NOUSER_LIMITED“</w:t>
            </w:r>
          </w:p>
        </w:tc>
        <w:tc>
          <w:tcPr>
            <w:tcW w:w="3940" w:type="dxa"/>
          </w:tcPr>
          <w:p>
            <w:pPr>
              <w:spacing w:after="15"/>
              <w:rPr>
                <w:rFonts w:ascii="Calibri" w:hAnsi="Calibri"/>
                <w:sz w:val="18"/>
                <w:szCs w:val="18"/>
              </w:rPr>
            </w:pPr>
            <w:r>
              <w:rPr>
                <w:rFonts w:ascii="Calibri" w:hAnsi="Calibri"/>
                <w:sz w:val="18"/>
                <w:szCs w:val="18"/>
              </w:rPr>
              <w:t>逻辑ID不存在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tcPr>
          <w:p>
            <w:pPr>
              <w:spacing w:after="15"/>
              <w:rPr>
                <w:rFonts w:ascii="Calibri" w:hAnsi="Calibri"/>
                <w:sz w:val="18"/>
                <w:szCs w:val="18"/>
              </w:rPr>
            </w:pPr>
            <w:r>
              <w:rPr>
                <w:rFonts w:ascii="Calibri" w:hAnsi="Calibri"/>
                <w:sz w:val="18"/>
                <w:szCs w:val="18"/>
              </w:rPr>
              <w:t>410</w:t>
            </w:r>
          </w:p>
        </w:tc>
        <w:tc>
          <w:tcPr>
            <w:tcW w:w="3793" w:type="dxa"/>
          </w:tcPr>
          <w:p>
            <w:pPr>
              <w:spacing w:after="15"/>
              <w:rPr>
                <w:rFonts w:ascii="Calibri" w:hAnsi="Calibri"/>
                <w:sz w:val="18"/>
                <w:szCs w:val="18"/>
              </w:rPr>
            </w:pPr>
            <w:r>
              <w:rPr>
                <w:rFonts w:ascii="Calibri" w:hAnsi="Calibri"/>
                <w:sz w:val="18"/>
                <w:szCs w:val="18"/>
              </w:rPr>
              <w:t>“RegisterStatus=REGISTER_OLT_FAIL“</w:t>
            </w:r>
          </w:p>
        </w:tc>
        <w:tc>
          <w:tcPr>
            <w:tcW w:w="3940" w:type="dxa"/>
          </w:tcPr>
          <w:p>
            <w:pPr>
              <w:spacing w:after="15"/>
              <w:rPr>
                <w:rFonts w:ascii="Calibri" w:hAnsi="Calibri"/>
                <w:sz w:val="18"/>
                <w:szCs w:val="18"/>
              </w:rPr>
            </w:pPr>
            <w:r>
              <w:rPr>
                <w:rFonts w:ascii="Calibri" w:hAnsi="Calibri"/>
                <w:sz w:val="18"/>
                <w:szCs w:val="18"/>
              </w:rPr>
              <w:t>注册OLT失败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tcPr>
          <w:p>
            <w:pPr>
              <w:spacing w:after="15"/>
              <w:rPr>
                <w:rFonts w:ascii="Calibri" w:hAnsi="Calibri"/>
                <w:sz w:val="18"/>
                <w:szCs w:val="18"/>
              </w:rPr>
            </w:pPr>
            <w:r>
              <w:rPr>
                <w:rFonts w:ascii="Calibri" w:hAnsi="Calibri"/>
                <w:sz w:val="18"/>
                <w:szCs w:val="18"/>
              </w:rPr>
              <w:t>200</w:t>
            </w:r>
          </w:p>
        </w:tc>
        <w:tc>
          <w:tcPr>
            <w:tcW w:w="3793" w:type="dxa"/>
          </w:tcPr>
          <w:p>
            <w:pPr>
              <w:spacing w:after="15"/>
              <w:rPr>
                <w:rFonts w:ascii="Calibri" w:hAnsi="Calibri"/>
                <w:sz w:val="18"/>
                <w:szCs w:val="18"/>
              </w:rPr>
            </w:pPr>
            <w:r>
              <w:rPr>
                <w:rFonts w:ascii="Calibri" w:hAnsi="Calibri"/>
                <w:sz w:val="18"/>
                <w:szCs w:val="18"/>
              </w:rPr>
              <w:t>“RegisterStatus=REGISTER_OK&amp;BUSINESS_NUMBER=N&amp;BUSINESS_NAME=INTERNET+VOIP+IPTV”</w:t>
            </w:r>
          </w:p>
        </w:tc>
        <w:tc>
          <w:tcPr>
            <w:tcW w:w="3940" w:type="dxa"/>
          </w:tcPr>
          <w:p>
            <w:pPr>
              <w:spacing w:after="15"/>
              <w:rPr>
                <w:rFonts w:ascii="Calibri" w:hAnsi="Calibri"/>
                <w:sz w:val="18"/>
                <w:szCs w:val="18"/>
              </w:rPr>
            </w:pPr>
            <w:r>
              <w:rPr>
                <w:rFonts w:ascii="Calibri" w:hAnsi="Calibri"/>
                <w:sz w:val="18"/>
                <w:szCs w:val="18"/>
              </w:rPr>
              <w:t>表示注册成功，BUSINESS_NUMBER表示下发了几个业务，BUSINESS_NAME表示下发的业务名字的或组合（组合用+连接在一起）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tcPr>
          <w:p>
            <w:pPr>
              <w:spacing w:after="15"/>
              <w:rPr>
                <w:rFonts w:ascii="Calibri" w:hAnsi="Calibri"/>
                <w:sz w:val="18"/>
                <w:szCs w:val="18"/>
              </w:rPr>
            </w:pPr>
            <w:r>
              <w:rPr>
                <w:rFonts w:ascii="Calibri" w:hAnsi="Calibri"/>
                <w:sz w:val="18"/>
                <w:szCs w:val="18"/>
              </w:rPr>
              <w:t>201</w:t>
            </w:r>
          </w:p>
        </w:tc>
        <w:tc>
          <w:tcPr>
            <w:tcW w:w="3793" w:type="dxa"/>
          </w:tcPr>
          <w:p>
            <w:pPr>
              <w:spacing w:after="15"/>
              <w:rPr>
                <w:rFonts w:ascii="Calibri" w:hAnsi="Calibri"/>
                <w:sz w:val="18"/>
                <w:szCs w:val="18"/>
              </w:rPr>
            </w:pPr>
            <w:r>
              <w:rPr>
                <w:rFonts w:ascii="Calibri" w:hAnsi="Calibri"/>
                <w:sz w:val="18"/>
                <w:szCs w:val="18"/>
              </w:rPr>
              <w:t>“RegisterStatus=REGISTER_OLT&amp;PERCENTAGE=xx”</w:t>
            </w:r>
          </w:p>
        </w:tc>
        <w:tc>
          <w:tcPr>
            <w:tcW w:w="3940" w:type="dxa"/>
          </w:tcPr>
          <w:p>
            <w:pPr>
              <w:spacing w:after="15"/>
              <w:rPr>
                <w:rFonts w:ascii="Calibri" w:hAnsi="Calibri"/>
                <w:sz w:val="18"/>
                <w:szCs w:val="18"/>
              </w:rPr>
            </w:pPr>
            <w:r>
              <w:rPr>
                <w:rFonts w:ascii="Calibri" w:hAnsi="Calibri"/>
                <w:sz w:val="18"/>
                <w:szCs w:val="18"/>
              </w:rPr>
              <w:t>正在注册OLT，PERCENTAGE=xx表示注册的进度值百分比，典型可取：20表示正在注册OLT，30表示在OLT授权成功，提示 “正在获取管理IP”，40表示TR069 的WAN连接获得IP地址，提示“已获得管理IP，正在连接ITMS”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tcPr>
          <w:p>
            <w:pPr>
              <w:spacing w:after="15"/>
              <w:rPr>
                <w:rFonts w:ascii="Calibri" w:hAnsi="Calibri"/>
                <w:sz w:val="18"/>
                <w:szCs w:val="18"/>
              </w:rPr>
            </w:pPr>
            <w:r>
              <w:rPr>
                <w:rFonts w:ascii="Calibri" w:hAnsi="Calibri"/>
                <w:sz w:val="18"/>
                <w:szCs w:val="18"/>
              </w:rPr>
              <w:t>202</w:t>
            </w:r>
          </w:p>
        </w:tc>
        <w:tc>
          <w:tcPr>
            <w:tcW w:w="3793" w:type="dxa"/>
          </w:tcPr>
          <w:p>
            <w:pPr>
              <w:spacing w:after="15"/>
              <w:rPr>
                <w:rFonts w:ascii="Calibri" w:hAnsi="Calibri"/>
                <w:sz w:val="18"/>
                <w:szCs w:val="18"/>
              </w:rPr>
            </w:pPr>
            <w:r>
              <w:rPr>
                <w:rFonts w:ascii="Calibri" w:hAnsi="Calibri"/>
                <w:sz w:val="18"/>
                <w:szCs w:val="18"/>
              </w:rPr>
              <w:t>“RegisterStatus=REGISTER_OK_DOWN_BUSINESS&amp;PERCENTAGE=xx&amp;BUSINESS_NAME=%s”</w:t>
            </w:r>
          </w:p>
        </w:tc>
        <w:tc>
          <w:tcPr>
            <w:tcW w:w="3940" w:type="dxa"/>
          </w:tcPr>
          <w:p>
            <w:pPr>
              <w:spacing w:after="15"/>
              <w:rPr>
                <w:rFonts w:ascii="Calibri" w:hAnsi="Calibri"/>
                <w:sz w:val="18"/>
                <w:szCs w:val="18"/>
              </w:rPr>
            </w:pPr>
            <w:r>
              <w:rPr>
                <w:rFonts w:ascii="Calibri" w:hAnsi="Calibri"/>
                <w:sz w:val="18"/>
                <w:szCs w:val="18"/>
              </w:rPr>
              <w:t>表示注册成功，正在下发业务，实现中可取：PERCENTAGE =50，表示注册成功，等待ITMS下发业务；PERCENTAGE取值60-99，表示平台开始下发业务；BUSINESS_NAME取值INTERNET, VOIP, IPTV 及OTHER，表示平台正在下发业务的名字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tcPr>
          <w:p>
            <w:pPr>
              <w:spacing w:after="15"/>
              <w:rPr>
                <w:rFonts w:ascii="Calibri" w:hAnsi="Calibri"/>
                <w:sz w:val="18"/>
                <w:szCs w:val="18"/>
              </w:rPr>
            </w:pPr>
            <w:r>
              <w:rPr>
                <w:rFonts w:ascii="Calibri" w:hAnsi="Calibri"/>
                <w:sz w:val="18"/>
                <w:szCs w:val="18"/>
              </w:rPr>
              <w:t>203</w:t>
            </w:r>
          </w:p>
        </w:tc>
        <w:tc>
          <w:tcPr>
            <w:tcW w:w="3793" w:type="dxa"/>
          </w:tcPr>
          <w:p>
            <w:pPr>
              <w:spacing w:after="15"/>
              <w:rPr>
                <w:rFonts w:ascii="Calibri" w:hAnsi="Calibri"/>
                <w:sz w:val="18"/>
                <w:szCs w:val="18"/>
              </w:rPr>
            </w:pPr>
            <w:r>
              <w:rPr>
                <w:rFonts w:ascii="Calibri" w:hAnsi="Calibri"/>
                <w:sz w:val="18"/>
                <w:szCs w:val="18"/>
              </w:rPr>
              <w:t>“RegisterStatus=REGISTER_OK_NOW_REBOOT&amp;BUSINESS_NUMBER=N&amp;BUSINESS_NAME=INTERNET+VOIP+IPTV”</w:t>
            </w:r>
          </w:p>
        </w:tc>
        <w:tc>
          <w:tcPr>
            <w:tcW w:w="3940" w:type="dxa"/>
          </w:tcPr>
          <w:p>
            <w:pPr>
              <w:spacing w:after="15"/>
              <w:rPr>
                <w:rFonts w:ascii="Calibri" w:hAnsi="Calibri"/>
                <w:sz w:val="18"/>
                <w:szCs w:val="18"/>
              </w:rPr>
            </w:pPr>
            <w:r>
              <w:rPr>
                <w:rFonts w:ascii="Calibri" w:hAnsi="Calibri"/>
                <w:sz w:val="18"/>
                <w:szCs w:val="18"/>
              </w:rPr>
              <w:t>表示注册成功，业务下发成功，网关需要重启, BUSINESS_NUMBER表示下发了几个业务，BUSINESS_NAME表示下发的业务名字的或组合（组合用+连接在一起）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tcPr>
          <w:p>
            <w:pPr>
              <w:spacing w:after="15"/>
              <w:rPr>
                <w:rFonts w:ascii="Calibri" w:hAnsi="Calibri"/>
                <w:sz w:val="18"/>
                <w:szCs w:val="18"/>
              </w:rPr>
            </w:pPr>
            <w:r>
              <w:rPr>
                <w:rFonts w:ascii="Calibri" w:hAnsi="Calibri"/>
                <w:sz w:val="18"/>
                <w:szCs w:val="18"/>
              </w:rPr>
              <w:t>204</w:t>
            </w:r>
          </w:p>
        </w:tc>
        <w:tc>
          <w:tcPr>
            <w:tcW w:w="3793" w:type="dxa"/>
          </w:tcPr>
          <w:p>
            <w:pPr>
              <w:spacing w:after="15"/>
              <w:rPr>
                <w:rFonts w:ascii="Calibri" w:hAnsi="Calibri"/>
                <w:sz w:val="18"/>
                <w:szCs w:val="18"/>
              </w:rPr>
            </w:pPr>
            <w:r>
              <w:rPr>
                <w:rFonts w:ascii="Calibri" w:hAnsi="Calibri"/>
                <w:sz w:val="18"/>
                <w:szCs w:val="18"/>
              </w:rPr>
              <w:t>"RegisterStatus=REGISTER_POK"</w:t>
            </w:r>
          </w:p>
        </w:tc>
        <w:tc>
          <w:tcPr>
            <w:tcW w:w="3940" w:type="dxa"/>
          </w:tcPr>
          <w:p>
            <w:pPr>
              <w:spacing w:after="15"/>
              <w:rPr>
                <w:rFonts w:ascii="Calibri" w:hAnsi="Calibri"/>
                <w:sz w:val="18"/>
                <w:szCs w:val="18"/>
              </w:rPr>
            </w:pPr>
            <w:r>
              <w:rPr>
                <w:rFonts w:ascii="Calibri" w:hAnsi="Calibri"/>
                <w:sz w:val="18"/>
                <w:szCs w:val="18"/>
              </w:rPr>
              <w:t>表示注册成功，但是业务下发失败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 w:type="dxa"/>
          </w:tcPr>
          <w:p>
            <w:pPr>
              <w:spacing w:after="15"/>
              <w:rPr>
                <w:rFonts w:ascii="Calibri" w:hAnsi="Calibri"/>
                <w:sz w:val="18"/>
                <w:szCs w:val="18"/>
              </w:rPr>
            </w:pPr>
            <w:r>
              <w:rPr>
                <w:rFonts w:ascii="Calibri" w:hAnsi="Calibri"/>
                <w:sz w:val="18"/>
                <w:szCs w:val="18"/>
              </w:rPr>
              <w:t>500</w:t>
            </w:r>
          </w:p>
        </w:tc>
        <w:tc>
          <w:tcPr>
            <w:tcW w:w="3793" w:type="dxa"/>
          </w:tcPr>
          <w:p>
            <w:pPr>
              <w:spacing w:after="15"/>
              <w:rPr>
                <w:rFonts w:ascii="Calibri" w:hAnsi="Calibri"/>
                <w:sz w:val="18"/>
                <w:szCs w:val="18"/>
              </w:rPr>
            </w:pPr>
            <w:r>
              <w:rPr>
                <w:rFonts w:ascii="Calibri" w:hAnsi="Calibri"/>
                <w:sz w:val="18"/>
                <w:szCs w:val="18"/>
              </w:rPr>
              <w:t>空字符串</w:t>
            </w:r>
          </w:p>
        </w:tc>
        <w:tc>
          <w:tcPr>
            <w:tcW w:w="3940" w:type="dxa"/>
          </w:tcPr>
          <w:p>
            <w:pPr>
              <w:spacing w:after="15"/>
              <w:rPr>
                <w:rFonts w:ascii="Calibri" w:hAnsi="Calibri"/>
                <w:sz w:val="18"/>
                <w:szCs w:val="18"/>
              </w:rPr>
            </w:pPr>
            <w:r>
              <w:rPr>
                <w:rFonts w:ascii="Calibri" w:hAnsi="Calibri"/>
                <w:sz w:val="18"/>
                <w:szCs w:val="18"/>
              </w:rPr>
              <w:t>表示非以上原因的注册失败</w:t>
            </w:r>
          </w:p>
        </w:tc>
      </w:tr>
    </w:tbl>
    <w:p>
      <w:pPr>
        <w:spacing w:after="15"/>
      </w:pPr>
    </w:p>
    <w:p>
      <w:pPr>
        <w:spacing w:before="240" w:after="15"/>
        <w:ind w:left="420" w:hanging="420" w:hangingChars="199"/>
        <w:rPr>
          <w:b/>
        </w:rPr>
      </w:pPr>
      <w:r>
        <w:rPr>
          <w:rFonts w:hint="eastAsia"/>
          <w:b/>
        </w:rPr>
        <w:t>信号</w:t>
      </w:r>
    </w:p>
    <w:p>
      <w:pPr>
        <w:pStyle w:val="345"/>
        <w:numPr>
          <w:ilvl w:val="0"/>
          <w:numId w:val="124"/>
        </w:numPr>
        <w:spacing w:after="12"/>
        <w:ind w:firstLineChars="0"/>
        <w:rPr>
          <w:sz w:val="18"/>
        </w:rPr>
      </w:pPr>
      <w:r>
        <w:rPr>
          <w:sz w:val="18"/>
        </w:rPr>
        <w:t xml:space="preserve">SysMemControl(STRING signaltype), </w:t>
      </w:r>
      <w:r>
        <w:rPr>
          <w:rFonts w:hint="eastAsia"/>
          <w:sz w:val="18"/>
        </w:rPr>
        <w:t>表示系统内存控制信号。</w:t>
      </w:r>
    </w:p>
    <w:p>
      <w:pPr>
        <w:spacing w:after="15"/>
        <w:ind w:left="360"/>
        <w:rPr>
          <w:rFonts w:ascii="Calibri" w:hAnsi="Calibri"/>
          <w:sz w:val="18"/>
        </w:rPr>
      </w:pPr>
      <w:r>
        <w:rPr>
          <w:rFonts w:hint="eastAsia" w:ascii="Calibri" w:hAnsi="Calibri"/>
          <w:sz w:val="18"/>
        </w:rPr>
        <w:t>用于Framework触发内存控制机制.</w:t>
      </w:r>
    </w:p>
    <w:p>
      <w:pPr>
        <w:spacing w:after="15"/>
        <w:ind w:firstLine="360"/>
        <w:rPr>
          <w:rFonts w:ascii="Calibri" w:hAnsi="Calibri"/>
          <w:sz w:val="18"/>
        </w:rPr>
      </w:pPr>
      <w:r>
        <w:rPr>
          <w:rFonts w:hint="eastAsia" w:ascii="Calibri" w:hAnsi="Calibri"/>
          <w:sz w:val="18"/>
        </w:rPr>
        <w:t>参数: s</w:t>
      </w:r>
    </w:p>
    <w:p>
      <w:pPr>
        <w:spacing w:after="15"/>
        <w:ind w:firstLine="360"/>
        <w:rPr>
          <w:rFonts w:ascii="Calibri" w:hAnsi="Calibri"/>
          <w:sz w:val="18"/>
        </w:rPr>
      </w:pPr>
      <w:r>
        <w:rPr>
          <w:rFonts w:hint="eastAsia" w:ascii="Calibri" w:hAnsi="Calibri"/>
          <w:sz w:val="18"/>
        </w:rPr>
        <w:t>内存控制信号类型</w:t>
      </w:r>
      <w:r>
        <w:rPr>
          <w:rFonts w:ascii="Calibri" w:hAnsi="Calibri"/>
          <w:sz w:val="18"/>
        </w:rPr>
        <w:t xml:space="preserve">: </w:t>
      </w:r>
    </w:p>
    <w:p>
      <w:pPr>
        <w:spacing w:after="15"/>
        <w:ind w:firstLine="360"/>
        <w:rPr>
          <w:rFonts w:ascii="Calibri" w:hAnsi="Calibri"/>
          <w:sz w:val="18"/>
        </w:rPr>
      </w:pPr>
      <w:r>
        <w:rPr>
          <w:rFonts w:hint="eastAsia" w:ascii="Calibri" w:hAnsi="Calibri"/>
          <w:sz w:val="18"/>
        </w:rPr>
        <w:t>“</w:t>
      </w:r>
      <w:r>
        <w:rPr>
          <w:rFonts w:ascii="Calibri" w:hAnsi="Calibri"/>
          <w:sz w:val="18"/>
        </w:rPr>
        <w:t>MemAlarm</w:t>
      </w:r>
      <w:r>
        <w:rPr>
          <w:rFonts w:hint="eastAsia" w:ascii="Calibri" w:hAnsi="Calibri"/>
          <w:sz w:val="18"/>
        </w:rPr>
        <w:t>”表示系统已使用内存大于或等于属性</w:t>
      </w:r>
      <w:r>
        <w:rPr>
          <w:rFonts w:ascii="Calibri" w:hAnsi="Calibri"/>
          <w:sz w:val="18"/>
        </w:rPr>
        <w:t>MemAlarm</w:t>
      </w:r>
      <w:r>
        <w:rPr>
          <w:rFonts w:hint="eastAsia" w:ascii="Calibri" w:hAnsi="Calibri"/>
          <w:sz w:val="18"/>
        </w:rPr>
        <w:t>且小于属性</w:t>
      </w:r>
      <w:r>
        <w:rPr>
          <w:rFonts w:ascii="Calibri" w:hAnsi="Calibri"/>
          <w:sz w:val="18"/>
        </w:rPr>
        <w:t>MemLimit；</w:t>
      </w:r>
    </w:p>
    <w:p>
      <w:pPr>
        <w:spacing w:after="15"/>
        <w:ind w:firstLine="360"/>
        <w:rPr>
          <w:rFonts w:ascii="Calibri" w:hAnsi="Calibri"/>
          <w:sz w:val="18"/>
        </w:rPr>
      </w:pPr>
      <w:r>
        <w:rPr>
          <w:rFonts w:hint="eastAsia" w:ascii="Calibri" w:hAnsi="Calibri"/>
          <w:sz w:val="18"/>
        </w:rPr>
        <w:t>“</w:t>
      </w:r>
      <w:r>
        <w:rPr>
          <w:rFonts w:ascii="Calibri" w:hAnsi="Calibri"/>
          <w:sz w:val="18"/>
        </w:rPr>
        <w:t>MemLimit</w:t>
      </w:r>
      <w:r>
        <w:rPr>
          <w:rFonts w:hint="eastAsia" w:ascii="Calibri" w:hAnsi="Calibri"/>
          <w:sz w:val="18"/>
        </w:rPr>
        <w:t>”表示系统已使用内存大于或等于属性</w:t>
      </w:r>
      <w:r>
        <w:rPr>
          <w:rFonts w:ascii="Calibri" w:hAnsi="Calibri"/>
          <w:sz w:val="18"/>
        </w:rPr>
        <w:t>MemLimit；</w:t>
      </w:r>
    </w:p>
    <w:p>
      <w:pPr>
        <w:spacing w:after="15"/>
        <w:ind w:firstLine="360"/>
        <w:rPr>
          <w:rFonts w:ascii="Calibri" w:hAnsi="Calibri"/>
          <w:sz w:val="18"/>
        </w:rPr>
      </w:pPr>
      <w:r>
        <w:rPr>
          <w:rFonts w:hint="eastAsia" w:ascii="Calibri" w:hAnsi="Calibri"/>
          <w:sz w:val="18"/>
        </w:rPr>
        <w:t>“MemResumeNormal”表示系统已使用内存从报警或者限制状态恢复到正常稳定状态，例如当系统已使用内存在持续一分钟时间内均不大于 (MemAlarm – 10)%时发送此信号，通知中间件恢复到正常运行状态（例如中间件不再关闭低优先级的插件）。</w:t>
      </w:r>
    </w:p>
    <w:p>
      <w:pPr>
        <w:spacing w:after="15"/>
      </w:pPr>
    </w:p>
    <w:p>
      <w:pPr>
        <w:pStyle w:val="147"/>
        <w:spacing w:beforeLines="0" w:afterLines="0"/>
        <w:rPr>
          <w:b/>
        </w:rPr>
      </w:pPr>
      <w:r>
        <w:rPr>
          <w:b/>
        </w:rPr>
        <w:t>com.ctc.igd1.PPPoE</w:t>
      </w:r>
    </w:p>
    <w:p>
      <w:pPr>
        <w:spacing w:after="15"/>
        <w:ind w:left="359" w:leftChars="171"/>
      </w:pPr>
      <w:r>
        <w:rPr>
          <w:rFonts w:hint="eastAsia"/>
        </w:rPr>
        <w:t>本接口只提供给云客户端和特别授权的插件使用，不提供给普通插件使用。</w:t>
      </w:r>
    </w:p>
    <w:p>
      <w:pPr>
        <w:spacing w:before="240" w:after="15"/>
        <w:ind w:left="420" w:leftChars="200"/>
        <w:rPr>
          <w:b/>
        </w:rPr>
      </w:pPr>
      <w:r>
        <w:rPr>
          <w:rFonts w:hint="eastAsia"/>
          <w:b/>
        </w:rPr>
        <w:t>属性</w:t>
      </w:r>
    </w:p>
    <w:tbl>
      <w:tblPr>
        <w:tblStyle w:val="67"/>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850"/>
        <w:gridCol w:w="709"/>
        <w:gridCol w:w="1701"/>
        <w:gridCol w:w="2551"/>
        <w:gridCol w:w="11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属性名</w:t>
            </w:r>
          </w:p>
        </w:tc>
        <w:tc>
          <w:tcPr>
            <w:tcW w:w="850"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类型</w:t>
            </w:r>
          </w:p>
        </w:tc>
        <w:tc>
          <w:tcPr>
            <w:tcW w:w="709"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权限</w:t>
            </w:r>
          </w:p>
        </w:tc>
        <w:tc>
          <w:tcPr>
            <w:tcW w:w="1701"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变更通知</w:t>
            </w:r>
          </w:p>
        </w:tc>
        <w:tc>
          <w:tcPr>
            <w:tcW w:w="2551"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备注</w:t>
            </w:r>
          </w:p>
        </w:tc>
        <w:tc>
          <w:tcPr>
            <w:tcW w:w="1135" w:type="dxa"/>
            <w:shd w:val="clear" w:color="auto" w:fill="D8D8D8" w:themeFill="background1" w:themeFillShade="D9"/>
          </w:tcPr>
          <w:p>
            <w:pPr>
              <w:spacing w:after="15"/>
              <w:jc w:val="center"/>
              <w:rPr>
                <w:rFonts w:asciiTheme="minorHAnsi" w:hAnsiTheme="minorHAnsi" w:eastAsiaTheme="minorEastAsia"/>
              </w:rPr>
            </w:pPr>
            <w:r>
              <w:rPr>
                <w:rFonts w:hint="eastAsia" w:asciiTheme="minorHAnsi" w:hAnsiTheme="minorHAnsi" w:eastAsiaTheme="minorEastAsia"/>
              </w:rPr>
              <w:t>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hint="eastAsia" w:asciiTheme="minorHAnsi" w:hAnsiTheme="minorHAnsi" w:eastAsiaTheme="minorEastAsia"/>
              </w:rPr>
              <w:t>PPPoEUserName</w:t>
            </w:r>
          </w:p>
        </w:tc>
        <w:tc>
          <w:tcPr>
            <w:tcW w:w="850" w:type="dxa"/>
          </w:tcPr>
          <w:p>
            <w:pPr>
              <w:spacing w:after="15"/>
              <w:rPr>
                <w:rFonts w:asciiTheme="minorHAnsi" w:hAnsiTheme="minorHAnsi" w:eastAsiaTheme="minorEastAsia"/>
              </w:rPr>
            </w:pPr>
            <w:r>
              <w:rPr>
                <w:rFonts w:asciiTheme="minorHAnsi" w:hAnsiTheme="minorHAnsi" w:eastAsiaTheme="minorEastAsia"/>
              </w:rPr>
              <w:t>STRING(63)</w:t>
            </w:r>
          </w:p>
        </w:tc>
        <w:tc>
          <w:tcPr>
            <w:tcW w:w="709" w:type="dxa"/>
          </w:tcPr>
          <w:p>
            <w:pPr>
              <w:spacing w:after="15"/>
              <w:rPr>
                <w:rFonts w:asciiTheme="minorHAnsi" w:hAnsiTheme="minorHAnsi" w:eastAsiaTheme="minorEastAsia"/>
              </w:rPr>
            </w:pPr>
            <w:r>
              <w:rPr>
                <w:rFonts w:asciiTheme="minorHAnsi" w:hAnsiTheme="minorHAnsi" w:eastAsiaTheme="minorEastAsia"/>
              </w:rPr>
              <w:t>read</w:t>
            </w:r>
          </w:p>
        </w:tc>
        <w:tc>
          <w:tcPr>
            <w:tcW w:w="1701" w:type="dxa"/>
          </w:tcPr>
          <w:p>
            <w:pPr>
              <w:spacing w:after="15"/>
              <w:rPr>
                <w:rFonts w:asciiTheme="minorHAnsi" w:hAnsiTheme="minorHAnsi" w:eastAsiaTheme="minorEastAsia"/>
              </w:rPr>
            </w:pPr>
            <w:r>
              <w:rPr>
                <w:rFonts w:asciiTheme="minorHAnsi" w:hAnsiTheme="minorHAnsi" w:eastAsiaTheme="minorEastAsia"/>
              </w:rPr>
              <w:t>有</w:t>
            </w:r>
          </w:p>
        </w:tc>
        <w:tc>
          <w:tcPr>
            <w:tcW w:w="2551" w:type="dxa"/>
          </w:tcPr>
          <w:p>
            <w:pPr>
              <w:spacing w:after="15"/>
              <w:rPr>
                <w:rFonts w:asciiTheme="minorHAnsi" w:hAnsiTheme="minorHAnsi" w:eastAsiaTheme="minorEastAsia"/>
                <w:b/>
              </w:rPr>
            </w:pPr>
            <w:r>
              <w:rPr>
                <w:rFonts w:hint="eastAsia" w:asciiTheme="minorHAnsi" w:hAnsiTheme="minorHAnsi" w:eastAsiaTheme="minorEastAsia"/>
              </w:rPr>
              <w:t>PPPoE拨号用户名</w:t>
            </w:r>
          </w:p>
        </w:tc>
        <w:tc>
          <w:tcPr>
            <w:tcW w:w="1135" w:type="dxa"/>
          </w:tcPr>
          <w:p>
            <w:pPr>
              <w:spacing w:after="15"/>
              <w:rPr>
                <w:rFonts w:asciiTheme="minorHAnsi" w:hAnsiTheme="minorHAnsi" w:eastAsiaTheme="minorEastAsia"/>
              </w:rPr>
            </w:pPr>
            <w:r>
              <w:rPr>
                <w:rFonts w:hint="eastAsia" w:asciiTheme="minorHAnsi" w:hAnsiTheme="minorHAnsi" w:eastAsiaTheme="minorEastAsia"/>
              </w:rPr>
              <w:t>1.0</w:t>
            </w:r>
          </w:p>
        </w:tc>
      </w:tr>
    </w:tbl>
    <w:p>
      <w:pPr>
        <w:spacing w:after="15"/>
      </w:pPr>
    </w:p>
    <w:p>
      <w:pPr>
        <w:pStyle w:val="147"/>
        <w:spacing w:beforeLines="0" w:afterLines="0"/>
        <w:rPr>
          <w:b/>
        </w:rPr>
      </w:pPr>
      <w:r>
        <w:rPr>
          <w:b/>
        </w:rPr>
        <w:t>com.ctc.igd1.DHCPServer</w:t>
      </w:r>
    </w:p>
    <w:p>
      <w:pPr>
        <w:spacing w:before="240" w:after="15"/>
        <w:ind w:left="420" w:leftChars="200"/>
        <w:rPr>
          <w:b/>
        </w:rPr>
      </w:pPr>
      <w:r>
        <w:rPr>
          <w:rFonts w:hint="eastAsia"/>
          <w:b/>
        </w:rPr>
        <w:t>属性</w:t>
      </w:r>
    </w:p>
    <w:tbl>
      <w:tblPr>
        <w:tblStyle w:val="66"/>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34"/>
        <w:gridCol w:w="1134"/>
        <w:gridCol w:w="993"/>
        <w:gridCol w:w="2835"/>
        <w:gridCol w:w="1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134"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134"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993"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2835"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1275" w:type="dxa"/>
            <w:shd w:val="clear" w:color="auto" w:fill="D9D9D9"/>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after="15"/>
              <w:rPr>
                <w:rFonts w:ascii="Calibri" w:hAnsi="Calibri"/>
                <w:sz w:val="18"/>
                <w:szCs w:val="18"/>
              </w:rPr>
            </w:pPr>
            <w:r>
              <w:rPr>
                <w:rFonts w:ascii="Calibri" w:hAnsi="Calibri"/>
                <w:sz w:val="18"/>
                <w:szCs w:val="18"/>
              </w:rPr>
              <w:t>Enable</w:t>
            </w:r>
          </w:p>
        </w:tc>
        <w:tc>
          <w:tcPr>
            <w:tcW w:w="1134" w:type="dxa"/>
          </w:tcPr>
          <w:p>
            <w:pPr>
              <w:spacing w:after="15"/>
              <w:rPr>
                <w:rFonts w:ascii="Calibri" w:hAnsi="Calibri"/>
                <w:sz w:val="18"/>
                <w:szCs w:val="18"/>
              </w:rPr>
            </w:pPr>
            <w:r>
              <w:rPr>
                <w:rFonts w:ascii="Calibri" w:hAnsi="Calibri"/>
                <w:sz w:val="18"/>
                <w:szCs w:val="18"/>
              </w:rPr>
              <w:t>BOOLEAN</w:t>
            </w:r>
          </w:p>
        </w:tc>
        <w:tc>
          <w:tcPr>
            <w:tcW w:w="1134" w:type="dxa"/>
          </w:tcPr>
          <w:p>
            <w:pPr>
              <w:spacing w:after="15"/>
              <w:rPr>
                <w:rFonts w:ascii="Calibri" w:hAnsi="Calibri"/>
                <w:sz w:val="18"/>
                <w:szCs w:val="18"/>
              </w:rPr>
            </w:pPr>
            <w:r>
              <w:rPr>
                <w:rFonts w:ascii="Calibri" w:hAnsi="Calibri"/>
                <w:sz w:val="18"/>
                <w:szCs w:val="18"/>
              </w:rPr>
              <w:t>readwrite</w:t>
            </w:r>
          </w:p>
        </w:tc>
        <w:tc>
          <w:tcPr>
            <w:tcW w:w="993" w:type="dxa"/>
          </w:tcPr>
          <w:p>
            <w:pPr>
              <w:spacing w:after="15"/>
              <w:rPr>
                <w:rFonts w:ascii="Calibri" w:hAnsi="Calibri"/>
                <w:sz w:val="18"/>
                <w:szCs w:val="18"/>
              </w:rPr>
            </w:pPr>
            <w:r>
              <w:rPr>
                <w:rFonts w:ascii="Calibri" w:hAnsi="Calibri"/>
                <w:sz w:val="18"/>
                <w:szCs w:val="18"/>
              </w:rPr>
              <w:t>有</w:t>
            </w:r>
          </w:p>
        </w:tc>
        <w:tc>
          <w:tcPr>
            <w:tcW w:w="2835" w:type="dxa"/>
          </w:tcPr>
          <w:p>
            <w:pPr>
              <w:spacing w:after="15"/>
              <w:rPr>
                <w:rFonts w:ascii="Calibri" w:hAnsi="Calibri"/>
                <w:sz w:val="18"/>
                <w:szCs w:val="18"/>
              </w:rPr>
            </w:pPr>
            <w:r>
              <w:rPr>
                <w:rFonts w:ascii="Calibri" w:hAnsi="Calibri"/>
                <w:sz w:val="18"/>
                <w:szCs w:val="18"/>
              </w:rPr>
              <w:t>DHCP Server使能</w:t>
            </w:r>
          </w:p>
        </w:tc>
        <w:tc>
          <w:tcPr>
            <w:tcW w:w="1275"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after="15"/>
              <w:rPr>
                <w:rFonts w:ascii="Calibri" w:hAnsi="Calibri"/>
                <w:sz w:val="18"/>
                <w:szCs w:val="18"/>
              </w:rPr>
            </w:pPr>
            <w:r>
              <w:rPr>
                <w:rFonts w:ascii="Calibri" w:hAnsi="Calibri"/>
                <w:sz w:val="18"/>
                <w:szCs w:val="18"/>
              </w:rPr>
              <w:t>MinAddress</w:t>
            </w:r>
          </w:p>
        </w:tc>
        <w:tc>
          <w:tcPr>
            <w:tcW w:w="1134" w:type="dxa"/>
          </w:tcPr>
          <w:p>
            <w:pPr>
              <w:spacing w:after="15"/>
              <w:rPr>
                <w:rFonts w:ascii="Calibri" w:hAnsi="Calibri"/>
                <w:sz w:val="18"/>
                <w:szCs w:val="18"/>
              </w:rPr>
            </w:pPr>
            <w:r>
              <w:rPr>
                <w:rFonts w:ascii="Calibri" w:hAnsi="Calibri"/>
                <w:sz w:val="18"/>
                <w:szCs w:val="18"/>
              </w:rPr>
              <w:t>STRING(15)</w:t>
            </w:r>
          </w:p>
        </w:tc>
        <w:tc>
          <w:tcPr>
            <w:tcW w:w="1134" w:type="dxa"/>
          </w:tcPr>
          <w:p>
            <w:pPr>
              <w:spacing w:after="15"/>
              <w:rPr>
                <w:rFonts w:ascii="Calibri" w:hAnsi="Calibri"/>
                <w:sz w:val="18"/>
                <w:szCs w:val="18"/>
              </w:rPr>
            </w:pPr>
            <w:r>
              <w:rPr>
                <w:rFonts w:ascii="Calibri" w:hAnsi="Calibri"/>
                <w:sz w:val="18"/>
                <w:szCs w:val="18"/>
              </w:rPr>
              <w:t>readwrite</w:t>
            </w:r>
          </w:p>
        </w:tc>
        <w:tc>
          <w:tcPr>
            <w:tcW w:w="993" w:type="dxa"/>
          </w:tcPr>
          <w:p>
            <w:pPr>
              <w:spacing w:after="15"/>
              <w:rPr>
                <w:rFonts w:ascii="Calibri" w:hAnsi="Calibri"/>
                <w:sz w:val="18"/>
                <w:szCs w:val="18"/>
              </w:rPr>
            </w:pPr>
            <w:r>
              <w:rPr>
                <w:rFonts w:ascii="Calibri" w:hAnsi="Calibri"/>
                <w:sz w:val="18"/>
                <w:szCs w:val="18"/>
              </w:rPr>
              <w:t>有</w:t>
            </w:r>
          </w:p>
        </w:tc>
        <w:tc>
          <w:tcPr>
            <w:tcW w:w="2835" w:type="dxa"/>
          </w:tcPr>
          <w:p>
            <w:pPr>
              <w:spacing w:after="15"/>
              <w:rPr>
                <w:rFonts w:ascii="Calibri" w:hAnsi="Calibri"/>
                <w:sz w:val="18"/>
                <w:szCs w:val="18"/>
              </w:rPr>
            </w:pPr>
            <w:r>
              <w:rPr>
                <w:rFonts w:ascii="Calibri" w:hAnsi="Calibri"/>
                <w:sz w:val="18"/>
                <w:szCs w:val="18"/>
              </w:rPr>
              <w:t>地址分配起始地址</w:t>
            </w:r>
          </w:p>
        </w:tc>
        <w:tc>
          <w:tcPr>
            <w:tcW w:w="1275"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after="15"/>
              <w:rPr>
                <w:rFonts w:ascii="Calibri" w:hAnsi="Calibri"/>
                <w:sz w:val="18"/>
                <w:szCs w:val="18"/>
              </w:rPr>
            </w:pPr>
            <w:r>
              <w:rPr>
                <w:rFonts w:ascii="Calibri" w:hAnsi="Calibri"/>
                <w:sz w:val="18"/>
                <w:szCs w:val="18"/>
              </w:rPr>
              <w:t>MaxAddress</w:t>
            </w:r>
          </w:p>
        </w:tc>
        <w:tc>
          <w:tcPr>
            <w:tcW w:w="1134" w:type="dxa"/>
          </w:tcPr>
          <w:p>
            <w:pPr>
              <w:spacing w:after="15"/>
              <w:rPr>
                <w:rFonts w:ascii="Calibri" w:hAnsi="Calibri"/>
                <w:sz w:val="18"/>
                <w:szCs w:val="18"/>
              </w:rPr>
            </w:pPr>
            <w:r>
              <w:rPr>
                <w:rFonts w:ascii="Calibri" w:hAnsi="Calibri"/>
                <w:sz w:val="18"/>
                <w:szCs w:val="18"/>
              </w:rPr>
              <w:t>STRING(15)</w:t>
            </w:r>
          </w:p>
        </w:tc>
        <w:tc>
          <w:tcPr>
            <w:tcW w:w="1134" w:type="dxa"/>
          </w:tcPr>
          <w:p>
            <w:pPr>
              <w:spacing w:after="15"/>
              <w:rPr>
                <w:rFonts w:ascii="Calibri" w:hAnsi="Calibri"/>
                <w:sz w:val="18"/>
                <w:szCs w:val="18"/>
              </w:rPr>
            </w:pPr>
            <w:r>
              <w:rPr>
                <w:rFonts w:ascii="Calibri" w:hAnsi="Calibri"/>
                <w:sz w:val="18"/>
                <w:szCs w:val="18"/>
              </w:rPr>
              <w:t>readwrite</w:t>
            </w:r>
          </w:p>
        </w:tc>
        <w:tc>
          <w:tcPr>
            <w:tcW w:w="993" w:type="dxa"/>
          </w:tcPr>
          <w:p>
            <w:pPr>
              <w:spacing w:after="15"/>
              <w:rPr>
                <w:rFonts w:ascii="Calibri" w:hAnsi="Calibri"/>
                <w:sz w:val="18"/>
                <w:szCs w:val="18"/>
              </w:rPr>
            </w:pPr>
            <w:r>
              <w:rPr>
                <w:rFonts w:ascii="Calibri" w:hAnsi="Calibri"/>
                <w:sz w:val="18"/>
                <w:szCs w:val="18"/>
              </w:rPr>
              <w:t>有</w:t>
            </w:r>
          </w:p>
        </w:tc>
        <w:tc>
          <w:tcPr>
            <w:tcW w:w="2835" w:type="dxa"/>
          </w:tcPr>
          <w:p>
            <w:pPr>
              <w:spacing w:after="15"/>
              <w:rPr>
                <w:rFonts w:ascii="Calibri" w:hAnsi="Calibri"/>
                <w:sz w:val="18"/>
                <w:szCs w:val="18"/>
              </w:rPr>
            </w:pPr>
            <w:r>
              <w:rPr>
                <w:rFonts w:ascii="Calibri" w:hAnsi="Calibri"/>
                <w:sz w:val="18"/>
                <w:szCs w:val="18"/>
              </w:rPr>
              <w:t>地址分配结束地址</w:t>
            </w:r>
          </w:p>
        </w:tc>
        <w:tc>
          <w:tcPr>
            <w:tcW w:w="1275"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after="15"/>
              <w:rPr>
                <w:rFonts w:ascii="Calibri" w:hAnsi="Calibri"/>
                <w:sz w:val="18"/>
                <w:szCs w:val="18"/>
              </w:rPr>
            </w:pPr>
            <w:r>
              <w:rPr>
                <w:rFonts w:ascii="Calibri" w:hAnsi="Calibri"/>
                <w:sz w:val="18"/>
                <w:szCs w:val="18"/>
              </w:rPr>
              <w:t>IPAddr</w:t>
            </w:r>
          </w:p>
        </w:tc>
        <w:tc>
          <w:tcPr>
            <w:tcW w:w="1134" w:type="dxa"/>
          </w:tcPr>
          <w:p>
            <w:pPr>
              <w:spacing w:after="15"/>
              <w:rPr>
                <w:rFonts w:ascii="Calibri" w:hAnsi="Calibri"/>
                <w:sz w:val="18"/>
                <w:szCs w:val="18"/>
              </w:rPr>
            </w:pPr>
            <w:r>
              <w:rPr>
                <w:rFonts w:ascii="Calibri" w:hAnsi="Calibri"/>
                <w:sz w:val="18"/>
                <w:szCs w:val="18"/>
              </w:rPr>
              <w:t>STRING(15)</w:t>
            </w:r>
          </w:p>
        </w:tc>
        <w:tc>
          <w:tcPr>
            <w:tcW w:w="1134" w:type="dxa"/>
          </w:tcPr>
          <w:p>
            <w:pPr>
              <w:spacing w:after="15"/>
              <w:rPr>
                <w:rFonts w:ascii="Calibri" w:hAnsi="Calibri"/>
                <w:sz w:val="18"/>
                <w:szCs w:val="18"/>
              </w:rPr>
            </w:pPr>
            <w:r>
              <w:rPr>
                <w:rFonts w:ascii="Calibri" w:hAnsi="Calibri"/>
                <w:sz w:val="18"/>
                <w:szCs w:val="18"/>
              </w:rPr>
              <w:t>readwrite</w:t>
            </w:r>
          </w:p>
        </w:tc>
        <w:tc>
          <w:tcPr>
            <w:tcW w:w="993" w:type="dxa"/>
          </w:tcPr>
          <w:p>
            <w:pPr>
              <w:spacing w:after="15"/>
              <w:rPr>
                <w:rFonts w:ascii="Calibri" w:hAnsi="Calibri"/>
                <w:sz w:val="18"/>
                <w:szCs w:val="18"/>
              </w:rPr>
            </w:pPr>
            <w:r>
              <w:rPr>
                <w:rFonts w:ascii="Calibri" w:hAnsi="Calibri"/>
                <w:sz w:val="18"/>
                <w:szCs w:val="18"/>
              </w:rPr>
              <w:t>有</w:t>
            </w:r>
          </w:p>
        </w:tc>
        <w:tc>
          <w:tcPr>
            <w:tcW w:w="2835" w:type="dxa"/>
          </w:tcPr>
          <w:p>
            <w:pPr>
              <w:spacing w:after="15"/>
              <w:rPr>
                <w:rFonts w:ascii="Calibri" w:hAnsi="Calibri"/>
                <w:sz w:val="18"/>
                <w:szCs w:val="18"/>
              </w:rPr>
            </w:pPr>
            <w:r>
              <w:rPr>
                <w:rFonts w:ascii="Calibri" w:hAnsi="Calibri"/>
                <w:sz w:val="18"/>
                <w:szCs w:val="18"/>
              </w:rPr>
              <w:t>LAN IP地址，如：192.168.1.1</w:t>
            </w:r>
          </w:p>
        </w:tc>
        <w:tc>
          <w:tcPr>
            <w:tcW w:w="1275"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after="15"/>
              <w:rPr>
                <w:rFonts w:ascii="Calibri" w:hAnsi="Calibri"/>
                <w:sz w:val="18"/>
                <w:szCs w:val="18"/>
              </w:rPr>
            </w:pPr>
            <w:r>
              <w:rPr>
                <w:rFonts w:ascii="Calibri" w:hAnsi="Calibri"/>
                <w:sz w:val="18"/>
                <w:szCs w:val="18"/>
              </w:rPr>
              <w:t>SubnetMask</w:t>
            </w:r>
          </w:p>
        </w:tc>
        <w:tc>
          <w:tcPr>
            <w:tcW w:w="1134" w:type="dxa"/>
          </w:tcPr>
          <w:p>
            <w:pPr>
              <w:spacing w:after="15"/>
              <w:rPr>
                <w:rFonts w:ascii="Calibri" w:hAnsi="Calibri"/>
                <w:sz w:val="18"/>
                <w:szCs w:val="18"/>
              </w:rPr>
            </w:pPr>
            <w:r>
              <w:rPr>
                <w:rFonts w:ascii="Calibri" w:hAnsi="Calibri"/>
                <w:sz w:val="18"/>
                <w:szCs w:val="18"/>
              </w:rPr>
              <w:t>STRING(15)</w:t>
            </w:r>
          </w:p>
        </w:tc>
        <w:tc>
          <w:tcPr>
            <w:tcW w:w="1134" w:type="dxa"/>
          </w:tcPr>
          <w:p>
            <w:pPr>
              <w:spacing w:after="15"/>
              <w:rPr>
                <w:rFonts w:ascii="Calibri" w:hAnsi="Calibri"/>
                <w:sz w:val="18"/>
                <w:szCs w:val="18"/>
              </w:rPr>
            </w:pPr>
            <w:r>
              <w:rPr>
                <w:rFonts w:ascii="Calibri" w:hAnsi="Calibri"/>
                <w:sz w:val="18"/>
                <w:szCs w:val="18"/>
              </w:rPr>
              <w:t>readwrite</w:t>
            </w:r>
          </w:p>
        </w:tc>
        <w:tc>
          <w:tcPr>
            <w:tcW w:w="993" w:type="dxa"/>
          </w:tcPr>
          <w:p>
            <w:pPr>
              <w:spacing w:after="15"/>
              <w:rPr>
                <w:rFonts w:ascii="Calibri" w:hAnsi="Calibri"/>
                <w:sz w:val="18"/>
                <w:szCs w:val="18"/>
              </w:rPr>
            </w:pPr>
            <w:r>
              <w:rPr>
                <w:rFonts w:ascii="Calibri" w:hAnsi="Calibri"/>
                <w:sz w:val="18"/>
                <w:szCs w:val="18"/>
              </w:rPr>
              <w:t>有</w:t>
            </w:r>
          </w:p>
        </w:tc>
        <w:tc>
          <w:tcPr>
            <w:tcW w:w="2835" w:type="dxa"/>
          </w:tcPr>
          <w:p>
            <w:pPr>
              <w:spacing w:after="15"/>
              <w:rPr>
                <w:rFonts w:ascii="Calibri" w:hAnsi="Calibri"/>
                <w:sz w:val="18"/>
                <w:szCs w:val="18"/>
              </w:rPr>
            </w:pPr>
            <w:r>
              <w:rPr>
                <w:rFonts w:ascii="Calibri" w:hAnsi="Calibri"/>
                <w:sz w:val="18"/>
                <w:szCs w:val="18"/>
              </w:rPr>
              <w:t>子网掩码</w:t>
            </w:r>
          </w:p>
        </w:tc>
        <w:tc>
          <w:tcPr>
            <w:tcW w:w="1275" w:type="dxa"/>
          </w:tcPr>
          <w:p>
            <w:pPr>
              <w:spacing w:after="15"/>
              <w:rPr>
                <w:rFonts w:ascii="Calibri" w:hAnsi="Calibri"/>
                <w:sz w:val="18"/>
                <w:szCs w:val="18"/>
              </w:rPr>
            </w:pPr>
            <w:r>
              <w:rPr>
                <w:rFonts w:hint="eastAsia" w:ascii="Calibri" w:hAnsi="Calibri"/>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after="15"/>
              <w:rPr>
                <w:rFonts w:ascii="Calibri" w:hAnsi="Calibri"/>
                <w:sz w:val="18"/>
                <w:szCs w:val="18"/>
              </w:rPr>
            </w:pPr>
            <w:r>
              <w:rPr>
                <w:rFonts w:ascii="Calibri" w:hAnsi="Calibri"/>
                <w:sz w:val="18"/>
                <w:szCs w:val="18"/>
              </w:rPr>
              <w:t>LeaseTime</w:t>
            </w:r>
          </w:p>
        </w:tc>
        <w:tc>
          <w:tcPr>
            <w:tcW w:w="1134" w:type="dxa"/>
          </w:tcPr>
          <w:p>
            <w:pPr>
              <w:spacing w:after="15"/>
              <w:rPr>
                <w:rFonts w:ascii="Calibri" w:hAnsi="Calibri"/>
                <w:sz w:val="18"/>
                <w:szCs w:val="18"/>
              </w:rPr>
            </w:pPr>
            <w:r>
              <w:rPr>
                <w:rFonts w:ascii="Calibri" w:hAnsi="Calibri"/>
                <w:sz w:val="18"/>
                <w:szCs w:val="18"/>
              </w:rPr>
              <w:t>UINT32</w:t>
            </w:r>
          </w:p>
        </w:tc>
        <w:tc>
          <w:tcPr>
            <w:tcW w:w="1134" w:type="dxa"/>
          </w:tcPr>
          <w:p>
            <w:pPr>
              <w:spacing w:after="15"/>
              <w:rPr>
                <w:rFonts w:ascii="Calibri" w:hAnsi="Calibri"/>
                <w:sz w:val="18"/>
                <w:szCs w:val="18"/>
              </w:rPr>
            </w:pPr>
            <w:r>
              <w:rPr>
                <w:rFonts w:ascii="Calibri" w:hAnsi="Calibri"/>
                <w:sz w:val="18"/>
                <w:szCs w:val="18"/>
              </w:rPr>
              <w:t>readwrite</w:t>
            </w:r>
          </w:p>
        </w:tc>
        <w:tc>
          <w:tcPr>
            <w:tcW w:w="993" w:type="dxa"/>
          </w:tcPr>
          <w:p>
            <w:pPr>
              <w:spacing w:after="15"/>
              <w:rPr>
                <w:rFonts w:ascii="Calibri" w:hAnsi="Calibri"/>
                <w:sz w:val="18"/>
                <w:szCs w:val="18"/>
              </w:rPr>
            </w:pPr>
            <w:r>
              <w:rPr>
                <w:rFonts w:ascii="Calibri" w:hAnsi="Calibri"/>
                <w:sz w:val="18"/>
                <w:szCs w:val="18"/>
              </w:rPr>
              <w:t>有</w:t>
            </w:r>
          </w:p>
        </w:tc>
        <w:tc>
          <w:tcPr>
            <w:tcW w:w="2835" w:type="dxa"/>
          </w:tcPr>
          <w:p>
            <w:pPr>
              <w:spacing w:after="15"/>
              <w:rPr>
                <w:rFonts w:ascii="Calibri" w:hAnsi="Calibri"/>
                <w:sz w:val="18"/>
                <w:szCs w:val="18"/>
              </w:rPr>
            </w:pPr>
            <w:r>
              <w:rPr>
                <w:rFonts w:ascii="Calibri" w:hAnsi="Calibri"/>
                <w:sz w:val="18"/>
                <w:szCs w:val="18"/>
              </w:rPr>
              <w:t>租约时间，单位为秒</w:t>
            </w:r>
          </w:p>
        </w:tc>
        <w:tc>
          <w:tcPr>
            <w:tcW w:w="1275" w:type="dxa"/>
          </w:tcPr>
          <w:p>
            <w:pPr>
              <w:spacing w:after="15"/>
              <w:rPr>
                <w:rFonts w:ascii="Calibri" w:hAnsi="Calibri"/>
                <w:sz w:val="18"/>
                <w:szCs w:val="18"/>
              </w:rPr>
            </w:pPr>
            <w:r>
              <w:rPr>
                <w:rFonts w:hint="eastAsia" w:ascii="Calibri" w:hAnsi="Calibri"/>
                <w:sz w:val="18"/>
                <w:szCs w:val="18"/>
              </w:rPr>
              <w:t>1.0</w:t>
            </w:r>
          </w:p>
        </w:tc>
      </w:tr>
    </w:tbl>
    <w:p>
      <w:pPr>
        <w:spacing w:after="15"/>
        <w:ind w:firstLine="420" w:firstLineChars="200"/>
      </w:pPr>
    </w:p>
    <w:p>
      <w:pPr>
        <w:pStyle w:val="147"/>
        <w:spacing w:beforeLines="0" w:afterLines="0"/>
        <w:rPr>
          <w:b/>
        </w:rPr>
      </w:pPr>
      <w:r>
        <w:rPr>
          <w:b/>
        </w:rPr>
        <w:t>com.ctc.igd1.PortMapping</w:t>
      </w:r>
    </w:p>
    <w:p>
      <w:pPr>
        <w:spacing w:before="240" w:after="15"/>
        <w:ind w:left="420" w:leftChars="200"/>
        <w:rPr>
          <w:b/>
        </w:rPr>
      </w:pPr>
      <w:r>
        <w:rPr>
          <w:rFonts w:hint="eastAsia"/>
          <w:b/>
        </w:rPr>
        <w:t>属性</w:t>
      </w:r>
    </w:p>
    <w:tbl>
      <w:tblPr>
        <w:tblStyle w:val="66"/>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992"/>
        <w:gridCol w:w="1134"/>
        <w:gridCol w:w="1276"/>
        <w:gridCol w:w="2460"/>
        <w:gridCol w:w="1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rPr>
            </w:pPr>
            <w:r>
              <w:rPr>
                <w:rFonts w:ascii="Calibri" w:hAnsi="Calibri"/>
                <w:sz w:val="18"/>
              </w:rPr>
              <w:t>属性名</w:t>
            </w:r>
          </w:p>
        </w:tc>
        <w:tc>
          <w:tcPr>
            <w:tcW w:w="992" w:type="dxa"/>
            <w:shd w:val="clear" w:color="auto" w:fill="D9D9D9"/>
          </w:tcPr>
          <w:p>
            <w:pPr>
              <w:spacing w:after="15"/>
              <w:jc w:val="center"/>
              <w:rPr>
                <w:rFonts w:ascii="Calibri" w:hAnsi="Calibri"/>
                <w:sz w:val="18"/>
              </w:rPr>
            </w:pPr>
            <w:r>
              <w:rPr>
                <w:rFonts w:ascii="Calibri" w:hAnsi="Calibri"/>
                <w:sz w:val="18"/>
              </w:rPr>
              <w:t>类型</w:t>
            </w:r>
          </w:p>
        </w:tc>
        <w:tc>
          <w:tcPr>
            <w:tcW w:w="1134" w:type="dxa"/>
            <w:shd w:val="clear" w:color="auto" w:fill="D9D9D9"/>
          </w:tcPr>
          <w:p>
            <w:pPr>
              <w:spacing w:after="15"/>
              <w:jc w:val="center"/>
              <w:rPr>
                <w:rFonts w:ascii="Calibri" w:hAnsi="Calibri"/>
                <w:sz w:val="18"/>
              </w:rPr>
            </w:pPr>
            <w:r>
              <w:rPr>
                <w:rFonts w:ascii="Calibri" w:hAnsi="Calibri"/>
                <w:sz w:val="18"/>
              </w:rPr>
              <w:t>权限</w:t>
            </w:r>
          </w:p>
        </w:tc>
        <w:tc>
          <w:tcPr>
            <w:tcW w:w="1276" w:type="dxa"/>
            <w:shd w:val="clear" w:color="auto" w:fill="D9D9D9"/>
          </w:tcPr>
          <w:p>
            <w:pPr>
              <w:spacing w:after="15"/>
              <w:jc w:val="center"/>
              <w:rPr>
                <w:rFonts w:ascii="Calibri" w:hAnsi="Calibri"/>
                <w:sz w:val="18"/>
              </w:rPr>
            </w:pPr>
            <w:r>
              <w:rPr>
                <w:rFonts w:ascii="Calibri" w:hAnsi="Calibri"/>
                <w:sz w:val="18"/>
              </w:rPr>
              <w:t>变更通知</w:t>
            </w:r>
          </w:p>
        </w:tc>
        <w:tc>
          <w:tcPr>
            <w:tcW w:w="2460" w:type="dxa"/>
            <w:shd w:val="clear" w:color="auto" w:fill="D9D9D9"/>
          </w:tcPr>
          <w:p>
            <w:pPr>
              <w:spacing w:after="15"/>
              <w:jc w:val="center"/>
              <w:rPr>
                <w:rFonts w:ascii="Calibri" w:hAnsi="Calibri"/>
                <w:sz w:val="18"/>
              </w:rPr>
            </w:pPr>
            <w:r>
              <w:rPr>
                <w:rFonts w:ascii="Calibri" w:hAnsi="Calibri"/>
                <w:sz w:val="18"/>
              </w:rPr>
              <w:t>备注</w:t>
            </w:r>
          </w:p>
        </w:tc>
        <w:tc>
          <w:tcPr>
            <w:tcW w:w="1225"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Enable</w:t>
            </w:r>
          </w:p>
        </w:tc>
        <w:tc>
          <w:tcPr>
            <w:tcW w:w="992" w:type="dxa"/>
          </w:tcPr>
          <w:p>
            <w:pPr>
              <w:spacing w:after="15"/>
              <w:rPr>
                <w:rFonts w:ascii="Calibri" w:hAnsi="Calibri"/>
                <w:sz w:val="18"/>
                <w:szCs w:val="21"/>
              </w:rPr>
            </w:pPr>
            <w:r>
              <w:rPr>
                <w:rFonts w:ascii="Calibri" w:hAnsi="Calibri"/>
                <w:sz w:val="18"/>
                <w:szCs w:val="21"/>
              </w:rPr>
              <w:t>BOOLEAN</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rPr>
            </w:pPr>
            <w:r>
              <w:rPr>
                <w:rFonts w:ascii="Calibri" w:hAnsi="Calibri"/>
                <w:sz w:val="18"/>
                <w:szCs w:val="21"/>
              </w:rPr>
              <w:t>有</w:t>
            </w:r>
          </w:p>
        </w:tc>
        <w:tc>
          <w:tcPr>
            <w:tcW w:w="2460" w:type="dxa"/>
          </w:tcPr>
          <w:p>
            <w:pPr>
              <w:spacing w:after="15"/>
              <w:rPr>
                <w:rFonts w:ascii="Calibri" w:hAnsi="Calibri"/>
                <w:sz w:val="18"/>
              </w:rPr>
            </w:pPr>
            <w:r>
              <w:rPr>
                <w:rFonts w:ascii="Calibri" w:hAnsi="Calibri"/>
                <w:sz w:val="18"/>
              </w:rPr>
              <w:t>是否开启，TRUE开启，FALSE关闭</w:t>
            </w:r>
          </w:p>
        </w:tc>
        <w:tc>
          <w:tcPr>
            <w:tcW w:w="1225"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LeaseDuration</w:t>
            </w:r>
          </w:p>
        </w:tc>
        <w:tc>
          <w:tcPr>
            <w:tcW w:w="992" w:type="dxa"/>
          </w:tcPr>
          <w:p>
            <w:pPr>
              <w:spacing w:after="15"/>
              <w:rPr>
                <w:rFonts w:ascii="Calibri" w:hAnsi="Calibri"/>
                <w:sz w:val="18"/>
                <w:szCs w:val="21"/>
              </w:rPr>
            </w:pPr>
            <w:r>
              <w:rPr>
                <w:rFonts w:ascii="Calibri" w:hAnsi="Calibri"/>
                <w:sz w:val="18"/>
                <w:szCs w:val="21"/>
              </w:rPr>
              <w:t>UINT32</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有</w:t>
            </w:r>
          </w:p>
        </w:tc>
        <w:tc>
          <w:tcPr>
            <w:tcW w:w="2460" w:type="dxa"/>
          </w:tcPr>
          <w:p>
            <w:pPr>
              <w:spacing w:after="15"/>
              <w:rPr>
                <w:rFonts w:ascii="Calibri" w:hAnsi="Calibri"/>
                <w:sz w:val="18"/>
                <w:szCs w:val="21"/>
              </w:rPr>
            </w:pPr>
            <w:r>
              <w:rPr>
                <w:rFonts w:ascii="Calibri" w:hAnsi="Calibri"/>
                <w:sz w:val="18"/>
                <w:szCs w:val="21"/>
              </w:rPr>
              <w:t>租约时间，0表示static，具体参考TR-098</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RemoteHost</w:t>
            </w:r>
          </w:p>
        </w:tc>
        <w:tc>
          <w:tcPr>
            <w:tcW w:w="992" w:type="dxa"/>
          </w:tcPr>
          <w:p>
            <w:pPr>
              <w:spacing w:after="15"/>
              <w:rPr>
                <w:rFonts w:ascii="Calibri" w:hAnsi="Calibri"/>
                <w:sz w:val="18"/>
                <w:szCs w:val="21"/>
              </w:rPr>
            </w:pPr>
            <w:r>
              <w:rPr>
                <w:rFonts w:ascii="Calibri" w:hAnsi="Calibri"/>
                <w:sz w:val="18"/>
                <w:szCs w:val="21"/>
              </w:rPr>
              <w:t>STRING(63)</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有</w:t>
            </w:r>
          </w:p>
        </w:tc>
        <w:tc>
          <w:tcPr>
            <w:tcW w:w="2460" w:type="dxa"/>
          </w:tcPr>
          <w:p>
            <w:pPr>
              <w:spacing w:after="15"/>
              <w:rPr>
                <w:rFonts w:ascii="Calibri" w:hAnsi="Calibri"/>
                <w:sz w:val="18"/>
                <w:szCs w:val="21"/>
              </w:rPr>
            </w:pPr>
            <w:r>
              <w:rPr>
                <w:rFonts w:ascii="Calibri" w:hAnsi="Calibri"/>
                <w:sz w:val="18"/>
                <w:szCs w:val="21"/>
              </w:rPr>
              <w:t>外部主机，具体说明请参考TR-098</w:t>
            </w:r>
          </w:p>
        </w:tc>
        <w:tc>
          <w:tcPr>
            <w:tcW w:w="1225" w:type="dxa"/>
          </w:tcPr>
          <w:p>
            <w:pPr>
              <w:spacing w:after="15"/>
              <w:rPr>
                <w:rFonts w:ascii="Calibri" w:hAnsi="Calibri"/>
                <w:sz w:val="18"/>
                <w:szCs w:val="21"/>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ExternalPort</w:t>
            </w:r>
          </w:p>
        </w:tc>
        <w:tc>
          <w:tcPr>
            <w:tcW w:w="992" w:type="dxa"/>
          </w:tcPr>
          <w:p>
            <w:pPr>
              <w:spacing w:after="15"/>
              <w:rPr>
                <w:rFonts w:ascii="Calibri" w:hAnsi="Calibri"/>
                <w:sz w:val="18"/>
                <w:szCs w:val="21"/>
              </w:rPr>
            </w:pPr>
            <w:r>
              <w:rPr>
                <w:rFonts w:ascii="Calibri" w:hAnsi="Calibri"/>
                <w:sz w:val="18"/>
                <w:szCs w:val="21"/>
              </w:rPr>
              <w:t>UINT32</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有</w:t>
            </w:r>
          </w:p>
        </w:tc>
        <w:tc>
          <w:tcPr>
            <w:tcW w:w="2460" w:type="dxa"/>
          </w:tcPr>
          <w:p>
            <w:pPr>
              <w:spacing w:after="15"/>
              <w:rPr>
                <w:rFonts w:ascii="Calibri" w:hAnsi="Calibri"/>
                <w:sz w:val="18"/>
                <w:szCs w:val="21"/>
              </w:rPr>
            </w:pPr>
            <w:r>
              <w:rPr>
                <w:rFonts w:ascii="Calibri" w:hAnsi="Calibri"/>
                <w:sz w:val="18"/>
              </w:rPr>
              <w:t>外部端口</w:t>
            </w:r>
          </w:p>
        </w:tc>
        <w:tc>
          <w:tcPr>
            <w:tcW w:w="1225"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InternalPort</w:t>
            </w:r>
          </w:p>
        </w:tc>
        <w:tc>
          <w:tcPr>
            <w:tcW w:w="992" w:type="dxa"/>
          </w:tcPr>
          <w:p>
            <w:pPr>
              <w:spacing w:after="15"/>
              <w:rPr>
                <w:rFonts w:ascii="Calibri" w:hAnsi="Calibri"/>
                <w:sz w:val="18"/>
                <w:szCs w:val="21"/>
              </w:rPr>
            </w:pPr>
            <w:r>
              <w:rPr>
                <w:rFonts w:ascii="Calibri" w:hAnsi="Calibri"/>
                <w:sz w:val="18"/>
                <w:szCs w:val="21"/>
              </w:rPr>
              <w:t>UINT32</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有</w:t>
            </w:r>
          </w:p>
        </w:tc>
        <w:tc>
          <w:tcPr>
            <w:tcW w:w="2460" w:type="dxa"/>
          </w:tcPr>
          <w:p>
            <w:pPr>
              <w:spacing w:after="15"/>
              <w:rPr>
                <w:rFonts w:ascii="Calibri" w:hAnsi="Calibri"/>
                <w:sz w:val="18"/>
                <w:szCs w:val="21"/>
              </w:rPr>
            </w:pPr>
            <w:r>
              <w:rPr>
                <w:rFonts w:ascii="Calibri" w:hAnsi="Calibri"/>
                <w:sz w:val="18"/>
              </w:rPr>
              <w:t>内部端口</w:t>
            </w:r>
          </w:p>
        </w:tc>
        <w:tc>
          <w:tcPr>
            <w:tcW w:w="1225"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PortMappingProtocol</w:t>
            </w:r>
          </w:p>
        </w:tc>
        <w:tc>
          <w:tcPr>
            <w:tcW w:w="992" w:type="dxa"/>
          </w:tcPr>
          <w:p>
            <w:pPr>
              <w:spacing w:after="15"/>
              <w:rPr>
                <w:rFonts w:ascii="Calibri" w:hAnsi="Calibri"/>
                <w:sz w:val="18"/>
                <w:szCs w:val="21"/>
              </w:rPr>
            </w:pPr>
            <w:r>
              <w:rPr>
                <w:rFonts w:ascii="Calibri" w:hAnsi="Calibri"/>
                <w:sz w:val="18"/>
                <w:szCs w:val="21"/>
              </w:rPr>
              <w:t>STRING(6)</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有</w:t>
            </w:r>
          </w:p>
        </w:tc>
        <w:tc>
          <w:tcPr>
            <w:tcW w:w="2460" w:type="dxa"/>
          </w:tcPr>
          <w:p>
            <w:pPr>
              <w:spacing w:after="15"/>
              <w:rPr>
                <w:rFonts w:ascii="Calibri" w:hAnsi="Calibri"/>
                <w:sz w:val="18"/>
                <w:szCs w:val="21"/>
              </w:rPr>
            </w:pPr>
            <w:r>
              <w:rPr>
                <w:rFonts w:ascii="Calibri" w:hAnsi="Calibri"/>
                <w:sz w:val="18"/>
                <w:szCs w:val="21"/>
              </w:rPr>
              <w:t>协议类型，</w:t>
            </w:r>
            <w:r>
              <w:rPr>
                <w:rFonts w:hint="eastAsia" w:ascii="Calibri" w:hAnsi="Calibri"/>
                <w:sz w:val="18"/>
                <w:szCs w:val="21"/>
              </w:rPr>
              <w:t>取值范围为</w:t>
            </w:r>
            <w:r>
              <w:rPr>
                <w:rFonts w:ascii="Calibri" w:hAnsi="Calibri"/>
                <w:sz w:val="18"/>
                <w:szCs w:val="21"/>
              </w:rPr>
              <w:t>”</w:t>
            </w:r>
            <w:r>
              <w:rPr>
                <w:rFonts w:hint="eastAsia" w:ascii="Calibri" w:hAnsi="Calibri"/>
                <w:sz w:val="18"/>
                <w:szCs w:val="21"/>
              </w:rPr>
              <w:t>UDP</w:t>
            </w:r>
            <w:r>
              <w:rPr>
                <w:rFonts w:ascii="Calibri" w:hAnsi="Calibri"/>
                <w:sz w:val="18"/>
                <w:szCs w:val="21"/>
              </w:rPr>
              <w:t>”</w:t>
            </w:r>
            <w:r>
              <w:rPr>
                <w:rFonts w:hint="eastAsia" w:ascii="Calibri" w:hAnsi="Calibri"/>
                <w:sz w:val="18"/>
                <w:szCs w:val="21"/>
              </w:rPr>
              <w:t xml:space="preserve">, </w:t>
            </w:r>
            <w:r>
              <w:rPr>
                <w:rFonts w:ascii="Calibri" w:hAnsi="Calibri"/>
                <w:sz w:val="18"/>
                <w:szCs w:val="21"/>
              </w:rPr>
              <w:t>“</w:t>
            </w:r>
            <w:r>
              <w:rPr>
                <w:rFonts w:hint="eastAsia" w:ascii="Calibri" w:hAnsi="Calibri"/>
                <w:sz w:val="18"/>
                <w:szCs w:val="21"/>
              </w:rPr>
              <w:t>TCP</w:t>
            </w:r>
            <w:r>
              <w:rPr>
                <w:rFonts w:ascii="Calibri" w:hAnsi="Calibri"/>
                <w:sz w:val="18"/>
                <w:szCs w:val="21"/>
              </w:rPr>
              <w:t>”</w:t>
            </w:r>
            <w:r>
              <w:rPr>
                <w:rFonts w:hint="eastAsia" w:ascii="Calibri" w:hAnsi="Calibri"/>
                <w:sz w:val="18"/>
                <w:szCs w:val="21"/>
              </w:rPr>
              <w:t xml:space="preserve"> and </w:t>
            </w:r>
            <w:r>
              <w:rPr>
                <w:rFonts w:ascii="Calibri" w:hAnsi="Calibri"/>
                <w:sz w:val="18"/>
                <w:szCs w:val="21"/>
              </w:rPr>
              <w:t>“</w:t>
            </w:r>
            <w:r>
              <w:rPr>
                <w:rFonts w:hint="eastAsia" w:ascii="Calibri" w:hAnsi="Calibri"/>
                <w:sz w:val="18"/>
                <w:szCs w:val="21"/>
              </w:rPr>
              <w:t>BOTH</w:t>
            </w:r>
            <w:r>
              <w:rPr>
                <w:rFonts w:ascii="Calibri" w:hAnsi="Calibri"/>
                <w:sz w:val="18"/>
                <w:szCs w:val="21"/>
              </w:rPr>
              <w:t>”</w:t>
            </w:r>
          </w:p>
        </w:tc>
        <w:tc>
          <w:tcPr>
            <w:tcW w:w="1225" w:type="dxa"/>
          </w:tcPr>
          <w:p>
            <w:pPr>
              <w:spacing w:after="15"/>
              <w:rPr>
                <w:rFonts w:ascii="Calibri" w:hAnsi="Calibri"/>
                <w:sz w:val="18"/>
                <w:szCs w:val="21"/>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InternalClient</w:t>
            </w:r>
          </w:p>
        </w:tc>
        <w:tc>
          <w:tcPr>
            <w:tcW w:w="992" w:type="dxa"/>
          </w:tcPr>
          <w:p>
            <w:pPr>
              <w:spacing w:after="15"/>
              <w:rPr>
                <w:rFonts w:ascii="Calibri" w:hAnsi="Calibri"/>
                <w:sz w:val="18"/>
                <w:szCs w:val="21"/>
              </w:rPr>
            </w:pPr>
            <w:r>
              <w:rPr>
                <w:rFonts w:ascii="Calibri" w:hAnsi="Calibri"/>
                <w:sz w:val="18"/>
                <w:szCs w:val="21"/>
              </w:rPr>
              <w:t>STRING(15)</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有</w:t>
            </w:r>
          </w:p>
        </w:tc>
        <w:tc>
          <w:tcPr>
            <w:tcW w:w="2460" w:type="dxa"/>
          </w:tcPr>
          <w:p>
            <w:pPr>
              <w:spacing w:after="15"/>
              <w:rPr>
                <w:rFonts w:ascii="Calibri" w:hAnsi="Calibri"/>
                <w:sz w:val="18"/>
                <w:szCs w:val="21"/>
              </w:rPr>
            </w:pPr>
            <w:r>
              <w:rPr>
                <w:rFonts w:ascii="Calibri" w:hAnsi="Calibri"/>
                <w:sz w:val="18"/>
              </w:rPr>
              <w:t>设备在网关下的地址</w:t>
            </w:r>
          </w:p>
        </w:tc>
        <w:tc>
          <w:tcPr>
            <w:tcW w:w="1225"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Description</w:t>
            </w:r>
          </w:p>
        </w:tc>
        <w:tc>
          <w:tcPr>
            <w:tcW w:w="992" w:type="dxa"/>
          </w:tcPr>
          <w:p>
            <w:pPr>
              <w:spacing w:after="15"/>
              <w:rPr>
                <w:rFonts w:ascii="Calibri" w:hAnsi="Calibri"/>
                <w:sz w:val="18"/>
                <w:szCs w:val="21"/>
              </w:rPr>
            </w:pPr>
            <w:r>
              <w:rPr>
                <w:rFonts w:ascii="Calibri" w:hAnsi="Calibri"/>
                <w:sz w:val="18"/>
                <w:szCs w:val="21"/>
              </w:rPr>
              <w:t>STRING(32)</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有</w:t>
            </w:r>
          </w:p>
        </w:tc>
        <w:tc>
          <w:tcPr>
            <w:tcW w:w="2460" w:type="dxa"/>
          </w:tcPr>
          <w:p>
            <w:pPr>
              <w:spacing w:after="15"/>
              <w:rPr>
                <w:rFonts w:ascii="Calibri" w:hAnsi="Calibri"/>
                <w:sz w:val="18"/>
                <w:szCs w:val="21"/>
              </w:rPr>
            </w:pPr>
            <w:r>
              <w:rPr>
                <w:rFonts w:ascii="Calibri" w:hAnsi="Calibri"/>
                <w:sz w:val="18"/>
                <w:szCs w:val="21"/>
              </w:rPr>
              <w:t>该PortMapping的描述说明</w:t>
            </w:r>
          </w:p>
        </w:tc>
        <w:tc>
          <w:tcPr>
            <w:tcW w:w="1225" w:type="dxa"/>
          </w:tcPr>
          <w:p>
            <w:pPr>
              <w:spacing w:after="15"/>
              <w:rPr>
                <w:rFonts w:ascii="Calibri" w:hAnsi="Calibri"/>
                <w:sz w:val="18"/>
                <w:szCs w:val="21"/>
              </w:rPr>
            </w:pPr>
            <w:r>
              <w:rPr>
                <w:rFonts w:hint="eastAsia" w:ascii="Calibri" w:hAnsi="Calibri"/>
                <w:sz w:val="18"/>
              </w:rPr>
              <w:t>1.0</w:t>
            </w:r>
          </w:p>
        </w:tc>
      </w:tr>
    </w:tbl>
    <w:p>
      <w:pPr>
        <w:spacing w:after="15"/>
      </w:pPr>
      <w:r>
        <w:t>备注：PortMapping默认配置在</w:t>
      </w:r>
      <w:r>
        <w:rPr>
          <w:rFonts w:ascii="宋体" w:hAnsi="宋体"/>
        </w:rPr>
        <w:t>带“INTERNET”属性</w:t>
      </w:r>
      <w:r>
        <w:t>的</w:t>
      </w:r>
      <w:r>
        <w:rPr>
          <w:rFonts w:ascii="宋体" w:hAnsi="宋体"/>
        </w:rPr>
        <w:t>缺省路由</w:t>
      </w:r>
      <w:r>
        <w:t>WAN连接上。</w:t>
      </w:r>
    </w:p>
    <w:p>
      <w:pPr>
        <w:spacing w:after="15"/>
      </w:pPr>
    </w:p>
    <w:p>
      <w:pPr>
        <w:pStyle w:val="147"/>
        <w:spacing w:beforeLines="0" w:afterLines="0"/>
        <w:rPr>
          <w:b/>
        </w:rPr>
      </w:pPr>
      <w:r>
        <w:rPr>
          <w:b/>
        </w:rPr>
        <w:t>com.ctc.igd1.PlatformService</w:t>
      </w:r>
    </w:p>
    <w:p>
      <w:pPr>
        <w:spacing w:before="240" w:after="15"/>
        <w:ind w:left="420" w:leftChars="200"/>
        <w:rPr>
          <w:b/>
        </w:rPr>
      </w:pPr>
      <w:r>
        <w:rPr>
          <w:rFonts w:hint="eastAsia"/>
          <w:b/>
        </w:rPr>
        <w:t>属性</w:t>
      </w:r>
    </w:p>
    <w:tbl>
      <w:tblPr>
        <w:tblStyle w:val="66"/>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992"/>
        <w:gridCol w:w="1134"/>
        <w:gridCol w:w="1276"/>
        <w:gridCol w:w="2460"/>
        <w:gridCol w:w="1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rPr>
            </w:pPr>
            <w:r>
              <w:rPr>
                <w:rFonts w:ascii="Calibri" w:hAnsi="Calibri"/>
                <w:sz w:val="18"/>
              </w:rPr>
              <w:t>属性名</w:t>
            </w:r>
          </w:p>
        </w:tc>
        <w:tc>
          <w:tcPr>
            <w:tcW w:w="992" w:type="dxa"/>
            <w:shd w:val="clear" w:color="auto" w:fill="D9D9D9"/>
          </w:tcPr>
          <w:p>
            <w:pPr>
              <w:spacing w:after="15"/>
              <w:jc w:val="center"/>
              <w:rPr>
                <w:rFonts w:ascii="Calibri" w:hAnsi="Calibri"/>
                <w:sz w:val="18"/>
              </w:rPr>
            </w:pPr>
            <w:r>
              <w:rPr>
                <w:rFonts w:ascii="Calibri" w:hAnsi="Calibri"/>
                <w:sz w:val="18"/>
              </w:rPr>
              <w:t>类型</w:t>
            </w:r>
          </w:p>
        </w:tc>
        <w:tc>
          <w:tcPr>
            <w:tcW w:w="1134" w:type="dxa"/>
            <w:shd w:val="clear" w:color="auto" w:fill="D9D9D9"/>
          </w:tcPr>
          <w:p>
            <w:pPr>
              <w:spacing w:after="15"/>
              <w:jc w:val="center"/>
              <w:rPr>
                <w:rFonts w:ascii="Calibri" w:hAnsi="Calibri"/>
                <w:sz w:val="18"/>
              </w:rPr>
            </w:pPr>
            <w:r>
              <w:rPr>
                <w:rFonts w:ascii="Calibri" w:hAnsi="Calibri"/>
                <w:sz w:val="18"/>
              </w:rPr>
              <w:t>权限</w:t>
            </w:r>
          </w:p>
        </w:tc>
        <w:tc>
          <w:tcPr>
            <w:tcW w:w="1276" w:type="dxa"/>
            <w:shd w:val="clear" w:color="auto" w:fill="D9D9D9"/>
          </w:tcPr>
          <w:p>
            <w:pPr>
              <w:spacing w:after="15"/>
              <w:jc w:val="center"/>
              <w:rPr>
                <w:rFonts w:ascii="Calibri" w:hAnsi="Calibri"/>
                <w:sz w:val="18"/>
              </w:rPr>
            </w:pPr>
            <w:r>
              <w:rPr>
                <w:rFonts w:ascii="Calibri" w:hAnsi="Calibri"/>
                <w:sz w:val="18"/>
              </w:rPr>
              <w:t>变更通知</w:t>
            </w:r>
          </w:p>
        </w:tc>
        <w:tc>
          <w:tcPr>
            <w:tcW w:w="2460" w:type="dxa"/>
            <w:shd w:val="clear" w:color="auto" w:fill="D9D9D9"/>
          </w:tcPr>
          <w:p>
            <w:pPr>
              <w:spacing w:after="15"/>
              <w:jc w:val="center"/>
              <w:rPr>
                <w:rFonts w:ascii="Calibri" w:hAnsi="Calibri"/>
                <w:sz w:val="18"/>
              </w:rPr>
            </w:pPr>
            <w:r>
              <w:rPr>
                <w:rFonts w:ascii="Calibri" w:hAnsi="Calibri"/>
                <w:sz w:val="18"/>
              </w:rPr>
              <w:t>备注</w:t>
            </w:r>
          </w:p>
        </w:tc>
        <w:tc>
          <w:tcPr>
            <w:tcW w:w="1225"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Appmodel</w:t>
            </w:r>
          </w:p>
        </w:tc>
        <w:tc>
          <w:tcPr>
            <w:tcW w:w="992" w:type="dxa"/>
          </w:tcPr>
          <w:p>
            <w:pPr>
              <w:spacing w:after="15"/>
              <w:rPr>
                <w:rFonts w:ascii="Calibri" w:hAnsi="Calibri"/>
                <w:sz w:val="18"/>
                <w:szCs w:val="21"/>
              </w:rPr>
            </w:pPr>
            <w:r>
              <w:rPr>
                <w:rFonts w:ascii="Calibri" w:hAnsi="Calibri"/>
                <w:sz w:val="18"/>
                <w:szCs w:val="21"/>
              </w:rPr>
              <w:t>BYTE</w:t>
            </w:r>
          </w:p>
        </w:tc>
        <w:tc>
          <w:tcPr>
            <w:tcW w:w="1134" w:type="dxa"/>
          </w:tcPr>
          <w:p>
            <w:pPr>
              <w:spacing w:after="15"/>
              <w:rPr>
                <w:rFonts w:ascii="Calibri" w:hAnsi="Calibri"/>
                <w:sz w:val="18"/>
                <w:szCs w:val="21"/>
              </w:rPr>
            </w:pPr>
            <w:r>
              <w:rPr>
                <w:rFonts w:ascii="Calibri" w:hAnsi="Calibri"/>
                <w:sz w:val="18"/>
                <w:szCs w:val="21"/>
              </w:rPr>
              <w:t>Read</w:t>
            </w:r>
          </w:p>
        </w:tc>
        <w:tc>
          <w:tcPr>
            <w:tcW w:w="1276" w:type="dxa"/>
          </w:tcPr>
          <w:p>
            <w:pPr>
              <w:spacing w:after="15"/>
              <w:rPr>
                <w:rFonts w:ascii="Calibri" w:hAnsi="Calibri"/>
                <w:sz w:val="18"/>
                <w:szCs w:val="21"/>
              </w:rPr>
            </w:pPr>
            <w:r>
              <w:rPr>
                <w:rFonts w:hint="eastAsia" w:ascii="Calibri" w:hAnsi="Calibri"/>
                <w:sz w:val="18"/>
                <w:szCs w:val="21"/>
              </w:rPr>
              <w:t>有</w:t>
            </w:r>
          </w:p>
        </w:tc>
        <w:tc>
          <w:tcPr>
            <w:tcW w:w="2460" w:type="dxa"/>
          </w:tcPr>
          <w:p>
            <w:pPr>
              <w:spacing w:after="15"/>
              <w:rPr>
                <w:rFonts w:ascii="Calibri" w:hAnsi="Calibri"/>
                <w:sz w:val="18"/>
                <w:szCs w:val="21"/>
              </w:rPr>
            </w:pPr>
            <w:r>
              <w:rPr>
                <w:rFonts w:hint="eastAsia" w:ascii="Calibri" w:hAnsi="Calibri"/>
                <w:sz w:val="18"/>
                <w:szCs w:val="21"/>
              </w:rPr>
              <w:t>云客户端</w:t>
            </w:r>
            <w:r>
              <w:rPr>
                <w:rFonts w:ascii="Calibri" w:hAnsi="Calibri"/>
                <w:sz w:val="18"/>
                <w:szCs w:val="21"/>
              </w:rPr>
              <w:t>模块开关，</w:t>
            </w:r>
            <w:r>
              <w:rPr>
                <w:rFonts w:hint="eastAsia" w:ascii="Calibri" w:hAnsi="Calibri"/>
                <w:sz w:val="18"/>
                <w:szCs w:val="21"/>
              </w:rPr>
              <w:t>0：</w:t>
            </w:r>
            <w:r>
              <w:rPr>
                <w:rFonts w:ascii="Calibri" w:hAnsi="Calibri"/>
                <w:sz w:val="18"/>
                <w:szCs w:val="21"/>
              </w:rPr>
              <w:t>模块关闭；</w:t>
            </w:r>
            <w:r>
              <w:rPr>
                <w:rFonts w:hint="eastAsia" w:ascii="Calibri" w:hAnsi="Calibri"/>
                <w:sz w:val="18"/>
                <w:szCs w:val="21"/>
              </w:rPr>
              <w:t>1：</w:t>
            </w:r>
            <w:r>
              <w:rPr>
                <w:rFonts w:ascii="Calibri" w:hAnsi="Calibri"/>
                <w:sz w:val="18"/>
                <w:szCs w:val="21"/>
              </w:rPr>
              <w:t>模块开启</w:t>
            </w:r>
            <w:r>
              <w:rPr>
                <w:rFonts w:hint="eastAsia" w:ascii="Calibri" w:hAnsi="Calibri"/>
                <w:sz w:val="18"/>
                <w:szCs w:val="21"/>
              </w:rPr>
              <w:t>；</w:t>
            </w:r>
            <w:r>
              <w:rPr>
                <w:rFonts w:ascii="Calibri" w:hAnsi="Calibri"/>
                <w:sz w:val="18"/>
                <w:szCs w:val="21"/>
              </w:rPr>
              <w:t>缺省：</w:t>
            </w:r>
            <w:r>
              <w:rPr>
                <w:rFonts w:hint="eastAsia" w:ascii="Calibri" w:hAnsi="Calibri"/>
                <w:sz w:val="18"/>
                <w:szCs w:val="21"/>
              </w:rPr>
              <w:t>1；中间件在收到关闭或开启的变更通知后，更新云客户端的运行状态（参考平台接口的智能网关TR098扩充参数说明）</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InitUAPwd</w:t>
            </w:r>
          </w:p>
        </w:tc>
        <w:tc>
          <w:tcPr>
            <w:tcW w:w="992" w:type="dxa"/>
          </w:tcPr>
          <w:p>
            <w:pPr>
              <w:spacing w:after="15"/>
              <w:rPr>
                <w:rFonts w:ascii="Calibri" w:hAnsi="Calibri"/>
                <w:sz w:val="18"/>
                <w:szCs w:val="21"/>
              </w:rPr>
            </w:pPr>
            <w:r>
              <w:rPr>
                <w:rFonts w:ascii="Calibri" w:hAnsi="Calibri"/>
                <w:sz w:val="18"/>
                <w:szCs w:val="21"/>
              </w:rPr>
              <w:t>STRING(32)</w:t>
            </w:r>
          </w:p>
        </w:tc>
        <w:tc>
          <w:tcPr>
            <w:tcW w:w="1134" w:type="dxa"/>
          </w:tcPr>
          <w:p>
            <w:pPr>
              <w:spacing w:after="15"/>
              <w:rPr>
                <w:rFonts w:ascii="Calibri" w:hAnsi="Calibri"/>
                <w:sz w:val="18"/>
                <w:szCs w:val="21"/>
              </w:rPr>
            </w:pPr>
            <w:r>
              <w:rPr>
                <w:rFonts w:ascii="Calibri" w:hAnsi="Calibri"/>
                <w:sz w:val="18"/>
                <w:szCs w:val="21"/>
              </w:rPr>
              <w:t>Read</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ascii="Calibri" w:hAnsi="Calibri"/>
                <w:sz w:val="18"/>
                <w:szCs w:val="21"/>
              </w:rPr>
              <w:t>U</w:t>
            </w:r>
            <w:r>
              <w:rPr>
                <w:rFonts w:hint="eastAsia" w:ascii="Calibri" w:hAnsi="Calibri"/>
                <w:sz w:val="18"/>
                <w:szCs w:val="21"/>
              </w:rPr>
              <w:t>seradmin的初始密码</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InitSSID</w:t>
            </w:r>
          </w:p>
        </w:tc>
        <w:tc>
          <w:tcPr>
            <w:tcW w:w="992" w:type="dxa"/>
          </w:tcPr>
          <w:p>
            <w:pPr>
              <w:spacing w:after="15"/>
              <w:rPr>
                <w:rFonts w:ascii="Calibri" w:hAnsi="Calibri"/>
                <w:sz w:val="18"/>
                <w:szCs w:val="21"/>
              </w:rPr>
            </w:pPr>
            <w:r>
              <w:rPr>
                <w:rFonts w:ascii="Calibri" w:hAnsi="Calibri"/>
                <w:sz w:val="18"/>
                <w:szCs w:val="21"/>
              </w:rPr>
              <w:t>STRING(32)</w:t>
            </w:r>
          </w:p>
        </w:tc>
        <w:tc>
          <w:tcPr>
            <w:tcW w:w="1134" w:type="dxa"/>
          </w:tcPr>
          <w:p>
            <w:pPr>
              <w:spacing w:after="15"/>
              <w:rPr>
                <w:rFonts w:ascii="Calibri" w:hAnsi="Calibri"/>
                <w:sz w:val="18"/>
                <w:szCs w:val="21"/>
              </w:rPr>
            </w:pPr>
            <w:r>
              <w:rPr>
                <w:rFonts w:ascii="Calibri" w:hAnsi="Calibri"/>
                <w:sz w:val="18"/>
                <w:szCs w:val="21"/>
              </w:rPr>
              <w:t>Read</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SSID1的初始名称</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InitSSIDPwd</w:t>
            </w:r>
          </w:p>
        </w:tc>
        <w:tc>
          <w:tcPr>
            <w:tcW w:w="992" w:type="dxa"/>
          </w:tcPr>
          <w:p>
            <w:pPr>
              <w:spacing w:after="15"/>
              <w:rPr>
                <w:rFonts w:ascii="Calibri" w:hAnsi="Calibri"/>
                <w:sz w:val="18"/>
                <w:szCs w:val="21"/>
              </w:rPr>
            </w:pPr>
            <w:r>
              <w:rPr>
                <w:rFonts w:ascii="Calibri" w:hAnsi="Calibri"/>
                <w:sz w:val="18"/>
                <w:szCs w:val="21"/>
              </w:rPr>
              <w:t>STRING(63)</w:t>
            </w:r>
          </w:p>
        </w:tc>
        <w:tc>
          <w:tcPr>
            <w:tcW w:w="1134" w:type="dxa"/>
          </w:tcPr>
          <w:p>
            <w:pPr>
              <w:spacing w:after="15"/>
              <w:rPr>
                <w:rFonts w:ascii="Calibri" w:hAnsi="Calibri"/>
                <w:sz w:val="18"/>
                <w:szCs w:val="21"/>
              </w:rPr>
            </w:pPr>
            <w:r>
              <w:rPr>
                <w:rFonts w:ascii="Calibri" w:hAnsi="Calibri"/>
                <w:sz w:val="18"/>
                <w:szCs w:val="21"/>
              </w:rPr>
              <w:t>Read</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SSID1的初始密码</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DistAddr</w:t>
            </w:r>
          </w:p>
        </w:tc>
        <w:tc>
          <w:tcPr>
            <w:tcW w:w="992" w:type="dxa"/>
          </w:tcPr>
          <w:p>
            <w:pPr>
              <w:spacing w:after="15"/>
              <w:rPr>
                <w:rFonts w:ascii="Calibri" w:hAnsi="Calibri"/>
                <w:sz w:val="18"/>
                <w:szCs w:val="21"/>
              </w:rPr>
            </w:pPr>
            <w:r>
              <w:rPr>
                <w:rFonts w:ascii="Calibri" w:hAnsi="Calibri"/>
                <w:sz w:val="18"/>
                <w:szCs w:val="21"/>
              </w:rPr>
              <w:t>STRING(32)</w:t>
            </w:r>
          </w:p>
        </w:tc>
        <w:tc>
          <w:tcPr>
            <w:tcW w:w="1134" w:type="dxa"/>
          </w:tcPr>
          <w:p>
            <w:pPr>
              <w:spacing w:after="15"/>
              <w:rPr>
                <w:rFonts w:ascii="Calibri" w:hAnsi="Calibri"/>
                <w:sz w:val="18"/>
                <w:szCs w:val="21"/>
              </w:rPr>
            </w:pPr>
            <w:r>
              <w:rPr>
                <w:rFonts w:hint="eastAsia" w:ascii="Calibri" w:hAnsi="Calibri"/>
                <w:sz w:val="18"/>
                <w:szCs w:val="21"/>
              </w:rPr>
              <w:t>r</w:t>
            </w:r>
            <w:r>
              <w:rPr>
                <w:rFonts w:ascii="Calibri" w:hAnsi="Calibri"/>
                <w:sz w:val="18"/>
                <w:szCs w:val="21"/>
              </w:rPr>
              <w:t>ead</w:t>
            </w:r>
            <w:r>
              <w:rPr>
                <w:rFonts w:hint="eastAsia" w:ascii="Calibri" w:hAnsi="Calibri"/>
                <w:sz w:val="18"/>
                <w:szCs w:val="21"/>
              </w:rPr>
              <w:t>write</w:t>
            </w:r>
          </w:p>
        </w:tc>
        <w:tc>
          <w:tcPr>
            <w:tcW w:w="1276" w:type="dxa"/>
          </w:tcPr>
          <w:p>
            <w:pPr>
              <w:spacing w:after="15"/>
              <w:rPr>
                <w:rFonts w:ascii="Calibri" w:hAnsi="Calibri"/>
                <w:sz w:val="18"/>
                <w:szCs w:val="21"/>
              </w:rPr>
            </w:pPr>
            <w:r>
              <w:rPr>
                <w:rFonts w:hint="eastAsia" w:ascii="Calibri" w:hAnsi="Calibri"/>
                <w:sz w:val="18"/>
                <w:szCs w:val="21"/>
              </w:rPr>
              <w:t>有</w:t>
            </w:r>
          </w:p>
        </w:tc>
        <w:tc>
          <w:tcPr>
            <w:tcW w:w="2460" w:type="dxa"/>
          </w:tcPr>
          <w:p>
            <w:pPr>
              <w:spacing w:after="15"/>
              <w:rPr>
                <w:rFonts w:ascii="Calibri" w:hAnsi="Calibri"/>
                <w:sz w:val="18"/>
                <w:szCs w:val="21"/>
              </w:rPr>
            </w:pPr>
            <w:r>
              <w:rPr>
                <w:rFonts w:hint="eastAsia" w:ascii="Calibri" w:hAnsi="Calibri"/>
                <w:sz w:val="18"/>
                <w:szCs w:val="21"/>
              </w:rPr>
              <w:t>分发平台地址, 缺省为189cube.com</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Port</w:t>
            </w:r>
          </w:p>
        </w:tc>
        <w:tc>
          <w:tcPr>
            <w:tcW w:w="992" w:type="dxa"/>
          </w:tcPr>
          <w:p>
            <w:pPr>
              <w:spacing w:after="15"/>
              <w:rPr>
                <w:rFonts w:ascii="Calibri" w:hAnsi="Calibri"/>
                <w:sz w:val="18"/>
                <w:szCs w:val="21"/>
              </w:rPr>
            </w:pPr>
            <w:r>
              <w:rPr>
                <w:rFonts w:hint="eastAsia" w:ascii="Calibri" w:hAnsi="Calibri"/>
                <w:sz w:val="18"/>
                <w:szCs w:val="21"/>
              </w:rPr>
              <w:t>UINT32</w:t>
            </w:r>
          </w:p>
        </w:tc>
        <w:tc>
          <w:tcPr>
            <w:tcW w:w="1134" w:type="dxa"/>
          </w:tcPr>
          <w:p>
            <w:pPr>
              <w:spacing w:after="15"/>
              <w:rPr>
                <w:rFonts w:ascii="Calibri" w:hAnsi="Calibri"/>
                <w:sz w:val="18"/>
                <w:szCs w:val="21"/>
              </w:rPr>
            </w:pPr>
            <w:bookmarkStart w:id="889" w:name="OLE_LINK28"/>
            <w:bookmarkStart w:id="890" w:name="OLE_LINK29"/>
            <w:r>
              <w:rPr>
                <w:rFonts w:hint="eastAsia" w:ascii="Calibri" w:hAnsi="Calibri"/>
                <w:sz w:val="18"/>
                <w:szCs w:val="21"/>
              </w:rPr>
              <w:t>readwrite</w:t>
            </w:r>
            <w:bookmarkEnd w:id="889"/>
            <w:bookmarkEnd w:id="890"/>
          </w:p>
        </w:tc>
        <w:tc>
          <w:tcPr>
            <w:tcW w:w="1276" w:type="dxa"/>
          </w:tcPr>
          <w:p>
            <w:pPr>
              <w:spacing w:after="15"/>
              <w:rPr>
                <w:rFonts w:ascii="Calibri" w:hAnsi="Calibri"/>
                <w:sz w:val="18"/>
                <w:szCs w:val="21"/>
              </w:rPr>
            </w:pPr>
            <w:r>
              <w:rPr>
                <w:rFonts w:hint="eastAsia" w:ascii="Calibri" w:hAnsi="Calibri"/>
                <w:sz w:val="18"/>
                <w:szCs w:val="21"/>
              </w:rPr>
              <w:t>有</w:t>
            </w:r>
          </w:p>
        </w:tc>
        <w:tc>
          <w:tcPr>
            <w:tcW w:w="2460" w:type="dxa"/>
          </w:tcPr>
          <w:p>
            <w:pPr>
              <w:spacing w:after="15"/>
              <w:rPr>
                <w:rFonts w:ascii="Calibri" w:hAnsi="Calibri"/>
                <w:sz w:val="18"/>
                <w:szCs w:val="21"/>
              </w:rPr>
            </w:pPr>
            <w:r>
              <w:rPr>
                <w:rFonts w:hint="eastAsia" w:ascii="Calibri" w:hAnsi="Calibri"/>
                <w:sz w:val="18"/>
                <w:szCs w:val="21"/>
              </w:rPr>
              <w:t>分发平台端口，缺省为12112</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6" w:type="dxa"/>
          </w:tcPr>
          <w:p>
            <w:pPr>
              <w:spacing w:after="15"/>
              <w:rPr>
                <w:rFonts w:ascii="Calibri" w:hAnsi="Calibri"/>
                <w:sz w:val="18"/>
                <w:szCs w:val="21"/>
              </w:rPr>
            </w:pPr>
            <w:r>
              <w:rPr>
                <w:rFonts w:ascii="Calibri" w:hAnsi="Calibri"/>
                <w:sz w:val="18"/>
                <w:szCs w:val="21"/>
              </w:rPr>
              <w:t>Heartbeat</w:t>
            </w:r>
          </w:p>
        </w:tc>
        <w:tc>
          <w:tcPr>
            <w:tcW w:w="992" w:type="dxa"/>
          </w:tcPr>
          <w:p>
            <w:pPr>
              <w:spacing w:after="15"/>
              <w:rPr>
                <w:rFonts w:ascii="Calibri" w:hAnsi="Calibri"/>
                <w:sz w:val="18"/>
                <w:szCs w:val="21"/>
              </w:rPr>
            </w:pPr>
            <w:r>
              <w:rPr>
                <w:rFonts w:hint="eastAsia" w:ascii="Calibri" w:hAnsi="Calibri"/>
                <w:sz w:val="18"/>
                <w:szCs w:val="21"/>
              </w:rPr>
              <w:t>UINT32</w:t>
            </w:r>
          </w:p>
        </w:tc>
        <w:tc>
          <w:tcPr>
            <w:tcW w:w="1134" w:type="dxa"/>
          </w:tcPr>
          <w:p>
            <w:pPr>
              <w:spacing w:after="15"/>
              <w:rPr>
                <w:rFonts w:ascii="Calibri" w:hAnsi="Calibri"/>
                <w:sz w:val="18"/>
                <w:szCs w:val="21"/>
              </w:rPr>
            </w:pPr>
            <w:r>
              <w:rPr>
                <w:rFonts w:hint="eastAsia" w:ascii="Calibri" w:hAnsi="Calibri"/>
                <w:sz w:val="18"/>
                <w:szCs w:val="21"/>
              </w:rPr>
              <w:t>readwrite</w:t>
            </w:r>
          </w:p>
        </w:tc>
        <w:tc>
          <w:tcPr>
            <w:tcW w:w="1276" w:type="dxa"/>
          </w:tcPr>
          <w:p>
            <w:pPr>
              <w:spacing w:after="15"/>
              <w:rPr>
                <w:rFonts w:ascii="Calibri" w:hAnsi="Calibri"/>
                <w:sz w:val="18"/>
                <w:szCs w:val="21"/>
              </w:rPr>
            </w:pPr>
            <w:r>
              <w:rPr>
                <w:rFonts w:hint="eastAsia"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终端和运营平台心跳，缺省是60，单位是秒</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Ability</w:t>
            </w:r>
          </w:p>
        </w:tc>
        <w:tc>
          <w:tcPr>
            <w:tcW w:w="992" w:type="dxa"/>
          </w:tcPr>
          <w:p>
            <w:pPr>
              <w:spacing w:after="15"/>
              <w:rPr>
                <w:rFonts w:ascii="Calibri" w:hAnsi="Calibri"/>
                <w:sz w:val="18"/>
                <w:szCs w:val="21"/>
              </w:rPr>
            </w:pPr>
            <w:r>
              <w:rPr>
                <w:rFonts w:hint="eastAsia" w:ascii="Calibri" w:hAnsi="Calibri"/>
                <w:sz w:val="18"/>
                <w:szCs w:val="21"/>
              </w:rPr>
              <w:t>UINT32</w:t>
            </w:r>
          </w:p>
        </w:tc>
        <w:tc>
          <w:tcPr>
            <w:tcW w:w="1134" w:type="dxa"/>
          </w:tcPr>
          <w:p>
            <w:pPr>
              <w:spacing w:after="15"/>
              <w:rPr>
                <w:rFonts w:ascii="Calibri" w:hAnsi="Calibri"/>
                <w:sz w:val="18"/>
                <w:szCs w:val="21"/>
              </w:rPr>
            </w:pPr>
            <w:r>
              <w:rPr>
                <w:rFonts w:hint="eastAsia" w:ascii="Calibri" w:hAnsi="Calibri"/>
                <w:sz w:val="18"/>
                <w:szCs w:val="21"/>
              </w:rPr>
              <w:t>readwrite</w:t>
            </w:r>
          </w:p>
        </w:tc>
        <w:tc>
          <w:tcPr>
            <w:tcW w:w="1276" w:type="dxa"/>
          </w:tcPr>
          <w:p>
            <w:pPr>
              <w:spacing w:after="15"/>
              <w:rPr>
                <w:rFonts w:ascii="Calibri" w:hAnsi="Calibri"/>
                <w:sz w:val="18"/>
                <w:szCs w:val="21"/>
              </w:rPr>
            </w:pPr>
            <w:r>
              <w:rPr>
                <w:rFonts w:hint="eastAsia" w:ascii="Calibri" w:hAnsi="Calibri"/>
                <w:sz w:val="18"/>
                <w:szCs w:val="21"/>
              </w:rPr>
              <w:t>有</w:t>
            </w:r>
          </w:p>
        </w:tc>
        <w:tc>
          <w:tcPr>
            <w:tcW w:w="2460" w:type="dxa"/>
          </w:tcPr>
          <w:p>
            <w:pPr>
              <w:spacing w:after="15"/>
              <w:rPr>
                <w:rFonts w:ascii="Calibri" w:hAnsi="Calibri"/>
                <w:sz w:val="18"/>
                <w:szCs w:val="21"/>
              </w:rPr>
            </w:pPr>
            <w:r>
              <w:rPr>
                <w:rFonts w:hint="eastAsia" w:ascii="Calibri" w:hAnsi="Calibri"/>
                <w:sz w:val="18"/>
                <w:szCs w:val="21"/>
              </w:rPr>
              <w:t>网关封装接口能力是否向本地开放，</w:t>
            </w:r>
            <w:r>
              <w:rPr>
                <w:rFonts w:ascii="Calibri" w:hAnsi="Calibri"/>
                <w:sz w:val="18"/>
                <w:szCs w:val="21"/>
              </w:rPr>
              <w:t>0</w:t>
            </w:r>
            <w:r>
              <w:rPr>
                <w:rFonts w:hint="eastAsia" w:ascii="Calibri" w:hAnsi="Calibri"/>
                <w:sz w:val="18"/>
                <w:szCs w:val="21"/>
              </w:rPr>
              <w:t>：开放，</w:t>
            </w:r>
            <w:r>
              <w:rPr>
                <w:rFonts w:ascii="Calibri" w:hAnsi="Calibri"/>
                <w:sz w:val="18"/>
                <w:szCs w:val="21"/>
              </w:rPr>
              <w:t>1</w:t>
            </w:r>
            <w:r>
              <w:rPr>
                <w:rFonts w:hint="eastAsia" w:ascii="Calibri" w:hAnsi="Calibri"/>
                <w:sz w:val="18"/>
                <w:szCs w:val="21"/>
              </w:rPr>
              <w:t>：不开放，缺省：</w:t>
            </w:r>
            <w:r>
              <w:rPr>
                <w:rFonts w:ascii="Calibri" w:hAnsi="Calibri"/>
                <w:sz w:val="18"/>
                <w:szCs w:val="21"/>
              </w:rPr>
              <w:t>0</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LocalPort</w:t>
            </w:r>
          </w:p>
        </w:tc>
        <w:tc>
          <w:tcPr>
            <w:tcW w:w="992" w:type="dxa"/>
          </w:tcPr>
          <w:p>
            <w:pPr>
              <w:spacing w:after="15"/>
              <w:rPr>
                <w:rFonts w:ascii="Calibri" w:hAnsi="Calibri"/>
                <w:sz w:val="18"/>
                <w:szCs w:val="21"/>
              </w:rPr>
            </w:pPr>
            <w:r>
              <w:rPr>
                <w:rFonts w:hint="eastAsia" w:ascii="Calibri" w:hAnsi="Calibri"/>
                <w:sz w:val="18"/>
                <w:szCs w:val="21"/>
              </w:rPr>
              <w:t>UINT32</w:t>
            </w:r>
          </w:p>
        </w:tc>
        <w:tc>
          <w:tcPr>
            <w:tcW w:w="1134" w:type="dxa"/>
          </w:tcPr>
          <w:p>
            <w:pPr>
              <w:spacing w:after="15"/>
              <w:rPr>
                <w:rFonts w:ascii="Calibri" w:hAnsi="Calibri"/>
                <w:sz w:val="18"/>
                <w:szCs w:val="21"/>
              </w:rPr>
            </w:pPr>
            <w:r>
              <w:rPr>
                <w:rFonts w:hint="eastAsia" w:ascii="Calibri" w:hAnsi="Calibri"/>
                <w:sz w:val="18"/>
                <w:szCs w:val="21"/>
              </w:rPr>
              <w:t>readwrite</w:t>
            </w:r>
          </w:p>
        </w:tc>
        <w:tc>
          <w:tcPr>
            <w:tcW w:w="1276" w:type="dxa"/>
          </w:tcPr>
          <w:p>
            <w:pPr>
              <w:spacing w:after="15"/>
              <w:rPr>
                <w:rFonts w:ascii="Calibri" w:hAnsi="Calibri"/>
                <w:sz w:val="18"/>
                <w:szCs w:val="21"/>
              </w:rPr>
            </w:pPr>
            <w:r>
              <w:rPr>
                <w:rFonts w:hint="eastAsia" w:ascii="Calibri" w:hAnsi="Calibri"/>
                <w:sz w:val="18"/>
                <w:szCs w:val="21"/>
              </w:rPr>
              <w:t>有</w:t>
            </w:r>
          </w:p>
        </w:tc>
        <w:tc>
          <w:tcPr>
            <w:tcW w:w="2460" w:type="dxa"/>
          </w:tcPr>
          <w:p>
            <w:pPr>
              <w:spacing w:after="15"/>
              <w:rPr>
                <w:rFonts w:ascii="Calibri" w:hAnsi="Calibri"/>
                <w:sz w:val="18"/>
                <w:szCs w:val="21"/>
              </w:rPr>
            </w:pPr>
            <w:r>
              <w:rPr>
                <w:rFonts w:hint="eastAsia" w:ascii="Calibri" w:hAnsi="Calibri"/>
                <w:sz w:val="18"/>
                <w:szCs w:val="21"/>
              </w:rPr>
              <w:t>网关内部为客户端本地访问的</w:t>
            </w:r>
            <w:r>
              <w:rPr>
                <w:rFonts w:ascii="Calibri" w:hAnsi="Calibri"/>
                <w:sz w:val="18"/>
                <w:szCs w:val="21"/>
              </w:rPr>
              <w:t>TCP</w:t>
            </w:r>
            <w:r>
              <w:rPr>
                <w:rFonts w:hint="eastAsia" w:ascii="Calibri" w:hAnsi="Calibri"/>
                <w:sz w:val="18"/>
                <w:szCs w:val="21"/>
              </w:rPr>
              <w:t>端口，缺省：</w:t>
            </w:r>
            <w:r>
              <w:rPr>
                <w:rFonts w:ascii="Calibri" w:hAnsi="Calibri"/>
                <w:sz w:val="18"/>
                <w:szCs w:val="21"/>
              </w:rPr>
              <w:t>17998</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Version</w:t>
            </w:r>
          </w:p>
        </w:tc>
        <w:tc>
          <w:tcPr>
            <w:tcW w:w="992" w:type="dxa"/>
          </w:tcPr>
          <w:p>
            <w:pPr>
              <w:spacing w:after="15"/>
              <w:rPr>
                <w:rFonts w:ascii="Calibri" w:hAnsi="Calibri"/>
                <w:sz w:val="18"/>
                <w:szCs w:val="21"/>
              </w:rPr>
            </w:pPr>
            <w:r>
              <w:rPr>
                <w:rFonts w:hint="eastAsia" w:ascii="Calibri" w:hAnsi="Calibri"/>
                <w:sz w:val="18"/>
                <w:szCs w:val="21"/>
              </w:rPr>
              <w:t>STRING</w:t>
            </w:r>
            <w:r>
              <w:rPr>
                <w:rFonts w:ascii="Calibri" w:hAnsi="Calibri"/>
                <w:sz w:val="18"/>
                <w:szCs w:val="21"/>
              </w:rPr>
              <w:t>(16)</w:t>
            </w:r>
          </w:p>
        </w:tc>
        <w:tc>
          <w:tcPr>
            <w:tcW w:w="1134" w:type="dxa"/>
          </w:tcPr>
          <w:p>
            <w:pPr>
              <w:spacing w:after="15"/>
              <w:rPr>
                <w:rFonts w:ascii="Calibri" w:hAnsi="Calibri"/>
                <w:sz w:val="18"/>
                <w:szCs w:val="21"/>
              </w:rPr>
            </w:pPr>
            <w:r>
              <w:rPr>
                <w:rFonts w:hint="eastAsia" w:ascii="Calibri" w:hAnsi="Calibri"/>
                <w:sz w:val="18"/>
                <w:szCs w:val="21"/>
              </w:rPr>
              <w:t>readwrite</w:t>
            </w:r>
          </w:p>
        </w:tc>
        <w:tc>
          <w:tcPr>
            <w:tcW w:w="1276" w:type="dxa"/>
          </w:tcPr>
          <w:p>
            <w:pPr>
              <w:spacing w:after="15"/>
              <w:rPr>
                <w:rFonts w:ascii="Calibri" w:hAnsi="Calibri"/>
                <w:sz w:val="18"/>
                <w:szCs w:val="21"/>
              </w:rPr>
            </w:pPr>
            <w:r>
              <w:rPr>
                <w:rFonts w:hint="eastAsia" w:ascii="Calibri" w:hAnsi="Calibri"/>
                <w:sz w:val="18"/>
                <w:szCs w:val="21"/>
              </w:rPr>
              <w:t>无</w:t>
            </w:r>
          </w:p>
        </w:tc>
        <w:tc>
          <w:tcPr>
            <w:tcW w:w="2460" w:type="dxa"/>
          </w:tcPr>
          <w:p>
            <w:pPr>
              <w:wordWrap w:val="0"/>
              <w:overflowPunct w:val="0"/>
              <w:autoSpaceDE w:val="0"/>
              <w:autoSpaceDN w:val="0"/>
              <w:spacing w:before="156" w:beforeLines="50" w:after="15"/>
              <w:textAlignment w:val="baseline"/>
              <w:outlineLvl w:val="3"/>
            </w:pPr>
            <w:r>
              <w:rPr>
                <w:rFonts w:hint="eastAsia" w:ascii="Calibri" w:hAnsi="Calibri"/>
                <w:sz w:val="18"/>
                <w:szCs w:val="21"/>
              </w:rPr>
              <w:t>网关通信接口版本号（缺省：3</w:t>
            </w:r>
            <w:r>
              <w:rPr>
                <w:rFonts w:ascii="Calibri" w:hAnsi="Calibri"/>
                <w:sz w:val="18"/>
                <w:szCs w:val="21"/>
              </w:rPr>
              <w:t>.0</w:t>
            </w:r>
            <w:r>
              <w:rPr>
                <w:rFonts w:hint="eastAsia" w:ascii="Calibri" w:hAnsi="Calibri"/>
                <w:sz w:val="18"/>
                <w:szCs w:val="21"/>
              </w:rPr>
              <w:t>）</w:t>
            </w:r>
          </w:p>
        </w:tc>
        <w:tc>
          <w:tcPr>
            <w:tcW w:w="1225" w:type="dxa"/>
          </w:tcPr>
          <w:p>
            <w:pPr>
              <w:wordWrap w:val="0"/>
              <w:overflowPunct w:val="0"/>
              <w:autoSpaceDE w:val="0"/>
              <w:autoSpaceDN w:val="0"/>
              <w:spacing w:before="156" w:beforeLines="50" w:after="15"/>
              <w:textAlignment w:val="baseline"/>
              <w:outlineLvl w:val="3"/>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SSN</w:t>
            </w:r>
          </w:p>
        </w:tc>
        <w:tc>
          <w:tcPr>
            <w:tcW w:w="992" w:type="dxa"/>
          </w:tcPr>
          <w:p>
            <w:pPr>
              <w:spacing w:after="15"/>
              <w:rPr>
                <w:rFonts w:ascii="Calibri" w:hAnsi="Calibri"/>
                <w:sz w:val="18"/>
                <w:szCs w:val="21"/>
              </w:rPr>
            </w:pPr>
            <w:r>
              <w:rPr>
                <w:rFonts w:hint="eastAsia" w:ascii="Calibri" w:hAnsi="Calibri"/>
                <w:sz w:val="18"/>
                <w:szCs w:val="21"/>
              </w:rPr>
              <w:t>STRING(63)</w:t>
            </w:r>
          </w:p>
        </w:tc>
        <w:tc>
          <w:tcPr>
            <w:tcW w:w="1134" w:type="dxa"/>
          </w:tcPr>
          <w:p>
            <w:pPr>
              <w:spacing w:after="15"/>
              <w:rPr>
                <w:rFonts w:ascii="Calibri" w:hAnsi="Calibri"/>
                <w:sz w:val="18"/>
                <w:szCs w:val="21"/>
              </w:rPr>
            </w:pPr>
            <w:r>
              <w:rPr>
                <w:rFonts w:hint="eastAsia" w:ascii="Calibri" w:hAnsi="Calibri"/>
                <w:sz w:val="18"/>
                <w:szCs w:val="21"/>
              </w:rPr>
              <w:t>readwrite</w:t>
            </w:r>
          </w:p>
        </w:tc>
        <w:tc>
          <w:tcPr>
            <w:tcW w:w="1276" w:type="dxa"/>
          </w:tcPr>
          <w:p>
            <w:pPr>
              <w:spacing w:after="15"/>
              <w:rPr>
                <w:rFonts w:ascii="Calibri" w:hAnsi="Calibri"/>
                <w:sz w:val="18"/>
                <w:szCs w:val="21"/>
              </w:rPr>
            </w:pPr>
            <w:r>
              <w:rPr>
                <w:rFonts w:hint="eastAsia" w:ascii="Calibri" w:hAnsi="Calibri"/>
                <w:sz w:val="18"/>
                <w:szCs w:val="21"/>
              </w:rPr>
              <w:t>无</w:t>
            </w:r>
          </w:p>
        </w:tc>
        <w:tc>
          <w:tcPr>
            <w:tcW w:w="2460" w:type="dxa"/>
          </w:tcPr>
          <w:p>
            <w:pPr>
              <w:pStyle w:val="327"/>
              <w:spacing w:before="120" w:after="15"/>
              <w:rPr>
                <w:rFonts w:ascii="黑体" w:eastAsia="黑体"/>
              </w:rPr>
            </w:pPr>
            <w:r>
              <w:rPr>
                <w:rFonts w:hint="eastAsia"/>
              </w:rPr>
              <w:t>和</w:t>
            </w:r>
            <w:r>
              <w:t>平台交互验证码</w:t>
            </w:r>
            <w:r>
              <w:rPr>
                <w:rFonts w:hint="eastAsia"/>
              </w:rPr>
              <w:t>，长度和sn保持一致</w:t>
            </w:r>
            <w:r>
              <w:t>，</w:t>
            </w:r>
            <w:r>
              <w:rPr>
                <w:rFonts w:hint="eastAsia"/>
              </w:rPr>
              <w:t>缺省</w:t>
            </w:r>
            <w:r>
              <w:t>为：null</w:t>
            </w:r>
            <w:r>
              <w:rPr>
                <w:rFonts w:hint="eastAsia"/>
              </w:rPr>
              <w:t>。</w:t>
            </w:r>
          </w:p>
          <w:p>
            <w:pPr>
              <w:pStyle w:val="327"/>
              <w:spacing w:before="120" w:after="15"/>
              <w:rPr>
                <w:rFonts w:ascii="黑体" w:eastAsia="黑体"/>
              </w:rPr>
            </w:pPr>
            <w:r>
              <w:t>该参数</w:t>
            </w:r>
            <w:r>
              <w:rPr>
                <w:rFonts w:hint="eastAsia"/>
              </w:rPr>
              <w:t>的</w:t>
            </w:r>
            <w:r>
              <w:t>访问权限要求：</w:t>
            </w:r>
            <w:r>
              <w:rPr>
                <w:rFonts w:hint="eastAsia"/>
              </w:rPr>
              <w:t>只</w:t>
            </w:r>
            <w:r>
              <w:t>对于</w:t>
            </w:r>
            <w:r>
              <w:rPr>
                <w:rFonts w:hint="eastAsia"/>
              </w:rPr>
              <w:t>网关</w:t>
            </w:r>
            <w:r>
              <w:t>通信接口模块</w:t>
            </w:r>
            <w:r>
              <w:rPr>
                <w:rFonts w:hint="eastAsia"/>
              </w:rPr>
              <w:t>有</w:t>
            </w:r>
            <w:r>
              <w:t>读的权限；</w:t>
            </w:r>
            <w:r>
              <w:rPr>
                <w:rFonts w:hint="eastAsia"/>
              </w:rPr>
              <w:t>只对</w:t>
            </w:r>
            <w:r>
              <w:t>特定的APP插件"</w:t>
            </w:r>
            <w:r>
              <w:rPr>
                <w:rFonts w:hAnsi="宋体"/>
                <w:color w:val="000000"/>
              </w:rPr>
              <w:t>com.chinatelecom.XXX</w:t>
            </w:r>
            <w:r>
              <w:rPr>
                <w:rFonts w:hint="eastAsia" w:hAnsi="宋体"/>
                <w:color w:val="000000"/>
              </w:rPr>
              <w:t>（厂商简名的拼音全拼）</w:t>
            </w:r>
            <w:r>
              <w:rPr>
                <w:rFonts w:hAnsi="宋体"/>
                <w:color w:val="000000"/>
              </w:rPr>
              <w:t>.smartgateway</w:t>
            </w:r>
            <w:r>
              <w:rPr>
                <w:rFonts w:hint="eastAsia"/>
              </w:rPr>
              <w:t>.ssncheck</w:t>
            </w:r>
            <w:r>
              <w:t>"</w:t>
            </w:r>
            <w:r>
              <w:rPr>
                <w:rFonts w:hint="eastAsia"/>
              </w:rPr>
              <w:t>有读写</w:t>
            </w:r>
            <w:r>
              <w:t>的权限</w:t>
            </w:r>
            <w:r>
              <w:rPr>
                <w:rFonts w:hint="eastAsia"/>
              </w:rPr>
              <w:t>。</w:t>
            </w:r>
          </w:p>
          <w:p>
            <w:pPr>
              <w:spacing w:after="15"/>
              <w:rPr>
                <w:rFonts w:ascii="Calibri" w:hAnsi="Calibri"/>
                <w:sz w:val="18"/>
                <w:szCs w:val="21"/>
              </w:rPr>
            </w:pPr>
            <w:r>
              <w:rPr>
                <w:rFonts w:hint="eastAsia"/>
                <w:sz w:val="18"/>
                <w:szCs w:val="18"/>
              </w:rPr>
              <w:t>如果该参数为</w:t>
            </w:r>
            <w:r>
              <w:rPr>
                <w:sz w:val="18"/>
                <w:szCs w:val="18"/>
              </w:rPr>
              <w:t>null</w:t>
            </w:r>
            <w:r>
              <w:rPr>
                <w:rFonts w:hint="eastAsia"/>
                <w:sz w:val="18"/>
                <w:szCs w:val="18"/>
              </w:rPr>
              <w:t>，网关与智能网关平台交互，仍然用拼接的</w:t>
            </w:r>
            <w:r>
              <w:rPr>
                <w:sz w:val="18"/>
                <w:szCs w:val="18"/>
              </w:rPr>
              <w:t>sn</w:t>
            </w:r>
            <w:r>
              <w:rPr>
                <w:rFonts w:hint="eastAsia"/>
                <w:sz w:val="18"/>
                <w:szCs w:val="18"/>
              </w:rPr>
              <w:t>进行交互，如果</w:t>
            </w:r>
            <w:r>
              <w:rPr>
                <w:sz w:val="18"/>
                <w:szCs w:val="18"/>
              </w:rPr>
              <w:t>SSN</w:t>
            </w:r>
            <w:r>
              <w:rPr>
                <w:rFonts w:hint="eastAsia"/>
                <w:sz w:val="18"/>
                <w:szCs w:val="18"/>
              </w:rPr>
              <w:t>非空，网关与智能网关平台的交互中，凡是涉及到</w:t>
            </w:r>
            <w:r>
              <w:rPr>
                <w:sz w:val="18"/>
                <w:szCs w:val="18"/>
              </w:rPr>
              <w:t>sn</w:t>
            </w:r>
            <w:r>
              <w:rPr>
                <w:rFonts w:hint="eastAsia"/>
                <w:sz w:val="18"/>
                <w:szCs w:val="18"/>
              </w:rPr>
              <w:t>的，应统一由</w:t>
            </w:r>
            <w:r>
              <w:rPr>
                <w:sz w:val="18"/>
                <w:szCs w:val="18"/>
              </w:rPr>
              <w:t>SSN</w:t>
            </w:r>
            <w:r>
              <w:rPr>
                <w:rFonts w:hint="eastAsia"/>
                <w:sz w:val="18"/>
                <w:szCs w:val="18"/>
              </w:rPr>
              <w:t>来替代</w:t>
            </w:r>
          </w:p>
        </w:tc>
        <w:tc>
          <w:tcPr>
            <w:tcW w:w="1225" w:type="dxa"/>
          </w:tcPr>
          <w:p>
            <w:pPr>
              <w:pStyle w:val="327"/>
              <w:spacing w:before="120" w:after="15"/>
            </w:pPr>
            <w:r>
              <w:rPr>
                <w:rFonts w:hint="eastAsia" w:ascii="Calibri" w:hAnsi="Calibri"/>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DistStatus</w:t>
            </w:r>
          </w:p>
        </w:tc>
        <w:tc>
          <w:tcPr>
            <w:tcW w:w="992" w:type="dxa"/>
          </w:tcPr>
          <w:p>
            <w:pPr>
              <w:spacing w:after="15"/>
              <w:rPr>
                <w:rFonts w:ascii="Calibri" w:hAnsi="Calibri"/>
                <w:sz w:val="18"/>
                <w:szCs w:val="21"/>
              </w:rPr>
            </w:pPr>
            <w:r>
              <w:rPr>
                <w:rFonts w:hint="eastAsia" w:ascii="Calibri" w:hAnsi="Calibri"/>
                <w:sz w:val="18"/>
                <w:szCs w:val="21"/>
              </w:rPr>
              <w:t>BYTE</w:t>
            </w:r>
          </w:p>
        </w:tc>
        <w:tc>
          <w:tcPr>
            <w:tcW w:w="1134" w:type="dxa"/>
          </w:tcPr>
          <w:p>
            <w:pPr>
              <w:spacing w:after="15"/>
              <w:rPr>
                <w:rFonts w:ascii="Calibri" w:hAnsi="Calibri"/>
                <w:sz w:val="18"/>
                <w:szCs w:val="21"/>
              </w:rPr>
            </w:pPr>
            <w:r>
              <w:rPr>
                <w:rFonts w:hint="eastAsia" w:ascii="Calibri" w:hAnsi="Calibri"/>
                <w:sz w:val="18"/>
                <w:szCs w:val="21"/>
              </w:rPr>
              <w:t>r</w:t>
            </w:r>
            <w:r>
              <w:rPr>
                <w:rFonts w:ascii="Calibri" w:hAnsi="Calibri"/>
                <w:sz w:val="18"/>
                <w:szCs w:val="21"/>
              </w:rPr>
              <w:t>ead</w:t>
            </w:r>
            <w:r>
              <w:rPr>
                <w:rFonts w:hint="eastAsia" w:ascii="Calibri" w:hAnsi="Calibri"/>
                <w:sz w:val="18"/>
                <w:szCs w:val="21"/>
              </w:rPr>
              <w:t>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分发平台连接情况</w:t>
            </w:r>
          </w:p>
          <w:p>
            <w:pPr>
              <w:spacing w:after="15"/>
              <w:rPr>
                <w:rFonts w:ascii="Calibri" w:hAnsi="Calibri"/>
                <w:sz w:val="18"/>
                <w:szCs w:val="21"/>
              </w:rPr>
            </w:pPr>
            <w:r>
              <w:rPr>
                <w:rFonts w:hint="eastAsia" w:ascii="Calibri" w:hAnsi="Calibri"/>
                <w:sz w:val="18"/>
                <w:szCs w:val="21"/>
              </w:rPr>
              <w:t>1: 未连接</w:t>
            </w:r>
          </w:p>
          <w:p>
            <w:pPr>
              <w:spacing w:after="15"/>
              <w:rPr>
                <w:rFonts w:ascii="Calibri" w:hAnsi="Calibri"/>
                <w:sz w:val="18"/>
                <w:szCs w:val="21"/>
              </w:rPr>
            </w:pPr>
            <w:r>
              <w:rPr>
                <w:rFonts w:hint="eastAsia" w:ascii="Calibri" w:hAnsi="Calibri"/>
                <w:sz w:val="18"/>
                <w:szCs w:val="21"/>
              </w:rPr>
              <w:t>2: 正在尝试连接分发平台</w:t>
            </w:r>
          </w:p>
          <w:p>
            <w:pPr>
              <w:spacing w:after="15"/>
              <w:rPr>
                <w:rFonts w:ascii="Calibri" w:hAnsi="Calibri"/>
                <w:sz w:val="18"/>
                <w:szCs w:val="21"/>
              </w:rPr>
            </w:pPr>
            <w:r>
              <w:rPr>
                <w:rFonts w:hint="eastAsia" w:ascii="Calibri" w:hAnsi="Calibri"/>
                <w:sz w:val="18"/>
                <w:szCs w:val="21"/>
              </w:rPr>
              <w:t>3: 与分发平台保持连接中</w:t>
            </w:r>
          </w:p>
          <w:p>
            <w:pPr>
              <w:spacing w:after="15"/>
              <w:rPr>
                <w:rFonts w:ascii="Calibri" w:hAnsi="Calibri"/>
                <w:sz w:val="18"/>
                <w:szCs w:val="21"/>
              </w:rPr>
            </w:pPr>
            <w:r>
              <w:rPr>
                <w:rFonts w:hint="eastAsia" w:ascii="Calibri" w:hAnsi="Calibri"/>
                <w:sz w:val="18"/>
                <w:szCs w:val="21"/>
              </w:rPr>
              <w:t>4: 与分发平台连接结束</w:t>
            </w:r>
          </w:p>
          <w:p>
            <w:pPr>
              <w:spacing w:after="15"/>
              <w:rPr>
                <w:rFonts w:ascii="Calibri" w:hAnsi="Calibri"/>
                <w:sz w:val="18"/>
                <w:szCs w:val="21"/>
              </w:rPr>
            </w:pPr>
            <w:r>
              <w:rPr>
                <w:rFonts w:hint="eastAsia" w:ascii="Calibri" w:hAnsi="Calibri"/>
                <w:sz w:val="18"/>
                <w:szCs w:val="21"/>
              </w:rPr>
              <w:t>5: 尝试连接分发平台失败</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DistErrorMsg</w:t>
            </w:r>
          </w:p>
        </w:tc>
        <w:tc>
          <w:tcPr>
            <w:tcW w:w="992" w:type="dxa"/>
          </w:tcPr>
          <w:p>
            <w:pPr>
              <w:spacing w:after="15"/>
              <w:rPr>
                <w:rFonts w:ascii="Calibri" w:hAnsi="Calibri"/>
                <w:sz w:val="18"/>
                <w:szCs w:val="21"/>
              </w:rPr>
            </w:pPr>
            <w:r>
              <w:rPr>
                <w:rFonts w:hint="eastAsia" w:ascii="Calibri" w:hAnsi="Calibri"/>
                <w:sz w:val="18"/>
                <w:szCs w:val="21"/>
              </w:rPr>
              <w:t>STRING(63)</w:t>
            </w:r>
          </w:p>
        </w:tc>
        <w:tc>
          <w:tcPr>
            <w:tcW w:w="1134" w:type="dxa"/>
          </w:tcPr>
          <w:p>
            <w:pPr>
              <w:spacing w:after="15"/>
              <w:rPr>
                <w:rFonts w:ascii="Calibri" w:hAnsi="Calibri"/>
                <w:sz w:val="18"/>
                <w:szCs w:val="21"/>
              </w:rPr>
            </w:pPr>
            <w:r>
              <w:rPr>
                <w:rFonts w:hint="eastAsia" w:ascii="Calibri" w:hAnsi="Calibri"/>
                <w:sz w:val="18"/>
                <w:szCs w:val="21"/>
              </w:rPr>
              <w:t>readwrite</w:t>
            </w:r>
          </w:p>
        </w:tc>
        <w:tc>
          <w:tcPr>
            <w:tcW w:w="1276" w:type="dxa"/>
          </w:tcPr>
          <w:p>
            <w:pPr>
              <w:spacing w:after="15"/>
              <w:rPr>
                <w:rFonts w:ascii="Calibri" w:hAnsi="Calibri"/>
                <w:sz w:val="18"/>
                <w:szCs w:val="21"/>
              </w:rPr>
            </w:pPr>
            <w:r>
              <w:rPr>
                <w:rFonts w:hint="eastAsia"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当DistStatus=5时,用于描述失败原因，如</w:t>
            </w:r>
            <w:r>
              <w:rPr>
                <w:rFonts w:ascii="Calibri" w:hAnsi="Calibri"/>
                <w:sz w:val="18"/>
                <w:szCs w:val="21"/>
              </w:rPr>
              <w:t>”</w:t>
            </w:r>
            <w:r>
              <w:rPr>
                <w:rFonts w:hint="eastAsia" w:ascii="Calibri" w:hAnsi="Calibri"/>
                <w:sz w:val="18"/>
                <w:szCs w:val="21"/>
              </w:rPr>
              <w:t>上网</w:t>
            </w:r>
            <w:r>
              <w:rPr>
                <w:rFonts w:ascii="Calibri" w:hAnsi="Calibri"/>
                <w:sz w:val="18"/>
                <w:szCs w:val="21"/>
              </w:rPr>
              <w:t>WAN连接未生效“、”无</w:t>
            </w:r>
            <w:r>
              <w:rPr>
                <w:rFonts w:hint="eastAsia" w:ascii="Calibri" w:hAnsi="Calibri"/>
                <w:sz w:val="18"/>
                <w:szCs w:val="21"/>
              </w:rPr>
              <w:t>分发平台</w:t>
            </w:r>
            <w:r>
              <w:rPr>
                <w:rFonts w:ascii="Calibri" w:hAnsi="Calibri"/>
                <w:sz w:val="18"/>
                <w:szCs w:val="21"/>
              </w:rPr>
              <w:t>配置参数“、”</w:t>
            </w:r>
            <w:r>
              <w:rPr>
                <w:rFonts w:hint="eastAsia" w:ascii="Calibri" w:hAnsi="Calibri"/>
                <w:sz w:val="18"/>
                <w:szCs w:val="21"/>
              </w:rPr>
              <w:t>分发平台</w:t>
            </w:r>
            <w:r>
              <w:rPr>
                <w:rFonts w:ascii="Calibri" w:hAnsi="Calibri"/>
                <w:sz w:val="18"/>
                <w:szCs w:val="21"/>
              </w:rPr>
              <w:t>域名解析失败“</w:t>
            </w:r>
            <w:r>
              <w:rPr>
                <w:rFonts w:hint="eastAsia" w:ascii="Calibri" w:hAnsi="Calibri"/>
                <w:sz w:val="18"/>
                <w:szCs w:val="21"/>
              </w:rPr>
              <w:t>、</w:t>
            </w:r>
            <w:r>
              <w:rPr>
                <w:rFonts w:ascii="Calibri" w:hAnsi="Calibri"/>
                <w:sz w:val="18"/>
                <w:szCs w:val="21"/>
              </w:rPr>
              <w:t>”TCP</w:t>
            </w:r>
            <w:r>
              <w:rPr>
                <w:rFonts w:hint="eastAsia" w:ascii="Calibri" w:hAnsi="Calibri"/>
                <w:sz w:val="18"/>
                <w:szCs w:val="21"/>
              </w:rPr>
              <w:t>连接无法建立</w:t>
            </w:r>
            <w:r>
              <w:rPr>
                <w:rFonts w:ascii="Calibri" w:hAnsi="Calibri"/>
                <w:sz w:val="18"/>
                <w:szCs w:val="21"/>
              </w:rPr>
              <w:t>”</w:t>
            </w:r>
            <w:r>
              <w:rPr>
                <w:rFonts w:hint="eastAsia" w:ascii="Calibri" w:hAnsi="Calibri"/>
                <w:sz w:val="18"/>
                <w:szCs w:val="21"/>
              </w:rPr>
              <w:t>、“未收到平台响应报文”</w:t>
            </w:r>
            <w:r>
              <w:rPr>
                <w:rFonts w:ascii="Calibri" w:hAnsi="Calibri"/>
                <w:sz w:val="18"/>
                <w:szCs w:val="21"/>
              </w:rPr>
              <w:t>等</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OperAddr</w:t>
            </w:r>
          </w:p>
        </w:tc>
        <w:tc>
          <w:tcPr>
            <w:tcW w:w="992" w:type="dxa"/>
          </w:tcPr>
          <w:p>
            <w:pPr>
              <w:spacing w:after="15"/>
              <w:rPr>
                <w:rFonts w:ascii="Calibri" w:hAnsi="Calibri"/>
                <w:sz w:val="18"/>
                <w:szCs w:val="21"/>
              </w:rPr>
            </w:pPr>
            <w:r>
              <w:rPr>
                <w:rFonts w:ascii="Calibri" w:hAnsi="Calibri"/>
                <w:sz w:val="18"/>
                <w:szCs w:val="21"/>
              </w:rPr>
              <w:t>STRING(32)</w:t>
            </w:r>
          </w:p>
        </w:tc>
        <w:tc>
          <w:tcPr>
            <w:tcW w:w="1134" w:type="dxa"/>
          </w:tcPr>
          <w:p>
            <w:pPr>
              <w:spacing w:after="15"/>
              <w:rPr>
                <w:rFonts w:ascii="Calibri" w:hAnsi="Calibri"/>
                <w:sz w:val="18"/>
                <w:szCs w:val="21"/>
              </w:rPr>
            </w:pPr>
            <w:r>
              <w:rPr>
                <w:rFonts w:hint="eastAsia" w:ascii="Calibri" w:hAnsi="Calibri"/>
                <w:sz w:val="18"/>
                <w:szCs w:val="21"/>
              </w:rPr>
              <w:t>r</w:t>
            </w:r>
            <w:r>
              <w:rPr>
                <w:rFonts w:ascii="Calibri" w:hAnsi="Calibri"/>
                <w:sz w:val="18"/>
                <w:szCs w:val="21"/>
              </w:rPr>
              <w:t>ead</w:t>
            </w:r>
            <w:r>
              <w:rPr>
                <w:rFonts w:hint="eastAsia" w:ascii="Calibri" w:hAnsi="Calibri"/>
                <w:sz w:val="18"/>
                <w:szCs w:val="21"/>
              </w:rPr>
              <w:t>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运营平台地址</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6" w:type="dxa"/>
          </w:tcPr>
          <w:p>
            <w:pPr>
              <w:spacing w:after="15"/>
              <w:rPr>
                <w:rFonts w:ascii="Calibri" w:hAnsi="Calibri"/>
                <w:sz w:val="18"/>
                <w:szCs w:val="21"/>
              </w:rPr>
            </w:pPr>
            <w:r>
              <w:rPr>
                <w:rFonts w:hint="eastAsia" w:ascii="Calibri" w:hAnsi="Calibri"/>
                <w:sz w:val="18"/>
                <w:szCs w:val="21"/>
              </w:rPr>
              <w:t>OperStatus</w:t>
            </w:r>
          </w:p>
        </w:tc>
        <w:tc>
          <w:tcPr>
            <w:tcW w:w="992" w:type="dxa"/>
          </w:tcPr>
          <w:p>
            <w:pPr>
              <w:spacing w:after="15"/>
              <w:rPr>
                <w:rFonts w:ascii="Calibri" w:hAnsi="Calibri"/>
                <w:sz w:val="18"/>
                <w:szCs w:val="21"/>
              </w:rPr>
            </w:pPr>
            <w:r>
              <w:rPr>
                <w:rFonts w:hint="eastAsia" w:ascii="Calibri" w:hAnsi="Calibri"/>
                <w:sz w:val="18"/>
                <w:szCs w:val="21"/>
              </w:rPr>
              <w:t>BYTE</w:t>
            </w:r>
          </w:p>
        </w:tc>
        <w:tc>
          <w:tcPr>
            <w:tcW w:w="1134" w:type="dxa"/>
          </w:tcPr>
          <w:p>
            <w:pPr>
              <w:spacing w:after="15"/>
              <w:rPr>
                <w:rFonts w:ascii="Calibri" w:hAnsi="Calibri"/>
                <w:sz w:val="18"/>
                <w:szCs w:val="21"/>
              </w:rPr>
            </w:pPr>
            <w:r>
              <w:rPr>
                <w:rFonts w:hint="eastAsia" w:ascii="Calibri" w:hAnsi="Calibri"/>
                <w:sz w:val="18"/>
                <w:szCs w:val="21"/>
              </w:rPr>
              <w:t>r</w:t>
            </w:r>
            <w:r>
              <w:rPr>
                <w:rFonts w:ascii="Calibri" w:hAnsi="Calibri"/>
                <w:sz w:val="18"/>
                <w:szCs w:val="21"/>
              </w:rPr>
              <w:t>ead</w:t>
            </w:r>
            <w:r>
              <w:rPr>
                <w:rFonts w:hint="eastAsia" w:ascii="Calibri" w:hAnsi="Calibri"/>
                <w:sz w:val="18"/>
                <w:szCs w:val="21"/>
              </w:rPr>
              <w:t>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运营平台连接情况</w:t>
            </w:r>
          </w:p>
          <w:p>
            <w:pPr>
              <w:spacing w:after="15"/>
              <w:rPr>
                <w:rFonts w:ascii="Calibri" w:hAnsi="Calibri"/>
                <w:sz w:val="18"/>
                <w:szCs w:val="21"/>
              </w:rPr>
            </w:pPr>
            <w:r>
              <w:rPr>
                <w:rFonts w:hint="eastAsia" w:ascii="Calibri" w:hAnsi="Calibri"/>
                <w:sz w:val="18"/>
                <w:szCs w:val="21"/>
              </w:rPr>
              <w:t>1: 未连接</w:t>
            </w:r>
          </w:p>
          <w:p>
            <w:pPr>
              <w:spacing w:after="15"/>
              <w:rPr>
                <w:rFonts w:ascii="Calibri" w:hAnsi="Calibri"/>
                <w:sz w:val="18"/>
                <w:szCs w:val="21"/>
              </w:rPr>
            </w:pPr>
            <w:r>
              <w:rPr>
                <w:rFonts w:hint="eastAsia" w:ascii="Calibri" w:hAnsi="Calibri"/>
                <w:sz w:val="18"/>
                <w:szCs w:val="21"/>
              </w:rPr>
              <w:t>2: 正在尝试连接</w:t>
            </w:r>
          </w:p>
          <w:p>
            <w:pPr>
              <w:spacing w:after="15"/>
              <w:rPr>
                <w:rFonts w:ascii="Calibri" w:hAnsi="Calibri"/>
                <w:sz w:val="18"/>
                <w:szCs w:val="21"/>
              </w:rPr>
            </w:pPr>
            <w:r>
              <w:rPr>
                <w:rFonts w:hint="eastAsia" w:ascii="Calibri" w:hAnsi="Calibri"/>
                <w:sz w:val="18"/>
                <w:szCs w:val="21"/>
              </w:rPr>
              <w:t>3: 向运营平台注册中</w:t>
            </w:r>
          </w:p>
          <w:p>
            <w:pPr>
              <w:spacing w:after="15"/>
              <w:rPr>
                <w:rFonts w:ascii="Calibri" w:hAnsi="Calibri"/>
                <w:sz w:val="18"/>
                <w:szCs w:val="21"/>
              </w:rPr>
            </w:pPr>
            <w:r>
              <w:rPr>
                <w:rFonts w:hint="eastAsia" w:ascii="Calibri" w:hAnsi="Calibri"/>
                <w:sz w:val="18"/>
                <w:szCs w:val="21"/>
              </w:rPr>
              <w:t>4: 向运营平台心跳保活中</w:t>
            </w:r>
          </w:p>
          <w:p>
            <w:pPr>
              <w:spacing w:after="15"/>
              <w:rPr>
                <w:rFonts w:ascii="Calibri" w:hAnsi="Calibri"/>
                <w:sz w:val="18"/>
                <w:szCs w:val="21"/>
              </w:rPr>
            </w:pPr>
            <w:r>
              <w:rPr>
                <w:rFonts w:hint="eastAsia" w:ascii="Calibri" w:hAnsi="Calibri"/>
                <w:sz w:val="18"/>
                <w:szCs w:val="21"/>
              </w:rPr>
              <w:t>5: 与运营平台等待下一次心跳中</w:t>
            </w:r>
          </w:p>
          <w:p>
            <w:pPr>
              <w:spacing w:after="15"/>
              <w:rPr>
                <w:rFonts w:ascii="Calibri" w:hAnsi="Calibri"/>
                <w:sz w:val="18"/>
                <w:szCs w:val="21"/>
              </w:rPr>
            </w:pPr>
            <w:r>
              <w:rPr>
                <w:rFonts w:ascii="Calibri" w:hAnsi="Calibri"/>
                <w:sz w:val="18"/>
                <w:szCs w:val="21"/>
              </w:rPr>
              <w:t>6</w:t>
            </w:r>
            <w:r>
              <w:rPr>
                <w:rFonts w:hint="eastAsia" w:ascii="Calibri" w:hAnsi="Calibri"/>
                <w:sz w:val="18"/>
                <w:szCs w:val="21"/>
              </w:rPr>
              <w:t>: 尝试连接运营平台失败</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OperErrorMsg</w:t>
            </w:r>
          </w:p>
        </w:tc>
        <w:tc>
          <w:tcPr>
            <w:tcW w:w="992" w:type="dxa"/>
          </w:tcPr>
          <w:p>
            <w:pPr>
              <w:spacing w:after="15"/>
              <w:rPr>
                <w:rFonts w:ascii="Calibri" w:hAnsi="Calibri"/>
                <w:sz w:val="18"/>
                <w:szCs w:val="21"/>
              </w:rPr>
            </w:pPr>
            <w:r>
              <w:rPr>
                <w:rFonts w:hint="eastAsia" w:ascii="Calibri" w:hAnsi="Calibri"/>
                <w:sz w:val="18"/>
                <w:szCs w:val="21"/>
              </w:rPr>
              <w:t>STRING(63)</w:t>
            </w:r>
          </w:p>
        </w:tc>
        <w:tc>
          <w:tcPr>
            <w:tcW w:w="1134" w:type="dxa"/>
          </w:tcPr>
          <w:p>
            <w:pPr>
              <w:spacing w:after="15"/>
              <w:rPr>
                <w:rFonts w:ascii="Calibri" w:hAnsi="Calibri"/>
                <w:sz w:val="18"/>
                <w:szCs w:val="21"/>
              </w:rPr>
            </w:pPr>
            <w:r>
              <w:rPr>
                <w:rFonts w:hint="eastAsia" w:ascii="Calibri" w:hAnsi="Calibri"/>
                <w:sz w:val="18"/>
                <w:szCs w:val="21"/>
              </w:rPr>
              <w:t>readwrite</w:t>
            </w:r>
          </w:p>
        </w:tc>
        <w:tc>
          <w:tcPr>
            <w:tcW w:w="1276" w:type="dxa"/>
          </w:tcPr>
          <w:p>
            <w:pPr>
              <w:spacing w:after="15"/>
              <w:rPr>
                <w:rFonts w:ascii="Calibri" w:hAnsi="Calibri"/>
                <w:sz w:val="18"/>
                <w:szCs w:val="21"/>
              </w:rPr>
            </w:pPr>
            <w:r>
              <w:rPr>
                <w:rFonts w:hint="eastAsia"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当OperStatus=6时，用于描述错误的原因，如“上网</w:t>
            </w:r>
            <w:r>
              <w:rPr>
                <w:rFonts w:ascii="Calibri" w:hAnsi="Calibri"/>
                <w:sz w:val="18"/>
                <w:szCs w:val="21"/>
              </w:rPr>
              <w:t>WAN连接未生效”、”无</w:t>
            </w:r>
            <w:r>
              <w:rPr>
                <w:rFonts w:hint="eastAsia" w:ascii="Calibri" w:hAnsi="Calibri"/>
                <w:sz w:val="18"/>
                <w:szCs w:val="21"/>
              </w:rPr>
              <w:t>运营平台注册中心</w:t>
            </w:r>
            <w:r>
              <w:rPr>
                <w:rFonts w:ascii="Calibri" w:hAnsi="Calibri"/>
                <w:sz w:val="18"/>
                <w:szCs w:val="21"/>
              </w:rPr>
              <w:t>配置参数”、”</w:t>
            </w:r>
            <w:r>
              <w:rPr>
                <w:rFonts w:hint="eastAsia" w:ascii="Calibri" w:hAnsi="Calibri"/>
                <w:sz w:val="18"/>
                <w:szCs w:val="21"/>
              </w:rPr>
              <w:t>运营平台注册中心</w:t>
            </w:r>
            <w:r>
              <w:rPr>
                <w:rFonts w:ascii="Calibri" w:hAnsi="Calibri"/>
                <w:sz w:val="18"/>
                <w:szCs w:val="21"/>
              </w:rPr>
              <w:t>域名解析失败”</w:t>
            </w:r>
            <w:r>
              <w:rPr>
                <w:rFonts w:hint="eastAsia" w:ascii="Calibri" w:hAnsi="Calibri"/>
                <w:sz w:val="18"/>
                <w:szCs w:val="21"/>
              </w:rPr>
              <w:t>、</w:t>
            </w:r>
            <w:r>
              <w:rPr>
                <w:rFonts w:ascii="Calibri" w:hAnsi="Calibri"/>
                <w:sz w:val="18"/>
                <w:szCs w:val="21"/>
              </w:rPr>
              <w:t>”TCP</w:t>
            </w:r>
            <w:r>
              <w:rPr>
                <w:rFonts w:hint="eastAsia" w:ascii="Calibri" w:hAnsi="Calibri"/>
                <w:sz w:val="18"/>
                <w:szCs w:val="21"/>
              </w:rPr>
              <w:t>连接无法建立</w:t>
            </w:r>
            <w:bookmarkStart w:id="891" w:name="OLE_LINK17"/>
            <w:bookmarkStart w:id="892" w:name="OLE_LINK18"/>
            <w:r>
              <w:rPr>
                <w:rFonts w:ascii="Calibri" w:hAnsi="Calibri"/>
                <w:sz w:val="18"/>
                <w:szCs w:val="21"/>
              </w:rPr>
              <w:t>”</w:t>
            </w:r>
            <w:bookmarkEnd w:id="891"/>
            <w:bookmarkEnd w:id="892"/>
            <w:r>
              <w:rPr>
                <w:rFonts w:hint="eastAsia" w:ascii="Calibri" w:hAnsi="Calibri"/>
                <w:sz w:val="18"/>
                <w:szCs w:val="21"/>
              </w:rPr>
              <w:t>、</w:t>
            </w:r>
            <w:r>
              <w:rPr>
                <w:rFonts w:ascii="Calibri" w:hAnsi="Calibri"/>
                <w:sz w:val="18"/>
                <w:szCs w:val="21"/>
              </w:rPr>
              <w:t>”</w:t>
            </w:r>
            <w:r>
              <w:rPr>
                <w:rFonts w:hint="eastAsia" w:ascii="Calibri" w:hAnsi="Calibri"/>
                <w:sz w:val="18"/>
                <w:szCs w:val="21"/>
              </w:rPr>
              <w:t>未收到平台响应报文</w:t>
            </w:r>
            <w:r>
              <w:rPr>
                <w:rFonts w:ascii="Calibri" w:hAnsi="Calibri"/>
                <w:sz w:val="18"/>
                <w:szCs w:val="21"/>
              </w:rPr>
              <w:t>”等</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PluginAddr</w:t>
            </w:r>
          </w:p>
        </w:tc>
        <w:tc>
          <w:tcPr>
            <w:tcW w:w="992" w:type="dxa"/>
          </w:tcPr>
          <w:p>
            <w:pPr>
              <w:spacing w:after="15"/>
              <w:rPr>
                <w:rFonts w:ascii="Calibri" w:hAnsi="Calibri"/>
                <w:sz w:val="18"/>
                <w:szCs w:val="21"/>
              </w:rPr>
            </w:pPr>
            <w:r>
              <w:rPr>
                <w:rFonts w:ascii="Calibri" w:hAnsi="Calibri"/>
                <w:sz w:val="18"/>
                <w:szCs w:val="21"/>
              </w:rPr>
              <w:t>STRING(32)</w:t>
            </w:r>
          </w:p>
        </w:tc>
        <w:tc>
          <w:tcPr>
            <w:tcW w:w="1134" w:type="dxa"/>
          </w:tcPr>
          <w:p>
            <w:pPr>
              <w:spacing w:after="15"/>
              <w:rPr>
                <w:rFonts w:ascii="Calibri" w:hAnsi="Calibri"/>
                <w:sz w:val="18"/>
                <w:szCs w:val="21"/>
              </w:rPr>
            </w:pPr>
            <w:r>
              <w:rPr>
                <w:rFonts w:hint="eastAsia" w:ascii="Calibri" w:hAnsi="Calibri"/>
                <w:sz w:val="18"/>
                <w:szCs w:val="21"/>
              </w:rPr>
              <w:t>r</w:t>
            </w:r>
            <w:r>
              <w:rPr>
                <w:rFonts w:ascii="Calibri" w:hAnsi="Calibri"/>
                <w:sz w:val="18"/>
                <w:szCs w:val="21"/>
              </w:rPr>
              <w:t>ead</w:t>
            </w:r>
            <w:r>
              <w:rPr>
                <w:rFonts w:hint="eastAsia" w:ascii="Calibri" w:hAnsi="Calibri"/>
                <w:sz w:val="18"/>
                <w:szCs w:val="21"/>
              </w:rPr>
              <w:t>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插件中心地址</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PluginStatus</w:t>
            </w:r>
          </w:p>
        </w:tc>
        <w:tc>
          <w:tcPr>
            <w:tcW w:w="992" w:type="dxa"/>
          </w:tcPr>
          <w:p>
            <w:pPr>
              <w:spacing w:after="15"/>
              <w:rPr>
                <w:rFonts w:ascii="Calibri" w:hAnsi="Calibri"/>
                <w:sz w:val="18"/>
                <w:szCs w:val="21"/>
              </w:rPr>
            </w:pPr>
            <w:r>
              <w:rPr>
                <w:rFonts w:hint="eastAsia" w:ascii="Calibri" w:hAnsi="Calibri"/>
                <w:sz w:val="18"/>
                <w:szCs w:val="21"/>
              </w:rPr>
              <w:t>BYTE</w:t>
            </w:r>
          </w:p>
        </w:tc>
        <w:tc>
          <w:tcPr>
            <w:tcW w:w="1134" w:type="dxa"/>
          </w:tcPr>
          <w:p>
            <w:pPr>
              <w:spacing w:after="15"/>
              <w:rPr>
                <w:rFonts w:ascii="Calibri" w:hAnsi="Calibri"/>
                <w:sz w:val="18"/>
                <w:szCs w:val="21"/>
              </w:rPr>
            </w:pPr>
            <w:r>
              <w:rPr>
                <w:rFonts w:hint="eastAsia" w:ascii="Calibri" w:hAnsi="Calibri"/>
                <w:sz w:val="18"/>
                <w:szCs w:val="21"/>
              </w:rPr>
              <w:t>r</w:t>
            </w:r>
            <w:r>
              <w:rPr>
                <w:rFonts w:ascii="Calibri" w:hAnsi="Calibri"/>
                <w:sz w:val="18"/>
                <w:szCs w:val="21"/>
              </w:rPr>
              <w:t>ead</w:t>
            </w:r>
            <w:r>
              <w:rPr>
                <w:rFonts w:hint="eastAsia" w:ascii="Calibri" w:hAnsi="Calibri"/>
                <w:sz w:val="18"/>
                <w:szCs w:val="21"/>
              </w:rPr>
              <w:t>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插件中心连接情况</w:t>
            </w:r>
          </w:p>
          <w:p>
            <w:pPr>
              <w:spacing w:after="15"/>
              <w:rPr>
                <w:rFonts w:ascii="Calibri" w:hAnsi="Calibri"/>
                <w:sz w:val="18"/>
                <w:szCs w:val="21"/>
              </w:rPr>
            </w:pPr>
            <w:r>
              <w:rPr>
                <w:rFonts w:hint="eastAsia" w:ascii="Calibri" w:hAnsi="Calibri"/>
                <w:sz w:val="18"/>
                <w:szCs w:val="21"/>
              </w:rPr>
              <w:t>1: 未连接</w:t>
            </w:r>
          </w:p>
          <w:p>
            <w:pPr>
              <w:spacing w:after="15"/>
              <w:rPr>
                <w:rFonts w:ascii="Calibri" w:hAnsi="Calibri"/>
                <w:sz w:val="18"/>
                <w:szCs w:val="21"/>
              </w:rPr>
            </w:pPr>
            <w:r>
              <w:rPr>
                <w:rFonts w:hint="eastAsia" w:ascii="Calibri" w:hAnsi="Calibri"/>
                <w:sz w:val="18"/>
                <w:szCs w:val="21"/>
              </w:rPr>
              <w:t>2: 正在尝试连接</w:t>
            </w:r>
          </w:p>
          <w:p>
            <w:pPr>
              <w:spacing w:after="15"/>
              <w:rPr>
                <w:rFonts w:ascii="Calibri" w:hAnsi="Calibri"/>
                <w:sz w:val="18"/>
                <w:szCs w:val="21"/>
              </w:rPr>
            </w:pPr>
            <w:r>
              <w:rPr>
                <w:rFonts w:hint="eastAsia" w:ascii="Calibri" w:hAnsi="Calibri"/>
                <w:sz w:val="18"/>
                <w:szCs w:val="21"/>
              </w:rPr>
              <w:t>3: 向插件中心注册中</w:t>
            </w:r>
          </w:p>
          <w:p>
            <w:pPr>
              <w:spacing w:after="15"/>
              <w:rPr>
                <w:rFonts w:ascii="Calibri" w:hAnsi="Calibri"/>
                <w:sz w:val="18"/>
                <w:szCs w:val="21"/>
              </w:rPr>
            </w:pPr>
            <w:r>
              <w:rPr>
                <w:rFonts w:ascii="Calibri" w:hAnsi="Calibri"/>
                <w:sz w:val="18"/>
                <w:szCs w:val="21"/>
              </w:rPr>
              <w:t>4</w:t>
            </w:r>
            <w:r>
              <w:rPr>
                <w:rFonts w:hint="eastAsia" w:ascii="Calibri" w:hAnsi="Calibri"/>
                <w:sz w:val="18"/>
                <w:szCs w:val="21"/>
              </w:rPr>
              <w:t>: 向插件中心心跳保活中</w:t>
            </w:r>
          </w:p>
          <w:p>
            <w:pPr>
              <w:spacing w:after="15"/>
              <w:rPr>
                <w:rFonts w:ascii="Calibri" w:hAnsi="Calibri"/>
                <w:sz w:val="18"/>
                <w:szCs w:val="21"/>
              </w:rPr>
            </w:pPr>
            <w:r>
              <w:rPr>
                <w:rFonts w:hint="eastAsia" w:ascii="Calibri" w:hAnsi="Calibri"/>
                <w:sz w:val="18"/>
                <w:szCs w:val="21"/>
              </w:rPr>
              <w:t>5: 与插件中心等待下一次心跳</w:t>
            </w:r>
          </w:p>
          <w:p>
            <w:pPr>
              <w:spacing w:after="15"/>
              <w:rPr>
                <w:rFonts w:ascii="Calibri" w:hAnsi="Calibri"/>
                <w:sz w:val="18"/>
                <w:szCs w:val="21"/>
              </w:rPr>
            </w:pPr>
            <w:r>
              <w:rPr>
                <w:rFonts w:ascii="Calibri" w:hAnsi="Calibri"/>
                <w:sz w:val="18"/>
                <w:szCs w:val="21"/>
              </w:rPr>
              <w:t>6</w:t>
            </w:r>
            <w:r>
              <w:rPr>
                <w:rFonts w:hint="eastAsia" w:ascii="Calibri" w:hAnsi="Calibri"/>
                <w:sz w:val="18"/>
                <w:szCs w:val="21"/>
              </w:rPr>
              <w:t>: 尝试连接插件中心失败</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PluginErrorMsg</w:t>
            </w:r>
          </w:p>
        </w:tc>
        <w:tc>
          <w:tcPr>
            <w:tcW w:w="992" w:type="dxa"/>
          </w:tcPr>
          <w:p>
            <w:pPr>
              <w:spacing w:after="15"/>
              <w:rPr>
                <w:rFonts w:ascii="Calibri" w:hAnsi="Calibri"/>
                <w:sz w:val="18"/>
                <w:szCs w:val="21"/>
              </w:rPr>
            </w:pPr>
            <w:r>
              <w:rPr>
                <w:rFonts w:hint="eastAsia" w:ascii="Calibri" w:hAnsi="Calibri"/>
                <w:sz w:val="18"/>
                <w:szCs w:val="21"/>
              </w:rPr>
              <w:t>STRING(63)</w:t>
            </w:r>
          </w:p>
        </w:tc>
        <w:tc>
          <w:tcPr>
            <w:tcW w:w="1134" w:type="dxa"/>
          </w:tcPr>
          <w:p>
            <w:pPr>
              <w:spacing w:after="15"/>
              <w:rPr>
                <w:rFonts w:ascii="Calibri" w:hAnsi="Calibri"/>
                <w:sz w:val="18"/>
                <w:szCs w:val="21"/>
              </w:rPr>
            </w:pPr>
            <w:r>
              <w:rPr>
                <w:rFonts w:ascii="Calibri" w:hAnsi="Calibri"/>
                <w:sz w:val="18"/>
                <w:szCs w:val="21"/>
              </w:rPr>
              <w:t>R</w:t>
            </w:r>
            <w:r>
              <w:rPr>
                <w:rFonts w:hint="eastAsia" w:ascii="Calibri" w:hAnsi="Calibri"/>
                <w:sz w:val="18"/>
                <w:szCs w:val="21"/>
              </w:rPr>
              <w:t>eadwrite</w:t>
            </w:r>
          </w:p>
        </w:tc>
        <w:tc>
          <w:tcPr>
            <w:tcW w:w="1276" w:type="dxa"/>
          </w:tcPr>
          <w:p>
            <w:pPr>
              <w:spacing w:after="15"/>
              <w:rPr>
                <w:rFonts w:ascii="Calibri" w:hAnsi="Calibri"/>
                <w:sz w:val="18"/>
                <w:szCs w:val="21"/>
              </w:rPr>
            </w:pPr>
            <w:r>
              <w:rPr>
                <w:rFonts w:hint="eastAsia"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当PluginStatus = 6是，用于描述错误的原因，</w:t>
            </w:r>
            <w:r>
              <w:rPr>
                <w:rFonts w:ascii="Calibri" w:hAnsi="Calibri"/>
                <w:sz w:val="18"/>
                <w:szCs w:val="21"/>
              </w:rPr>
              <w:t>如”</w:t>
            </w:r>
            <w:r>
              <w:rPr>
                <w:rFonts w:hint="eastAsia" w:ascii="Calibri" w:hAnsi="Calibri"/>
                <w:sz w:val="18"/>
                <w:szCs w:val="21"/>
              </w:rPr>
              <w:t>上网</w:t>
            </w:r>
            <w:r>
              <w:rPr>
                <w:rFonts w:ascii="Calibri" w:hAnsi="Calibri"/>
                <w:sz w:val="18"/>
                <w:szCs w:val="21"/>
              </w:rPr>
              <w:t>WAN连接未生效”、”无</w:t>
            </w:r>
            <w:r>
              <w:rPr>
                <w:rFonts w:hint="eastAsia" w:ascii="Calibri" w:hAnsi="Calibri"/>
                <w:sz w:val="18"/>
                <w:szCs w:val="21"/>
              </w:rPr>
              <w:t>运营平台插件中心</w:t>
            </w:r>
            <w:r>
              <w:rPr>
                <w:rFonts w:ascii="Calibri" w:hAnsi="Calibri"/>
                <w:sz w:val="18"/>
                <w:szCs w:val="21"/>
              </w:rPr>
              <w:t>配置参数”、”</w:t>
            </w:r>
            <w:r>
              <w:rPr>
                <w:rFonts w:hint="eastAsia" w:ascii="Calibri" w:hAnsi="Calibri"/>
                <w:sz w:val="18"/>
                <w:szCs w:val="21"/>
              </w:rPr>
              <w:t>运营平台插件中心</w:t>
            </w:r>
            <w:r>
              <w:rPr>
                <w:rFonts w:ascii="Calibri" w:hAnsi="Calibri"/>
                <w:sz w:val="18"/>
                <w:szCs w:val="21"/>
              </w:rPr>
              <w:t>域名解析失败”</w:t>
            </w:r>
            <w:r>
              <w:rPr>
                <w:rFonts w:hint="eastAsia" w:ascii="Calibri" w:hAnsi="Calibri"/>
                <w:sz w:val="18"/>
                <w:szCs w:val="21"/>
              </w:rPr>
              <w:t>、</w:t>
            </w:r>
            <w:r>
              <w:rPr>
                <w:rFonts w:ascii="Calibri" w:hAnsi="Calibri"/>
                <w:sz w:val="18"/>
                <w:szCs w:val="21"/>
              </w:rPr>
              <w:t>”TCP</w:t>
            </w:r>
            <w:r>
              <w:rPr>
                <w:rFonts w:hint="eastAsia" w:ascii="Calibri" w:hAnsi="Calibri"/>
                <w:sz w:val="18"/>
                <w:szCs w:val="21"/>
              </w:rPr>
              <w:t>连接无法建立</w:t>
            </w:r>
            <w:r>
              <w:rPr>
                <w:rFonts w:ascii="Calibri" w:hAnsi="Calibri"/>
                <w:sz w:val="18"/>
                <w:szCs w:val="21"/>
              </w:rPr>
              <w:t>”</w:t>
            </w:r>
            <w:r>
              <w:rPr>
                <w:rFonts w:hint="eastAsia" w:ascii="Calibri" w:hAnsi="Calibri"/>
                <w:sz w:val="18"/>
                <w:szCs w:val="21"/>
              </w:rPr>
              <w:t>、</w:t>
            </w:r>
            <w:r>
              <w:rPr>
                <w:rFonts w:ascii="Calibri" w:hAnsi="Calibri"/>
                <w:sz w:val="18"/>
                <w:szCs w:val="21"/>
              </w:rPr>
              <w:t>”</w:t>
            </w:r>
            <w:r>
              <w:rPr>
                <w:rFonts w:hint="eastAsia" w:ascii="Calibri" w:hAnsi="Calibri"/>
                <w:sz w:val="18"/>
                <w:szCs w:val="21"/>
              </w:rPr>
              <w:t>未收到平台响应报文</w:t>
            </w:r>
            <w:r>
              <w:rPr>
                <w:rFonts w:ascii="Calibri" w:hAnsi="Calibri"/>
                <w:sz w:val="18"/>
                <w:szCs w:val="21"/>
              </w:rPr>
              <w:t>”等</w:t>
            </w:r>
          </w:p>
        </w:tc>
        <w:tc>
          <w:tcPr>
            <w:tcW w:w="1225" w:type="dxa"/>
          </w:tcPr>
          <w:p>
            <w:pPr>
              <w:spacing w:after="15"/>
              <w:rPr>
                <w:rFonts w:ascii="Calibri" w:hAnsi="Calibri"/>
                <w:sz w:val="18"/>
                <w:szCs w:val="21"/>
              </w:rPr>
            </w:pPr>
            <w:r>
              <w:rPr>
                <w:rFonts w:hint="eastAsia" w:ascii="Calibri" w:hAnsi="Calibri"/>
                <w:sz w:val="18"/>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BSSAddr</w:t>
            </w:r>
          </w:p>
        </w:tc>
        <w:tc>
          <w:tcPr>
            <w:tcW w:w="992" w:type="dxa"/>
          </w:tcPr>
          <w:p>
            <w:pPr>
              <w:spacing w:after="15"/>
              <w:rPr>
                <w:rFonts w:ascii="Calibri" w:hAnsi="Calibri"/>
                <w:sz w:val="18"/>
                <w:szCs w:val="21"/>
              </w:rPr>
            </w:pPr>
            <w:r>
              <w:rPr>
                <w:rFonts w:ascii="Calibri" w:hAnsi="Calibri"/>
                <w:sz w:val="18"/>
                <w:szCs w:val="21"/>
              </w:rPr>
              <w:t>STRING(</w:t>
            </w:r>
            <w:r>
              <w:rPr>
                <w:rFonts w:hint="eastAsia" w:ascii="Calibri" w:hAnsi="Calibri"/>
                <w:sz w:val="18"/>
                <w:szCs w:val="21"/>
              </w:rPr>
              <w:t>63</w:t>
            </w:r>
            <w:r>
              <w:rPr>
                <w:rFonts w:ascii="Calibri" w:hAnsi="Calibri"/>
                <w:sz w:val="18"/>
                <w:szCs w:val="21"/>
              </w:rPr>
              <w:t>)</w:t>
            </w:r>
          </w:p>
        </w:tc>
        <w:tc>
          <w:tcPr>
            <w:tcW w:w="1134" w:type="dxa"/>
          </w:tcPr>
          <w:p>
            <w:pPr>
              <w:spacing w:after="15"/>
              <w:rPr>
                <w:rFonts w:ascii="Calibri" w:hAnsi="Calibri"/>
                <w:sz w:val="18"/>
                <w:szCs w:val="21"/>
              </w:rPr>
            </w:pPr>
            <w:r>
              <w:rPr>
                <w:rFonts w:hint="eastAsia" w:ascii="Calibri" w:hAnsi="Calibri"/>
                <w:sz w:val="18"/>
                <w:szCs w:val="21"/>
              </w:rPr>
              <w:t>r</w:t>
            </w:r>
            <w:r>
              <w:rPr>
                <w:rFonts w:ascii="Calibri" w:hAnsi="Calibri"/>
                <w:sz w:val="18"/>
                <w:szCs w:val="21"/>
              </w:rPr>
              <w:t>ead</w:t>
            </w:r>
            <w:r>
              <w:rPr>
                <w:rFonts w:hint="eastAsia" w:ascii="Calibri" w:hAnsi="Calibri"/>
                <w:sz w:val="18"/>
                <w:szCs w:val="21"/>
              </w:rPr>
              <w:t>write</w:t>
            </w:r>
          </w:p>
        </w:tc>
        <w:tc>
          <w:tcPr>
            <w:tcW w:w="1276" w:type="dxa"/>
          </w:tcPr>
          <w:p>
            <w:pPr>
              <w:spacing w:after="15"/>
              <w:rPr>
                <w:rFonts w:ascii="Calibri" w:hAnsi="Calibri"/>
                <w:sz w:val="18"/>
                <w:szCs w:val="21"/>
              </w:rPr>
            </w:pPr>
            <w:r>
              <w:rPr>
                <w:rFonts w:hint="eastAsia" w:ascii="Calibri" w:hAnsi="Calibri"/>
                <w:sz w:val="18"/>
                <w:szCs w:val="21"/>
              </w:rPr>
              <w:t>有</w:t>
            </w:r>
          </w:p>
        </w:tc>
        <w:tc>
          <w:tcPr>
            <w:tcW w:w="2460" w:type="dxa"/>
          </w:tcPr>
          <w:p>
            <w:pPr>
              <w:spacing w:after="15"/>
              <w:rPr>
                <w:rFonts w:ascii="Calibri" w:hAnsi="Calibri"/>
                <w:sz w:val="18"/>
                <w:szCs w:val="21"/>
              </w:rPr>
            </w:pPr>
            <w:r>
              <w:rPr>
                <w:rFonts w:hint="eastAsia" w:ascii="Calibri" w:hAnsi="Calibri"/>
                <w:sz w:val="18"/>
                <w:szCs w:val="21"/>
              </w:rPr>
              <w:t>BSS分发平台地址（含端口），适用于天翼网关3.0协议；网关超级用户界面可通过云客户端</w:t>
            </w:r>
            <w:r>
              <w:rPr>
                <w:rFonts w:asciiTheme="minorHAnsi" w:hAnsiTheme="minorHAnsi" w:cstheme="minorHAnsi"/>
              </w:rPr>
              <w:t>com.ctc.cloudclient1</w:t>
            </w:r>
            <w:r>
              <w:rPr>
                <w:rFonts w:hint="eastAsia" w:ascii="Calibri" w:hAnsi="Calibri"/>
                <w:sz w:val="18"/>
                <w:szCs w:val="21"/>
              </w:rPr>
              <w:t>接口获取当前连接情况。</w:t>
            </w:r>
          </w:p>
        </w:tc>
        <w:tc>
          <w:tcPr>
            <w:tcW w:w="1225" w:type="dxa"/>
          </w:tcPr>
          <w:p>
            <w:pPr>
              <w:spacing w:after="15"/>
              <w:rPr>
                <w:rFonts w:ascii="Calibri" w:hAnsi="Calibri"/>
                <w:sz w:val="18"/>
                <w:szCs w:val="21"/>
              </w:rPr>
            </w:pPr>
            <w:r>
              <w:rPr>
                <w:rFonts w:hint="eastAsia" w:ascii="Calibri" w:hAnsi="Calibri"/>
                <w:sz w:val="18"/>
                <w:szCs w:val="21"/>
              </w:rPr>
              <w:t>1.1</w:t>
            </w:r>
          </w:p>
        </w:tc>
      </w:tr>
    </w:tbl>
    <w:p>
      <w:pPr>
        <w:spacing w:after="15"/>
      </w:pPr>
      <w:r>
        <w:rPr>
          <w:rFonts w:hint="eastAsia"/>
        </w:rPr>
        <w:t>说明：分发平台、运营平台、插件中心等的相关地址和状态码由Framework和云客户端负责更新，网关设备的超级用户界面可以通过访问这些属性，获取当前网关与平台的连接情况。</w:t>
      </w:r>
    </w:p>
    <w:p>
      <w:pPr>
        <w:spacing w:after="15"/>
      </w:pPr>
    </w:p>
    <w:p>
      <w:pPr>
        <w:pStyle w:val="147"/>
        <w:spacing w:beforeLines="0" w:afterLines="0"/>
        <w:rPr>
          <w:b/>
        </w:rPr>
      </w:pPr>
      <w:r>
        <w:rPr>
          <w:rFonts w:hint="eastAsia"/>
          <w:b/>
        </w:rPr>
        <w:t>com.ctc.igd1.IncomingFilter</w:t>
      </w:r>
    </w:p>
    <w:p>
      <w:pPr>
        <w:spacing w:after="15"/>
      </w:pPr>
      <w:r>
        <w:rPr>
          <w:rFonts w:hint="eastAsia"/>
        </w:rPr>
        <w:t>方法</w:t>
      </w:r>
    </w:p>
    <w:p>
      <w:pPr>
        <w:spacing w:after="15"/>
      </w:pPr>
    </w:p>
    <w:p>
      <w:pPr>
        <w:pStyle w:val="345"/>
        <w:numPr>
          <w:ilvl w:val="0"/>
          <w:numId w:val="124"/>
        </w:numPr>
        <w:spacing w:after="12"/>
        <w:ind w:firstLineChars="0"/>
      </w:pPr>
      <w:r>
        <w:rPr>
          <w:rFonts w:hint="eastAsia"/>
        </w:rPr>
        <w:t xml:space="preserve">AddIncomingEntry(IN STRING remoteIP, IN BYTE protocol, IN UINT32 port，IN BYTE interface, OUT UINT32 result, </w:t>
      </w:r>
      <w:r>
        <w:t>OUT STRING errdesc</w:t>
      </w:r>
      <w:r>
        <w:rPr>
          <w:rFonts w:hint="eastAsia"/>
        </w:rPr>
        <w:t>)</w:t>
      </w:r>
    </w:p>
    <w:p>
      <w:pPr>
        <w:spacing w:after="15"/>
        <w:ind w:left="420" w:leftChars="200"/>
      </w:pPr>
      <w:r>
        <w:rPr>
          <w:rFonts w:hint="eastAsia"/>
        </w:rPr>
        <w:t>添加并打开插件开端口</w:t>
      </w:r>
    </w:p>
    <w:p>
      <w:pPr>
        <w:spacing w:after="15"/>
        <w:ind w:left="420" w:leftChars="200"/>
      </w:pPr>
      <w:r>
        <w:rPr>
          <w:rFonts w:hint="eastAsia"/>
        </w:rPr>
        <w:t>remoteIP: 远端HOST IP地址, 如果</w:t>
      </w:r>
      <w:r>
        <w:t>为“”</w:t>
      </w:r>
      <w:r>
        <w:rPr>
          <w:rFonts w:hint="eastAsia"/>
        </w:rPr>
        <w:t>表示任何IP</w:t>
      </w:r>
    </w:p>
    <w:p>
      <w:pPr>
        <w:spacing w:after="15"/>
        <w:ind w:left="420" w:leftChars="200"/>
      </w:pPr>
      <w:r>
        <w:rPr>
          <w:rFonts w:hint="eastAsia"/>
        </w:rPr>
        <w:t>protocol: 0 表示TCP, 1表示UDP, 2 表示TCP&amp;UDP</w:t>
      </w:r>
    </w:p>
    <w:p>
      <w:pPr>
        <w:spacing w:after="15"/>
        <w:ind w:left="420" w:leftChars="200"/>
      </w:pPr>
      <w:r>
        <w:rPr>
          <w:rFonts w:hint="eastAsia"/>
        </w:rPr>
        <w:t>port: 端口, 0-65535</w:t>
      </w:r>
    </w:p>
    <w:p>
      <w:pPr>
        <w:spacing w:after="15"/>
        <w:ind w:left="420" w:leftChars="200"/>
      </w:pPr>
      <w:r>
        <w:rPr>
          <w:rFonts w:hint="eastAsia"/>
        </w:rPr>
        <w:t>interface: 接口，0表示WAN侧, 1 表示LAN侧</w:t>
      </w:r>
    </w:p>
    <w:p>
      <w:pPr>
        <w:spacing w:after="15"/>
      </w:pPr>
    </w:p>
    <w:p>
      <w:pPr>
        <w:pStyle w:val="345"/>
        <w:numPr>
          <w:ilvl w:val="0"/>
          <w:numId w:val="124"/>
        </w:numPr>
        <w:spacing w:after="12"/>
        <w:ind w:firstLineChars="0"/>
      </w:pPr>
      <w:r>
        <w:rPr>
          <w:rFonts w:hint="eastAsia"/>
        </w:rPr>
        <w:t xml:space="preserve">DelIncomingEntry(IN STRING remoteIP, IN BYTE protocol, IN UINT32 port, IN BYTE interface, OUT UINT32 result, </w:t>
      </w:r>
      <w:r>
        <w:t>OUT STRING errdesc</w:t>
      </w:r>
      <w:r>
        <w:rPr>
          <w:rFonts w:hint="eastAsia"/>
        </w:rPr>
        <w:t>)</w:t>
      </w:r>
    </w:p>
    <w:p>
      <w:pPr>
        <w:spacing w:after="15"/>
        <w:ind w:firstLine="420"/>
      </w:pPr>
      <w:r>
        <w:rPr>
          <w:rFonts w:hint="eastAsia"/>
        </w:rPr>
        <w:t>删除并关闭插件开放端口</w:t>
      </w:r>
    </w:p>
    <w:p>
      <w:pPr>
        <w:spacing w:after="15"/>
        <w:ind w:firstLine="420" w:firstLineChars="200"/>
      </w:pPr>
      <w:r>
        <w:rPr>
          <w:rFonts w:hint="eastAsia"/>
        </w:rPr>
        <w:t>remoteIP: 远端HOST IP地址, 如果</w:t>
      </w:r>
      <w:r>
        <w:t>为“”</w:t>
      </w:r>
      <w:r>
        <w:rPr>
          <w:rFonts w:hint="eastAsia"/>
        </w:rPr>
        <w:t>表示任何IP</w:t>
      </w:r>
    </w:p>
    <w:p>
      <w:pPr>
        <w:spacing w:after="15"/>
        <w:ind w:firstLine="420"/>
      </w:pPr>
      <w:r>
        <w:rPr>
          <w:rFonts w:hint="eastAsia"/>
        </w:rPr>
        <w:t>protocol: 0 表示TCP, 1表示UDP, 2 表示TCP&amp;UDP</w:t>
      </w:r>
    </w:p>
    <w:p>
      <w:pPr>
        <w:spacing w:after="15"/>
        <w:ind w:firstLine="420"/>
      </w:pPr>
      <w:r>
        <w:rPr>
          <w:rFonts w:hint="eastAsia"/>
        </w:rPr>
        <w:t>port: 端口, 0-65535</w:t>
      </w:r>
    </w:p>
    <w:p>
      <w:pPr>
        <w:spacing w:after="15"/>
        <w:ind w:firstLine="420" w:firstLineChars="200"/>
      </w:pPr>
      <w:r>
        <w:rPr>
          <w:rFonts w:hint="eastAsia"/>
        </w:rPr>
        <w:t>interface: 接口，0表示WAN侧, 1 表示LAN侧</w:t>
      </w:r>
    </w:p>
    <w:p>
      <w:pPr>
        <w:pStyle w:val="147"/>
        <w:spacing w:beforeLines="0" w:afterLines="0"/>
        <w:rPr>
          <w:b/>
        </w:rPr>
      </w:pPr>
      <w:r>
        <w:rPr>
          <w:b/>
        </w:rPr>
        <w:t>com.ctc.igd1.QoS</w:t>
      </w:r>
    </w:p>
    <w:p>
      <w:pPr>
        <w:spacing w:before="240" w:after="15"/>
        <w:ind w:left="420" w:leftChars="200"/>
        <w:rPr>
          <w:b/>
        </w:rPr>
      </w:pPr>
      <w:r>
        <w:rPr>
          <w:rFonts w:hint="eastAsia"/>
          <w:b/>
        </w:rPr>
        <w:t>属性</w:t>
      </w:r>
    </w:p>
    <w:tbl>
      <w:tblPr>
        <w:tblStyle w:val="66"/>
        <w:tblW w:w="98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276"/>
        <w:gridCol w:w="850"/>
        <w:gridCol w:w="1276"/>
        <w:gridCol w:w="2460"/>
        <w:gridCol w:w="2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rPr>
            </w:pPr>
            <w:r>
              <w:rPr>
                <w:rFonts w:ascii="Calibri" w:hAnsi="Calibri"/>
                <w:sz w:val="18"/>
              </w:rPr>
              <w:t>属性名</w:t>
            </w:r>
          </w:p>
        </w:tc>
        <w:tc>
          <w:tcPr>
            <w:tcW w:w="1276" w:type="dxa"/>
            <w:shd w:val="clear" w:color="auto" w:fill="D9D9D9"/>
          </w:tcPr>
          <w:p>
            <w:pPr>
              <w:spacing w:after="15"/>
              <w:jc w:val="center"/>
              <w:rPr>
                <w:rFonts w:ascii="Calibri" w:hAnsi="Calibri"/>
                <w:sz w:val="18"/>
              </w:rPr>
            </w:pPr>
            <w:r>
              <w:rPr>
                <w:rFonts w:ascii="Calibri" w:hAnsi="Calibri"/>
                <w:sz w:val="18"/>
              </w:rPr>
              <w:t>类型</w:t>
            </w:r>
          </w:p>
        </w:tc>
        <w:tc>
          <w:tcPr>
            <w:tcW w:w="850" w:type="dxa"/>
            <w:shd w:val="clear" w:color="auto" w:fill="D9D9D9"/>
          </w:tcPr>
          <w:p>
            <w:pPr>
              <w:spacing w:after="15"/>
              <w:jc w:val="center"/>
              <w:rPr>
                <w:rFonts w:ascii="Calibri" w:hAnsi="Calibri"/>
                <w:sz w:val="18"/>
              </w:rPr>
            </w:pPr>
            <w:r>
              <w:rPr>
                <w:rFonts w:ascii="Calibri" w:hAnsi="Calibri"/>
                <w:sz w:val="18"/>
              </w:rPr>
              <w:t>权限</w:t>
            </w:r>
          </w:p>
        </w:tc>
        <w:tc>
          <w:tcPr>
            <w:tcW w:w="1276" w:type="dxa"/>
            <w:shd w:val="clear" w:color="auto" w:fill="D9D9D9"/>
          </w:tcPr>
          <w:p>
            <w:pPr>
              <w:spacing w:after="15"/>
              <w:jc w:val="center"/>
              <w:rPr>
                <w:rFonts w:ascii="Calibri" w:hAnsi="Calibri"/>
                <w:sz w:val="18"/>
              </w:rPr>
            </w:pPr>
            <w:r>
              <w:rPr>
                <w:rFonts w:ascii="Calibri" w:hAnsi="Calibri"/>
                <w:sz w:val="18"/>
              </w:rPr>
              <w:t>变更通知</w:t>
            </w:r>
          </w:p>
        </w:tc>
        <w:tc>
          <w:tcPr>
            <w:tcW w:w="2460" w:type="dxa"/>
            <w:shd w:val="clear" w:color="auto" w:fill="D9D9D9"/>
          </w:tcPr>
          <w:p>
            <w:pPr>
              <w:spacing w:after="15"/>
              <w:jc w:val="center"/>
              <w:rPr>
                <w:rFonts w:ascii="Calibri" w:hAnsi="Calibri"/>
                <w:sz w:val="18"/>
              </w:rPr>
            </w:pPr>
            <w:r>
              <w:rPr>
                <w:rFonts w:ascii="Calibri" w:hAnsi="Calibri"/>
                <w:sz w:val="18"/>
              </w:rPr>
              <w:t>备注</w:t>
            </w:r>
          </w:p>
        </w:tc>
        <w:tc>
          <w:tcPr>
            <w:tcW w:w="2460"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Mode</w:t>
            </w:r>
          </w:p>
        </w:tc>
        <w:tc>
          <w:tcPr>
            <w:tcW w:w="1276" w:type="dxa"/>
          </w:tcPr>
          <w:p>
            <w:pPr>
              <w:spacing w:after="15"/>
              <w:rPr>
                <w:rFonts w:ascii="Calibri" w:hAnsi="Calibri"/>
                <w:sz w:val="18"/>
                <w:szCs w:val="21"/>
              </w:rPr>
            </w:pPr>
            <w:r>
              <w:rPr>
                <w:rFonts w:ascii="Calibri" w:hAnsi="Calibri"/>
                <w:sz w:val="18"/>
                <w:szCs w:val="21"/>
              </w:rPr>
              <w:t>STRING</w:t>
            </w:r>
            <w:r>
              <w:rPr>
                <w:rFonts w:hint="eastAsia" w:ascii="Calibri" w:hAnsi="Calibri"/>
                <w:sz w:val="18"/>
                <w:szCs w:val="21"/>
              </w:rPr>
              <w:t>(</w:t>
            </w:r>
            <w:r>
              <w:rPr>
                <w:rFonts w:ascii="Calibri" w:hAnsi="Calibri"/>
                <w:sz w:val="18"/>
                <w:szCs w:val="21"/>
              </w:rPr>
              <w:t>32</w:t>
            </w:r>
            <w:r>
              <w:rPr>
                <w:rFonts w:hint="eastAsia" w:ascii="Calibri" w:hAnsi="Calibri"/>
                <w:sz w:val="18"/>
                <w:szCs w:val="21"/>
              </w:rPr>
              <w:t>)</w:t>
            </w:r>
          </w:p>
        </w:tc>
        <w:tc>
          <w:tcPr>
            <w:tcW w:w="850"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pStyle w:val="312"/>
              <w:spacing w:before="31" w:beforeLines="10" w:after="31" w:afterLines="10"/>
              <w:ind w:left="0" w:leftChars="0" w:firstLine="360"/>
              <w:rPr>
                <w:rFonts w:ascii="Calibri" w:hAnsi="Calibri"/>
                <w:sz w:val="18"/>
                <w:szCs w:val="21"/>
              </w:rPr>
            </w:pPr>
            <w:r>
              <w:rPr>
                <w:rFonts w:hint="eastAsia" w:ascii="Calibri" w:hAnsi="Calibri"/>
                <w:sz w:val="18"/>
                <w:szCs w:val="21"/>
              </w:rPr>
              <w:t>规定家庭网关需要对下列业务或组合进行</w:t>
            </w:r>
            <w:r>
              <w:rPr>
                <w:rFonts w:ascii="Calibri" w:hAnsi="Calibri"/>
                <w:sz w:val="18"/>
                <w:szCs w:val="21"/>
              </w:rPr>
              <w:t>QoS</w:t>
            </w:r>
            <w:r>
              <w:rPr>
                <w:rFonts w:hint="eastAsia" w:ascii="Calibri" w:hAnsi="Calibri"/>
                <w:sz w:val="18"/>
                <w:szCs w:val="21"/>
              </w:rPr>
              <w:t>：“</w:t>
            </w:r>
            <w:r>
              <w:rPr>
                <w:rFonts w:ascii="Calibri" w:hAnsi="Calibri"/>
                <w:sz w:val="18"/>
                <w:szCs w:val="21"/>
              </w:rPr>
              <w:t>VOIP</w:t>
            </w:r>
            <w:r>
              <w:rPr>
                <w:rFonts w:hint="eastAsia" w:ascii="Calibri" w:hAnsi="Calibri"/>
                <w:sz w:val="18"/>
                <w:szCs w:val="21"/>
              </w:rPr>
              <w:t>”</w:t>
            </w:r>
            <w:r>
              <w:rPr>
                <w:rFonts w:ascii="Calibri" w:hAnsi="Calibri"/>
                <w:sz w:val="18"/>
                <w:szCs w:val="21"/>
              </w:rPr>
              <w:t xml:space="preserve">, </w:t>
            </w:r>
            <w:r>
              <w:rPr>
                <w:rFonts w:hint="eastAsia" w:ascii="Calibri" w:hAnsi="Calibri"/>
                <w:sz w:val="18"/>
                <w:szCs w:val="21"/>
              </w:rPr>
              <w:t>“</w:t>
            </w:r>
            <w:r>
              <w:rPr>
                <w:rFonts w:ascii="Calibri" w:hAnsi="Calibri"/>
                <w:sz w:val="18"/>
                <w:szCs w:val="21"/>
              </w:rPr>
              <w:t>TR069</w:t>
            </w:r>
            <w:r>
              <w:rPr>
                <w:rFonts w:hint="eastAsia" w:ascii="Calibri" w:hAnsi="Calibri"/>
                <w:sz w:val="18"/>
                <w:szCs w:val="21"/>
              </w:rPr>
              <w:t>”</w:t>
            </w:r>
            <w:r>
              <w:rPr>
                <w:rFonts w:ascii="Calibri" w:hAnsi="Calibri"/>
                <w:sz w:val="18"/>
                <w:szCs w:val="21"/>
              </w:rPr>
              <w:t xml:space="preserve">, </w:t>
            </w:r>
            <w:r>
              <w:rPr>
                <w:rFonts w:hint="eastAsia" w:ascii="Calibri" w:hAnsi="Calibri"/>
                <w:sz w:val="18"/>
                <w:szCs w:val="21"/>
              </w:rPr>
              <w:t>“</w:t>
            </w:r>
            <w:r>
              <w:rPr>
                <w:rFonts w:ascii="Calibri" w:hAnsi="Calibri"/>
                <w:sz w:val="18"/>
                <w:szCs w:val="21"/>
              </w:rPr>
              <w:t>IPTV</w:t>
            </w:r>
            <w:r>
              <w:rPr>
                <w:rFonts w:hint="eastAsia" w:ascii="Calibri" w:hAnsi="Calibri"/>
                <w:sz w:val="18"/>
                <w:szCs w:val="21"/>
              </w:rPr>
              <w:t>”</w:t>
            </w:r>
            <w:r>
              <w:rPr>
                <w:rFonts w:ascii="Calibri" w:hAnsi="Calibri"/>
                <w:sz w:val="18"/>
                <w:szCs w:val="21"/>
              </w:rPr>
              <w:t>,</w:t>
            </w:r>
            <w:r>
              <w:rPr>
                <w:rFonts w:hint="eastAsia" w:ascii="Calibri" w:hAnsi="Calibri"/>
                <w:sz w:val="18"/>
                <w:szCs w:val="21"/>
              </w:rPr>
              <w:t>“</w:t>
            </w:r>
            <w:r>
              <w:rPr>
                <w:rFonts w:ascii="Calibri" w:hAnsi="Calibri"/>
                <w:sz w:val="18"/>
                <w:szCs w:val="21"/>
              </w:rPr>
              <w:t>INTERNET</w:t>
            </w:r>
            <w:r>
              <w:rPr>
                <w:rFonts w:hint="eastAsia" w:ascii="Calibri" w:hAnsi="Calibri"/>
                <w:sz w:val="18"/>
                <w:szCs w:val="21"/>
              </w:rPr>
              <w:t>”</w:t>
            </w:r>
            <w:r>
              <w:rPr>
                <w:rFonts w:ascii="Calibri" w:hAnsi="Calibri"/>
                <w:sz w:val="18"/>
                <w:szCs w:val="21"/>
              </w:rPr>
              <w:t>,</w:t>
            </w:r>
            <w:r>
              <w:rPr>
                <w:rFonts w:hint="eastAsia" w:ascii="Calibri" w:hAnsi="Calibri"/>
                <w:sz w:val="18"/>
                <w:szCs w:val="21"/>
              </w:rPr>
              <w:t>“</w:t>
            </w:r>
            <w:r>
              <w:rPr>
                <w:rFonts w:ascii="Calibri" w:hAnsi="Calibri"/>
                <w:sz w:val="18"/>
                <w:szCs w:val="21"/>
              </w:rPr>
              <w:t>OTHER</w:t>
            </w:r>
            <w:r>
              <w:rPr>
                <w:rFonts w:hint="eastAsia" w:ascii="Calibri" w:hAnsi="Calibri"/>
                <w:sz w:val="18"/>
                <w:szCs w:val="21"/>
              </w:rPr>
              <w:t>”</w:t>
            </w:r>
            <w:r>
              <w:rPr>
                <w:rFonts w:ascii="Calibri" w:hAnsi="Calibri"/>
                <w:sz w:val="18"/>
                <w:szCs w:val="21"/>
              </w:rPr>
              <w:t>.</w:t>
            </w:r>
            <w:r>
              <w:rPr>
                <w:rFonts w:hint="eastAsia" w:ascii="Calibri" w:hAnsi="Calibri"/>
                <w:sz w:val="18"/>
                <w:szCs w:val="21"/>
              </w:rPr>
              <w:t>缺省值：“</w:t>
            </w:r>
            <w:r>
              <w:rPr>
                <w:rFonts w:ascii="Calibri" w:hAnsi="Calibri"/>
                <w:sz w:val="18"/>
                <w:szCs w:val="21"/>
              </w:rPr>
              <w:t>TR069, VOIP, IPTV, INTERNET</w:t>
            </w:r>
            <w:r>
              <w:rPr>
                <w:rFonts w:hint="eastAsia" w:ascii="Calibri" w:hAnsi="Calibri"/>
                <w:sz w:val="18"/>
                <w:szCs w:val="21"/>
              </w:rPr>
              <w:t>”</w:t>
            </w:r>
          </w:p>
          <w:p>
            <w:pPr>
              <w:spacing w:after="15"/>
              <w:rPr>
                <w:rFonts w:ascii="Calibri" w:hAnsi="Calibri"/>
                <w:sz w:val="18"/>
                <w:szCs w:val="21"/>
              </w:rPr>
            </w:pPr>
            <w:r>
              <w:rPr>
                <w:rFonts w:hint="eastAsia" w:ascii="Calibri" w:hAnsi="Calibri"/>
                <w:sz w:val="18"/>
                <w:szCs w:val="21"/>
              </w:rPr>
              <w:t>优先级按照前后次序递减，如“</w:t>
            </w:r>
            <w:r>
              <w:rPr>
                <w:rFonts w:ascii="Calibri" w:hAnsi="Calibri"/>
                <w:sz w:val="18"/>
                <w:szCs w:val="21"/>
              </w:rPr>
              <w:t>VOIP, TR069, IPTV</w:t>
            </w:r>
            <w:r>
              <w:rPr>
                <w:rFonts w:hint="eastAsia" w:ascii="Calibri" w:hAnsi="Calibri"/>
                <w:sz w:val="18"/>
                <w:szCs w:val="21"/>
              </w:rPr>
              <w:t>”，则</w:t>
            </w:r>
            <w:r>
              <w:rPr>
                <w:rFonts w:ascii="Calibri" w:hAnsi="Calibri"/>
                <w:sz w:val="18"/>
                <w:szCs w:val="21"/>
              </w:rPr>
              <w:t>VOIP</w:t>
            </w:r>
            <w:r>
              <w:rPr>
                <w:rFonts w:hint="eastAsia" w:ascii="Calibri" w:hAnsi="Calibri"/>
                <w:sz w:val="18"/>
                <w:szCs w:val="21"/>
              </w:rPr>
              <w:t>具有最高的优先级，</w:t>
            </w:r>
            <w:r>
              <w:rPr>
                <w:rFonts w:ascii="Calibri" w:hAnsi="Calibri"/>
                <w:sz w:val="18"/>
                <w:szCs w:val="21"/>
              </w:rPr>
              <w:t>TR069</w:t>
            </w:r>
            <w:r>
              <w:rPr>
                <w:rFonts w:hint="eastAsia" w:ascii="Calibri" w:hAnsi="Calibri"/>
                <w:sz w:val="18"/>
                <w:szCs w:val="21"/>
              </w:rPr>
              <w:t>次之，</w:t>
            </w:r>
            <w:r>
              <w:rPr>
                <w:rFonts w:ascii="Calibri" w:hAnsi="Calibri"/>
                <w:sz w:val="18"/>
                <w:szCs w:val="21"/>
              </w:rPr>
              <w:t>IPTV</w:t>
            </w:r>
            <w:r>
              <w:rPr>
                <w:rFonts w:hint="eastAsia" w:ascii="Calibri" w:hAnsi="Calibri"/>
                <w:sz w:val="18"/>
                <w:szCs w:val="21"/>
              </w:rPr>
              <w:t>最低</w:t>
            </w:r>
          </w:p>
        </w:tc>
        <w:tc>
          <w:tcPr>
            <w:tcW w:w="2460" w:type="dxa"/>
          </w:tcPr>
          <w:p>
            <w:pPr>
              <w:pStyle w:val="312"/>
              <w:spacing w:before="31" w:beforeLines="10" w:after="31" w:afterLines="10"/>
              <w:ind w:left="0" w:leftChars="0" w:firstLine="360"/>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Enable</w:t>
            </w:r>
          </w:p>
        </w:tc>
        <w:tc>
          <w:tcPr>
            <w:tcW w:w="1276" w:type="dxa"/>
          </w:tcPr>
          <w:p>
            <w:pPr>
              <w:spacing w:after="15"/>
              <w:rPr>
                <w:rFonts w:ascii="Calibri" w:hAnsi="Calibri"/>
                <w:sz w:val="18"/>
                <w:szCs w:val="21"/>
              </w:rPr>
            </w:pPr>
            <w:r>
              <w:rPr>
                <w:rFonts w:ascii="Calibri" w:hAnsi="Calibri"/>
                <w:sz w:val="18"/>
              </w:rPr>
              <w:t>BOOLEAN</w:t>
            </w:r>
          </w:p>
        </w:tc>
        <w:tc>
          <w:tcPr>
            <w:tcW w:w="850"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QoS启用, 0禁用, 1启用</w:t>
            </w:r>
          </w:p>
        </w:tc>
        <w:tc>
          <w:tcPr>
            <w:tcW w:w="2460"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Bandwidth</w:t>
            </w:r>
          </w:p>
        </w:tc>
        <w:tc>
          <w:tcPr>
            <w:tcW w:w="1276" w:type="dxa"/>
          </w:tcPr>
          <w:p>
            <w:pPr>
              <w:spacing w:after="15"/>
              <w:rPr>
                <w:rFonts w:ascii="Calibri" w:hAnsi="Calibri"/>
                <w:sz w:val="18"/>
                <w:szCs w:val="21"/>
              </w:rPr>
            </w:pPr>
            <w:r>
              <w:rPr>
                <w:rFonts w:ascii="Calibri" w:hAnsi="Calibri"/>
                <w:sz w:val="18"/>
                <w:szCs w:val="21"/>
              </w:rPr>
              <w:t>UINT32</w:t>
            </w:r>
          </w:p>
        </w:tc>
        <w:tc>
          <w:tcPr>
            <w:tcW w:w="850"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hint="eastAsia"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设定上传的流量，</w:t>
            </w:r>
            <w:r>
              <w:rPr>
                <w:rFonts w:ascii="Calibri" w:hAnsi="Calibri"/>
                <w:sz w:val="18"/>
                <w:szCs w:val="21"/>
              </w:rPr>
              <w:t>0</w:t>
            </w:r>
            <w:r>
              <w:rPr>
                <w:rFonts w:hint="eastAsia" w:ascii="Calibri" w:hAnsi="Calibri"/>
                <w:sz w:val="18"/>
                <w:szCs w:val="21"/>
              </w:rPr>
              <w:t>是不限制，单位为</w:t>
            </w:r>
            <w:r>
              <w:rPr>
                <w:rFonts w:ascii="Calibri" w:hAnsi="Calibri"/>
                <w:sz w:val="18"/>
                <w:szCs w:val="21"/>
              </w:rPr>
              <w:t>Kbps,</w:t>
            </w:r>
            <w:r>
              <w:rPr>
                <w:rFonts w:hint="eastAsia" w:ascii="Calibri" w:hAnsi="Calibri"/>
                <w:sz w:val="18"/>
                <w:szCs w:val="21"/>
              </w:rPr>
              <w:t>缺省值：</w:t>
            </w:r>
            <w:r>
              <w:rPr>
                <w:rFonts w:ascii="Calibri" w:hAnsi="Calibri"/>
                <w:sz w:val="18"/>
                <w:szCs w:val="21"/>
              </w:rPr>
              <w:t>0</w:t>
            </w:r>
          </w:p>
        </w:tc>
        <w:tc>
          <w:tcPr>
            <w:tcW w:w="2460" w:type="dxa"/>
          </w:tcPr>
          <w:p>
            <w:pPr>
              <w:spacing w:after="15"/>
              <w:rPr>
                <w:rFonts w:ascii="Calibri" w:hAnsi="Calibri"/>
                <w:sz w:val="18"/>
                <w:szCs w:val="21"/>
              </w:rPr>
            </w:pPr>
            <w:r>
              <w:rPr>
                <w:rFonts w:ascii="Calibri" w:hAnsi="Calibri"/>
                <w:sz w:val="18"/>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Plan</w:t>
            </w:r>
          </w:p>
        </w:tc>
        <w:tc>
          <w:tcPr>
            <w:tcW w:w="1276" w:type="dxa"/>
          </w:tcPr>
          <w:p>
            <w:pPr>
              <w:spacing w:after="15"/>
              <w:rPr>
                <w:rFonts w:ascii="Calibri" w:hAnsi="Calibri"/>
                <w:sz w:val="18"/>
                <w:szCs w:val="21"/>
              </w:rPr>
            </w:pPr>
            <w:r>
              <w:rPr>
                <w:rFonts w:hint="eastAsia" w:ascii="Calibri" w:hAnsi="Calibri"/>
                <w:sz w:val="18"/>
                <w:szCs w:val="21"/>
              </w:rPr>
              <w:t>STRING(</w:t>
            </w:r>
            <w:r>
              <w:rPr>
                <w:rFonts w:ascii="Calibri" w:hAnsi="Calibri"/>
                <w:sz w:val="18"/>
                <w:szCs w:val="21"/>
              </w:rPr>
              <w:t>16</w:t>
            </w:r>
            <w:r>
              <w:rPr>
                <w:rFonts w:hint="eastAsia" w:ascii="Calibri" w:hAnsi="Calibri"/>
                <w:sz w:val="18"/>
                <w:szCs w:val="21"/>
              </w:rPr>
              <w:t>)</w:t>
            </w:r>
          </w:p>
        </w:tc>
        <w:tc>
          <w:tcPr>
            <w:tcW w:w="850"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pStyle w:val="327"/>
            </w:pPr>
            <w:r>
              <w:rPr>
                <w:rFonts w:hint="eastAsia"/>
              </w:rPr>
              <w:t>设定QOS机制为加权优先级、严格优先级、承诺访问速率，其中：</w:t>
            </w:r>
          </w:p>
          <w:p>
            <w:pPr>
              <w:pStyle w:val="327"/>
              <w:ind w:firstLine="440"/>
            </w:pPr>
            <w:r>
              <w:rPr>
                <w:rFonts w:hint="eastAsia"/>
              </w:rPr>
              <w:t>权重：</w:t>
            </w:r>
            <w:r>
              <w:t>weight</w:t>
            </w:r>
            <w:r>
              <w:rPr>
                <w:rFonts w:hint="eastAsia"/>
              </w:rPr>
              <w:t>，</w:t>
            </w:r>
          </w:p>
          <w:p>
            <w:pPr>
              <w:pStyle w:val="327"/>
              <w:ind w:firstLine="440"/>
            </w:pPr>
            <w:r>
              <w:rPr>
                <w:rFonts w:hint="eastAsia"/>
              </w:rPr>
              <w:t>优先级：</w:t>
            </w:r>
            <w:r>
              <w:t>priority</w:t>
            </w:r>
          </w:p>
          <w:p>
            <w:pPr>
              <w:pStyle w:val="327"/>
              <w:ind w:firstLine="440"/>
              <w:rPr>
                <w:rFonts w:ascii="Calibri" w:hAnsi="Calibri"/>
                <w:szCs w:val="21"/>
              </w:rPr>
            </w:pPr>
            <w:r>
              <w:rPr>
                <w:rFonts w:hint="eastAsia"/>
              </w:rPr>
              <w:t>承诺访问速率：car</w:t>
            </w:r>
          </w:p>
        </w:tc>
        <w:tc>
          <w:tcPr>
            <w:tcW w:w="2460"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EnableForceWeight</w:t>
            </w:r>
          </w:p>
        </w:tc>
        <w:tc>
          <w:tcPr>
            <w:tcW w:w="1276" w:type="dxa"/>
          </w:tcPr>
          <w:p>
            <w:pPr>
              <w:spacing w:after="15"/>
              <w:rPr>
                <w:rFonts w:ascii="Calibri" w:hAnsi="Calibri"/>
                <w:sz w:val="18"/>
                <w:szCs w:val="21"/>
              </w:rPr>
            </w:pPr>
            <w:r>
              <w:rPr>
                <w:rFonts w:ascii="Calibri" w:hAnsi="Calibri"/>
                <w:sz w:val="18"/>
              </w:rPr>
              <w:t>BOOLEAN</w:t>
            </w:r>
          </w:p>
        </w:tc>
        <w:tc>
          <w:tcPr>
            <w:tcW w:w="850"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设定强制带宽，这是用在权重的</w:t>
            </w:r>
            <w:r>
              <w:rPr>
                <w:rFonts w:ascii="Calibri" w:hAnsi="Calibri"/>
                <w:sz w:val="18"/>
                <w:szCs w:val="21"/>
              </w:rPr>
              <w:t>QoS</w:t>
            </w:r>
            <w:r>
              <w:rPr>
                <w:rFonts w:hint="eastAsia" w:ascii="Calibri" w:hAnsi="Calibri"/>
                <w:sz w:val="18"/>
                <w:szCs w:val="21"/>
              </w:rPr>
              <w:t>机制，是强制各个队列的上传带宽，即使沒有其他队列在上传，也不能超过他所设定的带宽比例，缺省值：</w:t>
            </w:r>
            <w:r>
              <w:rPr>
                <w:rFonts w:ascii="Calibri" w:hAnsi="Calibri"/>
                <w:sz w:val="18"/>
                <w:szCs w:val="21"/>
              </w:rPr>
              <w:t>false</w:t>
            </w:r>
          </w:p>
        </w:tc>
        <w:tc>
          <w:tcPr>
            <w:tcW w:w="2460"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EnableDSCPMark</w:t>
            </w:r>
          </w:p>
        </w:tc>
        <w:tc>
          <w:tcPr>
            <w:tcW w:w="1276" w:type="dxa"/>
          </w:tcPr>
          <w:p>
            <w:pPr>
              <w:spacing w:after="15"/>
              <w:rPr>
                <w:rFonts w:ascii="Calibri" w:hAnsi="Calibri"/>
                <w:sz w:val="18"/>
                <w:szCs w:val="21"/>
              </w:rPr>
            </w:pPr>
            <w:r>
              <w:rPr>
                <w:rFonts w:ascii="Calibri" w:hAnsi="Calibri"/>
                <w:sz w:val="18"/>
              </w:rPr>
              <w:t>BOOLEAN</w:t>
            </w:r>
          </w:p>
        </w:tc>
        <w:tc>
          <w:tcPr>
            <w:tcW w:w="850"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是否启用</w:t>
            </w:r>
            <w:r>
              <w:rPr>
                <w:rFonts w:ascii="Calibri" w:hAnsi="Calibri"/>
                <w:sz w:val="18"/>
                <w:szCs w:val="21"/>
              </w:rPr>
              <w:t>DSCP</w:t>
            </w:r>
            <w:r>
              <w:rPr>
                <w:rFonts w:hint="eastAsia" w:ascii="Calibri" w:hAnsi="Calibri"/>
                <w:sz w:val="18"/>
                <w:szCs w:val="21"/>
              </w:rPr>
              <w:t>标志</w:t>
            </w:r>
            <w:r>
              <w:rPr>
                <w:rFonts w:ascii="Calibri" w:hAnsi="Calibri"/>
                <w:sz w:val="18"/>
                <w:szCs w:val="21"/>
              </w:rPr>
              <w:t>,</w:t>
            </w:r>
            <w:r>
              <w:rPr>
                <w:rFonts w:hint="eastAsia" w:ascii="Calibri" w:hAnsi="Calibri"/>
                <w:sz w:val="18"/>
                <w:szCs w:val="21"/>
              </w:rPr>
              <w:t>缺省值：</w:t>
            </w:r>
            <w:r>
              <w:rPr>
                <w:rFonts w:ascii="Calibri" w:hAnsi="Calibri"/>
                <w:sz w:val="18"/>
                <w:szCs w:val="21"/>
              </w:rPr>
              <w:t>false</w:t>
            </w:r>
          </w:p>
        </w:tc>
        <w:tc>
          <w:tcPr>
            <w:tcW w:w="2460"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Enable8021P</w:t>
            </w:r>
          </w:p>
        </w:tc>
        <w:tc>
          <w:tcPr>
            <w:tcW w:w="1276" w:type="dxa"/>
          </w:tcPr>
          <w:p>
            <w:pPr>
              <w:spacing w:after="15"/>
              <w:rPr>
                <w:rFonts w:ascii="Calibri" w:hAnsi="Calibri"/>
                <w:sz w:val="18"/>
                <w:szCs w:val="21"/>
              </w:rPr>
            </w:pPr>
            <w:r>
              <w:rPr>
                <w:rFonts w:hint="eastAsia" w:ascii="Calibri" w:hAnsi="Calibri"/>
                <w:sz w:val="18"/>
                <w:szCs w:val="21"/>
              </w:rPr>
              <w:t>UINT32</w:t>
            </w:r>
          </w:p>
        </w:tc>
        <w:tc>
          <w:tcPr>
            <w:tcW w:w="850"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是否启用</w:t>
            </w:r>
            <w:r>
              <w:rPr>
                <w:rFonts w:ascii="Calibri" w:hAnsi="Calibri"/>
                <w:sz w:val="18"/>
                <w:szCs w:val="21"/>
              </w:rPr>
              <w:t>802-1_P</w:t>
            </w:r>
            <w:r>
              <w:rPr>
                <w:rFonts w:hint="eastAsia" w:ascii="Calibri" w:hAnsi="Calibri"/>
                <w:sz w:val="18"/>
                <w:szCs w:val="21"/>
              </w:rPr>
              <w:t>标志，缺省值：</w:t>
            </w:r>
            <w:r>
              <w:rPr>
                <w:rFonts w:ascii="Calibri" w:hAnsi="Calibri"/>
                <w:sz w:val="18"/>
                <w:szCs w:val="21"/>
              </w:rPr>
              <w:t xml:space="preserve">0, </w:t>
            </w:r>
            <w:r>
              <w:rPr>
                <w:rFonts w:hint="eastAsia" w:ascii="Calibri" w:hAnsi="Calibri"/>
                <w:sz w:val="18"/>
                <w:szCs w:val="21"/>
              </w:rPr>
              <w:t>其中，</w:t>
            </w:r>
            <w:r>
              <w:rPr>
                <w:rFonts w:ascii="Calibri" w:hAnsi="Calibri"/>
                <w:sz w:val="18"/>
                <w:szCs w:val="21"/>
              </w:rPr>
              <w:t>0</w:t>
            </w:r>
            <w:r>
              <w:rPr>
                <w:rFonts w:hint="eastAsia" w:ascii="Calibri" w:hAnsi="Calibri"/>
                <w:sz w:val="18"/>
                <w:szCs w:val="21"/>
              </w:rPr>
              <w:t>表示不启用，</w:t>
            </w:r>
            <w:r>
              <w:rPr>
                <w:rFonts w:ascii="Calibri" w:hAnsi="Calibri"/>
                <w:sz w:val="18"/>
                <w:szCs w:val="21"/>
              </w:rPr>
              <w:t>1</w:t>
            </w:r>
            <w:r>
              <w:rPr>
                <w:rFonts w:hint="eastAsia" w:ascii="Calibri" w:hAnsi="Calibri"/>
                <w:sz w:val="18"/>
                <w:szCs w:val="21"/>
              </w:rPr>
              <w:t>表示保持原来的标志位值，</w:t>
            </w:r>
            <w:r>
              <w:rPr>
                <w:rFonts w:ascii="Calibri" w:hAnsi="Calibri"/>
                <w:sz w:val="18"/>
                <w:szCs w:val="21"/>
              </w:rPr>
              <w:t>2</w:t>
            </w:r>
            <w:r>
              <w:rPr>
                <w:rFonts w:hint="eastAsia" w:ascii="Calibri" w:hAnsi="Calibri"/>
                <w:sz w:val="18"/>
                <w:szCs w:val="21"/>
              </w:rPr>
              <w:t>表示重写</w:t>
            </w:r>
            <w:r>
              <w:rPr>
                <w:rFonts w:ascii="Calibri" w:hAnsi="Calibri"/>
                <w:sz w:val="18"/>
                <w:szCs w:val="21"/>
              </w:rPr>
              <w:t>802-1_P</w:t>
            </w:r>
            <w:r>
              <w:rPr>
                <w:rFonts w:hint="eastAsia" w:ascii="Calibri" w:hAnsi="Calibri"/>
                <w:sz w:val="18"/>
                <w:szCs w:val="21"/>
              </w:rPr>
              <w:t>标志位值</w:t>
            </w:r>
            <w:r>
              <w:rPr>
                <w:rFonts w:ascii="Calibri" w:hAnsi="Calibri"/>
                <w:sz w:val="18"/>
                <w:szCs w:val="21"/>
              </w:rPr>
              <w:t>,</w:t>
            </w:r>
            <w:r>
              <w:rPr>
                <w:rFonts w:hint="eastAsia" w:ascii="Calibri" w:hAnsi="Calibri"/>
                <w:sz w:val="18"/>
                <w:szCs w:val="21"/>
              </w:rPr>
              <w:t>缺省值：</w:t>
            </w:r>
            <w:r>
              <w:rPr>
                <w:rFonts w:ascii="Calibri" w:hAnsi="Calibri"/>
                <w:sz w:val="18"/>
                <w:szCs w:val="21"/>
              </w:rPr>
              <w:t>0</w:t>
            </w:r>
          </w:p>
        </w:tc>
        <w:tc>
          <w:tcPr>
            <w:tcW w:w="2460"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bl>
    <w:p>
      <w:pPr>
        <w:pStyle w:val="147"/>
        <w:spacing w:beforeLines="0" w:afterLines="0"/>
        <w:rPr>
          <w:b/>
        </w:rPr>
      </w:pPr>
      <w:r>
        <w:rPr>
          <w:b/>
        </w:rPr>
        <w:t>com.ctc.igd1.QoSClassification</w:t>
      </w:r>
    </w:p>
    <w:p>
      <w:pPr>
        <w:spacing w:before="240" w:after="15"/>
        <w:ind w:left="420" w:leftChars="200"/>
        <w:rPr>
          <w:b/>
        </w:rPr>
      </w:pPr>
      <w:r>
        <w:rPr>
          <w:rFonts w:hint="eastAsia"/>
          <w:b/>
        </w:rPr>
        <w:t>属性</w:t>
      </w:r>
    </w:p>
    <w:tbl>
      <w:tblPr>
        <w:tblStyle w:val="66"/>
        <w:tblW w:w="98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992"/>
        <w:gridCol w:w="1134"/>
        <w:gridCol w:w="1276"/>
        <w:gridCol w:w="2460"/>
        <w:gridCol w:w="2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rPr>
            </w:pPr>
            <w:r>
              <w:rPr>
                <w:rFonts w:ascii="Calibri" w:hAnsi="Calibri"/>
                <w:sz w:val="18"/>
              </w:rPr>
              <w:t>属性名</w:t>
            </w:r>
          </w:p>
        </w:tc>
        <w:tc>
          <w:tcPr>
            <w:tcW w:w="992" w:type="dxa"/>
            <w:shd w:val="clear" w:color="auto" w:fill="D9D9D9"/>
          </w:tcPr>
          <w:p>
            <w:pPr>
              <w:spacing w:after="15"/>
              <w:jc w:val="center"/>
              <w:rPr>
                <w:rFonts w:ascii="Calibri" w:hAnsi="Calibri"/>
                <w:sz w:val="18"/>
              </w:rPr>
            </w:pPr>
            <w:r>
              <w:rPr>
                <w:rFonts w:ascii="Calibri" w:hAnsi="Calibri"/>
                <w:sz w:val="18"/>
              </w:rPr>
              <w:t>类型</w:t>
            </w:r>
          </w:p>
        </w:tc>
        <w:tc>
          <w:tcPr>
            <w:tcW w:w="1134" w:type="dxa"/>
            <w:shd w:val="clear" w:color="auto" w:fill="D9D9D9"/>
          </w:tcPr>
          <w:p>
            <w:pPr>
              <w:spacing w:after="15"/>
              <w:jc w:val="center"/>
              <w:rPr>
                <w:rFonts w:ascii="Calibri" w:hAnsi="Calibri"/>
                <w:sz w:val="18"/>
              </w:rPr>
            </w:pPr>
            <w:r>
              <w:rPr>
                <w:rFonts w:ascii="Calibri" w:hAnsi="Calibri"/>
                <w:sz w:val="18"/>
              </w:rPr>
              <w:t>权限</w:t>
            </w:r>
          </w:p>
        </w:tc>
        <w:tc>
          <w:tcPr>
            <w:tcW w:w="1276" w:type="dxa"/>
            <w:shd w:val="clear" w:color="auto" w:fill="D9D9D9"/>
          </w:tcPr>
          <w:p>
            <w:pPr>
              <w:spacing w:after="15"/>
              <w:jc w:val="center"/>
              <w:rPr>
                <w:rFonts w:ascii="Calibri" w:hAnsi="Calibri"/>
                <w:sz w:val="18"/>
              </w:rPr>
            </w:pPr>
            <w:r>
              <w:rPr>
                <w:rFonts w:ascii="Calibri" w:hAnsi="Calibri"/>
                <w:sz w:val="18"/>
              </w:rPr>
              <w:t>变更通知</w:t>
            </w:r>
          </w:p>
        </w:tc>
        <w:tc>
          <w:tcPr>
            <w:tcW w:w="2460" w:type="dxa"/>
            <w:shd w:val="clear" w:color="auto" w:fill="D9D9D9"/>
          </w:tcPr>
          <w:p>
            <w:pPr>
              <w:spacing w:after="15"/>
              <w:jc w:val="center"/>
              <w:rPr>
                <w:rFonts w:ascii="Calibri" w:hAnsi="Calibri"/>
                <w:sz w:val="18"/>
              </w:rPr>
            </w:pPr>
            <w:r>
              <w:rPr>
                <w:rFonts w:ascii="Calibri" w:hAnsi="Calibri"/>
                <w:sz w:val="18"/>
              </w:rPr>
              <w:t>备注</w:t>
            </w:r>
          </w:p>
        </w:tc>
        <w:tc>
          <w:tcPr>
            <w:tcW w:w="2460"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ClassQueue</w:t>
            </w:r>
          </w:p>
        </w:tc>
        <w:tc>
          <w:tcPr>
            <w:tcW w:w="992" w:type="dxa"/>
          </w:tcPr>
          <w:p>
            <w:pPr>
              <w:spacing w:after="15"/>
              <w:rPr>
                <w:rFonts w:ascii="Calibri" w:hAnsi="Calibri"/>
                <w:sz w:val="18"/>
                <w:szCs w:val="21"/>
              </w:rPr>
            </w:pPr>
            <w:r>
              <w:rPr>
                <w:rFonts w:hint="eastAsia" w:ascii="Calibri" w:hAnsi="Calibri"/>
                <w:sz w:val="18"/>
                <w:szCs w:val="21"/>
              </w:rPr>
              <w:t>UINT32</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有</w:t>
            </w:r>
            <w:r>
              <w:rPr>
                <w:rFonts w:ascii="Calibri" w:hAnsi="Calibri"/>
                <w:sz w:val="18"/>
                <w:szCs w:val="21"/>
              </w:rPr>
              <w:t>8</w:t>
            </w:r>
            <w:r>
              <w:rPr>
                <w:rFonts w:hint="eastAsia" w:ascii="Calibri" w:hAnsi="Calibri"/>
                <w:sz w:val="18"/>
                <w:szCs w:val="21"/>
              </w:rPr>
              <w:t>个队列可选：</w:t>
            </w:r>
            <w:r>
              <w:rPr>
                <w:rFonts w:ascii="Calibri" w:hAnsi="Calibri"/>
                <w:sz w:val="18"/>
                <w:szCs w:val="21"/>
              </w:rPr>
              <w:t>1</w:t>
            </w:r>
            <w:r>
              <w:rPr>
                <w:rFonts w:hint="eastAsia" w:ascii="Calibri" w:hAnsi="Calibri"/>
                <w:sz w:val="18"/>
                <w:szCs w:val="21"/>
              </w:rPr>
              <w:t>，</w:t>
            </w:r>
            <w:r>
              <w:rPr>
                <w:rFonts w:ascii="Calibri" w:hAnsi="Calibri"/>
                <w:sz w:val="18"/>
                <w:szCs w:val="21"/>
              </w:rPr>
              <w:t>2</w:t>
            </w:r>
            <w:r>
              <w:rPr>
                <w:rFonts w:hint="eastAsia" w:ascii="Calibri" w:hAnsi="Calibri"/>
                <w:sz w:val="18"/>
                <w:szCs w:val="21"/>
              </w:rPr>
              <w:t>，</w:t>
            </w:r>
            <w:r>
              <w:rPr>
                <w:rFonts w:ascii="Calibri" w:hAnsi="Calibri"/>
                <w:sz w:val="18"/>
                <w:szCs w:val="21"/>
              </w:rPr>
              <w:t>3</w:t>
            </w:r>
            <w:r>
              <w:rPr>
                <w:rFonts w:hint="eastAsia" w:ascii="Calibri" w:hAnsi="Calibri"/>
                <w:sz w:val="18"/>
                <w:szCs w:val="21"/>
              </w:rPr>
              <w:t>，</w:t>
            </w:r>
            <w:r>
              <w:rPr>
                <w:rFonts w:ascii="Calibri" w:hAnsi="Calibri"/>
                <w:sz w:val="18"/>
                <w:szCs w:val="21"/>
              </w:rPr>
              <w:t>4</w:t>
            </w:r>
            <w:r>
              <w:rPr>
                <w:rFonts w:hint="eastAsia" w:ascii="Calibri" w:hAnsi="Calibri"/>
                <w:sz w:val="18"/>
                <w:szCs w:val="21"/>
              </w:rPr>
              <w:t>，</w:t>
            </w:r>
            <w:r>
              <w:rPr>
                <w:rFonts w:ascii="Calibri" w:hAnsi="Calibri"/>
                <w:sz w:val="18"/>
                <w:szCs w:val="21"/>
              </w:rPr>
              <w:t>5</w:t>
            </w:r>
            <w:r>
              <w:rPr>
                <w:rFonts w:hint="eastAsia" w:ascii="Calibri" w:hAnsi="Calibri"/>
                <w:sz w:val="18"/>
                <w:szCs w:val="21"/>
              </w:rPr>
              <w:t>，</w:t>
            </w:r>
            <w:r>
              <w:rPr>
                <w:rFonts w:ascii="Calibri" w:hAnsi="Calibri"/>
                <w:sz w:val="18"/>
                <w:szCs w:val="21"/>
              </w:rPr>
              <w:t>6</w:t>
            </w:r>
            <w:r>
              <w:rPr>
                <w:rFonts w:hint="eastAsia" w:ascii="Calibri" w:hAnsi="Calibri"/>
                <w:sz w:val="18"/>
                <w:szCs w:val="21"/>
              </w:rPr>
              <w:t>，</w:t>
            </w:r>
            <w:r>
              <w:rPr>
                <w:rFonts w:ascii="Calibri" w:hAnsi="Calibri"/>
                <w:sz w:val="18"/>
                <w:szCs w:val="21"/>
              </w:rPr>
              <w:t>7</w:t>
            </w:r>
            <w:r>
              <w:rPr>
                <w:rFonts w:hint="eastAsia" w:ascii="Calibri" w:hAnsi="Calibri"/>
                <w:sz w:val="18"/>
                <w:szCs w:val="21"/>
              </w:rPr>
              <w:t>，</w:t>
            </w:r>
            <w:r>
              <w:rPr>
                <w:rFonts w:ascii="Calibri" w:hAnsi="Calibri"/>
                <w:sz w:val="18"/>
                <w:szCs w:val="21"/>
              </w:rPr>
              <w:t>8</w:t>
            </w:r>
            <w:r>
              <w:rPr>
                <w:rFonts w:hint="eastAsia" w:ascii="Calibri" w:hAnsi="Calibri"/>
                <w:sz w:val="18"/>
                <w:szCs w:val="21"/>
              </w:rPr>
              <w:t>，缺省值：</w:t>
            </w:r>
            <w:r>
              <w:rPr>
                <w:rFonts w:ascii="Calibri" w:hAnsi="Calibri"/>
                <w:sz w:val="18"/>
                <w:szCs w:val="21"/>
              </w:rPr>
              <w:t>1</w:t>
            </w:r>
          </w:p>
        </w:tc>
        <w:tc>
          <w:tcPr>
            <w:tcW w:w="2460"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DSCPMarkValue</w:t>
            </w:r>
          </w:p>
        </w:tc>
        <w:tc>
          <w:tcPr>
            <w:tcW w:w="992" w:type="dxa"/>
          </w:tcPr>
          <w:p>
            <w:pPr>
              <w:spacing w:after="15"/>
              <w:rPr>
                <w:rFonts w:ascii="Calibri" w:hAnsi="Calibri"/>
                <w:sz w:val="18"/>
                <w:szCs w:val="21"/>
              </w:rPr>
            </w:pPr>
            <w:r>
              <w:rPr>
                <w:rFonts w:hint="eastAsia" w:ascii="Calibri" w:hAnsi="Calibri"/>
                <w:sz w:val="18"/>
                <w:szCs w:val="21"/>
              </w:rPr>
              <w:t>UINT32</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ascii="Calibri" w:hAnsi="Calibri"/>
                <w:sz w:val="18"/>
                <w:szCs w:val="21"/>
              </w:rPr>
              <w:t>DSCP值</w:t>
            </w:r>
          </w:p>
        </w:tc>
        <w:tc>
          <w:tcPr>
            <w:tcW w:w="2460"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VLAN</w:t>
            </w:r>
            <w:r>
              <w:rPr>
                <w:rFonts w:ascii="Calibri" w:hAnsi="Calibri"/>
                <w:sz w:val="18"/>
                <w:szCs w:val="21"/>
              </w:rPr>
              <w:t>8021PValue</w:t>
            </w:r>
          </w:p>
        </w:tc>
        <w:tc>
          <w:tcPr>
            <w:tcW w:w="992" w:type="dxa"/>
          </w:tcPr>
          <w:p>
            <w:pPr>
              <w:spacing w:after="15"/>
              <w:rPr>
                <w:rFonts w:ascii="Calibri" w:hAnsi="Calibri"/>
                <w:sz w:val="18"/>
                <w:szCs w:val="21"/>
              </w:rPr>
            </w:pPr>
            <w:r>
              <w:rPr>
                <w:rFonts w:hint="eastAsia" w:ascii="Calibri" w:hAnsi="Calibri"/>
                <w:sz w:val="18"/>
                <w:szCs w:val="21"/>
              </w:rPr>
              <w:t>UINT32</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802.</w:t>
            </w:r>
            <w:r>
              <w:rPr>
                <w:rFonts w:ascii="Calibri" w:hAnsi="Calibri"/>
                <w:sz w:val="18"/>
                <w:szCs w:val="21"/>
              </w:rPr>
              <w:t>1p值</w:t>
            </w:r>
          </w:p>
        </w:tc>
        <w:tc>
          <w:tcPr>
            <w:tcW w:w="2460"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bl>
    <w:p>
      <w:pPr>
        <w:pStyle w:val="147"/>
        <w:spacing w:beforeLines="0" w:afterLines="0"/>
        <w:rPr>
          <w:b/>
        </w:rPr>
      </w:pPr>
      <w:r>
        <w:rPr>
          <w:b/>
        </w:rPr>
        <w:t>com.ctc.igd1.QoSClassificationType</w:t>
      </w:r>
    </w:p>
    <w:p>
      <w:pPr>
        <w:spacing w:before="240" w:after="15"/>
        <w:ind w:left="420" w:leftChars="200"/>
        <w:rPr>
          <w:b/>
        </w:rPr>
      </w:pPr>
      <w:r>
        <w:rPr>
          <w:rFonts w:hint="eastAsia"/>
          <w:b/>
        </w:rPr>
        <w:t>属性</w:t>
      </w:r>
    </w:p>
    <w:tbl>
      <w:tblPr>
        <w:tblStyle w:val="66"/>
        <w:tblW w:w="87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247"/>
        <w:gridCol w:w="1276"/>
        <w:gridCol w:w="1134"/>
        <w:gridCol w:w="2552"/>
        <w:gridCol w:w="1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shd w:val="clear" w:color="auto" w:fill="D9D9D9"/>
          </w:tcPr>
          <w:p>
            <w:pPr>
              <w:spacing w:after="15"/>
              <w:jc w:val="center"/>
              <w:rPr>
                <w:rFonts w:ascii="Calibri" w:hAnsi="Calibri"/>
                <w:sz w:val="18"/>
              </w:rPr>
            </w:pPr>
            <w:r>
              <w:rPr>
                <w:rFonts w:ascii="Calibri" w:hAnsi="Calibri"/>
                <w:sz w:val="18"/>
              </w:rPr>
              <w:t>属性名</w:t>
            </w:r>
          </w:p>
        </w:tc>
        <w:tc>
          <w:tcPr>
            <w:tcW w:w="1247" w:type="dxa"/>
            <w:shd w:val="clear" w:color="auto" w:fill="D9D9D9"/>
          </w:tcPr>
          <w:p>
            <w:pPr>
              <w:spacing w:after="15"/>
              <w:jc w:val="center"/>
              <w:rPr>
                <w:rFonts w:ascii="Calibri" w:hAnsi="Calibri"/>
                <w:sz w:val="18"/>
              </w:rPr>
            </w:pPr>
            <w:r>
              <w:rPr>
                <w:rFonts w:ascii="Calibri" w:hAnsi="Calibri"/>
                <w:sz w:val="18"/>
              </w:rPr>
              <w:t>类型</w:t>
            </w:r>
          </w:p>
        </w:tc>
        <w:tc>
          <w:tcPr>
            <w:tcW w:w="1276" w:type="dxa"/>
            <w:shd w:val="clear" w:color="auto" w:fill="D9D9D9"/>
          </w:tcPr>
          <w:p>
            <w:pPr>
              <w:spacing w:after="15"/>
              <w:jc w:val="center"/>
              <w:rPr>
                <w:rFonts w:ascii="Calibri" w:hAnsi="Calibri"/>
                <w:sz w:val="18"/>
              </w:rPr>
            </w:pPr>
            <w:r>
              <w:rPr>
                <w:rFonts w:ascii="Calibri" w:hAnsi="Calibri"/>
                <w:sz w:val="18"/>
              </w:rPr>
              <w:t>权限</w:t>
            </w:r>
          </w:p>
        </w:tc>
        <w:tc>
          <w:tcPr>
            <w:tcW w:w="1134" w:type="dxa"/>
            <w:shd w:val="clear" w:color="auto" w:fill="D9D9D9"/>
          </w:tcPr>
          <w:p>
            <w:pPr>
              <w:spacing w:after="15"/>
              <w:jc w:val="center"/>
              <w:rPr>
                <w:rFonts w:ascii="Calibri" w:hAnsi="Calibri"/>
                <w:sz w:val="18"/>
              </w:rPr>
            </w:pPr>
            <w:r>
              <w:rPr>
                <w:rFonts w:ascii="Calibri" w:hAnsi="Calibri"/>
                <w:sz w:val="18"/>
              </w:rPr>
              <w:t>变更通知</w:t>
            </w:r>
          </w:p>
        </w:tc>
        <w:tc>
          <w:tcPr>
            <w:tcW w:w="2552" w:type="dxa"/>
            <w:shd w:val="clear" w:color="auto" w:fill="D9D9D9"/>
          </w:tcPr>
          <w:p>
            <w:pPr>
              <w:spacing w:after="15"/>
              <w:jc w:val="center"/>
              <w:rPr>
                <w:rFonts w:ascii="Calibri" w:hAnsi="Calibri"/>
                <w:sz w:val="18"/>
              </w:rPr>
            </w:pPr>
            <w:r>
              <w:rPr>
                <w:rFonts w:ascii="Calibri" w:hAnsi="Calibri"/>
                <w:sz w:val="18"/>
              </w:rPr>
              <w:t>备注</w:t>
            </w:r>
          </w:p>
        </w:tc>
        <w:tc>
          <w:tcPr>
            <w:tcW w:w="1376"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after="15"/>
              <w:rPr>
                <w:rFonts w:ascii="Calibri" w:hAnsi="Calibri"/>
                <w:sz w:val="18"/>
                <w:szCs w:val="21"/>
              </w:rPr>
            </w:pPr>
            <w:r>
              <w:rPr>
                <w:rFonts w:ascii="Calibri" w:hAnsi="Calibri"/>
                <w:sz w:val="18"/>
                <w:szCs w:val="21"/>
              </w:rPr>
              <w:t>Type</w:t>
            </w:r>
          </w:p>
        </w:tc>
        <w:tc>
          <w:tcPr>
            <w:tcW w:w="1247" w:type="dxa"/>
          </w:tcPr>
          <w:p>
            <w:pPr>
              <w:spacing w:after="15"/>
              <w:rPr>
                <w:rFonts w:ascii="Calibri" w:hAnsi="Calibri"/>
                <w:sz w:val="18"/>
                <w:szCs w:val="21"/>
              </w:rPr>
            </w:pPr>
            <w:r>
              <w:rPr>
                <w:rFonts w:ascii="Calibri" w:hAnsi="Calibri"/>
                <w:sz w:val="18"/>
                <w:szCs w:val="21"/>
              </w:rPr>
              <w:t>STRING(63)</w:t>
            </w:r>
          </w:p>
        </w:tc>
        <w:tc>
          <w:tcPr>
            <w:tcW w:w="1276" w:type="dxa"/>
          </w:tcPr>
          <w:p>
            <w:pPr>
              <w:spacing w:after="15"/>
              <w:rPr>
                <w:rFonts w:ascii="Calibri" w:hAnsi="Calibri"/>
                <w:sz w:val="18"/>
                <w:szCs w:val="21"/>
              </w:rPr>
            </w:pPr>
            <w:r>
              <w:rPr>
                <w:rFonts w:ascii="Calibri" w:hAnsi="Calibri"/>
                <w:sz w:val="18"/>
                <w:szCs w:val="21"/>
              </w:rPr>
              <w:t>readwrite</w:t>
            </w:r>
          </w:p>
        </w:tc>
        <w:tc>
          <w:tcPr>
            <w:tcW w:w="1134" w:type="dxa"/>
          </w:tcPr>
          <w:p>
            <w:pPr>
              <w:spacing w:after="15"/>
              <w:rPr>
                <w:rFonts w:ascii="Calibri" w:hAnsi="Calibri"/>
                <w:sz w:val="18"/>
                <w:szCs w:val="21"/>
              </w:rPr>
            </w:pPr>
            <w:r>
              <w:rPr>
                <w:rFonts w:ascii="Calibri" w:hAnsi="Calibri"/>
                <w:sz w:val="18"/>
                <w:szCs w:val="21"/>
              </w:rPr>
              <w:t>无</w:t>
            </w:r>
          </w:p>
        </w:tc>
        <w:tc>
          <w:tcPr>
            <w:tcW w:w="2552" w:type="dxa"/>
          </w:tcPr>
          <w:p>
            <w:pPr>
              <w:spacing w:after="15"/>
              <w:rPr>
                <w:rFonts w:ascii="Calibri" w:hAnsi="Calibri"/>
                <w:sz w:val="18"/>
                <w:szCs w:val="21"/>
              </w:rPr>
            </w:pPr>
            <w:r>
              <w:rPr>
                <w:rFonts w:hint="eastAsia" w:ascii="Calibri" w:hAnsi="Calibri"/>
                <w:sz w:val="18"/>
                <w:szCs w:val="21"/>
              </w:rPr>
              <w:t>设定队列的条件类型</w:t>
            </w:r>
            <w:r>
              <w:rPr>
                <w:rFonts w:ascii="Calibri" w:hAnsi="Calibri"/>
                <w:sz w:val="18"/>
                <w:szCs w:val="21"/>
              </w:rPr>
              <w:t>,</w:t>
            </w:r>
            <w:r>
              <w:rPr>
                <w:rFonts w:hint="eastAsia" w:ascii="Calibri" w:hAnsi="Calibri"/>
                <w:sz w:val="18"/>
                <w:szCs w:val="21"/>
              </w:rPr>
              <w:t>取值范围为：“</w:t>
            </w:r>
            <w:r>
              <w:rPr>
                <w:rFonts w:ascii="Calibri" w:hAnsi="Calibri"/>
                <w:sz w:val="18"/>
                <w:szCs w:val="21"/>
              </w:rPr>
              <w:t>SMAC(</w:t>
            </w:r>
            <w:r>
              <w:rPr>
                <w:rFonts w:hint="eastAsia" w:ascii="Calibri" w:hAnsi="Calibri"/>
                <w:sz w:val="18"/>
                <w:szCs w:val="21"/>
              </w:rPr>
              <w:t>源</w:t>
            </w:r>
            <w:r>
              <w:rPr>
                <w:rFonts w:ascii="Calibri" w:hAnsi="Calibri"/>
                <w:sz w:val="18"/>
                <w:szCs w:val="21"/>
              </w:rPr>
              <w:t>MAC</w:t>
            </w:r>
            <w:r>
              <w:rPr>
                <w:rFonts w:hint="eastAsia" w:ascii="Calibri" w:hAnsi="Calibri"/>
                <w:sz w:val="18"/>
                <w:szCs w:val="21"/>
              </w:rPr>
              <w:t>地址</w:t>
            </w:r>
            <w:r>
              <w:rPr>
                <w:rFonts w:ascii="Calibri" w:hAnsi="Calibri"/>
                <w:sz w:val="18"/>
                <w:szCs w:val="21"/>
              </w:rPr>
              <w:t>)”</w:t>
            </w:r>
            <w:r>
              <w:rPr>
                <w:rFonts w:hint="eastAsia" w:ascii="Calibri" w:hAnsi="Calibri"/>
                <w:sz w:val="18"/>
                <w:szCs w:val="21"/>
              </w:rPr>
              <w:t>，“</w:t>
            </w:r>
            <w:r>
              <w:rPr>
                <w:rFonts w:ascii="Calibri" w:hAnsi="Calibri"/>
                <w:sz w:val="18"/>
                <w:szCs w:val="21"/>
              </w:rPr>
              <w:t>8021P”</w:t>
            </w:r>
            <w:r>
              <w:rPr>
                <w:rFonts w:hint="eastAsia" w:ascii="Calibri" w:hAnsi="Calibri"/>
                <w:sz w:val="18"/>
                <w:szCs w:val="21"/>
              </w:rPr>
              <w:t>，“</w:t>
            </w:r>
            <w:r>
              <w:rPr>
                <w:rFonts w:ascii="Calibri" w:hAnsi="Calibri"/>
                <w:sz w:val="18"/>
                <w:szCs w:val="21"/>
              </w:rPr>
              <w:t>SIP</w:t>
            </w:r>
            <w:r>
              <w:rPr>
                <w:rFonts w:hint="eastAsia" w:ascii="Calibri" w:hAnsi="Calibri"/>
                <w:sz w:val="18"/>
                <w:szCs w:val="21"/>
              </w:rPr>
              <w:t>（源</w:t>
            </w:r>
            <w:r>
              <w:rPr>
                <w:rFonts w:ascii="Calibri" w:hAnsi="Calibri"/>
                <w:sz w:val="18"/>
                <w:szCs w:val="21"/>
              </w:rPr>
              <w:t>IP</w:t>
            </w:r>
            <w:r>
              <w:rPr>
                <w:rFonts w:hint="eastAsia" w:ascii="Calibri" w:hAnsi="Calibri"/>
                <w:sz w:val="18"/>
                <w:szCs w:val="21"/>
              </w:rPr>
              <w:t>地址）</w:t>
            </w:r>
            <w:r>
              <w:rPr>
                <w:rFonts w:ascii="Calibri" w:hAnsi="Calibri"/>
                <w:sz w:val="18"/>
                <w:szCs w:val="21"/>
              </w:rPr>
              <w:t>”</w:t>
            </w:r>
            <w:r>
              <w:rPr>
                <w:rFonts w:hint="eastAsia" w:ascii="Calibri" w:hAnsi="Calibri"/>
                <w:sz w:val="18"/>
                <w:szCs w:val="21"/>
              </w:rPr>
              <w:t>，“</w:t>
            </w:r>
            <w:r>
              <w:rPr>
                <w:rFonts w:ascii="Calibri" w:hAnsi="Calibri"/>
                <w:sz w:val="18"/>
                <w:szCs w:val="21"/>
              </w:rPr>
              <w:t>DIP</w:t>
            </w:r>
            <w:r>
              <w:rPr>
                <w:rFonts w:hint="eastAsia" w:ascii="Calibri" w:hAnsi="Calibri"/>
                <w:sz w:val="18"/>
                <w:szCs w:val="21"/>
              </w:rPr>
              <w:t>（目的</w:t>
            </w:r>
            <w:r>
              <w:rPr>
                <w:rFonts w:ascii="Calibri" w:hAnsi="Calibri"/>
                <w:sz w:val="18"/>
                <w:szCs w:val="21"/>
              </w:rPr>
              <w:t>IP</w:t>
            </w:r>
            <w:r>
              <w:rPr>
                <w:rFonts w:hint="eastAsia" w:ascii="Calibri" w:hAnsi="Calibri"/>
                <w:sz w:val="18"/>
                <w:szCs w:val="21"/>
              </w:rPr>
              <w:t>地址）</w:t>
            </w:r>
            <w:r>
              <w:rPr>
                <w:rFonts w:ascii="Calibri" w:hAnsi="Calibri"/>
                <w:sz w:val="18"/>
                <w:szCs w:val="21"/>
              </w:rPr>
              <w:t>”</w:t>
            </w:r>
            <w:r>
              <w:rPr>
                <w:rFonts w:hint="eastAsia" w:ascii="Calibri" w:hAnsi="Calibri"/>
                <w:sz w:val="18"/>
                <w:szCs w:val="21"/>
              </w:rPr>
              <w:t>，“</w:t>
            </w:r>
            <w:r>
              <w:rPr>
                <w:rFonts w:ascii="Calibri" w:hAnsi="Calibri"/>
                <w:sz w:val="18"/>
                <w:szCs w:val="21"/>
              </w:rPr>
              <w:t>SPORT</w:t>
            </w:r>
            <w:r>
              <w:rPr>
                <w:rFonts w:hint="eastAsia" w:ascii="Calibri" w:hAnsi="Calibri"/>
                <w:sz w:val="18"/>
                <w:szCs w:val="21"/>
              </w:rPr>
              <w:t>（源端口号）</w:t>
            </w:r>
            <w:r>
              <w:rPr>
                <w:rFonts w:ascii="Calibri" w:hAnsi="Calibri"/>
                <w:sz w:val="18"/>
                <w:szCs w:val="21"/>
              </w:rPr>
              <w:t>”</w:t>
            </w:r>
            <w:r>
              <w:rPr>
                <w:rFonts w:hint="eastAsia" w:ascii="Calibri" w:hAnsi="Calibri"/>
                <w:sz w:val="18"/>
                <w:szCs w:val="21"/>
              </w:rPr>
              <w:t>，“</w:t>
            </w:r>
            <w:r>
              <w:rPr>
                <w:rFonts w:ascii="Calibri" w:hAnsi="Calibri"/>
                <w:sz w:val="18"/>
                <w:szCs w:val="21"/>
              </w:rPr>
              <w:t>DPORT</w:t>
            </w:r>
            <w:r>
              <w:rPr>
                <w:rFonts w:hint="eastAsia" w:ascii="Calibri" w:hAnsi="Calibri"/>
                <w:sz w:val="18"/>
                <w:szCs w:val="21"/>
              </w:rPr>
              <w:t>（目的端口号）</w:t>
            </w:r>
            <w:r>
              <w:rPr>
                <w:rFonts w:ascii="Calibri" w:hAnsi="Calibri"/>
                <w:sz w:val="18"/>
                <w:szCs w:val="21"/>
              </w:rPr>
              <w:t>”</w:t>
            </w:r>
            <w:r>
              <w:rPr>
                <w:rFonts w:hint="eastAsia" w:ascii="Calibri" w:hAnsi="Calibri"/>
                <w:sz w:val="18"/>
                <w:szCs w:val="21"/>
              </w:rPr>
              <w:t>，“</w:t>
            </w:r>
            <w:r>
              <w:rPr>
                <w:rFonts w:ascii="Calibri" w:hAnsi="Calibri"/>
                <w:sz w:val="18"/>
                <w:szCs w:val="21"/>
              </w:rPr>
              <w:t>TOS”</w:t>
            </w:r>
            <w:r>
              <w:rPr>
                <w:rFonts w:hint="eastAsia" w:ascii="Calibri" w:hAnsi="Calibri"/>
                <w:sz w:val="18"/>
                <w:szCs w:val="21"/>
              </w:rPr>
              <w:t>，“</w:t>
            </w:r>
            <w:r>
              <w:rPr>
                <w:rFonts w:ascii="Calibri" w:hAnsi="Calibri"/>
                <w:sz w:val="18"/>
                <w:szCs w:val="21"/>
              </w:rPr>
              <w:t>DSCP”</w:t>
            </w:r>
            <w:r>
              <w:rPr>
                <w:rFonts w:hint="eastAsia" w:ascii="Calibri" w:hAnsi="Calibri"/>
                <w:sz w:val="18"/>
                <w:szCs w:val="21"/>
              </w:rPr>
              <w:t>，“</w:t>
            </w:r>
            <w:r>
              <w:rPr>
                <w:rFonts w:ascii="Calibri" w:hAnsi="Calibri"/>
                <w:sz w:val="18"/>
                <w:szCs w:val="21"/>
              </w:rPr>
              <w:t>WANInterface(</w:t>
            </w:r>
            <w:r>
              <w:rPr>
                <w:rFonts w:hint="eastAsia" w:ascii="Calibri" w:hAnsi="Calibri"/>
                <w:sz w:val="18"/>
                <w:szCs w:val="21"/>
              </w:rPr>
              <w:t>设置</w:t>
            </w:r>
            <w:r>
              <w:rPr>
                <w:rFonts w:ascii="Calibri" w:hAnsi="Calibri"/>
                <w:sz w:val="18"/>
                <w:szCs w:val="21"/>
              </w:rPr>
              <w:t>WAN</w:t>
            </w:r>
            <w:r>
              <w:rPr>
                <w:rFonts w:hint="eastAsia" w:ascii="Calibri" w:hAnsi="Calibri"/>
                <w:sz w:val="18"/>
                <w:szCs w:val="21"/>
              </w:rPr>
              <w:t>连接的</w:t>
            </w:r>
            <w:r>
              <w:rPr>
                <w:rFonts w:ascii="Calibri" w:hAnsi="Calibri"/>
                <w:sz w:val="18"/>
                <w:szCs w:val="21"/>
              </w:rPr>
              <w:t>QOS,</w:t>
            </w:r>
            <w:r>
              <w:rPr>
                <w:rFonts w:hint="eastAsia" w:ascii="Calibri" w:hAnsi="Calibri"/>
                <w:sz w:val="18"/>
                <w:szCs w:val="21"/>
              </w:rPr>
              <w:t>其中</w:t>
            </w:r>
            <w:r>
              <w:rPr>
                <w:rFonts w:ascii="Calibri" w:hAnsi="Calibri"/>
                <w:sz w:val="18"/>
                <w:szCs w:val="21"/>
              </w:rPr>
              <w:t>Max</w:t>
            </w:r>
            <w:r>
              <w:rPr>
                <w:rFonts w:hint="eastAsia" w:ascii="Calibri" w:hAnsi="Calibri"/>
                <w:sz w:val="18"/>
                <w:szCs w:val="21"/>
              </w:rPr>
              <w:t>，</w:t>
            </w:r>
            <w:r>
              <w:rPr>
                <w:rFonts w:ascii="Calibri" w:hAnsi="Calibri"/>
                <w:sz w:val="18"/>
                <w:szCs w:val="21"/>
              </w:rPr>
              <w:t>Min</w:t>
            </w:r>
            <w:r>
              <w:rPr>
                <w:rFonts w:hint="eastAsia" w:ascii="Calibri" w:hAnsi="Calibri"/>
                <w:sz w:val="18"/>
                <w:szCs w:val="21"/>
              </w:rPr>
              <w:t>值为</w:t>
            </w:r>
            <w:r>
              <w:rPr>
                <w:rFonts w:ascii="Calibri" w:hAnsi="Calibri"/>
                <w:sz w:val="18"/>
                <w:szCs w:val="21"/>
              </w:rPr>
              <w:t>WAN</w:t>
            </w:r>
            <w:r>
              <w:rPr>
                <w:rFonts w:hint="eastAsia" w:ascii="Calibri" w:hAnsi="Calibri"/>
                <w:sz w:val="18"/>
                <w:szCs w:val="21"/>
              </w:rPr>
              <w:t>连接索引</w:t>
            </w:r>
            <w:r>
              <w:rPr>
                <w:rFonts w:ascii="Calibri" w:hAnsi="Calibri"/>
                <w:sz w:val="18"/>
                <w:szCs w:val="21"/>
              </w:rPr>
              <w:t>)”</w:t>
            </w:r>
            <w:r>
              <w:rPr>
                <w:rFonts w:hint="eastAsia" w:ascii="Calibri" w:hAnsi="Calibri"/>
                <w:sz w:val="18"/>
                <w:szCs w:val="21"/>
              </w:rPr>
              <w:t>，“</w:t>
            </w:r>
            <w:r>
              <w:rPr>
                <w:rFonts w:ascii="Calibri" w:hAnsi="Calibri"/>
                <w:sz w:val="18"/>
                <w:szCs w:val="21"/>
              </w:rPr>
              <w:t>LANInterface(</w:t>
            </w:r>
            <w:r>
              <w:rPr>
                <w:rFonts w:hint="eastAsia" w:ascii="Calibri" w:hAnsi="Calibri"/>
                <w:sz w:val="18"/>
                <w:szCs w:val="21"/>
              </w:rPr>
              <w:t>设置</w:t>
            </w:r>
            <w:r>
              <w:rPr>
                <w:rFonts w:ascii="Calibri" w:hAnsi="Calibri"/>
                <w:sz w:val="18"/>
                <w:szCs w:val="21"/>
              </w:rPr>
              <w:t>LAN</w:t>
            </w:r>
            <w:r>
              <w:rPr>
                <w:rFonts w:hint="eastAsia" w:ascii="Calibri" w:hAnsi="Calibri"/>
                <w:sz w:val="18"/>
                <w:szCs w:val="21"/>
              </w:rPr>
              <w:t>连接的</w:t>
            </w:r>
            <w:r>
              <w:rPr>
                <w:rFonts w:ascii="Calibri" w:hAnsi="Calibri"/>
                <w:sz w:val="18"/>
                <w:szCs w:val="21"/>
              </w:rPr>
              <w:t>QOS</w:t>
            </w:r>
            <w:r>
              <w:rPr>
                <w:rFonts w:hint="eastAsia" w:ascii="Calibri" w:hAnsi="Calibri"/>
                <w:sz w:val="18"/>
                <w:szCs w:val="21"/>
              </w:rPr>
              <w:t>，其中</w:t>
            </w:r>
            <w:r>
              <w:rPr>
                <w:rFonts w:ascii="Calibri" w:hAnsi="Calibri"/>
                <w:sz w:val="18"/>
                <w:szCs w:val="21"/>
              </w:rPr>
              <w:t>Max</w:t>
            </w:r>
            <w:r>
              <w:rPr>
                <w:rFonts w:hint="eastAsia" w:ascii="Calibri" w:hAnsi="Calibri"/>
                <w:sz w:val="18"/>
                <w:szCs w:val="21"/>
              </w:rPr>
              <w:t>，</w:t>
            </w:r>
            <w:r>
              <w:rPr>
                <w:rFonts w:ascii="Calibri" w:hAnsi="Calibri"/>
                <w:sz w:val="18"/>
                <w:szCs w:val="21"/>
              </w:rPr>
              <w:t>Min</w:t>
            </w:r>
            <w:r>
              <w:rPr>
                <w:rFonts w:hint="eastAsia" w:ascii="Calibri" w:hAnsi="Calibri"/>
                <w:sz w:val="18"/>
                <w:szCs w:val="21"/>
              </w:rPr>
              <w:t>值为</w:t>
            </w:r>
            <w:r>
              <w:rPr>
                <w:rFonts w:ascii="Calibri" w:hAnsi="Calibri"/>
                <w:sz w:val="18"/>
                <w:szCs w:val="21"/>
              </w:rPr>
              <w:t>LAN</w:t>
            </w:r>
            <w:r>
              <w:rPr>
                <w:rFonts w:hint="eastAsia" w:ascii="Calibri" w:hAnsi="Calibri"/>
                <w:sz w:val="18"/>
                <w:szCs w:val="21"/>
              </w:rPr>
              <w:t>连接索引</w:t>
            </w:r>
            <w:r>
              <w:rPr>
                <w:rFonts w:ascii="Calibri" w:hAnsi="Calibri"/>
                <w:sz w:val="18"/>
                <w:szCs w:val="21"/>
              </w:rPr>
              <w:t xml:space="preserve">)” </w:t>
            </w:r>
            <w:r>
              <w:rPr>
                <w:rFonts w:hint="eastAsia" w:ascii="Calibri" w:hAnsi="Calibri"/>
                <w:sz w:val="18"/>
                <w:szCs w:val="21"/>
              </w:rPr>
              <w:t>、“</w:t>
            </w:r>
            <w:r>
              <w:rPr>
                <w:rFonts w:ascii="Calibri" w:hAnsi="Calibri"/>
                <w:sz w:val="18"/>
                <w:szCs w:val="21"/>
              </w:rPr>
              <w:t>TC</w:t>
            </w:r>
            <w:r>
              <w:rPr>
                <w:rFonts w:hint="eastAsia" w:ascii="Calibri" w:hAnsi="Calibri"/>
                <w:sz w:val="18"/>
                <w:szCs w:val="21"/>
              </w:rPr>
              <w:t>”、“</w:t>
            </w:r>
            <w:r>
              <w:rPr>
                <w:rFonts w:ascii="Calibri" w:hAnsi="Calibri"/>
                <w:sz w:val="18"/>
                <w:szCs w:val="21"/>
              </w:rPr>
              <w:t>FL</w:t>
            </w:r>
            <w:r>
              <w:rPr>
                <w:rFonts w:hint="eastAsia" w:ascii="Calibri" w:hAnsi="Calibri"/>
                <w:sz w:val="18"/>
                <w:szCs w:val="21"/>
              </w:rPr>
              <w:t>”</w:t>
            </w:r>
          </w:p>
        </w:tc>
        <w:tc>
          <w:tcPr>
            <w:tcW w:w="1376"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after="15"/>
              <w:rPr>
                <w:rFonts w:ascii="Calibri" w:hAnsi="Calibri"/>
                <w:sz w:val="18"/>
                <w:szCs w:val="21"/>
              </w:rPr>
            </w:pPr>
            <w:r>
              <w:rPr>
                <w:rFonts w:ascii="Calibri" w:hAnsi="Calibri"/>
                <w:sz w:val="18"/>
                <w:szCs w:val="21"/>
              </w:rPr>
              <w:t>Max</w:t>
            </w:r>
          </w:p>
        </w:tc>
        <w:tc>
          <w:tcPr>
            <w:tcW w:w="1247" w:type="dxa"/>
          </w:tcPr>
          <w:p>
            <w:pPr>
              <w:spacing w:after="15"/>
              <w:rPr>
                <w:rFonts w:ascii="Calibri" w:hAnsi="Calibri"/>
                <w:sz w:val="18"/>
                <w:szCs w:val="21"/>
              </w:rPr>
            </w:pPr>
            <w:r>
              <w:rPr>
                <w:rFonts w:ascii="Calibri" w:hAnsi="Calibri"/>
                <w:sz w:val="18"/>
              </w:rPr>
              <w:t>STRING(512)</w:t>
            </w:r>
          </w:p>
        </w:tc>
        <w:tc>
          <w:tcPr>
            <w:tcW w:w="1276" w:type="dxa"/>
          </w:tcPr>
          <w:p>
            <w:pPr>
              <w:spacing w:after="15"/>
              <w:rPr>
                <w:rFonts w:ascii="Calibri" w:hAnsi="Calibri"/>
                <w:sz w:val="18"/>
                <w:szCs w:val="21"/>
              </w:rPr>
            </w:pPr>
            <w:r>
              <w:rPr>
                <w:rFonts w:ascii="Calibri" w:hAnsi="Calibri"/>
                <w:sz w:val="18"/>
                <w:szCs w:val="21"/>
              </w:rPr>
              <w:t>readwrite</w:t>
            </w:r>
          </w:p>
        </w:tc>
        <w:tc>
          <w:tcPr>
            <w:tcW w:w="1134" w:type="dxa"/>
          </w:tcPr>
          <w:p>
            <w:pPr>
              <w:spacing w:after="15"/>
              <w:rPr>
                <w:rFonts w:ascii="Calibri" w:hAnsi="Calibri"/>
                <w:sz w:val="18"/>
                <w:szCs w:val="21"/>
              </w:rPr>
            </w:pPr>
            <w:r>
              <w:rPr>
                <w:rFonts w:ascii="Calibri" w:hAnsi="Calibri"/>
                <w:sz w:val="18"/>
                <w:szCs w:val="21"/>
              </w:rPr>
              <w:t>无</w:t>
            </w:r>
          </w:p>
        </w:tc>
        <w:tc>
          <w:tcPr>
            <w:tcW w:w="2552" w:type="dxa"/>
          </w:tcPr>
          <w:p>
            <w:pPr>
              <w:spacing w:after="15"/>
              <w:rPr>
                <w:rFonts w:ascii="Calibri" w:hAnsi="Calibri"/>
                <w:sz w:val="18"/>
                <w:szCs w:val="21"/>
              </w:rPr>
            </w:pPr>
            <w:r>
              <w:rPr>
                <w:rFonts w:ascii="Calibri" w:hAnsi="Calibri"/>
                <w:sz w:val="18"/>
                <w:szCs w:val="21"/>
              </w:rPr>
              <w:t>最大取值</w:t>
            </w:r>
          </w:p>
        </w:tc>
        <w:tc>
          <w:tcPr>
            <w:tcW w:w="1376"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after="15"/>
              <w:rPr>
                <w:rFonts w:ascii="Calibri" w:hAnsi="Calibri"/>
                <w:sz w:val="18"/>
                <w:szCs w:val="21"/>
              </w:rPr>
            </w:pPr>
            <w:r>
              <w:rPr>
                <w:rFonts w:ascii="Calibri" w:hAnsi="Calibri"/>
                <w:sz w:val="18"/>
                <w:szCs w:val="21"/>
              </w:rPr>
              <w:t>Min</w:t>
            </w:r>
          </w:p>
        </w:tc>
        <w:tc>
          <w:tcPr>
            <w:tcW w:w="1247" w:type="dxa"/>
          </w:tcPr>
          <w:p>
            <w:pPr>
              <w:spacing w:after="15"/>
              <w:rPr>
                <w:rFonts w:ascii="Calibri" w:hAnsi="Calibri"/>
                <w:sz w:val="18"/>
                <w:szCs w:val="21"/>
              </w:rPr>
            </w:pPr>
            <w:r>
              <w:rPr>
                <w:rFonts w:ascii="Calibri" w:hAnsi="Calibri"/>
                <w:sz w:val="18"/>
                <w:szCs w:val="21"/>
              </w:rPr>
              <w:t>STRING(512)</w:t>
            </w:r>
          </w:p>
        </w:tc>
        <w:tc>
          <w:tcPr>
            <w:tcW w:w="1276" w:type="dxa"/>
          </w:tcPr>
          <w:p>
            <w:pPr>
              <w:spacing w:after="15"/>
              <w:rPr>
                <w:rFonts w:ascii="Calibri" w:hAnsi="Calibri"/>
                <w:sz w:val="18"/>
                <w:szCs w:val="21"/>
              </w:rPr>
            </w:pPr>
            <w:r>
              <w:rPr>
                <w:rFonts w:ascii="Calibri" w:hAnsi="Calibri"/>
                <w:sz w:val="18"/>
                <w:szCs w:val="21"/>
              </w:rPr>
              <w:t>readwrite</w:t>
            </w:r>
          </w:p>
        </w:tc>
        <w:tc>
          <w:tcPr>
            <w:tcW w:w="1134" w:type="dxa"/>
          </w:tcPr>
          <w:p>
            <w:pPr>
              <w:spacing w:after="15"/>
              <w:rPr>
                <w:rFonts w:ascii="Calibri" w:hAnsi="Calibri"/>
                <w:sz w:val="18"/>
                <w:szCs w:val="21"/>
              </w:rPr>
            </w:pPr>
            <w:r>
              <w:rPr>
                <w:rFonts w:ascii="Calibri" w:hAnsi="Calibri"/>
                <w:sz w:val="18"/>
                <w:szCs w:val="21"/>
              </w:rPr>
              <w:t>无</w:t>
            </w:r>
          </w:p>
        </w:tc>
        <w:tc>
          <w:tcPr>
            <w:tcW w:w="2552" w:type="dxa"/>
          </w:tcPr>
          <w:p>
            <w:pPr>
              <w:spacing w:after="15"/>
              <w:rPr>
                <w:rFonts w:ascii="Calibri" w:hAnsi="Calibri"/>
                <w:sz w:val="18"/>
                <w:szCs w:val="21"/>
              </w:rPr>
            </w:pPr>
            <w:r>
              <w:rPr>
                <w:rFonts w:ascii="Calibri" w:hAnsi="Calibri"/>
                <w:sz w:val="18"/>
                <w:szCs w:val="21"/>
              </w:rPr>
              <w:t>最小取值，</w:t>
            </w:r>
            <w:r>
              <w:rPr>
                <w:rFonts w:hint="eastAsia" w:ascii="Calibri" w:hAnsi="Calibri"/>
                <w:sz w:val="18"/>
                <w:szCs w:val="21"/>
              </w:rPr>
              <w:t>可以和</w:t>
            </w:r>
            <w:r>
              <w:rPr>
                <w:rFonts w:ascii="Calibri" w:hAnsi="Calibri"/>
                <w:sz w:val="18"/>
                <w:szCs w:val="21"/>
              </w:rPr>
              <w:t>Max</w:t>
            </w:r>
            <w:r>
              <w:rPr>
                <w:rFonts w:hint="eastAsia" w:ascii="Calibri" w:hAnsi="Calibri"/>
                <w:sz w:val="18"/>
                <w:szCs w:val="21"/>
              </w:rPr>
              <w:t>取值一样</w:t>
            </w:r>
          </w:p>
        </w:tc>
        <w:tc>
          <w:tcPr>
            <w:tcW w:w="1376"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after="15"/>
              <w:rPr>
                <w:rFonts w:ascii="Calibri" w:hAnsi="Calibri"/>
                <w:sz w:val="18"/>
                <w:szCs w:val="21"/>
              </w:rPr>
            </w:pPr>
            <w:r>
              <w:rPr>
                <w:rFonts w:ascii="Calibri" w:hAnsi="Calibri"/>
                <w:sz w:val="18"/>
                <w:szCs w:val="21"/>
              </w:rPr>
              <w:t>ProtocolList</w:t>
            </w:r>
          </w:p>
        </w:tc>
        <w:tc>
          <w:tcPr>
            <w:tcW w:w="1247" w:type="dxa"/>
          </w:tcPr>
          <w:p>
            <w:pPr>
              <w:spacing w:after="15"/>
              <w:rPr>
                <w:rFonts w:ascii="Calibri" w:hAnsi="Calibri"/>
                <w:sz w:val="18"/>
                <w:szCs w:val="21"/>
              </w:rPr>
            </w:pPr>
            <w:r>
              <w:rPr>
                <w:rFonts w:hint="eastAsia" w:ascii="Calibri" w:hAnsi="Calibri"/>
                <w:sz w:val="18"/>
                <w:szCs w:val="21"/>
              </w:rPr>
              <w:t>STRING</w:t>
            </w:r>
            <w:r>
              <w:rPr>
                <w:rFonts w:ascii="Calibri" w:hAnsi="Calibri"/>
                <w:sz w:val="18"/>
                <w:szCs w:val="21"/>
              </w:rPr>
              <w:t>(20)</w:t>
            </w:r>
          </w:p>
        </w:tc>
        <w:tc>
          <w:tcPr>
            <w:tcW w:w="1276" w:type="dxa"/>
          </w:tcPr>
          <w:p>
            <w:pPr>
              <w:spacing w:after="15"/>
              <w:rPr>
                <w:rFonts w:ascii="Calibri" w:hAnsi="Calibri"/>
                <w:sz w:val="18"/>
                <w:szCs w:val="21"/>
              </w:rPr>
            </w:pPr>
            <w:r>
              <w:rPr>
                <w:rFonts w:ascii="Calibri" w:hAnsi="Calibri"/>
                <w:sz w:val="18"/>
                <w:szCs w:val="21"/>
              </w:rPr>
              <w:t>readwrite</w:t>
            </w:r>
          </w:p>
        </w:tc>
        <w:tc>
          <w:tcPr>
            <w:tcW w:w="1134" w:type="dxa"/>
          </w:tcPr>
          <w:p>
            <w:pPr>
              <w:spacing w:after="15"/>
              <w:rPr>
                <w:rFonts w:ascii="Calibri" w:hAnsi="Calibri"/>
                <w:sz w:val="18"/>
                <w:szCs w:val="21"/>
              </w:rPr>
            </w:pPr>
            <w:r>
              <w:rPr>
                <w:rFonts w:ascii="Calibri" w:hAnsi="Calibri"/>
                <w:sz w:val="18"/>
                <w:szCs w:val="21"/>
              </w:rPr>
              <w:t>无</w:t>
            </w:r>
          </w:p>
        </w:tc>
        <w:tc>
          <w:tcPr>
            <w:tcW w:w="2552" w:type="dxa"/>
          </w:tcPr>
          <w:p>
            <w:pPr>
              <w:spacing w:after="15"/>
              <w:rPr>
                <w:rFonts w:ascii="Calibri" w:hAnsi="Calibri"/>
                <w:sz w:val="18"/>
                <w:szCs w:val="21"/>
              </w:rPr>
            </w:pPr>
            <w:r>
              <w:rPr>
                <w:rFonts w:hint="eastAsia" w:ascii="Calibri" w:hAnsi="Calibri"/>
                <w:sz w:val="18"/>
                <w:szCs w:val="21"/>
              </w:rPr>
              <w:t>队列符合哪些协议，以逗号分割，包括：“</w:t>
            </w:r>
            <w:r>
              <w:rPr>
                <w:rFonts w:ascii="Calibri" w:hAnsi="Calibri"/>
                <w:sz w:val="18"/>
                <w:szCs w:val="21"/>
              </w:rPr>
              <w:t>TCP</w:t>
            </w:r>
            <w:r>
              <w:rPr>
                <w:rFonts w:hint="eastAsia" w:ascii="Calibri" w:hAnsi="Calibri"/>
                <w:sz w:val="18"/>
                <w:szCs w:val="21"/>
              </w:rPr>
              <w:t>”，“</w:t>
            </w:r>
            <w:r>
              <w:rPr>
                <w:rFonts w:ascii="Calibri" w:hAnsi="Calibri"/>
                <w:sz w:val="18"/>
                <w:szCs w:val="21"/>
              </w:rPr>
              <w:t>UDP</w:t>
            </w:r>
            <w:r>
              <w:rPr>
                <w:rFonts w:hint="eastAsia" w:ascii="Calibri" w:hAnsi="Calibri"/>
                <w:sz w:val="18"/>
                <w:szCs w:val="21"/>
              </w:rPr>
              <w:t>”，“</w:t>
            </w:r>
            <w:r>
              <w:rPr>
                <w:rFonts w:ascii="Calibri" w:hAnsi="Calibri"/>
                <w:sz w:val="18"/>
                <w:szCs w:val="21"/>
              </w:rPr>
              <w:t>ICMP</w:t>
            </w:r>
            <w:r>
              <w:rPr>
                <w:rFonts w:hint="eastAsia" w:ascii="Calibri" w:hAnsi="Calibri"/>
                <w:sz w:val="18"/>
                <w:szCs w:val="21"/>
              </w:rPr>
              <w:t>”，“</w:t>
            </w:r>
            <w:r>
              <w:rPr>
                <w:rFonts w:ascii="Calibri" w:hAnsi="Calibri"/>
                <w:sz w:val="18"/>
                <w:szCs w:val="21"/>
              </w:rPr>
              <w:t>RTP</w:t>
            </w:r>
            <w:r>
              <w:rPr>
                <w:rFonts w:hint="eastAsia" w:ascii="Calibri" w:hAnsi="Calibri"/>
                <w:sz w:val="18"/>
                <w:szCs w:val="21"/>
              </w:rPr>
              <w:t>”</w:t>
            </w:r>
          </w:p>
        </w:tc>
        <w:tc>
          <w:tcPr>
            <w:tcW w:w="1376"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bl>
    <w:p>
      <w:pPr>
        <w:pStyle w:val="147"/>
        <w:spacing w:beforeLines="0" w:afterLines="0"/>
        <w:rPr>
          <w:b/>
        </w:rPr>
      </w:pPr>
      <w:r>
        <w:rPr>
          <w:b/>
        </w:rPr>
        <w:t>com.ctc.igd1.QoSPriorityQueue</w:t>
      </w:r>
    </w:p>
    <w:p>
      <w:pPr>
        <w:spacing w:before="240" w:after="15"/>
        <w:ind w:left="420" w:leftChars="200"/>
        <w:rPr>
          <w:b/>
        </w:rPr>
      </w:pPr>
      <w:r>
        <w:rPr>
          <w:rFonts w:hint="eastAsia"/>
          <w:b/>
        </w:rPr>
        <w:t>属性</w:t>
      </w:r>
    </w:p>
    <w:tbl>
      <w:tblPr>
        <w:tblStyle w:val="66"/>
        <w:tblW w:w="98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992"/>
        <w:gridCol w:w="1134"/>
        <w:gridCol w:w="1276"/>
        <w:gridCol w:w="2460"/>
        <w:gridCol w:w="2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rPr>
            </w:pPr>
            <w:r>
              <w:rPr>
                <w:rFonts w:ascii="Calibri" w:hAnsi="Calibri"/>
                <w:sz w:val="18"/>
              </w:rPr>
              <w:t>属性名</w:t>
            </w:r>
          </w:p>
        </w:tc>
        <w:tc>
          <w:tcPr>
            <w:tcW w:w="992" w:type="dxa"/>
            <w:shd w:val="clear" w:color="auto" w:fill="D9D9D9"/>
          </w:tcPr>
          <w:p>
            <w:pPr>
              <w:spacing w:after="15"/>
              <w:jc w:val="center"/>
              <w:rPr>
                <w:rFonts w:ascii="Calibri" w:hAnsi="Calibri"/>
                <w:sz w:val="18"/>
              </w:rPr>
            </w:pPr>
            <w:r>
              <w:rPr>
                <w:rFonts w:ascii="Calibri" w:hAnsi="Calibri"/>
                <w:sz w:val="18"/>
              </w:rPr>
              <w:t>类型</w:t>
            </w:r>
          </w:p>
        </w:tc>
        <w:tc>
          <w:tcPr>
            <w:tcW w:w="1134" w:type="dxa"/>
            <w:shd w:val="clear" w:color="auto" w:fill="D9D9D9"/>
          </w:tcPr>
          <w:p>
            <w:pPr>
              <w:spacing w:after="15"/>
              <w:jc w:val="center"/>
              <w:rPr>
                <w:rFonts w:ascii="Calibri" w:hAnsi="Calibri"/>
                <w:sz w:val="18"/>
              </w:rPr>
            </w:pPr>
            <w:r>
              <w:rPr>
                <w:rFonts w:ascii="Calibri" w:hAnsi="Calibri"/>
                <w:sz w:val="18"/>
              </w:rPr>
              <w:t>权限</w:t>
            </w:r>
          </w:p>
        </w:tc>
        <w:tc>
          <w:tcPr>
            <w:tcW w:w="1276" w:type="dxa"/>
            <w:shd w:val="clear" w:color="auto" w:fill="D9D9D9"/>
          </w:tcPr>
          <w:p>
            <w:pPr>
              <w:spacing w:after="15"/>
              <w:jc w:val="center"/>
              <w:rPr>
                <w:rFonts w:ascii="Calibri" w:hAnsi="Calibri"/>
                <w:sz w:val="18"/>
              </w:rPr>
            </w:pPr>
            <w:r>
              <w:rPr>
                <w:rFonts w:ascii="Calibri" w:hAnsi="Calibri"/>
                <w:sz w:val="18"/>
              </w:rPr>
              <w:t>变更通知</w:t>
            </w:r>
          </w:p>
        </w:tc>
        <w:tc>
          <w:tcPr>
            <w:tcW w:w="2460" w:type="dxa"/>
            <w:shd w:val="clear" w:color="auto" w:fill="D9D9D9"/>
          </w:tcPr>
          <w:p>
            <w:pPr>
              <w:spacing w:after="15"/>
              <w:jc w:val="center"/>
              <w:rPr>
                <w:rFonts w:ascii="Calibri" w:hAnsi="Calibri"/>
                <w:sz w:val="18"/>
              </w:rPr>
            </w:pPr>
            <w:r>
              <w:rPr>
                <w:rFonts w:ascii="Calibri" w:hAnsi="Calibri"/>
                <w:sz w:val="18"/>
              </w:rPr>
              <w:t>备注</w:t>
            </w:r>
          </w:p>
        </w:tc>
        <w:tc>
          <w:tcPr>
            <w:tcW w:w="2460"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Enable</w:t>
            </w:r>
          </w:p>
        </w:tc>
        <w:tc>
          <w:tcPr>
            <w:tcW w:w="992" w:type="dxa"/>
          </w:tcPr>
          <w:p>
            <w:pPr>
              <w:spacing w:after="15"/>
              <w:rPr>
                <w:rFonts w:ascii="Calibri" w:hAnsi="Calibri"/>
                <w:sz w:val="18"/>
                <w:szCs w:val="21"/>
              </w:rPr>
            </w:pPr>
            <w:r>
              <w:rPr>
                <w:rFonts w:ascii="Calibri" w:hAnsi="Calibri"/>
                <w:sz w:val="18"/>
              </w:rPr>
              <w:t>BOOLEAN</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ascii="Calibri" w:hAnsi="Calibri"/>
                <w:sz w:val="18"/>
                <w:szCs w:val="21"/>
              </w:rPr>
              <w:t>启用队列</w:t>
            </w:r>
          </w:p>
        </w:tc>
        <w:tc>
          <w:tcPr>
            <w:tcW w:w="2460"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Priority</w:t>
            </w:r>
          </w:p>
        </w:tc>
        <w:tc>
          <w:tcPr>
            <w:tcW w:w="992" w:type="dxa"/>
          </w:tcPr>
          <w:p>
            <w:pPr>
              <w:spacing w:after="15"/>
              <w:rPr>
                <w:rFonts w:ascii="Calibri" w:hAnsi="Calibri"/>
                <w:sz w:val="18"/>
                <w:szCs w:val="21"/>
              </w:rPr>
            </w:pPr>
            <w:r>
              <w:rPr>
                <w:rFonts w:hint="eastAsia" w:ascii="Calibri" w:hAnsi="Calibri"/>
                <w:sz w:val="18"/>
                <w:szCs w:val="21"/>
              </w:rPr>
              <w:t>UINT32</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优先级</w:t>
            </w:r>
            <w:r>
              <w:rPr>
                <w:rFonts w:ascii="Calibri" w:hAnsi="Calibri"/>
                <w:sz w:val="18"/>
                <w:szCs w:val="21"/>
              </w:rPr>
              <w:t>,</w:t>
            </w:r>
            <w:r>
              <w:rPr>
                <w:rFonts w:hint="eastAsia" w:ascii="Calibri" w:hAnsi="Calibri"/>
                <w:sz w:val="18"/>
                <w:szCs w:val="21"/>
              </w:rPr>
              <w:t>取值范围</w:t>
            </w:r>
            <w:r>
              <w:rPr>
                <w:rFonts w:ascii="Calibri" w:hAnsi="Calibri"/>
                <w:sz w:val="18"/>
                <w:szCs w:val="21"/>
              </w:rPr>
              <w:t>1</w:t>
            </w:r>
            <w:r>
              <w:rPr>
                <w:rFonts w:hint="eastAsia" w:ascii="Calibri" w:hAnsi="Calibri"/>
                <w:sz w:val="18"/>
                <w:szCs w:val="21"/>
              </w:rPr>
              <w:t>，</w:t>
            </w:r>
            <w:r>
              <w:rPr>
                <w:rFonts w:ascii="Calibri" w:hAnsi="Calibri"/>
                <w:sz w:val="18"/>
                <w:szCs w:val="21"/>
              </w:rPr>
              <w:t>2</w:t>
            </w:r>
            <w:r>
              <w:rPr>
                <w:rFonts w:hint="eastAsia" w:ascii="Calibri" w:hAnsi="Calibri"/>
                <w:sz w:val="18"/>
                <w:szCs w:val="21"/>
              </w:rPr>
              <w:t>，</w:t>
            </w:r>
            <w:r>
              <w:rPr>
                <w:rFonts w:ascii="Calibri" w:hAnsi="Calibri"/>
                <w:sz w:val="18"/>
                <w:szCs w:val="21"/>
              </w:rPr>
              <w:t>3</w:t>
            </w:r>
            <w:r>
              <w:rPr>
                <w:rFonts w:hint="eastAsia" w:ascii="Calibri" w:hAnsi="Calibri"/>
                <w:sz w:val="18"/>
                <w:szCs w:val="21"/>
              </w:rPr>
              <w:t>，</w:t>
            </w:r>
            <w:r>
              <w:rPr>
                <w:rFonts w:ascii="Calibri" w:hAnsi="Calibri"/>
                <w:sz w:val="18"/>
                <w:szCs w:val="21"/>
              </w:rPr>
              <w:t>4</w:t>
            </w:r>
            <w:r>
              <w:rPr>
                <w:rFonts w:hint="eastAsia" w:ascii="Calibri" w:hAnsi="Calibri"/>
                <w:sz w:val="18"/>
                <w:szCs w:val="21"/>
              </w:rPr>
              <w:t>，</w:t>
            </w:r>
            <w:r>
              <w:rPr>
                <w:rFonts w:ascii="Calibri" w:hAnsi="Calibri"/>
                <w:sz w:val="18"/>
                <w:szCs w:val="21"/>
              </w:rPr>
              <w:t>5</w:t>
            </w:r>
            <w:r>
              <w:rPr>
                <w:rFonts w:hint="eastAsia" w:ascii="Calibri" w:hAnsi="Calibri"/>
                <w:sz w:val="18"/>
                <w:szCs w:val="21"/>
              </w:rPr>
              <w:t>，</w:t>
            </w:r>
            <w:r>
              <w:rPr>
                <w:rFonts w:ascii="Calibri" w:hAnsi="Calibri"/>
                <w:sz w:val="18"/>
                <w:szCs w:val="21"/>
              </w:rPr>
              <w:t>6</w:t>
            </w:r>
            <w:r>
              <w:rPr>
                <w:rFonts w:hint="eastAsia" w:ascii="Calibri" w:hAnsi="Calibri"/>
                <w:sz w:val="18"/>
                <w:szCs w:val="21"/>
              </w:rPr>
              <w:t>，</w:t>
            </w:r>
            <w:r>
              <w:rPr>
                <w:rFonts w:ascii="Calibri" w:hAnsi="Calibri"/>
                <w:sz w:val="18"/>
                <w:szCs w:val="21"/>
              </w:rPr>
              <w:t>7</w:t>
            </w:r>
            <w:r>
              <w:rPr>
                <w:rFonts w:hint="eastAsia" w:ascii="Calibri" w:hAnsi="Calibri"/>
                <w:sz w:val="18"/>
                <w:szCs w:val="21"/>
              </w:rPr>
              <w:t>，</w:t>
            </w:r>
            <w:r>
              <w:rPr>
                <w:rFonts w:ascii="Calibri" w:hAnsi="Calibri"/>
                <w:sz w:val="18"/>
                <w:szCs w:val="21"/>
              </w:rPr>
              <w:t>8</w:t>
            </w:r>
            <w:r>
              <w:rPr>
                <w:rFonts w:hint="eastAsia" w:ascii="Calibri" w:hAnsi="Calibri"/>
                <w:sz w:val="18"/>
                <w:szCs w:val="21"/>
              </w:rPr>
              <w:t>，要求和队列实例号保持一致</w:t>
            </w:r>
          </w:p>
        </w:tc>
        <w:tc>
          <w:tcPr>
            <w:tcW w:w="2460" w:type="dxa"/>
          </w:tcPr>
          <w:p>
            <w:pPr>
              <w:spacing w:after="15"/>
              <w:rPr>
                <w:szCs w:val="21"/>
              </w:rPr>
            </w:pPr>
            <w:r>
              <w:rPr>
                <w:rFonts w:hint="eastAsia"/>
                <w:szCs w:val="21"/>
              </w:rPr>
              <w:t>1</w:t>
            </w:r>
            <w:r>
              <w:rPr>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Weight</w:t>
            </w:r>
          </w:p>
        </w:tc>
        <w:tc>
          <w:tcPr>
            <w:tcW w:w="992" w:type="dxa"/>
          </w:tcPr>
          <w:p>
            <w:pPr>
              <w:spacing w:after="15"/>
              <w:rPr>
                <w:rFonts w:ascii="Calibri" w:hAnsi="Calibri"/>
                <w:sz w:val="18"/>
                <w:szCs w:val="21"/>
              </w:rPr>
            </w:pPr>
            <w:r>
              <w:rPr>
                <w:rFonts w:ascii="Calibri" w:hAnsi="Calibri"/>
                <w:sz w:val="18"/>
                <w:szCs w:val="21"/>
              </w:rPr>
              <w:t>UINT32</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设定权重的百分比，只有当计划选择为权重的时候才能填，并且所有启用队列的权重加起来要是</w:t>
            </w:r>
            <w:r>
              <w:rPr>
                <w:rFonts w:ascii="Calibri" w:hAnsi="Calibri"/>
                <w:sz w:val="18"/>
                <w:szCs w:val="21"/>
              </w:rPr>
              <w:t>100</w:t>
            </w:r>
          </w:p>
        </w:tc>
        <w:tc>
          <w:tcPr>
            <w:tcW w:w="2460" w:type="dxa"/>
          </w:tcPr>
          <w:p>
            <w:pPr>
              <w:spacing w:after="15"/>
              <w:rPr>
                <w:szCs w:val="21"/>
              </w:rPr>
            </w:pPr>
            <w:r>
              <w:rPr>
                <w:rFonts w:hint="eastAsia"/>
                <w:szCs w:val="21"/>
              </w:rPr>
              <w:t>1</w:t>
            </w:r>
            <w:r>
              <w:rPr>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Car</w:t>
            </w:r>
          </w:p>
        </w:tc>
        <w:tc>
          <w:tcPr>
            <w:tcW w:w="992" w:type="dxa"/>
          </w:tcPr>
          <w:p>
            <w:pPr>
              <w:spacing w:after="15"/>
              <w:rPr>
                <w:rFonts w:ascii="Calibri" w:hAnsi="Calibri"/>
                <w:sz w:val="18"/>
                <w:szCs w:val="21"/>
              </w:rPr>
            </w:pPr>
            <w:r>
              <w:rPr>
                <w:rFonts w:hint="eastAsia" w:ascii="Calibri" w:hAnsi="Calibri"/>
                <w:sz w:val="18"/>
                <w:szCs w:val="21"/>
              </w:rPr>
              <w:t>INT32</w:t>
            </w:r>
          </w:p>
        </w:tc>
        <w:tc>
          <w:tcPr>
            <w:tcW w:w="1134" w:type="dxa"/>
          </w:tcPr>
          <w:p>
            <w:pPr>
              <w:spacing w:after="15"/>
              <w:rPr>
                <w:rFonts w:ascii="Calibri" w:hAnsi="Calibri"/>
                <w:sz w:val="18"/>
                <w:szCs w:val="21"/>
              </w:rPr>
            </w:pPr>
            <w:r>
              <w:rPr>
                <w:rFonts w:hint="eastAsia"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Cs w:val="21"/>
              </w:rPr>
            </w:pPr>
            <w:r>
              <w:rPr>
                <w:rFonts w:hint="eastAsia" w:ascii="Calibri" w:hAnsi="Calibri"/>
                <w:sz w:val="18"/>
                <w:szCs w:val="21"/>
              </w:rPr>
              <w:t>设置承诺访问速度阈值，只有在选择为承诺访问速度时有效，单位是</w:t>
            </w:r>
            <w:r>
              <w:rPr>
                <w:rFonts w:ascii="Calibri" w:hAnsi="Calibri"/>
                <w:sz w:val="18"/>
                <w:szCs w:val="21"/>
              </w:rPr>
              <w:t>Kbps</w:t>
            </w:r>
            <w:r>
              <w:rPr>
                <w:rFonts w:hint="eastAsia" w:ascii="Calibri" w:hAnsi="Calibri"/>
                <w:sz w:val="18"/>
                <w:szCs w:val="21"/>
              </w:rPr>
              <w:t>。</w:t>
            </w:r>
          </w:p>
          <w:p>
            <w:pPr>
              <w:spacing w:after="15"/>
              <w:rPr>
                <w:rFonts w:ascii="Calibri" w:hAnsi="Calibri"/>
                <w:sz w:val="18"/>
                <w:szCs w:val="21"/>
              </w:rPr>
            </w:pPr>
            <w:r>
              <w:rPr>
                <w:rFonts w:ascii="Calibri" w:hAnsi="Calibri"/>
                <w:sz w:val="18"/>
                <w:szCs w:val="21"/>
              </w:rPr>
              <w:t>-1</w:t>
            </w:r>
            <w:r>
              <w:rPr>
                <w:rFonts w:hint="eastAsia" w:ascii="Calibri" w:hAnsi="Calibri"/>
                <w:sz w:val="18"/>
                <w:szCs w:val="21"/>
              </w:rPr>
              <w:t>表示不限制，</w:t>
            </w:r>
            <w:r>
              <w:rPr>
                <w:rFonts w:ascii="Calibri" w:hAnsi="Calibri"/>
                <w:sz w:val="18"/>
                <w:szCs w:val="21"/>
              </w:rPr>
              <w:t>0</w:t>
            </w:r>
            <w:r>
              <w:rPr>
                <w:rFonts w:hint="eastAsia" w:ascii="Calibri" w:hAnsi="Calibri"/>
                <w:sz w:val="18"/>
                <w:szCs w:val="21"/>
              </w:rPr>
              <w:t>表示完全限制</w:t>
            </w:r>
          </w:p>
        </w:tc>
        <w:tc>
          <w:tcPr>
            <w:tcW w:w="2460" w:type="dxa"/>
          </w:tcPr>
          <w:p>
            <w:pPr>
              <w:spacing w:after="15"/>
              <w:rPr>
                <w:szCs w:val="21"/>
              </w:rPr>
            </w:pPr>
            <w:r>
              <w:rPr>
                <w:rFonts w:hint="eastAsia"/>
                <w:szCs w:val="21"/>
              </w:rPr>
              <w:t>1.1</w:t>
            </w:r>
          </w:p>
        </w:tc>
      </w:tr>
    </w:tbl>
    <w:p>
      <w:pPr>
        <w:pStyle w:val="147"/>
        <w:spacing w:beforeLines="0" w:afterLines="0"/>
        <w:rPr>
          <w:b/>
        </w:rPr>
      </w:pPr>
      <w:r>
        <w:rPr>
          <w:b/>
        </w:rPr>
        <w:t>com.ctc.igd1.QoSApp</w:t>
      </w:r>
    </w:p>
    <w:p>
      <w:pPr>
        <w:spacing w:before="240" w:after="15"/>
        <w:ind w:left="420" w:leftChars="200"/>
        <w:rPr>
          <w:b/>
        </w:rPr>
      </w:pPr>
      <w:r>
        <w:rPr>
          <w:rFonts w:hint="eastAsia"/>
          <w:b/>
        </w:rPr>
        <w:t>属性</w:t>
      </w:r>
    </w:p>
    <w:tbl>
      <w:tblPr>
        <w:tblStyle w:val="66"/>
        <w:tblW w:w="98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992"/>
        <w:gridCol w:w="1134"/>
        <w:gridCol w:w="1276"/>
        <w:gridCol w:w="2460"/>
        <w:gridCol w:w="2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rPr>
            </w:pPr>
            <w:r>
              <w:rPr>
                <w:rFonts w:ascii="Calibri" w:hAnsi="Calibri"/>
                <w:sz w:val="18"/>
              </w:rPr>
              <w:t>属性名</w:t>
            </w:r>
          </w:p>
        </w:tc>
        <w:tc>
          <w:tcPr>
            <w:tcW w:w="992" w:type="dxa"/>
            <w:shd w:val="clear" w:color="auto" w:fill="D9D9D9"/>
          </w:tcPr>
          <w:p>
            <w:pPr>
              <w:spacing w:after="15"/>
              <w:jc w:val="center"/>
              <w:rPr>
                <w:rFonts w:ascii="Calibri" w:hAnsi="Calibri"/>
                <w:sz w:val="18"/>
              </w:rPr>
            </w:pPr>
            <w:r>
              <w:rPr>
                <w:rFonts w:ascii="Calibri" w:hAnsi="Calibri"/>
                <w:sz w:val="18"/>
              </w:rPr>
              <w:t>类型</w:t>
            </w:r>
          </w:p>
        </w:tc>
        <w:tc>
          <w:tcPr>
            <w:tcW w:w="1134" w:type="dxa"/>
            <w:shd w:val="clear" w:color="auto" w:fill="D9D9D9"/>
          </w:tcPr>
          <w:p>
            <w:pPr>
              <w:spacing w:after="15"/>
              <w:jc w:val="center"/>
              <w:rPr>
                <w:rFonts w:ascii="Calibri" w:hAnsi="Calibri"/>
                <w:sz w:val="18"/>
              </w:rPr>
            </w:pPr>
            <w:r>
              <w:rPr>
                <w:rFonts w:ascii="Calibri" w:hAnsi="Calibri"/>
                <w:sz w:val="18"/>
              </w:rPr>
              <w:t>权限</w:t>
            </w:r>
          </w:p>
        </w:tc>
        <w:tc>
          <w:tcPr>
            <w:tcW w:w="1276" w:type="dxa"/>
            <w:shd w:val="clear" w:color="auto" w:fill="D9D9D9"/>
          </w:tcPr>
          <w:p>
            <w:pPr>
              <w:spacing w:after="15"/>
              <w:jc w:val="center"/>
              <w:rPr>
                <w:rFonts w:ascii="Calibri" w:hAnsi="Calibri"/>
                <w:sz w:val="18"/>
              </w:rPr>
            </w:pPr>
            <w:r>
              <w:rPr>
                <w:rFonts w:ascii="Calibri" w:hAnsi="Calibri"/>
                <w:sz w:val="18"/>
              </w:rPr>
              <w:t>变更通知</w:t>
            </w:r>
          </w:p>
        </w:tc>
        <w:tc>
          <w:tcPr>
            <w:tcW w:w="2460" w:type="dxa"/>
            <w:shd w:val="clear" w:color="auto" w:fill="D9D9D9"/>
          </w:tcPr>
          <w:p>
            <w:pPr>
              <w:spacing w:after="15"/>
              <w:jc w:val="center"/>
              <w:rPr>
                <w:rFonts w:ascii="Calibri" w:hAnsi="Calibri"/>
                <w:sz w:val="18"/>
              </w:rPr>
            </w:pPr>
            <w:r>
              <w:rPr>
                <w:rFonts w:ascii="Calibri" w:hAnsi="Calibri"/>
                <w:sz w:val="18"/>
              </w:rPr>
              <w:t>备注</w:t>
            </w:r>
          </w:p>
        </w:tc>
        <w:tc>
          <w:tcPr>
            <w:tcW w:w="2460"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AppName</w:t>
            </w:r>
          </w:p>
        </w:tc>
        <w:tc>
          <w:tcPr>
            <w:tcW w:w="992" w:type="dxa"/>
          </w:tcPr>
          <w:p>
            <w:pPr>
              <w:spacing w:after="15"/>
              <w:rPr>
                <w:rFonts w:ascii="Calibri" w:hAnsi="Calibri"/>
                <w:sz w:val="18"/>
                <w:szCs w:val="21"/>
              </w:rPr>
            </w:pPr>
            <w:r>
              <w:rPr>
                <w:rFonts w:ascii="Calibri" w:hAnsi="Calibri"/>
                <w:sz w:val="18"/>
                <w:szCs w:val="21"/>
              </w:rPr>
              <w:t>STRING(16)</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有三个可选</w:t>
            </w:r>
            <w:r>
              <w:rPr>
                <w:rFonts w:ascii="Calibri" w:hAnsi="Calibri"/>
                <w:sz w:val="18"/>
                <w:szCs w:val="21"/>
              </w:rPr>
              <w:t>:</w:t>
            </w:r>
            <w:r>
              <w:rPr>
                <w:rFonts w:hint="eastAsia" w:ascii="Calibri" w:hAnsi="Calibri"/>
                <w:sz w:val="18"/>
                <w:szCs w:val="21"/>
              </w:rPr>
              <w:t>“”</w:t>
            </w:r>
            <w:r>
              <w:rPr>
                <w:rFonts w:ascii="Calibri" w:hAnsi="Calibri"/>
                <w:sz w:val="18"/>
                <w:szCs w:val="21"/>
              </w:rPr>
              <w:t xml:space="preserve"> ,</w:t>
            </w:r>
            <w:r>
              <w:rPr>
                <w:rFonts w:hint="eastAsia" w:ascii="Calibri" w:hAnsi="Calibri"/>
                <w:sz w:val="18"/>
                <w:szCs w:val="21"/>
              </w:rPr>
              <w:t>“</w:t>
            </w:r>
            <w:r>
              <w:rPr>
                <w:rFonts w:ascii="Calibri" w:hAnsi="Calibri"/>
                <w:sz w:val="18"/>
                <w:szCs w:val="21"/>
              </w:rPr>
              <w:t>VOIP</w:t>
            </w:r>
            <w:r>
              <w:rPr>
                <w:rFonts w:hint="eastAsia" w:ascii="Calibri" w:hAnsi="Calibri"/>
                <w:sz w:val="18"/>
                <w:szCs w:val="21"/>
              </w:rPr>
              <w:t>”</w:t>
            </w:r>
            <w:r>
              <w:rPr>
                <w:rFonts w:ascii="Calibri" w:hAnsi="Calibri"/>
                <w:sz w:val="18"/>
                <w:szCs w:val="21"/>
              </w:rPr>
              <w:t xml:space="preserve">, </w:t>
            </w:r>
            <w:r>
              <w:rPr>
                <w:rFonts w:hint="eastAsia" w:ascii="Calibri" w:hAnsi="Calibri"/>
                <w:sz w:val="18"/>
                <w:szCs w:val="21"/>
              </w:rPr>
              <w:t>“</w:t>
            </w:r>
            <w:r>
              <w:rPr>
                <w:rFonts w:ascii="Calibri" w:hAnsi="Calibri"/>
                <w:sz w:val="18"/>
                <w:szCs w:val="21"/>
              </w:rPr>
              <w:t>TR069</w:t>
            </w:r>
            <w:r>
              <w:rPr>
                <w:rFonts w:hint="eastAsia" w:ascii="Calibri" w:hAnsi="Calibri"/>
                <w:sz w:val="18"/>
                <w:szCs w:val="21"/>
              </w:rPr>
              <w:t>”缺省为：“”</w:t>
            </w:r>
          </w:p>
        </w:tc>
        <w:tc>
          <w:tcPr>
            <w:tcW w:w="2460"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ClassQueue</w:t>
            </w:r>
          </w:p>
        </w:tc>
        <w:tc>
          <w:tcPr>
            <w:tcW w:w="992" w:type="dxa"/>
          </w:tcPr>
          <w:p>
            <w:pPr>
              <w:spacing w:after="15"/>
              <w:rPr>
                <w:rFonts w:ascii="Calibri" w:hAnsi="Calibri"/>
                <w:sz w:val="18"/>
                <w:szCs w:val="21"/>
              </w:rPr>
            </w:pPr>
            <w:r>
              <w:rPr>
                <w:rFonts w:hint="eastAsia" w:ascii="Calibri" w:hAnsi="Calibri"/>
                <w:sz w:val="18"/>
                <w:szCs w:val="21"/>
              </w:rPr>
              <w:t>UINT32</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有</w:t>
            </w:r>
            <w:r>
              <w:rPr>
                <w:rFonts w:ascii="Calibri" w:hAnsi="Calibri"/>
                <w:sz w:val="18"/>
                <w:szCs w:val="21"/>
              </w:rPr>
              <w:t>8</w:t>
            </w:r>
            <w:r>
              <w:rPr>
                <w:rFonts w:hint="eastAsia" w:ascii="Calibri" w:hAnsi="Calibri"/>
                <w:sz w:val="18"/>
                <w:szCs w:val="21"/>
              </w:rPr>
              <w:t>个队列可选：</w:t>
            </w:r>
            <w:r>
              <w:rPr>
                <w:rFonts w:ascii="Calibri" w:hAnsi="Calibri"/>
                <w:sz w:val="18"/>
                <w:szCs w:val="21"/>
              </w:rPr>
              <w:t>1</w:t>
            </w:r>
            <w:r>
              <w:rPr>
                <w:rFonts w:hint="eastAsia" w:ascii="Calibri" w:hAnsi="Calibri"/>
                <w:sz w:val="18"/>
                <w:szCs w:val="21"/>
              </w:rPr>
              <w:t>，</w:t>
            </w:r>
            <w:r>
              <w:rPr>
                <w:rFonts w:ascii="Calibri" w:hAnsi="Calibri"/>
                <w:sz w:val="18"/>
                <w:szCs w:val="21"/>
              </w:rPr>
              <w:t>2</w:t>
            </w:r>
            <w:r>
              <w:rPr>
                <w:rFonts w:hint="eastAsia" w:ascii="Calibri" w:hAnsi="Calibri"/>
                <w:sz w:val="18"/>
                <w:szCs w:val="21"/>
              </w:rPr>
              <w:t>，</w:t>
            </w:r>
            <w:r>
              <w:rPr>
                <w:rFonts w:ascii="Calibri" w:hAnsi="Calibri"/>
                <w:sz w:val="18"/>
                <w:szCs w:val="21"/>
              </w:rPr>
              <w:t>3</w:t>
            </w:r>
            <w:r>
              <w:rPr>
                <w:rFonts w:hint="eastAsia" w:ascii="Calibri" w:hAnsi="Calibri"/>
                <w:sz w:val="18"/>
                <w:szCs w:val="21"/>
              </w:rPr>
              <w:t>，</w:t>
            </w:r>
            <w:r>
              <w:rPr>
                <w:rFonts w:ascii="Calibri" w:hAnsi="Calibri"/>
                <w:sz w:val="18"/>
                <w:szCs w:val="21"/>
              </w:rPr>
              <w:t>4</w:t>
            </w:r>
            <w:r>
              <w:rPr>
                <w:rFonts w:hint="eastAsia" w:ascii="Calibri" w:hAnsi="Calibri"/>
                <w:sz w:val="18"/>
                <w:szCs w:val="21"/>
              </w:rPr>
              <w:t>，</w:t>
            </w:r>
            <w:r>
              <w:rPr>
                <w:rFonts w:ascii="Calibri" w:hAnsi="Calibri"/>
                <w:sz w:val="18"/>
                <w:szCs w:val="21"/>
              </w:rPr>
              <w:t>5</w:t>
            </w:r>
            <w:r>
              <w:rPr>
                <w:rFonts w:hint="eastAsia" w:ascii="Calibri" w:hAnsi="Calibri"/>
                <w:sz w:val="18"/>
                <w:szCs w:val="21"/>
              </w:rPr>
              <w:t>，</w:t>
            </w:r>
            <w:r>
              <w:rPr>
                <w:rFonts w:ascii="Calibri" w:hAnsi="Calibri"/>
                <w:sz w:val="18"/>
                <w:szCs w:val="21"/>
              </w:rPr>
              <w:t>6</w:t>
            </w:r>
            <w:r>
              <w:rPr>
                <w:rFonts w:hint="eastAsia" w:ascii="Calibri" w:hAnsi="Calibri"/>
                <w:sz w:val="18"/>
                <w:szCs w:val="21"/>
              </w:rPr>
              <w:t>，</w:t>
            </w:r>
            <w:r>
              <w:rPr>
                <w:rFonts w:ascii="Calibri" w:hAnsi="Calibri"/>
                <w:sz w:val="18"/>
                <w:szCs w:val="21"/>
              </w:rPr>
              <w:t>7</w:t>
            </w:r>
            <w:r>
              <w:rPr>
                <w:rFonts w:hint="eastAsia" w:ascii="Calibri" w:hAnsi="Calibri"/>
                <w:sz w:val="18"/>
                <w:szCs w:val="21"/>
              </w:rPr>
              <w:t>，</w:t>
            </w:r>
            <w:r>
              <w:rPr>
                <w:rFonts w:ascii="Calibri" w:hAnsi="Calibri"/>
                <w:sz w:val="18"/>
                <w:szCs w:val="21"/>
              </w:rPr>
              <w:t>8</w:t>
            </w:r>
            <w:r>
              <w:rPr>
                <w:rFonts w:hint="eastAsia" w:ascii="Calibri" w:hAnsi="Calibri"/>
                <w:sz w:val="18"/>
                <w:szCs w:val="21"/>
              </w:rPr>
              <w:t>，缺省值：</w:t>
            </w:r>
            <w:r>
              <w:rPr>
                <w:rFonts w:ascii="Calibri" w:hAnsi="Calibri"/>
                <w:sz w:val="18"/>
                <w:szCs w:val="21"/>
              </w:rPr>
              <w:t>1</w:t>
            </w:r>
          </w:p>
        </w:tc>
        <w:tc>
          <w:tcPr>
            <w:tcW w:w="2460"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bl>
    <w:p>
      <w:pPr>
        <w:spacing w:after="15"/>
      </w:pPr>
    </w:p>
    <w:p>
      <w:pPr>
        <w:spacing w:after="15"/>
      </w:pPr>
    </w:p>
    <w:p>
      <w:pPr>
        <w:pStyle w:val="147"/>
        <w:spacing w:beforeLines="0" w:afterLines="0"/>
        <w:rPr>
          <w:b/>
        </w:rPr>
      </w:pPr>
      <w:r>
        <w:rPr>
          <w:b/>
        </w:rPr>
        <w:t>com.ctc.igd1.DNSSpeedLimit</w:t>
      </w:r>
    </w:p>
    <w:p>
      <w:pPr>
        <w:spacing w:before="240" w:after="15"/>
        <w:ind w:left="420" w:leftChars="200"/>
        <w:rPr>
          <w:b/>
        </w:rPr>
      </w:pPr>
      <w:r>
        <w:rPr>
          <w:rFonts w:hint="eastAsia"/>
          <w:b/>
        </w:rPr>
        <w:t>属性</w:t>
      </w:r>
    </w:p>
    <w:tbl>
      <w:tblPr>
        <w:tblStyle w:val="66"/>
        <w:tblW w:w="98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417"/>
        <w:gridCol w:w="1134"/>
        <w:gridCol w:w="1134"/>
        <w:gridCol w:w="3261"/>
        <w:gridCol w:w="1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rPr>
            </w:pPr>
            <w:r>
              <w:rPr>
                <w:rFonts w:ascii="Calibri" w:hAnsi="Calibri"/>
                <w:sz w:val="18"/>
              </w:rPr>
              <w:t>属性名</w:t>
            </w:r>
          </w:p>
        </w:tc>
        <w:tc>
          <w:tcPr>
            <w:tcW w:w="1417" w:type="dxa"/>
            <w:shd w:val="clear" w:color="auto" w:fill="D9D9D9"/>
          </w:tcPr>
          <w:p>
            <w:pPr>
              <w:spacing w:after="15"/>
              <w:jc w:val="center"/>
              <w:rPr>
                <w:rFonts w:ascii="Calibri" w:hAnsi="Calibri"/>
                <w:sz w:val="18"/>
              </w:rPr>
            </w:pPr>
            <w:r>
              <w:rPr>
                <w:rFonts w:ascii="Calibri" w:hAnsi="Calibri"/>
                <w:sz w:val="18"/>
              </w:rPr>
              <w:t>类型</w:t>
            </w:r>
          </w:p>
        </w:tc>
        <w:tc>
          <w:tcPr>
            <w:tcW w:w="1134" w:type="dxa"/>
            <w:shd w:val="clear" w:color="auto" w:fill="D9D9D9"/>
          </w:tcPr>
          <w:p>
            <w:pPr>
              <w:spacing w:after="15"/>
              <w:jc w:val="center"/>
              <w:rPr>
                <w:rFonts w:ascii="Calibri" w:hAnsi="Calibri"/>
                <w:sz w:val="18"/>
              </w:rPr>
            </w:pPr>
            <w:r>
              <w:rPr>
                <w:rFonts w:ascii="Calibri" w:hAnsi="Calibri"/>
                <w:sz w:val="18"/>
              </w:rPr>
              <w:t>权限</w:t>
            </w:r>
          </w:p>
        </w:tc>
        <w:tc>
          <w:tcPr>
            <w:tcW w:w="1134" w:type="dxa"/>
            <w:shd w:val="clear" w:color="auto" w:fill="D9D9D9"/>
          </w:tcPr>
          <w:p>
            <w:pPr>
              <w:spacing w:after="15"/>
              <w:jc w:val="center"/>
              <w:rPr>
                <w:rFonts w:ascii="Calibri" w:hAnsi="Calibri"/>
                <w:sz w:val="18"/>
              </w:rPr>
            </w:pPr>
            <w:r>
              <w:rPr>
                <w:rFonts w:ascii="Calibri" w:hAnsi="Calibri"/>
                <w:sz w:val="18"/>
              </w:rPr>
              <w:t>变更通知</w:t>
            </w:r>
          </w:p>
        </w:tc>
        <w:tc>
          <w:tcPr>
            <w:tcW w:w="3261" w:type="dxa"/>
            <w:shd w:val="clear" w:color="auto" w:fill="D9D9D9"/>
          </w:tcPr>
          <w:p>
            <w:pPr>
              <w:spacing w:after="15"/>
              <w:jc w:val="center"/>
              <w:rPr>
                <w:rFonts w:ascii="Calibri" w:hAnsi="Calibri"/>
                <w:sz w:val="18"/>
              </w:rPr>
            </w:pPr>
            <w:r>
              <w:rPr>
                <w:rFonts w:ascii="Calibri" w:hAnsi="Calibri"/>
                <w:sz w:val="18"/>
              </w:rPr>
              <w:t>备注</w:t>
            </w:r>
          </w:p>
        </w:tc>
        <w:tc>
          <w:tcPr>
            <w:tcW w:w="1376"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Domain</w:t>
            </w:r>
          </w:p>
        </w:tc>
        <w:tc>
          <w:tcPr>
            <w:tcW w:w="1417" w:type="dxa"/>
          </w:tcPr>
          <w:p>
            <w:pPr>
              <w:spacing w:after="15"/>
              <w:rPr>
                <w:rFonts w:ascii="Calibri" w:hAnsi="Calibri"/>
                <w:sz w:val="18"/>
                <w:szCs w:val="21"/>
              </w:rPr>
            </w:pPr>
            <w:r>
              <w:rPr>
                <w:rFonts w:ascii="Calibri" w:hAnsi="Calibri"/>
                <w:sz w:val="18"/>
                <w:szCs w:val="21"/>
              </w:rPr>
              <w:t>STRING(1023)</w:t>
            </w:r>
          </w:p>
        </w:tc>
        <w:tc>
          <w:tcPr>
            <w:tcW w:w="1134" w:type="dxa"/>
          </w:tcPr>
          <w:p>
            <w:pPr>
              <w:spacing w:after="15"/>
              <w:rPr>
                <w:rFonts w:ascii="Calibri" w:hAnsi="Calibri"/>
                <w:sz w:val="18"/>
                <w:szCs w:val="21"/>
              </w:rPr>
            </w:pPr>
            <w:r>
              <w:rPr>
                <w:rFonts w:ascii="Calibri" w:hAnsi="Calibri"/>
                <w:sz w:val="18"/>
                <w:szCs w:val="21"/>
              </w:rPr>
              <w:t>readwrite</w:t>
            </w:r>
          </w:p>
        </w:tc>
        <w:tc>
          <w:tcPr>
            <w:tcW w:w="1134" w:type="dxa"/>
          </w:tcPr>
          <w:p>
            <w:pPr>
              <w:spacing w:after="15"/>
              <w:rPr>
                <w:rFonts w:ascii="Calibri" w:hAnsi="Calibri"/>
                <w:sz w:val="18"/>
                <w:szCs w:val="21"/>
              </w:rPr>
            </w:pPr>
            <w:r>
              <w:rPr>
                <w:rFonts w:ascii="Calibri" w:hAnsi="Calibri"/>
                <w:sz w:val="18"/>
                <w:szCs w:val="21"/>
              </w:rPr>
              <w:t>无</w:t>
            </w:r>
          </w:p>
        </w:tc>
        <w:tc>
          <w:tcPr>
            <w:tcW w:w="3261" w:type="dxa"/>
          </w:tcPr>
          <w:p>
            <w:pPr>
              <w:spacing w:after="15"/>
              <w:rPr>
                <w:rFonts w:ascii="Calibri" w:hAnsi="Calibri"/>
                <w:sz w:val="18"/>
                <w:szCs w:val="21"/>
              </w:rPr>
            </w:pPr>
            <w:r>
              <w:rPr>
                <w:rFonts w:hint="eastAsia" w:ascii="Calibri" w:hAnsi="Calibri"/>
                <w:sz w:val="18"/>
                <w:szCs w:val="21"/>
              </w:rPr>
              <w:t>按照“</w:t>
            </w:r>
            <w:r>
              <w:rPr>
                <w:rFonts w:ascii="Calibri" w:hAnsi="Calibri"/>
                <w:sz w:val="18"/>
                <w:szCs w:val="21"/>
              </w:rPr>
              <w:t>m1/n1,m2/n2</w:t>
            </w:r>
            <w:r>
              <w:rPr>
                <w:rFonts w:hint="eastAsia" w:ascii="Calibri" w:hAnsi="Calibri"/>
                <w:sz w:val="18"/>
                <w:szCs w:val="21"/>
              </w:rPr>
              <w:t>”格式设置，其中</w:t>
            </w:r>
            <w:r>
              <w:rPr>
                <w:rFonts w:ascii="Calibri" w:hAnsi="Calibri"/>
                <w:sz w:val="18"/>
                <w:szCs w:val="21"/>
              </w:rPr>
              <w:t>:</w:t>
            </w:r>
          </w:p>
          <w:p>
            <w:pPr>
              <w:spacing w:after="15"/>
              <w:ind w:left="720"/>
              <w:rPr>
                <w:rFonts w:ascii="Calibri" w:hAnsi="Calibri"/>
                <w:sz w:val="18"/>
                <w:szCs w:val="21"/>
              </w:rPr>
            </w:pPr>
            <w:r>
              <w:rPr>
                <w:rFonts w:hint="eastAsia" w:ascii="Calibri" w:hAnsi="Calibri"/>
                <w:sz w:val="18"/>
                <w:szCs w:val="21"/>
              </w:rPr>
              <w:t>“</w:t>
            </w:r>
            <w:r>
              <w:rPr>
                <w:rFonts w:ascii="Calibri" w:hAnsi="Calibri"/>
                <w:sz w:val="18"/>
                <w:szCs w:val="21"/>
              </w:rPr>
              <w:t>m</w:t>
            </w:r>
            <w:r>
              <w:rPr>
                <w:rFonts w:hint="eastAsia" w:ascii="Calibri" w:hAnsi="Calibri"/>
                <w:sz w:val="18"/>
                <w:szCs w:val="21"/>
              </w:rPr>
              <w:t>”为限速的一级域名域，如“</w:t>
            </w:r>
            <w:r>
              <w:rPr>
                <w:rFonts w:ascii="Calibri" w:hAnsi="Calibri"/>
                <w:sz w:val="18"/>
                <w:szCs w:val="21"/>
              </w:rPr>
              <w:t>sttri.com</w:t>
            </w:r>
            <w:r>
              <w:rPr>
                <w:rFonts w:hint="eastAsia" w:ascii="Calibri" w:hAnsi="Calibri"/>
                <w:sz w:val="18"/>
                <w:szCs w:val="21"/>
              </w:rPr>
              <w:t>”。值为“</w:t>
            </w:r>
            <w:r>
              <w:rPr>
                <w:rFonts w:ascii="Calibri" w:hAnsi="Calibri"/>
                <w:sz w:val="18"/>
                <w:szCs w:val="21"/>
              </w:rPr>
              <w:t>ALL</w:t>
            </w:r>
            <w:r>
              <w:rPr>
                <w:rFonts w:hint="eastAsia" w:ascii="Calibri" w:hAnsi="Calibri"/>
                <w:sz w:val="18"/>
                <w:szCs w:val="21"/>
              </w:rPr>
              <w:t>”表示对所有</w:t>
            </w:r>
            <w:r>
              <w:rPr>
                <w:rFonts w:ascii="Calibri" w:hAnsi="Calibri"/>
                <w:sz w:val="18"/>
                <w:szCs w:val="21"/>
              </w:rPr>
              <w:t>DNS</w:t>
            </w:r>
            <w:r>
              <w:rPr>
                <w:rFonts w:hint="eastAsia" w:ascii="Calibri" w:hAnsi="Calibri"/>
                <w:sz w:val="18"/>
                <w:szCs w:val="21"/>
              </w:rPr>
              <w:t>域进行限速，值为“</w:t>
            </w:r>
            <w:r>
              <w:rPr>
                <w:rFonts w:ascii="Calibri" w:hAnsi="Calibri"/>
                <w:sz w:val="18"/>
                <w:szCs w:val="21"/>
              </w:rPr>
              <w:t>NULL</w:t>
            </w:r>
            <w:r>
              <w:rPr>
                <w:rFonts w:hint="eastAsia" w:ascii="Calibri" w:hAnsi="Calibri"/>
                <w:sz w:val="18"/>
                <w:szCs w:val="21"/>
              </w:rPr>
              <w:t>”则表示不对任何</w:t>
            </w:r>
            <w:r>
              <w:rPr>
                <w:rFonts w:ascii="Calibri" w:hAnsi="Calibri"/>
                <w:sz w:val="18"/>
                <w:szCs w:val="21"/>
              </w:rPr>
              <w:t>DNS</w:t>
            </w:r>
            <w:r>
              <w:rPr>
                <w:rFonts w:hint="eastAsia" w:ascii="Calibri" w:hAnsi="Calibri"/>
                <w:sz w:val="18"/>
                <w:szCs w:val="21"/>
              </w:rPr>
              <w:t>域进行限速。缺省值为“</w:t>
            </w:r>
            <w:r>
              <w:rPr>
                <w:rFonts w:ascii="Calibri" w:hAnsi="Calibri"/>
                <w:sz w:val="18"/>
                <w:szCs w:val="21"/>
              </w:rPr>
              <w:t>NULL</w:t>
            </w:r>
            <w:r>
              <w:rPr>
                <w:rFonts w:hint="eastAsia" w:ascii="Calibri" w:hAnsi="Calibri"/>
                <w:sz w:val="18"/>
                <w:szCs w:val="21"/>
              </w:rPr>
              <w:t>”</w:t>
            </w:r>
          </w:p>
          <w:p>
            <w:pPr>
              <w:spacing w:after="15"/>
              <w:rPr>
                <w:rFonts w:ascii="Calibri" w:hAnsi="Calibri"/>
                <w:sz w:val="18"/>
                <w:szCs w:val="21"/>
              </w:rPr>
            </w:pPr>
            <w:r>
              <w:rPr>
                <w:rFonts w:ascii="Calibri" w:hAnsi="Calibri"/>
                <w:sz w:val="18"/>
                <w:szCs w:val="21"/>
              </w:rPr>
              <w:t></w:t>
            </w:r>
            <w:r>
              <w:rPr>
                <w:rFonts w:hint="eastAsia" w:ascii="Calibri" w:hAnsi="Calibri"/>
                <w:sz w:val="18"/>
                <w:szCs w:val="21"/>
              </w:rPr>
              <w:t>“</w:t>
            </w:r>
            <w:r>
              <w:rPr>
                <w:rFonts w:ascii="Calibri" w:hAnsi="Calibri"/>
                <w:sz w:val="18"/>
                <w:szCs w:val="21"/>
              </w:rPr>
              <w:t>n</w:t>
            </w:r>
            <w:r>
              <w:rPr>
                <w:rFonts w:hint="eastAsia" w:ascii="Calibri" w:hAnsi="Calibri"/>
                <w:sz w:val="18"/>
                <w:szCs w:val="21"/>
              </w:rPr>
              <w:t>”为相对于所设域名域家庭网关每分钟许可正常处理的</w:t>
            </w:r>
            <w:r>
              <w:rPr>
                <w:rFonts w:ascii="Calibri" w:hAnsi="Calibri"/>
                <w:sz w:val="18"/>
                <w:szCs w:val="21"/>
              </w:rPr>
              <w:t>DNS</w:t>
            </w:r>
            <w:r>
              <w:rPr>
                <w:rFonts w:hint="eastAsia" w:ascii="Calibri" w:hAnsi="Calibri"/>
                <w:sz w:val="18"/>
                <w:szCs w:val="21"/>
              </w:rPr>
              <w:t>请求数量阈值，缺省值为</w:t>
            </w:r>
            <w:r>
              <w:rPr>
                <w:rFonts w:ascii="Calibri" w:hAnsi="Calibri"/>
                <w:sz w:val="18"/>
                <w:szCs w:val="21"/>
              </w:rPr>
              <w:t>1200</w:t>
            </w:r>
          </w:p>
        </w:tc>
        <w:tc>
          <w:tcPr>
            <w:tcW w:w="1376"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宋体" w:hAnsi="宋体" w:cs="宋体"/>
                <w:color w:val="000000" w:themeColor="text1"/>
                <w:kern w:val="0"/>
                <w:szCs w:val="21"/>
                <w14:textFill>
                  <w14:solidFill>
                    <w14:schemeClr w14:val="tx1"/>
                  </w14:solidFill>
                </w14:textFill>
              </w:rPr>
              <w:t>LimitAction</w:t>
            </w:r>
          </w:p>
        </w:tc>
        <w:tc>
          <w:tcPr>
            <w:tcW w:w="1417" w:type="dxa"/>
          </w:tcPr>
          <w:p>
            <w:pPr>
              <w:spacing w:after="15"/>
              <w:rPr>
                <w:rFonts w:ascii="Calibri" w:hAnsi="Calibri"/>
                <w:sz w:val="18"/>
                <w:szCs w:val="21"/>
              </w:rPr>
            </w:pPr>
            <w:r>
              <w:rPr>
                <w:rFonts w:ascii="Calibri" w:hAnsi="Calibri"/>
                <w:sz w:val="18"/>
                <w:szCs w:val="21"/>
              </w:rPr>
              <w:t>STRING(32)</w:t>
            </w:r>
          </w:p>
        </w:tc>
        <w:tc>
          <w:tcPr>
            <w:tcW w:w="1134" w:type="dxa"/>
          </w:tcPr>
          <w:p>
            <w:pPr>
              <w:spacing w:after="15"/>
              <w:rPr>
                <w:rFonts w:ascii="Calibri" w:hAnsi="Calibri"/>
                <w:sz w:val="18"/>
                <w:szCs w:val="21"/>
              </w:rPr>
            </w:pPr>
            <w:r>
              <w:rPr>
                <w:rFonts w:ascii="Calibri" w:hAnsi="Calibri"/>
                <w:sz w:val="18"/>
                <w:szCs w:val="21"/>
              </w:rPr>
              <w:t>readwrite</w:t>
            </w:r>
          </w:p>
        </w:tc>
        <w:tc>
          <w:tcPr>
            <w:tcW w:w="1134" w:type="dxa"/>
          </w:tcPr>
          <w:p>
            <w:pPr>
              <w:spacing w:after="15"/>
              <w:rPr>
                <w:rFonts w:ascii="Calibri" w:hAnsi="Calibri"/>
                <w:sz w:val="18"/>
                <w:szCs w:val="21"/>
              </w:rPr>
            </w:pPr>
            <w:r>
              <w:rPr>
                <w:rFonts w:ascii="Calibri" w:hAnsi="Calibri"/>
                <w:sz w:val="18"/>
                <w:szCs w:val="21"/>
              </w:rPr>
              <w:t>无</w:t>
            </w:r>
          </w:p>
        </w:tc>
        <w:tc>
          <w:tcPr>
            <w:tcW w:w="3261" w:type="dxa"/>
          </w:tcPr>
          <w:p>
            <w:pPr>
              <w:spacing w:after="15"/>
              <w:rPr>
                <w:rFonts w:ascii="Calibri" w:hAnsi="Calibri"/>
                <w:sz w:val="18"/>
                <w:szCs w:val="21"/>
              </w:rPr>
            </w:pPr>
            <w:r>
              <w:rPr>
                <w:rFonts w:hint="eastAsia" w:ascii="Calibri" w:hAnsi="Calibri"/>
                <w:sz w:val="18"/>
                <w:szCs w:val="21"/>
              </w:rPr>
              <w:t>越限控制策略，可选值及相应要求如下：</w:t>
            </w:r>
          </w:p>
          <w:p>
            <w:pPr>
              <w:pStyle w:val="345"/>
              <w:widowControl/>
              <w:numPr>
                <w:ilvl w:val="0"/>
                <w:numId w:val="140"/>
              </w:numPr>
              <w:spacing w:after="12"/>
              <w:ind w:left="720" w:firstLineChars="0"/>
              <w:jc w:val="left"/>
              <w:rPr>
                <w:sz w:val="18"/>
                <w:szCs w:val="21"/>
              </w:rPr>
            </w:pPr>
            <w:r>
              <w:rPr>
                <w:rFonts w:hint="eastAsia"/>
                <w:sz w:val="18"/>
                <w:szCs w:val="21"/>
              </w:rPr>
              <w:t>“</w:t>
            </w:r>
            <w:r>
              <w:rPr>
                <w:sz w:val="18"/>
                <w:szCs w:val="21"/>
              </w:rPr>
              <w:t>Alert”</w:t>
            </w:r>
          </w:p>
          <w:p>
            <w:pPr>
              <w:pStyle w:val="345"/>
              <w:numPr>
                <w:ilvl w:val="0"/>
                <w:numId w:val="140"/>
              </w:numPr>
              <w:spacing w:after="12"/>
              <w:ind w:firstLineChars="0"/>
              <w:rPr>
                <w:sz w:val="18"/>
                <w:szCs w:val="21"/>
              </w:rPr>
            </w:pPr>
            <w:r>
              <w:rPr>
                <w:rFonts w:hint="eastAsia"/>
                <w:sz w:val="18"/>
                <w:szCs w:val="21"/>
              </w:rPr>
              <w:t>“</w:t>
            </w:r>
            <w:r>
              <w:rPr>
                <w:sz w:val="18"/>
                <w:szCs w:val="21"/>
              </w:rPr>
              <w:t>Drop”：超出阈值的DNS请求被直接丢弃（无需向ITMS告警）</w:t>
            </w:r>
          </w:p>
        </w:tc>
        <w:tc>
          <w:tcPr>
            <w:tcW w:w="1376"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HgwInfo</w:t>
            </w:r>
          </w:p>
        </w:tc>
        <w:tc>
          <w:tcPr>
            <w:tcW w:w="1417" w:type="dxa"/>
          </w:tcPr>
          <w:p>
            <w:pPr>
              <w:spacing w:after="15"/>
              <w:rPr>
                <w:rFonts w:ascii="Calibri" w:hAnsi="Calibri"/>
                <w:sz w:val="18"/>
                <w:szCs w:val="21"/>
              </w:rPr>
            </w:pPr>
            <w:r>
              <w:rPr>
                <w:rFonts w:hint="eastAsia" w:ascii="Calibri" w:hAnsi="Calibri"/>
                <w:sz w:val="18"/>
                <w:szCs w:val="21"/>
              </w:rPr>
              <w:t>STRING(63)</w:t>
            </w:r>
          </w:p>
        </w:tc>
        <w:tc>
          <w:tcPr>
            <w:tcW w:w="1134" w:type="dxa"/>
          </w:tcPr>
          <w:p>
            <w:pPr>
              <w:spacing w:after="15"/>
              <w:rPr>
                <w:rFonts w:ascii="Calibri" w:hAnsi="Calibri"/>
                <w:sz w:val="18"/>
                <w:szCs w:val="21"/>
              </w:rPr>
            </w:pPr>
            <w:r>
              <w:rPr>
                <w:rFonts w:hint="eastAsia" w:ascii="Calibri" w:hAnsi="Calibri"/>
                <w:sz w:val="18"/>
                <w:szCs w:val="21"/>
              </w:rPr>
              <w:t>read</w:t>
            </w:r>
          </w:p>
        </w:tc>
        <w:tc>
          <w:tcPr>
            <w:tcW w:w="1134" w:type="dxa"/>
          </w:tcPr>
          <w:p>
            <w:pPr>
              <w:spacing w:after="15"/>
              <w:rPr>
                <w:rFonts w:ascii="Calibri" w:hAnsi="Calibri"/>
                <w:sz w:val="18"/>
                <w:szCs w:val="21"/>
              </w:rPr>
            </w:pPr>
            <w:r>
              <w:rPr>
                <w:rFonts w:hint="eastAsia" w:ascii="Calibri" w:hAnsi="Calibri"/>
                <w:sz w:val="18"/>
                <w:szCs w:val="21"/>
              </w:rPr>
              <w:t>无</w:t>
            </w:r>
          </w:p>
        </w:tc>
        <w:tc>
          <w:tcPr>
            <w:tcW w:w="3261" w:type="dxa"/>
          </w:tcPr>
          <w:p>
            <w:pPr>
              <w:widowControl/>
              <w:spacing w:after="15"/>
              <w:ind w:hanging="1"/>
              <w:jc w:val="left"/>
              <w:rPr>
                <w:rFonts w:ascii="Calibri" w:hAnsi="Calibri"/>
                <w:sz w:val="18"/>
                <w:szCs w:val="21"/>
              </w:rPr>
            </w:pPr>
            <w:r>
              <w:rPr>
                <w:rFonts w:hint="eastAsia" w:ascii="Calibri" w:hAnsi="Calibri"/>
                <w:sz w:val="18"/>
                <w:szCs w:val="21"/>
              </w:rPr>
              <w:t>网关WAN侧IP地址及MAC地址，以“|”分隔；</w:t>
            </w:r>
          </w:p>
        </w:tc>
        <w:tc>
          <w:tcPr>
            <w:tcW w:w="1376" w:type="dxa"/>
          </w:tcPr>
          <w:p>
            <w:pPr>
              <w:spacing w:after="15"/>
              <w:rPr>
                <w:rFonts w:ascii="Calibri" w:hAnsi="Calibri"/>
                <w:sz w:val="18"/>
                <w:szCs w:val="21"/>
              </w:rPr>
            </w:pPr>
            <w:r>
              <w:rPr>
                <w:rFonts w:hint="eastAsia" w:ascii="Calibri" w:hAnsi="Calibri"/>
                <w:sz w:val="18"/>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DeviceInfo</w:t>
            </w:r>
          </w:p>
        </w:tc>
        <w:tc>
          <w:tcPr>
            <w:tcW w:w="1417" w:type="dxa"/>
          </w:tcPr>
          <w:p>
            <w:pPr>
              <w:spacing w:after="15"/>
              <w:rPr>
                <w:rFonts w:ascii="Calibri" w:hAnsi="Calibri"/>
                <w:sz w:val="18"/>
                <w:szCs w:val="21"/>
              </w:rPr>
            </w:pPr>
            <w:r>
              <w:rPr>
                <w:rFonts w:hint="eastAsia" w:ascii="Calibri" w:hAnsi="Calibri"/>
                <w:sz w:val="18"/>
                <w:szCs w:val="21"/>
              </w:rPr>
              <w:t>STRING(1023)</w:t>
            </w:r>
          </w:p>
        </w:tc>
        <w:tc>
          <w:tcPr>
            <w:tcW w:w="1134" w:type="dxa"/>
          </w:tcPr>
          <w:p>
            <w:pPr>
              <w:spacing w:after="15"/>
              <w:rPr>
                <w:rFonts w:ascii="Calibri" w:hAnsi="Calibri"/>
                <w:sz w:val="18"/>
                <w:szCs w:val="21"/>
              </w:rPr>
            </w:pPr>
            <w:r>
              <w:rPr>
                <w:rFonts w:hint="eastAsia" w:ascii="Calibri" w:hAnsi="Calibri"/>
                <w:sz w:val="18"/>
                <w:szCs w:val="21"/>
              </w:rPr>
              <w:t>read</w:t>
            </w:r>
          </w:p>
        </w:tc>
        <w:tc>
          <w:tcPr>
            <w:tcW w:w="1134" w:type="dxa"/>
          </w:tcPr>
          <w:p>
            <w:pPr>
              <w:spacing w:after="15"/>
              <w:rPr>
                <w:rFonts w:ascii="Calibri" w:hAnsi="Calibri"/>
                <w:sz w:val="18"/>
                <w:szCs w:val="21"/>
              </w:rPr>
            </w:pPr>
            <w:r>
              <w:rPr>
                <w:rFonts w:hint="eastAsia" w:ascii="Calibri" w:hAnsi="Calibri"/>
                <w:sz w:val="18"/>
                <w:szCs w:val="21"/>
              </w:rPr>
              <w:t>有</w:t>
            </w:r>
          </w:p>
        </w:tc>
        <w:tc>
          <w:tcPr>
            <w:tcW w:w="3261" w:type="dxa"/>
          </w:tcPr>
          <w:p>
            <w:pPr>
              <w:widowControl/>
              <w:spacing w:after="15"/>
              <w:ind w:hanging="1"/>
              <w:jc w:val="left"/>
              <w:rPr>
                <w:rFonts w:ascii="Calibri" w:hAnsi="Calibri"/>
                <w:sz w:val="18"/>
                <w:szCs w:val="21"/>
              </w:rPr>
            </w:pPr>
            <w:r>
              <w:rPr>
                <w:rFonts w:hint="eastAsia" w:ascii="Calibri" w:hAnsi="Calibri"/>
                <w:sz w:val="18"/>
                <w:szCs w:val="21"/>
              </w:rPr>
              <w:t>当有域名域的DNS请求超过阈值时，记录请求相关越限域名域的源设备的IP地址及MAC，格式为“m1/IP1/MAC1,m1/IP2/MAC2,m2/IP3/MAC3”，其中“IP1/MAC1”为域名域“m1”对应的第一台源设备的IP地址及MAC，“IP2/MAC2”为域名域“m1”对应的第二台源设备的IP地址及MAC，以此类推</w:t>
            </w:r>
          </w:p>
        </w:tc>
        <w:tc>
          <w:tcPr>
            <w:tcW w:w="1376" w:type="dxa"/>
          </w:tcPr>
          <w:p>
            <w:pPr>
              <w:spacing w:after="15"/>
              <w:rPr>
                <w:rFonts w:ascii="Calibri" w:hAnsi="Calibri"/>
                <w:sz w:val="18"/>
                <w:szCs w:val="21"/>
              </w:rPr>
            </w:pPr>
            <w:r>
              <w:rPr>
                <w:rFonts w:hint="eastAsia" w:ascii="Calibri" w:hAnsi="Calibri"/>
                <w:sz w:val="18"/>
                <w:szCs w:val="21"/>
              </w:rPr>
              <w:t>1.1</w:t>
            </w:r>
          </w:p>
        </w:tc>
      </w:tr>
    </w:tbl>
    <w:p>
      <w:pPr>
        <w:widowControl/>
        <w:spacing w:after="15"/>
        <w:jc w:val="left"/>
        <w:rPr>
          <w:rFonts w:ascii="宋体" w:hAnsi="宋体" w:cs="宋体"/>
          <w:color w:val="000000" w:themeColor="text1"/>
          <w:kern w:val="0"/>
          <w:szCs w:val="21"/>
          <w14:textFill>
            <w14:solidFill>
              <w14:schemeClr w14:val="tx1"/>
            </w14:solidFill>
          </w14:textFill>
        </w:rPr>
      </w:pPr>
      <w:r>
        <w:t>说明：</w:t>
      </w:r>
      <w:r>
        <w:rPr>
          <w:rFonts w:hint="eastAsia" w:ascii="宋体" w:hAnsi="宋体" w:cs="宋体"/>
          <w:color w:val="000000" w:themeColor="text1"/>
          <w:kern w:val="0"/>
          <w:szCs w:val="21"/>
          <w14:textFill>
            <w14:solidFill>
              <w14:schemeClr w14:val="tx1"/>
            </w14:solidFill>
          </w14:textFill>
        </w:rPr>
        <w:t>DNS限速配置最大支持16条记录</w:t>
      </w:r>
    </w:p>
    <w:p>
      <w:pPr>
        <w:spacing w:after="15"/>
        <w:rPr>
          <w:rFonts w:ascii="宋体" w:hAnsi="宋体" w:cs="宋体"/>
          <w:color w:val="000000" w:themeColor="text1"/>
          <w:kern w:val="0"/>
          <w:szCs w:val="21"/>
          <w14:textFill>
            <w14:solidFill>
              <w14:schemeClr w14:val="tx1"/>
            </w14:solidFill>
          </w14:textFill>
        </w:rPr>
      </w:pPr>
    </w:p>
    <w:p>
      <w:pPr>
        <w:pStyle w:val="147"/>
        <w:spacing w:beforeLines="0" w:afterLines="0"/>
        <w:rPr>
          <w:b/>
        </w:rPr>
      </w:pPr>
      <w:r>
        <w:rPr>
          <w:b/>
        </w:rPr>
        <w:t>com.ctc.igd1.IPTV</w:t>
      </w:r>
    </w:p>
    <w:p>
      <w:pPr>
        <w:spacing w:before="240" w:after="15"/>
        <w:ind w:left="420" w:leftChars="200"/>
        <w:rPr>
          <w:b/>
        </w:rPr>
      </w:pPr>
      <w:r>
        <w:rPr>
          <w:rFonts w:hint="eastAsia"/>
          <w:b/>
        </w:rPr>
        <w:t>属性</w:t>
      </w:r>
    </w:p>
    <w:tbl>
      <w:tblPr>
        <w:tblStyle w:val="66"/>
        <w:tblW w:w="98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992"/>
        <w:gridCol w:w="1134"/>
        <w:gridCol w:w="1276"/>
        <w:gridCol w:w="2460"/>
        <w:gridCol w:w="2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rPr>
            </w:pPr>
            <w:r>
              <w:rPr>
                <w:rFonts w:ascii="Calibri" w:hAnsi="Calibri"/>
                <w:sz w:val="18"/>
              </w:rPr>
              <w:t>属性名</w:t>
            </w:r>
          </w:p>
        </w:tc>
        <w:tc>
          <w:tcPr>
            <w:tcW w:w="992" w:type="dxa"/>
            <w:shd w:val="clear" w:color="auto" w:fill="D9D9D9"/>
          </w:tcPr>
          <w:p>
            <w:pPr>
              <w:spacing w:after="15"/>
              <w:jc w:val="center"/>
              <w:rPr>
                <w:rFonts w:ascii="Calibri" w:hAnsi="Calibri"/>
                <w:sz w:val="18"/>
              </w:rPr>
            </w:pPr>
            <w:r>
              <w:rPr>
                <w:rFonts w:ascii="Calibri" w:hAnsi="Calibri"/>
                <w:sz w:val="18"/>
              </w:rPr>
              <w:t>类型</w:t>
            </w:r>
          </w:p>
        </w:tc>
        <w:tc>
          <w:tcPr>
            <w:tcW w:w="1134" w:type="dxa"/>
            <w:shd w:val="clear" w:color="auto" w:fill="D9D9D9"/>
          </w:tcPr>
          <w:p>
            <w:pPr>
              <w:spacing w:after="15"/>
              <w:jc w:val="center"/>
              <w:rPr>
                <w:rFonts w:ascii="Calibri" w:hAnsi="Calibri"/>
                <w:sz w:val="18"/>
              </w:rPr>
            </w:pPr>
            <w:r>
              <w:rPr>
                <w:rFonts w:ascii="Calibri" w:hAnsi="Calibri"/>
                <w:sz w:val="18"/>
              </w:rPr>
              <w:t>权限</w:t>
            </w:r>
          </w:p>
        </w:tc>
        <w:tc>
          <w:tcPr>
            <w:tcW w:w="1276" w:type="dxa"/>
            <w:shd w:val="clear" w:color="auto" w:fill="D9D9D9"/>
          </w:tcPr>
          <w:p>
            <w:pPr>
              <w:spacing w:after="15"/>
              <w:jc w:val="center"/>
              <w:rPr>
                <w:rFonts w:ascii="Calibri" w:hAnsi="Calibri"/>
                <w:sz w:val="18"/>
              </w:rPr>
            </w:pPr>
            <w:r>
              <w:rPr>
                <w:rFonts w:ascii="Calibri" w:hAnsi="Calibri"/>
                <w:sz w:val="18"/>
              </w:rPr>
              <w:t>变更通知</w:t>
            </w:r>
          </w:p>
        </w:tc>
        <w:tc>
          <w:tcPr>
            <w:tcW w:w="2460" w:type="dxa"/>
            <w:shd w:val="clear" w:color="auto" w:fill="D9D9D9"/>
          </w:tcPr>
          <w:p>
            <w:pPr>
              <w:spacing w:after="15"/>
              <w:jc w:val="center"/>
              <w:rPr>
                <w:rFonts w:ascii="Calibri" w:hAnsi="Calibri"/>
                <w:sz w:val="18"/>
              </w:rPr>
            </w:pPr>
            <w:r>
              <w:rPr>
                <w:rFonts w:ascii="Calibri" w:hAnsi="Calibri"/>
                <w:sz w:val="18"/>
              </w:rPr>
              <w:t>备注</w:t>
            </w:r>
          </w:p>
        </w:tc>
        <w:tc>
          <w:tcPr>
            <w:tcW w:w="2460"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IGMPEnable</w:t>
            </w:r>
          </w:p>
        </w:tc>
        <w:tc>
          <w:tcPr>
            <w:tcW w:w="992" w:type="dxa"/>
          </w:tcPr>
          <w:p>
            <w:pPr>
              <w:spacing w:after="15"/>
              <w:rPr>
                <w:rFonts w:ascii="Calibri" w:hAnsi="Calibri"/>
                <w:sz w:val="18"/>
                <w:szCs w:val="21"/>
              </w:rPr>
            </w:pPr>
            <w:r>
              <w:rPr>
                <w:rFonts w:ascii="Calibri" w:hAnsi="Calibri"/>
                <w:sz w:val="18"/>
                <w:szCs w:val="21"/>
              </w:rPr>
              <w:t>BOOLEAN</w:t>
            </w:r>
          </w:p>
        </w:tc>
        <w:tc>
          <w:tcPr>
            <w:tcW w:w="1134" w:type="dxa"/>
          </w:tcPr>
          <w:p>
            <w:pPr>
              <w:spacing w:after="15"/>
              <w:rPr>
                <w:rFonts w:ascii="Calibri" w:hAnsi="Calibri"/>
                <w:sz w:val="18"/>
                <w:szCs w:val="21"/>
              </w:rPr>
            </w:pPr>
            <w:r>
              <w:rPr>
                <w:rFonts w:ascii="Calibri" w:hAnsi="Calibri"/>
                <w:sz w:val="18"/>
                <w:szCs w:val="21"/>
              </w:rPr>
              <w:t>read</w:t>
            </w:r>
          </w:p>
        </w:tc>
        <w:tc>
          <w:tcPr>
            <w:tcW w:w="1276" w:type="dxa"/>
          </w:tcPr>
          <w:p>
            <w:pPr>
              <w:spacing w:after="15"/>
              <w:rPr>
                <w:rFonts w:ascii="Calibri" w:hAnsi="Calibri"/>
                <w:sz w:val="18"/>
                <w:szCs w:val="21"/>
              </w:rPr>
            </w:pPr>
            <w:r>
              <w:rPr>
                <w:rFonts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IPTV是否启用，只是用作IPTV业务查询，没有实质的作用，缺省值：false（IGMP Proxy，IGMP Snooping缺省启用）</w:t>
            </w:r>
          </w:p>
        </w:tc>
        <w:tc>
          <w:tcPr>
            <w:tcW w:w="2460"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ProxyEnable</w:t>
            </w:r>
          </w:p>
        </w:tc>
        <w:tc>
          <w:tcPr>
            <w:tcW w:w="992" w:type="dxa"/>
          </w:tcPr>
          <w:p>
            <w:pPr>
              <w:spacing w:after="15"/>
              <w:rPr>
                <w:rFonts w:ascii="Calibri" w:hAnsi="Calibri"/>
                <w:sz w:val="18"/>
                <w:szCs w:val="21"/>
              </w:rPr>
            </w:pPr>
            <w:r>
              <w:rPr>
                <w:rFonts w:ascii="Calibri" w:hAnsi="Calibri"/>
                <w:sz w:val="18"/>
                <w:szCs w:val="21"/>
              </w:rPr>
              <w:t>BOOLEAN</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hint="eastAsia"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缺省值：</w:t>
            </w:r>
            <w:r>
              <w:rPr>
                <w:rFonts w:ascii="Calibri" w:hAnsi="Calibri"/>
                <w:sz w:val="18"/>
                <w:szCs w:val="21"/>
              </w:rPr>
              <w:t>true</w:t>
            </w:r>
          </w:p>
        </w:tc>
        <w:tc>
          <w:tcPr>
            <w:tcW w:w="2460"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SnoopingEnable</w:t>
            </w:r>
          </w:p>
        </w:tc>
        <w:tc>
          <w:tcPr>
            <w:tcW w:w="992" w:type="dxa"/>
          </w:tcPr>
          <w:p>
            <w:pPr>
              <w:spacing w:after="15"/>
              <w:rPr>
                <w:rFonts w:ascii="Calibri" w:hAnsi="Calibri"/>
                <w:sz w:val="18"/>
                <w:szCs w:val="21"/>
              </w:rPr>
            </w:pPr>
            <w:r>
              <w:rPr>
                <w:rFonts w:ascii="Calibri" w:hAnsi="Calibri"/>
                <w:sz w:val="18"/>
                <w:szCs w:val="21"/>
              </w:rPr>
              <w:t>BOOLEAN</w:t>
            </w:r>
          </w:p>
        </w:tc>
        <w:tc>
          <w:tcPr>
            <w:tcW w:w="1134" w:type="dxa"/>
          </w:tcPr>
          <w:p>
            <w:pPr>
              <w:spacing w:after="15"/>
              <w:rPr>
                <w:rFonts w:ascii="Calibri" w:hAnsi="Calibri"/>
                <w:sz w:val="18"/>
                <w:szCs w:val="21"/>
              </w:rPr>
            </w:pPr>
            <w:r>
              <w:rPr>
                <w:rFonts w:ascii="Calibri" w:hAnsi="Calibri"/>
                <w:sz w:val="18"/>
                <w:szCs w:val="21"/>
              </w:rPr>
              <w:t>readwrite</w:t>
            </w:r>
          </w:p>
        </w:tc>
        <w:tc>
          <w:tcPr>
            <w:tcW w:w="1276" w:type="dxa"/>
          </w:tcPr>
          <w:p>
            <w:pPr>
              <w:spacing w:after="15"/>
              <w:rPr>
                <w:rFonts w:ascii="Calibri" w:hAnsi="Calibri"/>
                <w:sz w:val="18"/>
                <w:szCs w:val="21"/>
              </w:rPr>
            </w:pPr>
            <w:r>
              <w:rPr>
                <w:rFonts w:hint="eastAsia"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缺省值：</w:t>
            </w:r>
            <w:r>
              <w:rPr>
                <w:rFonts w:ascii="Calibri" w:hAnsi="Calibri"/>
                <w:sz w:val="18"/>
                <w:szCs w:val="21"/>
              </w:rPr>
              <w:t>true</w:t>
            </w:r>
          </w:p>
        </w:tc>
        <w:tc>
          <w:tcPr>
            <w:tcW w:w="2460"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6" w:type="dxa"/>
          </w:tcPr>
          <w:p>
            <w:pPr>
              <w:spacing w:after="15"/>
              <w:rPr>
                <w:rFonts w:ascii="Calibri" w:hAnsi="Calibri"/>
                <w:sz w:val="18"/>
                <w:szCs w:val="21"/>
              </w:rPr>
            </w:pPr>
            <w:r>
              <w:rPr>
                <w:rFonts w:ascii="Calibri" w:hAnsi="Calibri"/>
                <w:sz w:val="18"/>
                <w:szCs w:val="21"/>
              </w:rPr>
              <w:t>STBNumber</w:t>
            </w:r>
          </w:p>
        </w:tc>
        <w:tc>
          <w:tcPr>
            <w:tcW w:w="992" w:type="dxa"/>
          </w:tcPr>
          <w:p>
            <w:pPr>
              <w:spacing w:after="15"/>
              <w:rPr>
                <w:rFonts w:ascii="Calibri" w:hAnsi="Calibri"/>
                <w:sz w:val="18"/>
                <w:szCs w:val="21"/>
              </w:rPr>
            </w:pPr>
            <w:r>
              <w:rPr>
                <w:rFonts w:ascii="Calibri" w:hAnsi="Calibri"/>
                <w:sz w:val="18"/>
                <w:szCs w:val="21"/>
              </w:rPr>
              <w:t>UINT32</w:t>
            </w:r>
          </w:p>
        </w:tc>
        <w:tc>
          <w:tcPr>
            <w:tcW w:w="1134" w:type="dxa"/>
          </w:tcPr>
          <w:p>
            <w:pPr>
              <w:spacing w:after="15"/>
              <w:rPr>
                <w:rFonts w:ascii="Calibri" w:hAnsi="Calibri"/>
                <w:sz w:val="18"/>
                <w:szCs w:val="21"/>
              </w:rPr>
            </w:pPr>
            <w:r>
              <w:rPr>
                <w:rFonts w:ascii="Calibri" w:hAnsi="Calibri"/>
                <w:sz w:val="18"/>
                <w:szCs w:val="21"/>
              </w:rPr>
              <w:t>read</w:t>
            </w:r>
          </w:p>
        </w:tc>
        <w:tc>
          <w:tcPr>
            <w:tcW w:w="1276" w:type="dxa"/>
          </w:tcPr>
          <w:p>
            <w:pPr>
              <w:spacing w:after="15"/>
              <w:rPr>
                <w:rFonts w:ascii="Calibri" w:hAnsi="Calibri"/>
                <w:sz w:val="18"/>
                <w:szCs w:val="21"/>
              </w:rPr>
            </w:pPr>
            <w:r>
              <w:rPr>
                <w:rFonts w:hint="eastAsia" w:ascii="Calibri" w:hAnsi="Calibri"/>
                <w:sz w:val="18"/>
                <w:szCs w:val="21"/>
              </w:rPr>
              <w:t>无</w:t>
            </w:r>
          </w:p>
        </w:tc>
        <w:tc>
          <w:tcPr>
            <w:tcW w:w="2460" w:type="dxa"/>
          </w:tcPr>
          <w:p>
            <w:pPr>
              <w:spacing w:after="15"/>
              <w:rPr>
                <w:rFonts w:ascii="Calibri" w:hAnsi="Calibri"/>
                <w:sz w:val="18"/>
                <w:szCs w:val="21"/>
              </w:rPr>
            </w:pPr>
            <w:r>
              <w:rPr>
                <w:rFonts w:hint="eastAsia" w:ascii="Calibri" w:hAnsi="Calibri"/>
                <w:sz w:val="18"/>
                <w:szCs w:val="21"/>
              </w:rPr>
              <w:t>家庭网关自动发现机顶盒的数目</w:t>
            </w:r>
          </w:p>
        </w:tc>
        <w:tc>
          <w:tcPr>
            <w:tcW w:w="2460"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iTVLineStatus</w:t>
            </w:r>
          </w:p>
        </w:tc>
        <w:tc>
          <w:tcPr>
            <w:tcW w:w="992" w:type="dxa"/>
          </w:tcPr>
          <w:p>
            <w:pPr>
              <w:spacing w:after="15"/>
              <w:rPr>
                <w:rFonts w:ascii="Calibri" w:hAnsi="Calibri"/>
                <w:sz w:val="18"/>
                <w:szCs w:val="21"/>
              </w:rPr>
            </w:pPr>
            <w:r>
              <w:rPr>
                <w:rFonts w:hint="eastAsia" w:ascii="Calibri" w:hAnsi="Calibri"/>
                <w:sz w:val="18"/>
                <w:szCs w:val="21"/>
              </w:rPr>
              <w:t>U</w:t>
            </w:r>
            <w:r>
              <w:rPr>
                <w:rFonts w:ascii="Calibri" w:hAnsi="Calibri"/>
                <w:sz w:val="18"/>
                <w:szCs w:val="21"/>
              </w:rPr>
              <w:t>INT32</w:t>
            </w:r>
          </w:p>
        </w:tc>
        <w:tc>
          <w:tcPr>
            <w:tcW w:w="1134" w:type="dxa"/>
          </w:tcPr>
          <w:p>
            <w:pPr>
              <w:spacing w:after="15"/>
              <w:rPr>
                <w:rFonts w:ascii="Calibri" w:hAnsi="Calibri"/>
                <w:sz w:val="18"/>
                <w:szCs w:val="21"/>
              </w:rPr>
            </w:pPr>
            <w:r>
              <w:rPr>
                <w:rFonts w:hint="eastAsia" w:ascii="Calibri" w:hAnsi="Calibri"/>
                <w:sz w:val="18"/>
                <w:szCs w:val="21"/>
              </w:rPr>
              <w:t>r</w:t>
            </w:r>
            <w:r>
              <w:rPr>
                <w:rFonts w:ascii="Calibri" w:hAnsi="Calibri"/>
                <w:sz w:val="18"/>
                <w:szCs w:val="21"/>
              </w:rPr>
              <w:t>ead</w:t>
            </w:r>
          </w:p>
        </w:tc>
        <w:tc>
          <w:tcPr>
            <w:tcW w:w="1276" w:type="dxa"/>
          </w:tcPr>
          <w:p>
            <w:pPr>
              <w:spacing w:after="15"/>
              <w:rPr>
                <w:rFonts w:ascii="Calibri" w:hAnsi="Calibri"/>
                <w:sz w:val="18"/>
                <w:szCs w:val="21"/>
              </w:rPr>
            </w:pPr>
            <w:r>
              <w:rPr>
                <w:rFonts w:hint="eastAsia" w:ascii="Calibri" w:hAnsi="Calibri"/>
                <w:sz w:val="18"/>
                <w:szCs w:val="21"/>
              </w:rPr>
              <w:t>有</w:t>
            </w:r>
          </w:p>
        </w:tc>
        <w:tc>
          <w:tcPr>
            <w:tcW w:w="2460" w:type="dxa"/>
          </w:tcPr>
          <w:p>
            <w:pPr>
              <w:spacing w:after="15"/>
              <w:rPr>
                <w:rFonts w:ascii="Calibri" w:hAnsi="Calibri"/>
                <w:szCs w:val="21"/>
              </w:rPr>
            </w:pPr>
            <w:r>
              <w:rPr>
                <w:rFonts w:hint="eastAsia" w:ascii="Calibri" w:hAnsi="Calibri"/>
                <w:sz w:val="18"/>
                <w:szCs w:val="21"/>
              </w:rPr>
              <w:t>当前线路状态，包括：</w:t>
            </w:r>
          </w:p>
          <w:p>
            <w:pPr>
              <w:spacing w:after="15"/>
              <w:rPr>
                <w:rFonts w:ascii="Calibri" w:hAnsi="Calibri"/>
                <w:szCs w:val="21"/>
              </w:rPr>
            </w:pPr>
            <w:r>
              <w:rPr>
                <w:rFonts w:ascii="Calibri" w:hAnsi="Calibri"/>
                <w:sz w:val="18"/>
                <w:szCs w:val="21"/>
              </w:rPr>
              <w:t>0</w:t>
            </w:r>
            <w:r>
              <w:rPr>
                <w:rFonts w:hint="eastAsia" w:ascii="Calibri" w:hAnsi="Calibri"/>
                <w:sz w:val="18"/>
                <w:szCs w:val="21"/>
              </w:rPr>
              <w:t>：有组播流</w:t>
            </w:r>
          </w:p>
          <w:p>
            <w:pPr>
              <w:spacing w:after="15"/>
              <w:rPr>
                <w:rFonts w:ascii="Calibri" w:hAnsi="Calibri"/>
                <w:szCs w:val="21"/>
              </w:rPr>
            </w:pPr>
            <w:r>
              <w:rPr>
                <w:rFonts w:ascii="Calibri" w:hAnsi="Calibri"/>
                <w:sz w:val="18"/>
                <w:szCs w:val="21"/>
              </w:rPr>
              <w:t>1</w:t>
            </w:r>
            <w:r>
              <w:rPr>
                <w:rFonts w:hint="eastAsia" w:ascii="Calibri" w:hAnsi="Calibri"/>
                <w:sz w:val="18"/>
                <w:szCs w:val="21"/>
              </w:rPr>
              <w:t>：有流量</w:t>
            </w:r>
            <w:r>
              <w:rPr>
                <w:rFonts w:ascii="Calibri" w:hAnsi="Calibri"/>
                <w:sz w:val="18"/>
                <w:szCs w:val="21"/>
              </w:rPr>
              <w:t>、</w:t>
            </w:r>
            <w:r>
              <w:rPr>
                <w:rFonts w:hint="eastAsia" w:ascii="Calibri" w:hAnsi="Calibri"/>
                <w:sz w:val="18"/>
                <w:szCs w:val="21"/>
              </w:rPr>
              <w:t>无组播流</w:t>
            </w:r>
          </w:p>
          <w:p>
            <w:pPr>
              <w:spacing w:after="15"/>
              <w:rPr>
                <w:rFonts w:ascii="Calibri" w:hAnsi="Calibri"/>
                <w:szCs w:val="21"/>
              </w:rPr>
            </w:pPr>
            <w:r>
              <w:rPr>
                <w:rFonts w:ascii="Calibri" w:hAnsi="Calibri"/>
                <w:sz w:val="18"/>
                <w:szCs w:val="21"/>
              </w:rPr>
              <w:t>2</w:t>
            </w:r>
            <w:r>
              <w:rPr>
                <w:rFonts w:hint="eastAsia" w:ascii="Calibri" w:hAnsi="Calibri"/>
                <w:sz w:val="18"/>
                <w:szCs w:val="21"/>
              </w:rPr>
              <w:t>：无流量</w:t>
            </w:r>
          </w:p>
          <w:p>
            <w:pPr>
              <w:spacing w:after="15"/>
              <w:rPr>
                <w:rFonts w:ascii="Calibri" w:hAnsi="Calibri"/>
                <w:sz w:val="18"/>
                <w:szCs w:val="21"/>
              </w:rPr>
            </w:pPr>
          </w:p>
        </w:tc>
        <w:tc>
          <w:tcPr>
            <w:tcW w:w="2460" w:type="dxa"/>
          </w:tcPr>
          <w:p>
            <w:pPr>
              <w:spacing w:after="15"/>
              <w:rPr>
                <w:rFonts w:ascii="Calibri" w:hAnsi="Calibri"/>
                <w:sz w:val="18"/>
                <w:szCs w:val="21"/>
              </w:rPr>
            </w:pPr>
            <w:r>
              <w:rPr>
                <w:rFonts w:hint="eastAsia" w:ascii="Calibri" w:hAnsi="Calibri"/>
                <w:sz w:val="18"/>
                <w:szCs w:val="21"/>
              </w:rPr>
              <w:t>1</w:t>
            </w:r>
            <w:r>
              <w:rPr>
                <w:rFonts w:ascii="Calibri" w:hAnsi="Calibri"/>
                <w:sz w:val="18"/>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rPr>
              <w:t>NoStbEnable</w:t>
            </w:r>
          </w:p>
        </w:tc>
        <w:tc>
          <w:tcPr>
            <w:tcW w:w="992" w:type="dxa"/>
          </w:tcPr>
          <w:p>
            <w:pPr>
              <w:spacing w:after="15"/>
              <w:rPr>
                <w:rFonts w:ascii="Calibri" w:hAnsi="Calibri"/>
                <w:sz w:val="18"/>
                <w:szCs w:val="21"/>
              </w:rPr>
            </w:pPr>
            <w:r>
              <w:t>boolean</w:t>
            </w:r>
          </w:p>
        </w:tc>
        <w:tc>
          <w:tcPr>
            <w:tcW w:w="1134" w:type="dxa"/>
          </w:tcPr>
          <w:p>
            <w:pPr>
              <w:spacing w:after="15"/>
              <w:rPr>
                <w:rFonts w:ascii="Calibri" w:hAnsi="Calibri"/>
                <w:sz w:val="18"/>
                <w:szCs w:val="21"/>
              </w:rPr>
            </w:pPr>
            <w:r>
              <w:rPr>
                <w:rFonts w:hint="eastAsia" w:ascii="Calibri" w:hAnsi="Calibri"/>
                <w:sz w:val="18"/>
                <w:szCs w:val="21"/>
              </w:rPr>
              <w:t>r</w:t>
            </w:r>
            <w:r>
              <w:rPr>
                <w:rFonts w:ascii="Calibri" w:hAnsi="Calibri"/>
                <w:sz w:val="18"/>
                <w:szCs w:val="21"/>
              </w:rPr>
              <w:t>ead</w:t>
            </w:r>
          </w:p>
        </w:tc>
        <w:tc>
          <w:tcPr>
            <w:tcW w:w="1276" w:type="dxa"/>
          </w:tcPr>
          <w:p>
            <w:pPr>
              <w:spacing w:after="15"/>
              <w:rPr>
                <w:rFonts w:ascii="Calibri" w:hAnsi="Calibri"/>
                <w:sz w:val="18"/>
                <w:szCs w:val="21"/>
              </w:rPr>
            </w:pPr>
            <w:r>
              <w:rPr>
                <w:rFonts w:hint="eastAsia" w:ascii="Calibri" w:hAnsi="Calibri"/>
                <w:sz w:val="18"/>
                <w:szCs w:val="21"/>
              </w:rPr>
              <w:t>无</w:t>
            </w:r>
          </w:p>
        </w:tc>
        <w:tc>
          <w:tcPr>
            <w:tcW w:w="2460" w:type="dxa"/>
          </w:tcPr>
          <w:p>
            <w:pPr>
              <w:pStyle w:val="327"/>
            </w:pPr>
            <w:r>
              <w:rPr>
                <w:rFonts w:hint="eastAsia"/>
              </w:rPr>
              <w:t>是否启用无STB承载IPTV业务功能，取值范围</w:t>
            </w:r>
            <w:r>
              <w:t>(</w:t>
            </w:r>
            <w:r>
              <w:rPr>
                <w:rFonts w:hint="eastAsia"/>
              </w:rPr>
              <w:t>t</w:t>
            </w:r>
            <w:r>
              <w:t>rue,</w:t>
            </w:r>
            <w:r>
              <w:rPr>
                <w:rFonts w:hint="eastAsia"/>
              </w:rPr>
              <w:t>f</w:t>
            </w:r>
            <w:r>
              <w:t>alse)</w:t>
            </w:r>
            <w:r>
              <w:rPr>
                <w:rFonts w:hint="eastAsia"/>
              </w:rPr>
              <w:t>，缺省值：f</w:t>
            </w:r>
            <w:r>
              <w:t>alse</w:t>
            </w:r>
          </w:p>
          <w:p>
            <w:pPr>
              <w:spacing w:after="15"/>
              <w:rPr>
                <w:rFonts w:ascii="Calibri" w:hAnsi="Calibri"/>
                <w:sz w:val="18"/>
                <w:szCs w:val="21"/>
              </w:rPr>
            </w:pPr>
            <w:r>
              <w:rPr>
                <w:rFonts w:hint="eastAsia"/>
              </w:rPr>
              <w:t>当NoStbEnable开启时，带“other”关键字的路由WAN连接缺省作为承载IPTV业务的WAN连接</w:t>
            </w:r>
          </w:p>
        </w:tc>
        <w:tc>
          <w:tcPr>
            <w:tcW w:w="2460" w:type="dxa"/>
          </w:tcPr>
          <w:p>
            <w:pPr>
              <w:spacing w:after="15"/>
              <w:rPr>
                <w:rFonts w:ascii="Calibri" w:hAnsi="Calibri"/>
                <w:sz w:val="18"/>
                <w:szCs w:val="21"/>
              </w:rPr>
            </w:pPr>
            <w:r>
              <w:rPr>
                <w:rFonts w:hint="eastAsia" w:ascii="Calibri" w:hAnsi="Calibri"/>
                <w:sz w:val="18"/>
                <w:szCs w:val="21"/>
              </w:rPr>
              <w:t>1.2</w:t>
            </w:r>
          </w:p>
        </w:tc>
      </w:tr>
    </w:tbl>
    <w:p>
      <w:pPr>
        <w:spacing w:after="15"/>
        <w:rPr>
          <w:rFonts w:ascii="宋体" w:hAnsi="宋体" w:cs="宋体"/>
          <w:color w:val="000000" w:themeColor="text1"/>
          <w:kern w:val="0"/>
          <w:szCs w:val="21"/>
          <w14:textFill>
            <w14:solidFill>
              <w14:schemeClr w14:val="tx1"/>
            </w14:solidFill>
          </w14:textFill>
        </w:rPr>
      </w:pPr>
    </w:p>
    <w:p>
      <w:pPr>
        <w:spacing w:before="240" w:after="15"/>
        <w:ind w:left="420" w:hanging="420" w:hangingChars="199"/>
        <w:rPr>
          <w:b/>
        </w:rPr>
      </w:pPr>
      <w:r>
        <w:rPr>
          <w:rFonts w:hint="eastAsia"/>
          <w:b/>
        </w:rPr>
        <w:t>方法</w:t>
      </w:r>
    </w:p>
    <w:p>
      <w:pPr>
        <w:pStyle w:val="345"/>
        <w:numPr>
          <w:ilvl w:val="0"/>
          <w:numId w:val="129"/>
        </w:numPr>
        <w:ind w:firstLineChars="0"/>
      </w:pPr>
      <w:r>
        <w:t>StartDetectiTVLineStatus(IN UINT32 duration, OUT UINT32 result，OUT STRING errdesc);</w:t>
      </w:r>
    </w:p>
    <w:p>
      <w:pPr>
        <w:spacing w:after="15"/>
      </w:pPr>
      <w:r>
        <w:rPr>
          <w:rFonts w:hint="eastAsia"/>
        </w:rPr>
        <w:t>开始IPTV线路诊断，诊断前先将</w:t>
      </w:r>
      <w:r>
        <w:t>iTVLineStatus</w:t>
      </w:r>
      <w:r>
        <w:rPr>
          <w:rFonts w:hint="eastAsia"/>
        </w:rPr>
        <w:t>更新成默认值，诊断</w:t>
      </w:r>
      <w:r>
        <w:t>后</w:t>
      </w:r>
      <w:r>
        <w:rPr>
          <w:rFonts w:hint="eastAsia"/>
        </w:rPr>
        <w:t>将</w:t>
      </w:r>
      <w:r>
        <w:t>结果</w:t>
      </w:r>
      <w:r>
        <w:rPr>
          <w:rFonts w:hint="eastAsia"/>
        </w:rPr>
        <w:t>更新到</w:t>
      </w:r>
      <w:r>
        <w:t>iTVLineStatus</w:t>
      </w:r>
      <w:r>
        <w:rPr>
          <w:rFonts w:hint="eastAsia"/>
        </w:rPr>
        <w:t>属性</w:t>
      </w:r>
    </w:p>
    <w:p>
      <w:pPr>
        <w:spacing w:after="15"/>
      </w:pPr>
      <w:r>
        <w:rPr>
          <w:rFonts w:hint="eastAsia"/>
        </w:rPr>
        <w:t>duration:单位</w:t>
      </w:r>
      <w:r>
        <w:t>：秒，</w:t>
      </w:r>
      <w:r>
        <w:rPr>
          <w:rFonts w:hint="eastAsia"/>
        </w:rPr>
        <w:t>范围</w:t>
      </w:r>
      <w:r>
        <w:t>：</w:t>
      </w:r>
      <w:r>
        <w:rPr>
          <w:rFonts w:hint="eastAsia"/>
        </w:rPr>
        <w:t>2</w:t>
      </w:r>
      <w:r>
        <w:t>~60</w:t>
      </w:r>
      <w:r>
        <w:rPr>
          <w:rFonts w:hint="eastAsia"/>
        </w:rPr>
        <w:t>秒，</w:t>
      </w:r>
      <w:r>
        <w:t>诊断持续最长时间</w:t>
      </w:r>
      <w:r>
        <w:rPr>
          <w:rFonts w:hint="eastAsia"/>
        </w:rPr>
        <w:t>。</w:t>
      </w:r>
    </w:p>
    <w:p>
      <w:pPr>
        <w:spacing w:after="15"/>
      </w:pPr>
      <w:r>
        <w:t>result：0（成功）/1（失败）。</w:t>
      </w:r>
    </w:p>
    <w:p>
      <w:pPr>
        <w:spacing w:after="15"/>
      </w:pPr>
      <w:r>
        <w:t>errdesc：若为NULL或者函数成功，则不用管；若传入的值不为NULL，则在方法失败的时候填充上失败原因。</w:t>
      </w:r>
    </w:p>
    <w:p>
      <w:pPr>
        <w:spacing w:after="15"/>
        <w:rPr>
          <w:rFonts w:ascii="宋体" w:hAnsi="宋体" w:cs="宋体"/>
          <w:color w:val="000000" w:themeColor="text1"/>
          <w:kern w:val="0"/>
          <w:szCs w:val="21"/>
          <w14:textFill>
            <w14:solidFill>
              <w14:schemeClr w14:val="tx1"/>
            </w14:solidFill>
          </w14:textFill>
        </w:rPr>
      </w:pPr>
    </w:p>
    <w:p>
      <w:pPr>
        <w:pStyle w:val="147"/>
        <w:spacing w:beforeLines="0" w:afterLines="0"/>
        <w:rPr>
          <w:b/>
        </w:rPr>
      </w:pPr>
      <w:r>
        <w:rPr>
          <w:rFonts w:hint="eastAsia"/>
          <w:b/>
        </w:rPr>
        <w:t>com.ctc.igd1.</w:t>
      </w:r>
      <w:r>
        <w:rPr>
          <w:b/>
        </w:rPr>
        <w:t>IADDiagnostics</w:t>
      </w:r>
    </w:p>
    <w:p>
      <w:pPr>
        <w:spacing w:before="240" w:after="15"/>
        <w:ind w:left="420" w:leftChars="200"/>
        <w:rPr>
          <w:b/>
        </w:rPr>
      </w:pPr>
      <w:r>
        <w:rPr>
          <w:rFonts w:hint="eastAsia"/>
          <w:b/>
        </w:rPr>
        <w:t>属性</w:t>
      </w:r>
    </w:p>
    <w:tbl>
      <w:tblPr>
        <w:tblStyle w:val="66"/>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5"/>
        <w:gridCol w:w="1263"/>
        <w:gridCol w:w="1007"/>
        <w:gridCol w:w="1101"/>
        <w:gridCol w:w="2285"/>
        <w:gridCol w:w="2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263"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007"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101"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2285"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2269" w:type="dxa"/>
            <w:shd w:val="clear" w:color="auto" w:fill="D9D9D9"/>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after="15"/>
              <w:rPr>
                <w:rFonts w:ascii="Calibri" w:hAnsi="Calibri"/>
                <w:sz w:val="18"/>
                <w:szCs w:val="18"/>
              </w:rPr>
            </w:pPr>
            <w:r>
              <w:rPr>
                <w:rFonts w:ascii="Calibri" w:hAnsi="Calibri"/>
                <w:sz w:val="18"/>
                <w:szCs w:val="18"/>
              </w:rPr>
              <w:t>RegistResult</w:t>
            </w:r>
          </w:p>
        </w:tc>
        <w:tc>
          <w:tcPr>
            <w:tcW w:w="1263" w:type="dxa"/>
          </w:tcPr>
          <w:p>
            <w:pPr>
              <w:spacing w:after="15"/>
              <w:rPr>
                <w:rFonts w:ascii="Calibri" w:hAnsi="Calibri"/>
                <w:sz w:val="18"/>
                <w:szCs w:val="18"/>
              </w:rPr>
            </w:pPr>
            <w:r>
              <w:rPr>
                <w:rFonts w:ascii="Calibri" w:hAnsi="Calibri"/>
                <w:sz w:val="18"/>
                <w:szCs w:val="18"/>
              </w:rPr>
              <w:t>UINT32</w:t>
            </w:r>
          </w:p>
        </w:tc>
        <w:tc>
          <w:tcPr>
            <w:tcW w:w="1007" w:type="dxa"/>
          </w:tcPr>
          <w:p>
            <w:pPr>
              <w:spacing w:after="15"/>
              <w:rPr>
                <w:rFonts w:ascii="Calibri" w:hAnsi="Calibri"/>
                <w:sz w:val="18"/>
                <w:szCs w:val="18"/>
              </w:rPr>
            </w:pPr>
            <w:r>
              <w:rPr>
                <w:rFonts w:ascii="Calibri" w:hAnsi="Calibri"/>
                <w:sz w:val="18"/>
                <w:szCs w:val="18"/>
              </w:rPr>
              <w:t>read</w:t>
            </w:r>
          </w:p>
        </w:tc>
        <w:tc>
          <w:tcPr>
            <w:tcW w:w="1101" w:type="dxa"/>
          </w:tcPr>
          <w:p>
            <w:pPr>
              <w:spacing w:after="15"/>
              <w:rPr>
                <w:rFonts w:ascii="Calibri" w:hAnsi="Calibri"/>
                <w:sz w:val="18"/>
                <w:szCs w:val="18"/>
              </w:rPr>
            </w:pPr>
            <w:r>
              <w:rPr>
                <w:rFonts w:ascii="Calibri" w:hAnsi="Calibri"/>
                <w:sz w:val="18"/>
                <w:szCs w:val="18"/>
              </w:rPr>
              <w:t>有</w:t>
            </w:r>
          </w:p>
        </w:tc>
        <w:tc>
          <w:tcPr>
            <w:tcW w:w="2285" w:type="dxa"/>
          </w:tcPr>
          <w:p>
            <w:pPr>
              <w:spacing w:after="15"/>
              <w:rPr>
                <w:rFonts w:ascii="Calibri" w:hAnsi="Calibri"/>
                <w:sz w:val="18"/>
                <w:szCs w:val="18"/>
              </w:rPr>
            </w:pPr>
            <w:r>
              <w:rPr>
                <w:rFonts w:hint="eastAsia" w:ascii="Calibri" w:hAnsi="Calibri"/>
                <w:sz w:val="18"/>
                <w:szCs w:val="18"/>
              </w:rPr>
              <w:t>注册是否成功，</w:t>
            </w:r>
            <w:r>
              <w:rPr>
                <w:rFonts w:ascii="Calibri" w:hAnsi="Calibri"/>
                <w:sz w:val="18"/>
                <w:szCs w:val="18"/>
              </w:rPr>
              <w:t>0</w:t>
            </w:r>
            <w:r>
              <w:rPr>
                <w:rFonts w:hint="eastAsia" w:ascii="Calibri" w:hAnsi="Calibri"/>
                <w:sz w:val="18"/>
                <w:szCs w:val="18"/>
              </w:rPr>
              <w:t>：成功，</w:t>
            </w:r>
            <w:r>
              <w:rPr>
                <w:rFonts w:ascii="Calibri" w:hAnsi="Calibri"/>
                <w:sz w:val="18"/>
                <w:szCs w:val="18"/>
              </w:rPr>
              <w:t>1</w:t>
            </w:r>
            <w:r>
              <w:rPr>
                <w:rFonts w:hint="eastAsia" w:ascii="Calibri" w:hAnsi="Calibri"/>
                <w:sz w:val="18"/>
                <w:szCs w:val="18"/>
              </w:rPr>
              <w:t>：失败</w:t>
            </w:r>
          </w:p>
        </w:tc>
        <w:tc>
          <w:tcPr>
            <w:tcW w:w="2269" w:type="dxa"/>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after="15"/>
              <w:rPr>
                <w:rFonts w:ascii="Calibri" w:hAnsi="Calibri"/>
                <w:sz w:val="18"/>
                <w:szCs w:val="18"/>
              </w:rPr>
            </w:pPr>
            <w:r>
              <w:rPr>
                <w:rFonts w:ascii="Calibri" w:hAnsi="Calibri"/>
                <w:sz w:val="18"/>
                <w:szCs w:val="18"/>
              </w:rPr>
              <w:t>Reason</w:t>
            </w:r>
          </w:p>
        </w:tc>
        <w:tc>
          <w:tcPr>
            <w:tcW w:w="1263" w:type="dxa"/>
          </w:tcPr>
          <w:p>
            <w:pPr>
              <w:spacing w:after="15"/>
              <w:rPr>
                <w:rFonts w:ascii="Calibri" w:hAnsi="Calibri"/>
                <w:sz w:val="18"/>
                <w:szCs w:val="18"/>
              </w:rPr>
            </w:pPr>
            <w:r>
              <w:rPr>
                <w:rFonts w:ascii="Calibri" w:hAnsi="Calibri"/>
                <w:sz w:val="18"/>
                <w:szCs w:val="18"/>
              </w:rPr>
              <w:t>UINT32</w:t>
            </w:r>
          </w:p>
        </w:tc>
        <w:tc>
          <w:tcPr>
            <w:tcW w:w="1007" w:type="dxa"/>
          </w:tcPr>
          <w:p>
            <w:pPr>
              <w:spacing w:after="15"/>
              <w:rPr>
                <w:rFonts w:ascii="Calibri" w:hAnsi="Calibri"/>
                <w:sz w:val="18"/>
                <w:szCs w:val="18"/>
              </w:rPr>
            </w:pPr>
            <w:r>
              <w:rPr>
                <w:rFonts w:ascii="Calibri" w:hAnsi="Calibri"/>
                <w:sz w:val="18"/>
                <w:szCs w:val="18"/>
              </w:rPr>
              <w:t>read</w:t>
            </w:r>
          </w:p>
        </w:tc>
        <w:tc>
          <w:tcPr>
            <w:tcW w:w="1101" w:type="dxa"/>
          </w:tcPr>
          <w:p>
            <w:pPr>
              <w:spacing w:after="15"/>
              <w:rPr>
                <w:rFonts w:ascii="Calibri" w:hAnsi="Calibri"/>
                <w:sz w:val="18"/>
                <w:szCs w:val="18"/>
              </w:rPr>
            </w:pPr>
            <w:r>
              <w:rPr>
                <w:rFonts w:ascii="Calibri" w:hAnsi="Calibri"/>
                <w:sz w:val="18"/>
                <w:szCs w:val="18"/>
              </w:rPr>
              <w:t>有</w:t>
            </w:r>
          </w:p>
        </w:tc>
        <w:tc>
          <w:tcPr>
            <w:tcW w:w="2285" w:type="dxa"/>
          </w:tcPr>
          <w:p>
            <w:pPr>
              <w:spacing w:after="15"/>
              <w:rPr>
                <w:rFonts w:ascii="Calibri" w:hAnsi="Calibri"/>
                <w:sz w:val="18"/>
                <w:szCs w:val="18"/>
              </w:rPr>
            </w:pPr>
            <w:r>
              <w:rPr>
                <w:rFonts w:hint="eastAsia" w:ascii="Calibri" w:hAnsi="Calibri"/>
                <w:sz w:val="18"/>
                <w:szCs w:val="18"/>
              </w:rPr>
              <w:t>失败原因，取值范围：</w:t>
            </w:r>
            <w:r>
              <w:rPr>
                <w:rFonts w:ascii="Calibri" w:hAnsi="Calibri"/>
                <w:sz w:val="18"/>
                <w:szCs w:val="18"/>
              </w:rPr>
              <w:t>1</w:t>
            </w:r>
            <w:r>
              <w:rPr>
                <w:rFonts w:hint="eastAsia" w:ascii="Calibri" w:hAnsi="Calibri"/>
                <w:sz w:val="18"/>
                <w:szCs w:val="18"/>
              </w:rPr>
              <w:t>：</w:t>
            </w:r>
            <w:r>
              <w:rPr>
                <w:rFonts w:ascii="Calibri" w:hAnsi="Calibri"/>
                <w:sz w:val="18"/>
                <w:szCs w:val="18"/>
              </w:rPr>
              <w:t>IAD</w:t>
            </w:r>
            <w:r>
              <w:rPr>
                <w:rFonts w:hint="eastAsia" w:ascii="Calibri" w:hAnsi="Calibri"/>
                <w:sz w:val="18"/>
                <w:szCs w:val="18"/>
              </w:rPr>
              <w:t>模块错误，</w:t>
            </w:r>
            <w:r>
              <w:rPr>
                <w:rFonts w:ascii="Calibri" w:hAnsi="Calibri"/>
                <w:sz w:val="18"/>
                <w:szCs w:val="18"/>
              </w:rPr>
              <w:t>2</w:t>
            </w:r>
            <w:r>
              <w:rPr>
                <w:rFonts w:hint="eastAsia" w:ascii="Calibri" w:hAnsi="Calibri"/>
                <w:sz w:val="18"/>
                <w:szCs w:val="18"/>
              </w:rPr>
              <w:t>：访问路由不通，</w:t>
            </w:r>
            <w:r>
              <w:rPr>
                <w:rFonts w:ascii="Calibri" w:hAnsi="Calibri"/>
                <w:sz w:val="18"/>
                <w:szCs w:val="18"/>
              </w:rPr>
              <w:t>3</w:t>
            </w:r>
            <w:r>
              <w:rPr>
                <w:rFonts w:hint="eastAsia" w:ascii="Calibri" w:hAnsi="Calibri"/>
                <w:sz w:val="18"/>
                <w:szCs w:val="18"/>
              </w:rPr>
              <w:t>：访问服务器无响应，</w:t>
            </w:r>
            <w:r>
              <w:rPr>
                <w:rFonts w:ascii="Calibri" w:hAnsi="Calibri"/>
                <w:sz w:val="18"/>
                <w:szCs w:val="18"/>
              </w:rPr>
              <w:t>4</w:t>
            </w:r>
            <w:r>
              <w:rPr>
                <w:rFonts w:hint="eastAsia" w:ascii="Calibri" w:hAnsi="Calibri"/>
                <w:sz w:val="18"/>
                <w:szCs w:val="18"/>
              </w:rPr>
              <w:t>：帐号错误，</w:t>
            </w:r>
            <w:r>
              <w:rPr>
                <w:rFonts w:ascii="Calibri" w:hAnsi="Calibri"/>
                <w:sz w:val="18"/>
                <w:szCs w:val="18"/>
              </w:rPr>
              <w:t>5</w:t>
            </w:r>
            <w:r>
              <w:rPr>
                <w:rFonts w:hint="eastAsia" w:ascii="Calibri" w:hAnsi="Calibri"/>
                <w:sz w:val="18"/>
                <w:szCs w:val="18"/>
              </w:rPr>
              <w:t>：未知错误。如果注册成功，值为默认值</w:t>
            </w:r>
            <w:r>
              <w:rPr>
                <w:rFonts w:ascii="Calibri" w:hAnsi="Calibri"/>
                <w:sz w:val="18"/>
                <w:szCs w:val="18"/>
              </w:rPr>
              <w:t>99</w:t>
            </w:r>
          </w:p>
        </w:tc>
        <w:tc>
          <w:tcPr>
            <w:tcW w:w="2269" w:type="dxa"/>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bl>
    <w:p>
      <w:pPr>
        <w:spacing w:before="240" w:after="15"/>
        <w:ind w:left="420" w:hanging="420" w:hangingChars="199"/>
        <w:rPr>
          <w:b/>
        </w:rPr>
      </w:pPr>
      <w:r>
        <w:rPr>
          <w:rFonts w:hint="eastAsia"/>
          <w:b/>
        </w:rPr>
        <w:t>方法</w:t>
      </w:r>
    </w:p>
    <w:p>
      <w:pPr>
        <w:pStyle w:val="345"/>
        <w:numPr>
          <w:ilvl w:val="0"/>
          <w:numId w:val="129"/>
        </w:numPr>
        <w:ind w:firstLineChars="0"/>
      </w:pPr>
      <w:r>
        <w:t xml:space="preserve">StartIADDiagTest(IN UINT32 </w:t>
      </w:r>
      <w:r>
        <w:rPr>
          <w:rFonts w:hint="eastAsia"/>
        </w:rPr>
        <w:t>TestServer</w:t>
      </w:r>
      <w:r>
        <w:t>, OUT UINT32 result, OUT STRING errdesc);</w:t>
      </w:r>
    </w:p>
    <w:p>
      <w:pPr>
        <w:spacing w:after="15"/>
        <w:ind w:firstLine="420"/>
      </w:pPr>
      <w:r>
        <w:t>开始</w:t>
      </w:r>
      <w:r>
        <w:rPr>
          <w:rFonts w:hint="eastAsia"/>
        </w:rPr>
        <w:t>V</w:t>
      </w:r>
      <w:r>
        <w:t>OIP IAD Diagnositcs测试</w:t>
      </w:r>
    </w:p>
    <w:p>
      <w:pPr>
        <w:spacing w:after="15"/>
        <w:ind w:firstLine="420"/>
      </w:pPr>
      <w:r>
        <w:rPr>
          <w:rFonts w:hint="eastAsia"/>
        </w:rPr>
        <w:t>TestServer: 取值范围：1：主用服务器，2：备用服务器。</w:t>
      </w:r>
    </w:p>
    <w:p>
      <w:pPr>
        <w:spacing w:after="15"/>
        <w:ind w:left="420" w:leftChars="200"/>
      </w:pPr>
      <w:r>
        <w:t>result：0（成功）/1（失败）。</w:t>
      </w:r>
    </w:p>
    <w:p>
      <w:pPr>
        <w:spacing w:after="15"/>
        <w:ind w:left="420" w:leftChars="200"/>
      </w:pPr>
      <w:r>
        <w:t>errdesc：若为NULL或者函数成功，则不用管；若传入的值不为NULL，则在方法失败的时候填充上失败原因。</w:t>
      </w:r>
    </w:p>
    <w:p>
      <w:pPr>
        <w:spacing w:after="15"/>
        <w:ind w:firstLine="420"/>
      </w:pPr>
    </w:p>
    <w:p>
      <w:pPr>
        <w:pStyle w:val="147"/>
        <w:spacing w:beforeLines="0" w:afterLines="0"/>
        <w:rPr>
          <w:b/>
        </w:rPr>
      </w:pPr>
      <w:r>
        <w:rPr>
          <w:rFonts w:hint="eastAsia"/>
          <w:b/>
        </w:rPr>
        <w:t>com.ctc.igd1.</w:t>
      </w:r>
      <w:r>
        <w:rPr>
          <w:b/>
        </w:rPr>
        <w:t>VoicePoorQualityStats</w:t>
      </w:r>
    </w:p>
    <w:p>
      <w:pPr>
        <w:spacing w:before="240" w:after="15"/>
        <w:ind w:left="420" w:leftChars="200"/>
        <w:rPr>
          <w:b/>
        </w:rPr>
      </w:pPr>
      <w:r>
        <w:rPr>
          <w:rFonts w:hint="eastAsia"/>
          <w:b/>
        </w:rPr>
        <w:t>属性</w:t>
      </w:r>
    </w:p>
    <w:tbl>
      <w:tblPr>
        <w:tblStyle w:val="66"/>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1261"/>
        <w:gridCol w:w="1002"/>
        <w:gridCol w:w="1094"/>
        <w:gridCol w:w="2272"/>
        <w:gridCol w:w="2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0"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261"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002"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094"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2272"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2251" w:type="dxa"/>
            <w:shd w:val="clear" w:color="auto" w:fill="D9D9D9"/>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0" w:type="dxa"/>
          </w:tcPr>
          <w:p>
            <w:pPr>
              <w:spacing w:after="15"/>
              <w:rPr>
                <w:rFonts w:ascii="Calibri" w:hAnsi="Calibri"/>
                <w:sz w:val="18"/>
                <w:szCs w:val="18"/>
              </w:rPr>
            </w:pPr>
            <w:r>
              <w:rPr>
                <w:rFonts w:ascii="Calibri" w:hAnsi="Calibri"/>
                <w:sz w:val="18"/>
                <w:szCs w:val="18"/>
              </w:rPr>
              <w:t>StatTime</w:t>
            </w:r>
          </w:p>
        </w:tc>
        <w:tc>
          <w:tcPr>
            <w:tcW w:w="1261" w:type="dxa"/>
          </w:tcPr>
          <w:p>
            <w:pPr>
              <w:spacing w:after="15"/>
              <w:rPr>
                <w:rFonts w:ascii="Calibri" w:hAnsi="Calibri"/>
                <w:sz w:val="18"/>
                <w:szCs w:val="18"/>
              </w:rPr>
            </w:pPr>
            <w:r>
              <w:rPr>
                <w:rFonts w:ascii="Calibri" w:hAnsi="Calibri"/>
                <w:sz w:val="18"/>
                <w:szCs w:val="18"/>
              </w:rPr>
              <w:t>STRING(16)</w:t>
            </w:r>
          </w:p>
        </w:tc>
        <w:tc>
          <w:tcPr>
            <w:tcW w:w="1002" w:type="dxa"/>
          </w:tcPr>
          <w:p>
            <w:pPr>
              <w:spacing w:after="15"/>
              <w:rPr>
                <w:rFonts w:ascii="Calibri" w:hAnsi="Calibri"/>
                <w:sz w:val="18"/>
                <w:szCs w:val="18"/>
              </w:rPr>
            </w:pPr>
            <w:r>
              <w:rPr>
                <w:rFonts w:ascii="Calibri" w:hAnsi="Calibri"/>
                <w:sz w:val="18"/>
                <w:szCs w:val="18"/>
              </w:rPr>
              <w:t>read</w:t>
            </w:r>
          </w:p>
        </w:tc>
        <w:tc>
          <w:tcPr>
            <w:tcW w:w="1094" w:type="dxa"/>
          </w:tcPr>
          <w:p>
            <w:pPr>
              <w:spacing w:after="15"/>
              <w:rPr>
                <w:rFonts w:ascii="Calibri" w:hAnsi="Calibri"/>
                <w:sz w:val="18"/>
                <w:szCs w:val="18"/>
              </w:rPr>
            </w:pPr>
            <w:r>
              <w:rPr>
                <w:rFonts w:hint="eastAsia" w:ascii="Calibri" w:hAnsi="Calibri"/>
                <w:sz w:val="18"/>
                <w:szCs w:val="18"/>
              </w:rPr>
              <w:t>无</w:t>
            </w:r>
          </w:p>
        </w:tc>
        <w:tc>
          <w:tcPr>
            <w:tcW w:w="2272" w:type="dxa"/>
          </w:tcPr>
          <w:p>
            <w:pPr>
              <w:spacing w:after="15"/>
              <w:rPr>
                <w:rFonts w:ascii="Calibri" w:hAnsi="Calibri"/>
                <w:sz w:val="18"/>
                <w:szCs w:val="18"/>
              </w:rPr>
            </w:pPr>
            <w:r>
              <w:rPr>
                <w:rFonts w:hint="eastAsia" w:ascii="Calibri" w:hAnsi="Calibri"/>
                <w:sz w:val="18"/>
                <w:szCs w:val="18"/>
              </w:rPr>
              <w:t>生成记录的时间，</w:t>
            </w:r>
            <w:r>
              <w:rPr>
                <w:rFonts w:ascii="Calibri" w:hAnsi="Calibri"/>
                <w:sz w:val="18"/>
                <w:szCs w:val="18"/>
              </w:rPr>
              <w:t>UTC</w:t>
            </w:r>
            <w:r>
              <w:rPr>
                <w:rFonts w:hint="eastAsia" w:ascii="Calibri" w:hAnsi="Calibri"/>
                <w:sz w:val="18"/>
                <w:szCs w:val="18"/>
              </w:rPr>
              <w:t>时间</w:t>
            </w:r>
          </w:p>
        </w:tc>
        <w:tc>
          <w:tcPr>
            <w:tcW w:w="2251" w:type="dxa"/>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0" w:type="dxa"/>
          </w:tcPr>
          <w:p>
            <w:pPr>
              <w:spacing w:after="15"/>
              <w:rPr>
                <w:rFonts w:ascii="Calibri" w:hAnsi="Calibri"/>
                <w:sz w:val="18"/>
                <w:szCs w:val="18"/>
              </w:rPr>
            </w:pPr>
            <w:r>
              <w:rPr>
                <w:rFonts w:ascii="Calibri" w:hAnsi="Calibri"/>
                <w:sz w:val="18"/>
                <w:szCs w:val="18"/>
              </w:rPr>
              <w:t>TxPackets</w:t>
            </w:r>
          </w:p>
        </w:tc>
        <w:tc>
          <w:tcPr>
            <w:tcW w:w="1261" w:type="dxa"/>
          </w:tcPr>
          <w:p>
            <w:pPr>
              <w:spacing w:after="15"/>
              <w:rPr>
                <w:rFonts w:ascii="Calibri" w:hAnsi="Calibri"/>
                <w:sz w:val="18"/>
                <w:szCs w:val="18"/>
              </w:rPr>
            </w:pPr>
            <w:r>
              <w:rPr>
                <w:rFonts w:ascii="Calibri" w:hAnsi="Calibri"/>
                <w:sz w:val="18"/>
                <w:szCs w:val="18"/>
              </w:rPr>
              <w:t>UINT</w:t>
            </w:r>
            <w:r>
              <w:rPr>
                <w:rFonts w:hint="eastAsia" w:ascii="Calibri" w:hAnsi="Calibri"/>
                <w:sz w:val="18"/>
                <w:szCs w:val="18"/>
              </w:rPr>
              <w:t>64</w:t>
            </w:r>
          </w:p>
        </w:tc>
        <w:tc>
          <w:tcPr>
            <w:tcW w:w="1002" w:type="dxa"/>
          </w:tcPr>
          <w:p>
            <w:pPr>
              <w:spacing w:after="15"/>
              <w:rPr>
                <w:rFonts w:ascii="Calibri" w:hAnsi="Calibri"/>
                <w:sz w:val="18"/>
                <w:szCs w:val="18"/>
              </w:rPr>
            </w:pPr>
            <w:r>
              <w:rPr>
                <w:rFonts w:ascii="Calibri" w:hAnsi="Calibri"/>
                <w:sz w:val="18"/>
                <w:szCs w:val="18"/>
              </w:rPr>
              <w:t>read</w:t>
            </w:r>
          </w:p>
        </w:tc>
        <w:tc>
          <w:tcPr>
            <w:tcW w:w="1094" w:type="dxa"/>
          </w:tcPr>
          <w:p>
            <w:pPr>
              <w:spacing w:after="15"/>
              <w:rPr>
                <w:rFonts w:ascii="Calibri" w:hAnsi="Calibri"/>
                <w:sz w:val="18"/>
                <w:szCs w:val="18"/>
              </w:rPr>
            </w:pPr>
            <w:r>
              <w:rPr>
                <w:rFonts w:hint="eastAsia" w:ascii="Calibri" w:hAnsi="Calibri"/>
                <w:sz w:val="18"/>
                <w:szCs w:val="18"/>
              </w:rPr>
              <w:t>无</w:t>
            </w:r>
          </w:p>
        </w:tc>
        <w:tc>
          <w:tcPr>
            <w:tcW w:w="2272" w:type="dxa"/>
          </w:tcPr>
          <w:p>
            <w:pPr>
              <w:spacing w:after="15"/>
              <w:rPr>
                <w:rFonts w:ascii="Calibri" w:hAnsi="Calibri"/>
                <w:sz w:val="18"/>
                <w:szCs w:val="18"/>
              </w:rPr>
            </w:pPr>
            <w:r>
              <w:rPr>
                <w:rFonts w:hint="eastAsia" w:ascii="Calibri" w:hAnsi="Calibri"/>
                <w:sz w:val="18"/>
                <w:szCs w:val="18"/>
              </w:rPr>
              <w:t>发送包数</w:t>
            </w:r>
          </w:p>
        </w:tc>
        <w:tc>
          <w:tcPr>
            <w:tcW w:w="2251" w:type="dxa"/>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RxPackets</w:t>
            </w:r>
          </w:p>
        </w:tc>
        <w:tc>
          <w:tcPr>
            <w:tcW w:w="126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w:t>
            </w:r>
            <w:r>
              <w:rPr>
                <w:rFonts w:hint="eastAsia" w:ascii="Calibri" w:hAnsi="Calibri"/>
                <w:sz w:val="18"/>
                <w:szCs w:val="18"/>
              </w:rPr>
              <w:t>64</w:t>
            </w:r>
          </w:p>
        </w:tc>
        <w:tc>
          <w:tcPr>
            <w:tcW w:w="100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109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27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接收包数</w:t>
            </w:r>
          </w:p>
        </w:tc>
        <w:tc>
          <w:tcPr>
            <w:tcW w:w="22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MeanDelay</w:t>
            </w:r>
          </w:p>
        </w:tc>
        <w:tc>
          <w:tcPr>
            <w:tcW w:w="126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100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109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27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平均时延</w:t>
            </w:r>
          </w:p>
        </w:tc>
        <w:tc>
          <w:tcPr>
            <w:tcW w:w="22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MeanJitter</w:t>
            </w:r>
          </w:p>
        </w:tc>
        <w:tc>
          <w:tcPr>
            <w:tcW w:w="126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100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109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27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平均抖动</w:t>
            </w:r>
          </w:p>
        </w:tc>
        <w:tc>
          <w:tcPr>
            <w:tcW w:w="22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FractionLoss</w:t>
            </w:r>
          </w:p>
        </w:tc>
        <w:tc>
          <w:tcPr>
            <w:tcW w:w="126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100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109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27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丢包率，单位：</w:t>
            </w:r>
            <w:r>
              <w:rPr>
                <w:rFonts w:ascii="Calibri" w:hAnsi="Calibri"/>
                <w:sz w:val="18"/>
                <w:szCs w:val="18"/>
              </w:rPr>
              <w:t>%</w:t>
            </w:r>
            <w:r>
              <w:rPr>
                <w:rFonts w:hint="eastAsia" w:ascii="Calibri" w:hAnsi="Calibri"/>
                <w:sz w:val="18"/>
                <w:szCs w:val="18"/>
              </w:rPr>
              <w:t>，取值，</w:t>
            </w:r>
            <w:r>
              <w:rPr>
                <w:rFonts w:ascii="Calibri" w:hAnsi="Calibri"/>
                <w:sz w:val="18"/>
                <w:szCs w:val="18"/>
              </w:rPr>
              <w:t>0-100</w:t>
            </w:r>
          </w:p>
        </w:tc>
        <w:tc>
          <w:tcPr>
            <w:tcW w:w="22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LocalIPAddress</w:t>
            </w:r>
          </w:p>
        </w:tc>
        <w:tc>
          <w:tcPr>
            <w:tcW w:w="126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STRING</w:t>
            </w:r>
            <w:r>
              <w:rPr>
                <w:rFonts w:ascii="Calibri" w:hAnsi="Calibri"/>
                <w:sz w:val="18"/>
                <w:szCs w:val="18"/>
              </w:rPr>
              <w:t>(15)</w:t>
            </w:r>
          </w:p>
        </w:tc>
        <w:tc>
          <w:tcPr>
            <w:tcW w:w="100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t>
            </w:r>
          </w:p>
        </w:tc>
        <w:tc>
          <w:tcPr>
            <w:tcW w:w="109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27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本端</w:t>
            </w:r>
            <w:r>
              <w:rPr>
                <w:rFonts w:ascii="Calibri" w:hAnsi="Calibri"/>
                <w:sz w:val="18"/>
                <w:szCs w:val="18"/>
              </w:rPr>
              <w:t>IP</w:t>
            </w:r>
            <w:r>
              <w:rPr>
                <w:rFonts w:hint="eastAsia" w:ascii="Calibri" w:hAnsi="Calibri"/>
                <w:sz w:val="18"/>
                <w:szCs w:val="18"/>
              </w:rPr>
              <w:t>地址</w:t>
            </w:r>
            <w:r>
              <w:rPr>
                <w:rFonts w:ascii="Calibri" w:hAnsi="Calibri"/>
                <w:sz w:val="18"/>
                <w:szCs w:val="18"/>
              </w:rPr>
              <w:br w:type="textWrapping"/>
            </w:r>
            <w:r>
              <w:rPr>
                <w:rFonts w:hint="eastAsia" w:ascii="Calibri" w:hAnsi="Calibri"/>
                <w:sz w:val="18"/>
                <w:szCs w:val="18"/>
              </w:rPr>
              <w:t>点分十进制形式</w:t>
            </w:r>
          </w:p>
        </w:tc>
        <w:tc>
          <w:tcPr>
            <w:tcW w:w="22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LocalUDPPort</w:t>
            </w:r>
          </w:p>
        </w:tc>
        <w:tc>
          <w:tcPr>
            <w:tcW w:w="126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100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t>
            </w:r>
          </w:p>
        </w:tc>
        <w:tc>
          <w:tcPr>
            <w:tcW w:w="109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27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本端端口，</w:t>
            </w:r>
            <w:r>
              <w:rPr>
                <w:rFonts w:ascii="Calibri" w:hAnsi="Calibri"/>
                <w:sz w:val="18"/>
                <w:szCs w:val="18"/>
              </w:rPr>
              <w:t>0-65535</w:t>
            </w:r>
          </w:p>
        </w:tc>
        <w:tc>
          <w:tcPr>
            <w:tcW w:w="22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FarEndIPAddress</w:t>
            </w:r>
          </w:p>
        </w:tc>
        <w:tc>
          <w:tcPr>
            <w:tcW w:w="126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w:t>
            </w:r>
            <w:r>
              <w:rPr>
                <w:rFonts w:hint="eastAsia" w:ascii="Calibri" w:hAnsi="Calibri"/>
                <w:sz w:val="18"/>
                <w:szCs w:val="18"/>
              </w:rPr>
              <w:t>(</w:t>
            </w:r>
            <w:r>
              <w:rPr>
                <w:rFonts w:ascii="Calibri" w:hAnsi="Calibri"/>
                <w:sz w:val="18"/>
                <w:szCs w:val="18"/>
              </w:rPr>
              <w:t>15</w:t>
            </w:r>
            <w:r>
              <w:rPr>
                <w:rFonts w:hint="eastAsia" w:ascii="Calibri" w:hAnsi="Calibri"/>
                <w:sz w:val="18"/>
                <w:szCs w:val="18"/>
              </w:rPr>
              <w:t>)</w:t>
            </w:r>
          </w:p>
        </w:tc>
        <w:tc>
          <w:tcPr>
            <w:tcW w:w="100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t>
            </w:r>
          </w:p>
        </w:tc>
        <w:tc>
          <w:tcPr>
            <w:tcW w:w="109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27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远端</w:t>
            </w:r>
            <w:r>
              <w:rPr>
                <w:rFonts w:ascii="Calibri" w:hAnsi="Calibri"/>
                <w:sz w:val="18"/>
                <w:szCs w:val="18"/>
              </w:rPr>
              <w:t>IP</w:t>
            </w:r>
            <w:r>
              <w:rPr>
                <w:rFonts w:hint="eastAsia" w:ascii="Calibri" w:hAnsi="Calibri"/>
                <w:sz w:val="18"/>
                <w:szCs w:val="18"/>
              </w:rPr>
              <w:t>地址</w:t>
            </w:r>
            <w:r>
              <w:rPr>
                <w:rFonts w:ascii="Calibri" w:hAnsi="Calibri"/>
                <w:sz w:val="18"/>
                <w:szCs w:val="18"/>
              </w:rPr>
              <w:br w:type="textWrapping"/>
            </w:r>
            <w:r>
              <w:rPr>
                <w:rFonts w:hint="eastAsia" w:ascii="Calibri" w:hAnsi="Calibri"/>
                <w:sz w:val="18"/>
                <w:szCs w:val="18"/>
              </w:rPr>
              <w:t>点分十进制形式</w:t>
            </w:r>
          </w:p>
        </w:tc>
        <w:tc>
          <w:tcPr>
            <w:tcW w:w="22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FarEndUDPPort</w:t>
            </w:r>
          </w:p>
        </w:tc>
        <w:tc>
          <w:tcPr>
            <w:tcW w:w="126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100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t>
            </w:r>
          </w:p>
        </w:tc>
        <w:tc>
          <w:tcPr>
            <w:tcW w:w="109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27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远端端口，</w:t>
            </w:r>
            <w:r>
              <w:rPr>
                <w:rFonts w:ascii="Calibri" w:hAnsi="Calibri"/>
                <w:sz w:val="18"/>
                <w:szCs w:val="18"/>
              </w:rPr>
              <w:t>0-65535</w:t>
            </w:r>
          </w:p>
        </w:tc>
        <w:tc>
          <w:tcPr>
            <w:tcW w:w="22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MosLq</w:t>
            </w:r>
          </w:p>
        </w:tc>
        <w:tc>
          <w:tcPr>
            <w:tcW w:w="126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100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109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27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Mos</w:t>
            </w:r>
            <w:r>
              <w:rPr>
                <w:rFonts w:hint="eastAsia" w:ascii="Calibri" w:hAnsi="Calibri"/>
                <w:sz w:val="18"/>
                <w:szCs w:val="18"/>
              </w:rPr>
              <w:t>值</w:t>
            </w:r>
            <w:r>
              <w:rPr>
                <w:rFonts w:ascii="Calibri" w:hAnsi="Calibri"/>
                <w:sz w:val="18"/>
                <w:szCs w:val="18"/>
              </w:rPr>
              <w:t>,</w:t>
            </w:r>
            <w:r>
              <w:rPr>
                <w:rFonts w:hint="eastAsia" w:ascii="Calibri" w:hAnsi="Calibri"/>
                <w:sz w:val="18"/>
                <w:szCs w:val="18"/>
              </w:rPr>
              <w:t>单位</w:t>
            </w:r>
            <w:r>
              <w:rPr>
                <w:rFonts w:ascii="Calibri" w:hAnsi="Calibri"/>
                <w:sz w:val="18"/>
                <w:szCs w:val="18"/>
              </w:rPr>
              <w:t>0.1</w:t>
            </w:r>
          </w:p>
        </w:tc>
        <w:tc>
          <w:tcPr>
            <w:tcW w:w="22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Codec</w:t>
            </w:r>
          </w:p>
        </w:tc>
        <w:tc>
          <w:tcPr>
            <w:tcW w:w="126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STRING(16)</w:t>
            </w:r>
          </w:p>
        </w:tc>
        <w:tc>
          <w:tcPr>
            <w:tcW w:w="100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109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272" w:type="dxa"/>
            <w:tcBorders>
              <w:top w:val="single" w:color="auto" w:sz="4" w:space="0"/>
              <w:left w:val="single" w:color="auto" w:sz="4" w:space="0"/>
              <w:bottom w:val="single" w:color="auto" w:sz="4" w:space="0"/>
              <w:right w:val="single" w:color="auto" w:sz="4" w:space="0"/>
            </w:tcBorders>
          </w:tcPr>
          <w:p>
            <w:pPr>
              <w:pStyle w:val="327"/>
              <w:rPr>
                <w:rFonts w:ascii="Calibri" w:hAnsi="Calibri"/>
              </w:rPr>
            </w:pPr>
            <w:r>
              <w:rPr>
                <w:rFonts w:hint="eastAsia" w:ascii="Calibri" w:hAnsi="Calibri"/>
              </w:rPr>
              <w:t>编解码:</w:t>
            </w:r>
          </w:p>
          <w:p>
            <w:pPr>
              <w:pStyle w:val="327"/>
              <w:ind w:firstLine="440"/>
              <w:rPr>
                <w:rFonts w:ascii="Calibri" w:hAnsi="Calibri"/>
              </w:rPr>
            </w:pPr>
            <w:r>
              <w:rPr>
                <w:rFonts w:hint="eastAsia" w:ascii="Calibri" w:hAnsi="Calibri"/>
              </w:rPr>
              <w:t>“</w:t>
            </w:r>
            <w:r>
              <w:rPr>
                <w:rFonts w:ascii="Calibri" w:hAnsi="Calibri"/>
              </w:rPr>
              <w:t>G.711MuLaw</w:t>
            </w:r>
            <w:r>
              <w:rPr>
                <w:rFonts w:hint="eastAsia" w:ascii="Calibri" w:hAnsi="Calibri"/>
              </w:rPr>
              <w:t>”</w:t>
            </w:r>
          </w:p>
          <w:p>
            <w:pPr>
              <w:pStyle w:val="327"/>
              <w:ind w:firstLine="440"/>
              <w:rPr>
                <w:rFonts w:ascii="Calibri" w:hAnsi="Calibri"/>
              </w:rPr>
            </w:pPr>
            <w:r>
              <w:rPr>
                <w:rFonts w:hint="eastAsia" w:ascii="Calibri" w:hAnsi="Calibri"/>
              </w:rPr>
              <w:t>“</w:t>
            </w:r>
            <w:r>
              <w:rPr>
                <w:rFonts w:ascii="Calibri" w:hAnsi="Calibri"/>
              </w:rPr>
              <w:t>G.711ALaw</w:t>
            </w:r>
            <w:r>
              <w:rPr>
                <w:rFonts w:hint="eastAsia" w:ascii="Calibri" w:hAnsi="Calibri"/>
              </w:rPr>
              <w:t>”</w:t>
            </w:r>
          </w:p>
          <w:p>
            <w:pPr>
              <w:pStyle w:val="327"/>
              <w:ind w:firstLine="440"/>
              <w:rPr>
                <w:rFonts w:ascii="Calibri" w:hAnsi="Calibri"/>
              </w:rPr>
            </w:pPr>
            <w:r>
              <w:rPr>
                <w:rFonts w:hint="eastAsia" w:ascii="Calibri" w:hAnsi="Calibri"/>
              </w:rPr>
              <w:t>“</w:t>
            </w:r>
            <w:r>
              <w:rPr>
                <w:rFonts w:ascii="Calibri" w:hAnsi="Calibri"/>
              </w:rPr>
              <w:t>G.729</w:t>
            </w:r>
            <w:r>
              <w:rPr>
                <w:rFonts w:hint="eastAsia" w:ascii="Calibri" w:hAnsi="Calibri"/>
              </w:rPr>
              <w:t>”</w:t>
            </w:r>
          </w:p>
          <w:p>
            <w:pPr>
              <w:pStyle w:val="327"/>
              <w:ind w:firstLine="440"/>
              <w:rPr>
                <w:rFonts w:ascii="Calibri" w:hAnsi="Calibri"/>
              </w:rPr>
            </w:pPr>
            <w:r>
              <w:rPr>
                <w:rFonts w:hint="eastAsia" w:ascii="Calibri" w:hAnsi="Calibri"/>
              </w:rPr>
              <w:t>“</w:t>
            </w:r>
            <w:r>
              <w:rPr>
                <w:rFonts w:ascii="Calibri" w:hAnsi="Calibri"/>
              </w:rPr>
              <w:t>G.722</w:t>
            </w:r>
            <w:r>
              <w:rPr>
                <w:rFonts w:hint="eastAsia" w:ascii="Calibri" w:hAnsi="Calibri"/>
              </w:rPr>
              <w:t>”</w:t>
            </w:r>
          </w:p>
          <w:p>
            <w:pPr>
              <w:spacing w:after="15"/>
              <w:rPr>
                <w:rFonts w:ascii="Calibri" w:hAnsi="Calibri"/>
                <w:sz w:val="18"/>
                <w:szCs w:val="18"/>
              </w:rPr>
            </w:pPr>
            <w:r>
              <w:rPr>
                <w:rFonts w:hint="eastAsia" w:ascii="Calibri" w:hAnsi="Calibri"/>
                <w:sz w:val="18"/>
                <w:szCs w:val="18"/>
              </w:rPr>
              <w:t>“</w:t>
            </w:r>
            <w:r>
              <w:rPr>
                <w:rFonts w:ascii="Calibri" w:hAnsi="Calibri"/>
                <w:sz w:val="18"/>
                <w:szCs w:val="18"/>
              </w:rPr>
              <w:t>T.38</w:t>
            </w:r>
            <w:r>
              <w:rPr>
                <w:rFonts w:hint="eastAsia" w:ascii="Calibri" w:hAnsi="Calibri"/>
                <w:sz w:val="18"/>
                <w:szCs w:val="18"/>
              </w:rPr>
              <w:t>”</w:t>
            </w:r>
          </w:p>
        </w:tc>
        <w:tc>
          <w:tcPr>
            <w:tcW w:w="22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bl>
    <w:p>
      <w:pPr>
        <w:spacing w:after="15"/>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默认预置10个实例，</w:t>
      </w:r>
      <w:r>
        <w:rPr>
          <w:rFonts w:ascii="宋体" w:hAnsi="宋体" w:cs="宋体"/>
          <w:color w:val="000000" w:themeColor="text1"/>
          <w:kern w:val="0"/>
          <w:szCs w:val="21"/>
          <w14:textFill>
            <w14:solidFill>
              <w14:schemeClr w14:val="tx1"/>
            </w14:solidFill>
          </w14:textFill>
        </w:rPr>
        <w:t>循环</w:t>
      </w:r>
      <w:r>
        <w:rPr>
          <w:rFonts w:hint="eastAsia" w:ascii="宋体" w:hAnsi="宋体" w:cs="宋体"/>
          <w:color w:val="000000" w:themeColor="text1"/>
          <w:kern w:val="0"/>
          <w:szCs w:val="21"/>
          <w14:textFill>
            <w14:solidFill>
              <w14:schemeClr w14:val="tx1"/>
            </w14:solidFill>
          </w14:textFill>
        </w:rPr>
        <w:t>写入统计信息</w:t>
      </w:r>
    </w:p>
    <w:p>
      <w:pPr>
        <w:spacing w:after="15"/>
        <w:rPr>
          <w:rFonts w:ascii="宋体" w:hAnsi="宋体" w:cs="宋体"/>
          <w:color w:val="000000" w:themeColor="text1"/>
          <w:kern w:val="0"/>
          <w:szCs w:val="21"/>
          <w14:textFill>
            <w14:solidFill>
              <w14:schemeClr w14:val="tx1"/>
            </w14:solidFill>
          </w14:textFill>
        </w:rPr>
      </w:pPr>
    </w:p>
    <w:p>
      <w:pPr>
        <w:pStyle w:val="147"/>
        <w:spacing w:beforeLines="0" w:afterLines="0"/>
        <w:rPr>
          <w:b/>
        </w:rPr>
      </w:pPr>
      <w:r>
        <w:rPr>
          <w:rFonts w:hint="eastAsia"/>
          <w:b/>
        </w:rPr>
        <w:t>com.ctc.igd1.</w:t>
      </w:r>
      <w:r>
        <w:rPr>
          <w:b/>
        </w:rPr>
        <w:t>VOIPSimulateTest</w:t>
      </w:r>
    </w:p>
    <w:p>
      <w:pPr>
        <w:spacing w:before="240" w:after="15"/>
        <w:ind w:left="420" w:leftChars="200"/>
        <w:rPr>
          <w:b/>
        </w:rPr>
      </w:pPr>
      <w:r>
        <w:rPr>
          <w:rFonts w:hint="eastAsia"/>
          <w:b/>
        </w:rPr>
        <w:t>属性</w:t>
      </w:r>
    </w:p>
    <w:tbl>
      <w:tblPr>
        <w:tblStyle w:val="66"/>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1"/>
        <w:gridCol w:w="1212"/>
        <w:gridCol w:w="986"/>
        <w:gridCol w:w="958"/>
        <w:gridCol w:w="1951"/>
        <w:gridCol w:w="19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1"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212"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986"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958"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1951"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1902" w:type="dxa"/>
            <w:shd w:val="clear" w:color="auto" w:fill="D9D9D9"/>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61" w:type="dxa"/>
          </w:tcPr>
          <w:p>
            <w:pPr>
              <w:spacing w:after="15"/>
              <w:rPr>
                <w:rFonts w:ascii="Calibri" w:hAnsi="Calibri"/>
                <w:sz w:val="18"/>
                <w:szCs w:val="18"/>
              </w:rPr>
            </w:pPr>
            <w:r>
              <w:rPr>
                <w:rFonts w:ascii="Calibri" w:hAnsi="Calibri"/>
                <w:sz w:val="18"/>
                <w:szCs w:val="18"/>
              </w:rPr>
              <w:t>CalledNumber</w:t>
            </w:r>
          </w:p>
        </w:tc>
        <w:tc>
          <w:tcPr>
            <w:tcW w:w="1212" w:type="dxa"/>
          </w:tcPr>
          <w:p>
            <w:pPr>
              <w:spacing w:after="15"/>
              <w:rPr>
                <w:rFonts w:ascii="Calibri" w:hAnsi="Calibri"/>
                <w:sz w:val="18"/>
                <w:szCs w:val="18"/>
              </w:rPr>
            </w:pPr>
            <w:r>
              <w:rPr>
                <w:rFonts w:ascii="Calibri" w:hAnsi="Calibri"/>
                <w:sz w:val="18"/>
                <w:szCs w:val="18"/>
              </w:rPr>
              <w:t>STRING(32)</w:t>
            </w:r>
          </w:p>
        </w:tc>
        <w:tc>
          <w:tcPr>
            <w:tcW w:w="986" w:type="dxa"/>
          </w:tcPr>
          <w:p>
            <w:pPr>
              <w:spacing w:after="15"/>
              <w:rPr>
                <w:rFonts w:ascii="Calibri" w:hAnsi="Calibri"/>
                <w:sz w:val="18"/>
                <w:szCs w:val="18"/>
              </w:rPr>
            </w:pPr>
            <w:r>
              <w:rPr>
                <w:rFonts w:ascii="Calibri" w:hAnsi="Calibri"/>
                <w:sz w:val="18"/>
                <w:szCs w:val="18"/>
              </w:rPr>
              <w:t>R</w:t>
            </w:r>
            <w:r>
              <w:rPr>
                <w:rFonts w:hint="eastAsia" w:ascii="Calibri" w:hAnsi="Calibri"/>
                <w:sz w:val="18"/>
                <w:szCs w:val="18"/>
              </w:rPr>
              <w:t>ead</w:t>
            </w:r>
            <w:r>
              <w:rPr>
                <w:rFonts w:ascii="Calibri" w:hAnsi="Calibri"/>
                <w:sz w:val="18"/>
                <w:szCs w:val="18"/>
              </w:rPr>
              <w:t>write</w:t>
            </w:r>
          </w:p>
        </w:tc>
        <w:tc>
          <w:tcPr>
            <w:tcW w:w="958" w:type="dxa"/>
          </w:tcPr>
          <w:p>
            <w:pPr>
              <w:spacing w:after="15"/>
              <w:rPr>
                <w:rFonts w:ascii="Calibri" w:hAnsi="Calibri"/>
                <w:sz w:val="18"/>
                <w:szCs w:val="18"/>
              </w:rPr>
            </w:pPr>
            <w:r>
              <w:rPr>
                <w:rFonts w:hint="eastAsia" w:ascii="Calibri" w:hAnsi="Calibri"/>
                <w:sz w:val="18"/>
                <w:szCs w:val="18"/>
              </w:rPr>
              <w:t>无</w:t>
            </w:r>
          </w:p>
        </w:tc>
        <w:tc>
          <w:tcPr>
            <w:tcW w:w="1951" w:type="dxa"/>
          </w:tcPr>
          <w:p>
            <w:pPr>
              <w:spacing w:after="15"/>
              <w:rPr>
                <w:rFonts w:ascii="Calibri" w:hAnsi="Calibri"/>
                <w:sz w:val="18"/>
                <w:szCs w:val="18"/>
              </w:rPr>
            </w:pPr>
            <w:r>
              <w:rPr>
                <w:rFonts w:hint="eastAsia" w:ascii="Calibri" w:hAnsi="Calibri"/>
                <w:sz w:val="18"/>
                <w:szCs w:val="18"/>
              </w:rPr>
              <w:t>叫仿真时的被叫号码</w:t>
            </w:r>
          </w:p>
        </w:tc>
        <w:tc>
          <w:tcPr>
            <w:tcW w:w="1902" w:type="dxa"/>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1" w:type="dxa"/>
          </w:tcPr>
          <w:p>
            <w:pPr>
              <w:spacing w:after="15"/>
              <w:rPr>
                <w:rFonts w:ascii="Calibri" w:hAnsi="Calibri"/>
                <w:sz w:val="18"/>
                <w:szCs w:val="18"/>
              </w:rPr>
            </w:pPr>
            <w:r>
              <w:rPr>
                <w:rFonts w:ascii="Calibri" w:hAnsi="Calibri"/>
                <w:sz w:val="18"/>
                <w:szCs w:val="18"/>
              </w:rPr>
              <w:t>DialDTMFConfirmEnable</w:t>
            </w:r>
          </w:p>
        </w:tc>
        <w:tc>
          <w:tcPr>
            <w:tcW w:w="1212" w:type="dxa"/>
          </w:tcPr>
          <w:p>
            <w:pPr>
              <w:spacing w:after="15"/>
              <w:rPr>
                <w:rFonts w:ascii="Calibri" w:hAnsi="Calibri"/>
                <w:sz w:val="18"/>
                <w:szCs w:val="18"/>
              </w:rPr>
            </w:pPr>
            <w:r>
              <w:rPr>
                <w:rFonts w:ascii="Calibri" w:hAnsi="Calibri"/>
                <w:sz w:val="18"/>
                <w:szCs w:val="18"/>
              </w:rPr>
              <w:t>BOOLEAN</w:t>
            </w:r>
          </w:p>
        </w:tc>
        <w:tc>
          <w:tcPr>
            <w:tcW w:w="986" w:type="dxa"/>
          </w:tcPr>
          <w:p>
            <w:pPr>
              <w:spacing w:after="15"/>
              <w:rPr>
                <w:rFonts w:ascii="Calibri" w:hAnsi="Calibri"/>
                <w:sz w:val="18"/>
                <w:szCs w:val="18"/>
              </w:rPr>
            </w:pPr>
            <w:r>
              <w:rPr>
                <w:rFonts w:ascii="Calibri" w:hAnsi="Calibri"/>
                <w:sz w:val="18"/>
                <w:szCs w:val="18"/>
              </w:rPr>
              <w:t>R</w:t>
            </w:r>
            <w:r>
              <w:rPr>
                <w:rFonts w:hint="eastAsia" w:ascii="Calibri" w:hAnsi="Calibri"/>
                <w:sz w:val="18"/>
                <w:szCs w:val="18"/>
              </w:rPr>
              <w:t>ead</w:t>
            </w:r>
            <w:r>
              <w:rPr>
                <w:rFonts w:ascii="Calibri" w:hAnsi="Calibri"/>
                <w:sz w:val="18"/>
                <w:szCs w:val="18"/>
              </w:rPr>
              <w:t>write</w:t>
            </w:r>
          </w:p>
        </w:tc>
        <w:tc>
          <w:tcPr>
            <w:tcW w:w="958" w:type="dxa"/>
          </w:tcPr>
          <w:p>
            <w:pPr>
              <w:spacing w:after="15"/>
              <w:rPr>
                <w:rFonts w:ascii="Calibri" w:hAnsi="Calibri"/>
                <w:sz w:val="18"/>
                <w:szCs w:val="18"/>
              </w:rPr>
            </w:pPr>
            <w:r>
              <w:rPr>
                <w:rFonts w:hint="eastAsia" w:ascii="Calibri" w:hAnsi="Calibri"/>
                <w:sz w:val="18"/>
                <w:szCs w:val="18"/>
              </w:rPr>
              <w:t>无</w:t>
            </w:r>
          </w:p>
        </w:tc>
        <w:tc>
          <w:tcPr>
            <w:tcW w:w="1951" w:type="dxa"/>
          </w:tcPr>
          <w:p>
            <w:pPr>
              <w:pStyle w:val="327"/>
              <w:rPr>
                <w:rFonts w:ascii="Calibri" w:hAnsi="Calibri"/>
              </w:rPr>
            </w:pPr>
            <w:r>
              <w:rPr>
                <w:rFonts w:hint="eastAsia" w:ascii="Calibri" w:hAnsi="Calibri"/>
              </w:rPr>
              <w:t>拨号确认是否开启</w:t>
            </w:r>
          </w:p>
          <w:p>
            <w:pPr>
              <w:spacing w:after="15"/>
              <w:rPr>
                <w:rFonts w:ascii="Calibri" w:hAnsi="Calibri"/>
                <w:sz w:val="18"/>
                <w:szCs w:val="18"/>
              </w:rPr>
            </w:pPr>
            <w:r>
              <w:rPr>
                <w:rFonts w:hint="eastAsia" w:ascii="Calibri" w:hAnsi="Calibri"/>
                <w:sz w:val="18"/>
                <w:szCs w:val="18"/>
              </w:rPr>
              <w:t>是指接通主叫或被叫仿真后，另一侧的测试人员可以通过拨号确认其听到测试提示音清晰与否来确认通话是否</w:t>
            </w:r>
            <w:r>
              <w:rPr>
                <w:rFonts w:ascii="Calibri" w:hAnsi="Calibri"/>
                <w:sz w:val="18"/>
                <w:szCs w:val="18"/>
              </w:rPr>
              <w:t>OK</w:t>
            </w:r>
          </w:p>
        </w:tc>
        <w:tc>
          <w:tcPr>
            <w:tcW w:w="1902" w:type="dxa"/>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1" w:type="dxa"/>
          </w:tcPr>
          <w:p>
            <w:pPr>
              <w:spacing w:after="15"/>
              <w:rPr>
                <w:rFonts w:ascii="Calibri" w:hAnsi="Calibri"/>
                <w:sz w:val="18"/>
                <w:szCs w:val="18"/>
              </w:rPr>
            </w:pPr>
            <w:r>
              <w:rPr>
                <w:rFonts w:ascii="Calibri" w:hAnsi="Calibri"/>
                <w:sz w:val="18"/>
                <w:szCs w:val="18"/>
              </w:rPr>
              <w:t>DialDTMFConfirmNumber</w:t>
            </w:r>
          </w:p>
        </w:tc>
        <w:tc>
          <w:tcPr>
            <w:tcW w:w="1212" w:type="dxa"/>
          </w:tcPr>
          <w:p>
            <w:pPr>
              <w:spacing w:after="15"/>
              <w:rPr>
                <w:rFonts w:ascii="Calibri" w:hAnsi="Calibri"/>
                <w:sz w:val="18"/>
                <w:szCs w:val="18"/>
              </w:rPr>
            </w:pPr>
            <w:r>
              <w:rPr>
                <w:rFonts w:ascii="Calibri" w:hAnsi="Calibri"/>
                <w:sz w:val="18"/>
                <w:szCs w:val="18"/>
              </w:rPr>
              <w:t>STRING(32)</w:t>
            </w:r>
          </w:p>
        </w:tc>
        <w:tc>
          <w:tcPr>
            <w:tcW w:w="986" w:type="dxa"/>
          </w:tcPr>
          <w:p>
            <w:pPr>
              <w:spacing w:after="15"/>
              <w:rPr>
                <w:rFonts w:ascii="Calibri" w:hAnsi="Calibri"/>
                <w:sz w:val="18"/>
                <w:szCs w:val="18"/>
              </w:rPr>
            </w:pPr>
            <w:r>
              <w:rPr>
                <w:rFonts w:ascii="Calibri" w:hAnsi="Calibri"/>
                <w:sz w:val="18"/>
                <w:szCs w:val="18"/>
              </w:rPr>
              <w:t>R</w:t>
            </w:r>
            <w:r>
              <w:rPr>
                <w:rFonts w:hint="eastAsia" w:ascii="Calibri" w:hAnsi="Calibri"/>
                <w:sz w:val="18"/>
                <w:szCs w:val="18"/>
              </w:rPr>
              <w:t>ead</w:t>
            </w:r>
            <w:r>
              <w:rPr>
                <w:rFonts w:ascii="Calibri" w:hAnsi="Calibri"/>
                <w:sz w:val="18"/>
                <w:szCs w:val="18"/>
              </w:rPr>
              <w:t>write</w:t>
            </w:r>
          </w:p>
        </w:tc>
        <w:tc>
          <w:tcPr>
            <w:tcW w:w="958" w:type="dxa"/>
          </w:tcPr>
          <w:p>
            <w:pPr>
              <w:spacing w:after="15"/>
              <w:rPr>
                <w:rFonts w:ascii="Calibri" w:hAnsi="Calibri"/>
                <w:sz w:val="18"/>
                <w:szCs w:val="18"/>
              </w:rPr>
            </w:pPr>
            <w:r>
              <w:rPr>
                <w:rFonts w:hint="eastAsia" w:ascii="Calibri" w:hAnsi="Calibri"/>
                <w:sz w:val="18"/>
                <w:szCs w:val="18"/>
              </w:rPr>
              <w:t>无</w:t>
            </w:r>
          </w:p>
        </w:tc>
        <w:tc>
          <w:tcPr>
            <w:tcW w:w="1951" w:type="dxa"/>
          </w:tcPr>
          <w:p>
            <w:pPr>
              <w:pStyle w:val="327"/>
              <w:rPr>
                <w:rFonts w:ascii="Calibri" w:hAnsi="Calibri"/>
              </w:rPr>
            </w:pPr>
            <w:r>
              <w:rPr>
                <w:rFonts w:hint="eastAsia" w:ascii="Calibri" w:hAnsi="Calibri"/>
              </w:rPr>
              <w:t>拨号确认的号码</w:t>
            </w:r>
          </w:p>
          <w:p>
            <w:pPr>
              <w:pStyle w:val="327"/>
              <w:rPr>
                <w:rFonts w:ascii="Calibri" w:hAnsi="Calibri"/>
              </w:rPr>
            </w:pPr>
            <w:r>
              <w:rPr>
                <w:rFonts w:hint="eastAsia" w:ascii="Calibri" w:hAnsi="Calibri"/>
              </w:rPr>
              <w:t>只能是</w:t>
            </w:r>
            <w:r>
              <w:rPr>
                <w:rFonts w:ascii="Calibri" w:hAnsi="Calibri"/>
              </w:rPr>
              <w:t>*#0-9</w:t>
            </w:r>
            <w:r>
              <w:rPr>
                <w:rFonts w:hint="eastAsia" w:ascii="Calibri" w:hAnsi="Calibri"/>
              </w:rPr>
              <w:t>的字符</w:t>
            </w:r>
          </w:p>
        </w:tc>
        <w:tc>
          <w:tcPr>
            <w:tcW w:w="1902" w:type="dxa"/>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1" w:type="dxa"/>
          </w:tcPr>
          <w:p>
            <w:pPr>
              <w:spacing w:after="15"/>
              <w:rPr>
                <w:rFonts w:ascii="Calibri" w:hAnsi="Calibri"/>
                <w:sz w:val="18"/>
                <w:szCs w:val="18"/>
              </w:rPr>
            </w:pPr>
            <w:r>
              <w:rPr>
                <w:rFonts w:ascii="Calibri" w:hAnsi="Calibri"/>
                <w:sz w:val="18"/>
                <w:szCs w:val="18"/>
              </w:rPr>
              <w:t>DialDTMFConfirmResult</w:t>
            </w:r>
          </w:p>
        </w:tc>
        <w:tc>
          <w:tcPr>
            <w:tcW w:w="1212" w:type="dxa"/>
          </w:tcPr>
          <w:p>
            <w:pPr>
              <w:spacing w:after="15"/>
              <w:rPr>
                <w:rFonts w:ascii="Calibri" w:hAnsi="Calibri"/>
                <w:sz w:val="18"/>
                <w:szCs w:val="18"/>
              </w:rPr>
            </w:pPr>
            <w:r>
              <w:rPr>
                <w:rFonts w:ascii="Calibri" w:hAnsi="Calibri"/>
                <w:sz w:val="18"/>
                <w:szCs w:val="18"/>
              </w:rPr>
              <w:t>BYTE</w:t>
            </w:r>
          </w:p>
        </w:tc>
        <w:tc>
          <w:tcPr>
            <w:tcW w:w="986" w:type="dxa"/>
          </w:tcPr>
          <w:p>
            <w:pPr>
              <w:spacing w:after="15"/>
              <w:rPr>
                <w:rFonts w:ascii="Calibri" w:hAnsi="Calibri"/>
                <w:sz w:val="18"/>
                <w:szCs w:val="18"/>
              </w:rPr>
            </w:pPr>
            <w:r>
              <w:rPr>
                <w:rFonts w:ascii="Calibri" w:hAnsi="Calibri"/>
                <w:sz w:val="18"/>
                <w:szCs w:val="18"/>
              </w:rPr>
              <w:t>R</w:t>
            </w:r>
            <w:r>
              <w:rPr>
                <w:rFonts w:hint="eastAsia" w:ascii="Calibri" w:hAnsi="Calibri"/>
                <w:sz w:val="18"/>
                <w:szCs w:val="18"/>
              </w:rPr>
              <w:t>ead</w:t>
            </w:r>
          </w:p>
        </w:tc>
        <w:tc>
          <w:tcPr>
            <w:tcW w:w="958" w:type="dxa"/>
          </w:tcPr>
          <w:p>
            <w:pPr>
              <w:spacing w:after="15"/>
              <w:rPr>
                <w:rFonts w:ascii="Calibri" w:hAnsi="Calibri"/>
                <w:sz w:val="18"/>
                <w:szCs w:val="18"/>
              </w:rPr>
            </w:pPr>
            <w:r>
              <w:rPr>
                <w:rFonts w:hint="eastAsia" w:ascii="Calibri" w:hAnsi="Calibri"/>
                <w:sz w:val="18"/>
                <w:szCs w:val="18"/>
              </w:rPr>
              <w:t>有</w:t>
            </w:r>
          </w:p>
        </w:tc>
        <w:tc>
          <w:tcPr>
            <w:tcW w:w="1951" w:type="dxa"/>
          </w:tcPr>
          <w:p>
            <w:pPr>
              <w:pStyle w:val="327"/>
              <w:rPr>
                <w:rFonts w:ascii="Calibri" w:hAnsi="Calibri"/>
              </w:rPr>
            </w:pPr>
            <w:r>
              <w:rPr>
                <w:rFonts w:hint="eastAsia" w:ascii="Calibri" w:hAnsi="Calibri"/>
              </w:rPr>
              <w:t>拨号确认结果，</w:t>
            </w:r>
          </w:p>
          <w:p>
            <w:pPr>
              <w:pStyle w:val="327"/>
              <w:rPr>
                <w:rFonts w:ascii="Calibri" w:hAnsi="Calibri"/>
              </w:rPr>
            </w:pPr>
            <w:r>
              <w:rPr>
                <w:rFonts w:ascii="Calibri" w:hAnsi="Calibri"/>
              </w:rPr>
              <w:t>True</w:t>
            </w:r>
            <w:r>
              <w:rPr>
                <w:rFonts w:hint="eastAsia" w:ascii="Calibri" w:hAnsi="Calibri"/>
              </w:rPr>
              <w:t>:0</w:t>
            </w:r>
          </w:p>
          <w:p>
            <w:pPr>
              <w:pStyle w:val="327"/>
              <w:rPr>
                <w:rFonts w:ascii="Calibri" w:hAnsi="Calibri"/>
              </w:rPr>
            </w:pPr>
            <w:r>
              <w:rPr>
                <w:rFonts w:ascii="Calibri" w:hAnsi="Calibri"/>
              </w:rPr>
              <w:t>False</w:t>
            </w:r>
            <w:r>
              <w:rPr>
                <w:rFonts w:hint="eastAsia" w:ascii="Calibri" w:hAnsi="Calibri"/>
              </w:rPr>
              <w:t>:</w:t>
            </w:r>
            <w:r>
              <w:rPr>
                <w:rFonts w:ascii="Calibri" w:hAnsi="Calibri"/>
              </w:rPr>
              <w:t>1</w:t>
            </w:r>
          </w:p>
          <w:p>
            <w:pPr>
              <w:pStyle w:val="327"/>
              <w:rPr>
                <w:rFonts w:ascii="Calibri" w:hAnsi="Calibri"/>
              </w:rPr>
            </w:pPr>
            <w:r>
              <w:rPr>
                <w:rFonts w:ascii="Calibri" w:hAnsi="Calibri"/>
              </w:rPr>
              <w:t>缺省</w:t>
            </w:r>
            <w:r>
              <w:rPr>
                <w:rFonts w:hint="eastAsia" w:ascii="Calibri" w:hAnsi="Calibri"/>
              </w:rPr>
              <w:t>:99</w:t>
            </w:r>
          </w:p>
        </w:tc>
        <w:tc>
          <w:tcPr>
            <w:tcW w:w="1902" w:type="dxa"/>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1" w:type="dxa"/>
          </w:tcPr>
          <w:p>
            <w:pPr>
              <w:spacing w:after="15"/>
              <w:rPr>
                <w:rFonts w:ascii="Calibri" w:hAnsi="Calibri"/>
                <w:sz w:val="18"/>
                <w:szCs w:val="18"/>
              </w:rPr>
            </w:pPr>
            <w:r>
              <w:rPr>
                <w:rFonts w:ascii="Calibri" w:hAnsi="Calibri"/>
                <w:sz w:val="18"/>
                <w:szCs w:val="18"/>
              </w:rPr>
              <w:t>Status</w:t>
            </w:r>
          </w:p>
        </w:tc>
        <w:tc>
          <w:tcPr>
            <w:tcW w:w="1212" w:type="dxa"/>
          </w:tcPr>
          <w:p>
            <w:pPr>
              <w:spacing w:after="15"/>
              <w:rPr>
                <w:rFonts w:ascii="Calibri" w:hAnsi="Calibri"/>
                <w:sz w:val="18"/>
                <w:szCs w:val="18"/>
              </w:rPr>
            </w:pPr>
            <w:r>
              <w:rPr>
                <w:rFonts w:ascii="Calibri" w:hAnsi="Calibri"/>
                <w:sz w:val="18"/>
                <w:szCs w:val="18"/>
              </w:rPr>
              <w:t>STRING(32)</w:t>
            </w:r>
          </w:p>
        </w:tc>
        <w:tc>
          <w:tcPr>
            <w:tcW w:w="986" w:type="dxa"/>
          </w:tcPr>
          <w:p>
            <w:pPr>
              <w:spacing w:after="15"/>
              <w:rPr>
                <w:rFonts w:ascii="Calibri" w:hAnsi="Calibri"/>
                <w:sz w:val="18"/>
                <w:szCs w:val="18"/>
              </w:rPr>
            </w:pPr>
            <w:r>
              <w:rPr>
                <w:rFonts w:ascii="Calibri" w:hAnsi="Calibri"/>
                <w:sz w:val="18"/>
                <w:szCs w:val="18"/>
              </w:rPr>
              <w:t>R</w:t>
            </w:r>
            <w:r>
              <w:rPr>
                <w:rFonts w:hint="eastAsia" w:ascii="Calibri" w:hAnsi="Calibri"/>
                <w:sz w:val="18"/>
                <w:szCs w:val="18"/>
              </w:rPr>
              <w:t>ead</w:t>
            </w:r>
          </w:p>
        </w:tc>
        <w:tc>
          <w:tcPr>
            <w:tcW w:w="958" w:type="dxa"/>
          </w:tcPr>
          <w:p>
            <w:pPr>
              <w:spacing w:after="15"/>
              <w:rPr>
                <w:rFonts w:ascii="Calibri" w:hAnsi="Calibri"/>
                <w:sz w:val="18"/>
                <w:szCs w:val="18"/>
              </w:rPr>
            </w:pPr>
            <w:r>
              <w:rPr>
                <w:rFonts w:hint="eastAsia" w:ascii="Calibri" w:hAnsi="Calibri"/>
                <w:sz w:val="18"/>
                <w:szCs w:val="18"/>
              </w:rPr>
              <w:t>有</w:t>
            </w:r>
          </w:p>
        </w:tc>
        <w:tc>
          <w:tcPr>
            <w:tcW w:w="1951" w:type="dxa"/>
          </w:tcPr>
          <w:p>
            <w:pPr>
              <w:pStyle w:val="327"/>
              <w:rPr>
                <w:rFonts w:ascii="Calibri" w:hAnsi="Calibri"/>
              </w:rPr>
            </w:pPr>
            <w:r>
              <w:rPr>
                <w:rFonts w:hint="eastAsia" w:ascii="Calibri" w:hAnsi="Calibri"/>
              </w:rPr>
              <w:t>仿真当前状态：</w:t>
            </w:r>
          </w:p>
          <w:p>
            <w:pPr>
              <w:pStyle w:val="327"/>
              <w:rPr>
                <w:rFonts w:ascii="Calibri" w:hAnsi="Calibri"/>
              </w:rPr>
            </w:pPr>
            <w:r>
              <w:rPr>
                <w:rFonts w:ascii="Calibri" w:hAnsi="Calibri"/>
              </w:rPr>
              <w:t xml:space="preserve">Idle </w:t>
            </w:r>
            <w:r>
              <w:rPr>
                <w:rFonts w:hint="eastAsia" w:ascii="Calibri" w:hAnsi="Calibri"/>
              </w:rPr>
              <w:t>端口空闲</w:t>
            </w:r>
          </w:p>
          <w:p>
            <w:pPr>
              <w:pStyle w:val="327"/>
              <w:rPr>
                <w:rFonts w:ascii="Calibri" w:hAnsi="Calibri"/>
              </w:rPr>
            </w:pPr>
            <w:r>
              <w:rPr>
                <w:rFonts w:ascii="Calibri" w:hAnsi="Calibri"/>
              </w:rPr>
              <w:t xml:space="preserve">Off-hook </w:t>
            </w:r>
            <w:r>
              <w:rPr>
                <w:rFonts w:hint="eastAsia" w:ascii="Calibri" w:hAnsi="Calibri"/>
              </w:rPr>
              <w:t>摘机</w:t>
            </w:r>
          </w:p>
          <w:p>
            <w:pPr>
              <w:pStyle w:val="327"/>
              <w:rPr>
                <w:rFonts w:ascii="Calibri" w:hAnsi="Calibri"/>
              </w:rPr>
            </w:pPr>
            <w:r>
              <w:rPr>
                <w:rFonts w:ascii="Calibri" w:hAnsi="Calibri"/>
              </w:rPr>
              <w:t xml:space="preserve">Dialtone </w:t>
            </w:r>
            <w:r>
              <w:rPr>
                <w:rFonts w:hint="eastAsia" w:ascii="Calibri" w:hAnsi="Calibri"/>
              </w:rPr>
              <w:t>放拨号音</w:t>
            </w:r>
          </w:p>
          <w:p>
            <w:pPr>
              <w:pStyle w:val="327"/>
              <w:rPr>
                <w:rFonts w:ascii="Calibri" w:hAnsi="Calibri"/>
              </w:rPr>
            </w:pPr>
            <w:r>
              <w:rPr>
                <w:rFonts w:ascii="Calibri" w:hAnsi="Calibri"/>
              </w:rPr>
              <w:t xml:space="preserve">Receiving </w:t>
            </w:r>
            <w:r>
              <w:rPr>
                <w:rFonts w:hint="eastAsia" w:ascii="Calibri" w:hAnsi="Calibri"/>
              </w:rPr>
              <w:t>收号</w:t>
            </w:r>
          </w:p>
          <w:p>
            <w:pPr>
              <w:pStyle w:val="327"/>
              <w:rPr>
                <w:rFonts w:ascii="Calibri" w:hAnsi="Calibri"/>
              </w:rPr>
            </w:pPr>
            <w:r>
              <w:rPr>
                <w:rFonts w:ascii="Calibri" w:hAnsi="Calibri"/>
              </w:rPr>
              <w:t xml:space="preserve">ReceiveEnd </w:t>
            </w:r>
            <w:r>
              <w:rPr>
                <w:rFonts w:hint="eastAsia" w:ascii="Calibri" w:hAnsi="Calibri"/>
              </w:rPr>
              <w:t>收号完成</w:t>
            </w:r>
          </w:p>
          <w:p>
            <w:pPr>
              <w:pStyle w:val="327"/>
              <w:rPr>
                <w:rFonts w:ascii="Calibri" w:hAnsi="Calibri"/>
              </w:rPr>
            </w:pPr>
            <w:r>
              <w:rPr>
                <w:rFonts w:ascii="Calibri" w:hAnsi="Calibri"/>
              </w:rPr>
              <w:t>Ringing-back</w:t>
            </w:r>
            <w:r>
              <w:rPr>
                <w:rFonts w:hint="eastAsia" w:ascii="Calibri" w:hAnsi="Calibri"/>
              </w:rPr>
              <w:t>听回铃音</w:t>
            </w:r>
          </w:p>
          <w:p>
            <w:pPr>
              <w:pStyle w:val="327"/>
              <w:rPr>
                <w:rFonts w:ascii="Calibri" w:hAnsi="Calibri"/>
              </w:rPr>
            </w:pPr>
            <w:r>
              <w:rPr>
                <w:rFonts w:ascii="Calibri" w:hAnsi="Calibri"/>
              </w:rPr>
              <w:t>Connected</w:t>
            </w:r>
            <w:r>
              <w:rPr>
                <w:rFonts w:hint="eastAsia" w:ascii="Calibri" w:hAnsi="Calibri"/>
              </w:rPr>
              <w:t>通话状态</w:t>
            </w:r>
          </w:p>
          <w:p>
            <w:pPr>
              <w:pStyle w:val="327"/>
              <w:rPr>
                <w:rFonts w:ascii="Calibri" w:hAnsi="Calibri"/>
              </w:rPr>
            </w:pPr>
            <w:r>
              <w:rPr>
                <w:rFonts w:ascii="Calibri" w:hAnsi="Calibri"/>
              </w:rPr>
              <w:t xml:space="preserve">Testend </w:t>
            </w:r>
            <w:r>
              <w:rPr>
                <w:rFonts w:hint="eastAsia" w:ascii="Calibri" w:hAnsi="Calibri"/>
              </w:rPr>
              <w:t>测试结束</w:t>
            </w:r>
          </w:p>
        </w:tc>
        <w:tc>
          <w:tcPr>
            <w:tcW w:w="1902" w:type="dxa"/>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Conclusion</w:t>
            </w:r>
          </w:p>
        </w:tc>
        <w:tc>
          <w:tcPr>
            <w:tcW w:w="121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BYTE</w:t>
            </w:r>
          </w:p>
        </w:tc>
        <w:tc>
          <w:tcPr>
            <w:tcW w:w="98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w:t>
            </w:r>
            <w:r>
              <w:rPr>
                <w:rFonts w:hint="eastAsia" w:ascii="Calibri" w:hAnsi="Calibri"/>
                <w:sz w:val="18"/>
                <w:szCs w:val="18"/>
              </w:rPr>
              <w:t>ead</w:t>
            </w:r>
          </w:p>
        </w:tc>
        <w:tc>
          <w:tcPr>
            <w:tcW w:w="95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有</w:t>
            </w:r>
          </w:p>
        </w:tc>
        <w:tc>
          <w:tcPr>
            <w:tcW w:w="1951" w:type="dxa"/>
            <w:tcBorders>
              <w:top w:val="single" w:color="auto" w:sz="4" w:space="0"/>
              <w:left w:val="single" w:color="auto" w:sz="4" w:space="0"/>
              <w:bottom w:val="single" w:color="auto" w:sz="4" w:space="0"/>
              <w:right w:val="single" w:color="auto" w:sz="4" w:space="0"/>
            </w:tcBorders>
          </w:tcPr>
          <w:p>
            <w:pPr>
              <w:pStyle w:val="327"/>
              <w:rPr>
                <w:rFonts w:ascii="Calibri" w:hAnsi="Calibri"/>
              </w:rPr>
            </w:pPr>
            <w:r>
              <w:rPr>
                <w:rFonts w:hint="eastAsia" w:ascii="Calibri" w:hAnsi="Calibri"/>
              </w:rPr>
              <w:t>仿真结果</w:t>
            </w:r>
          </w:p>
          <w:p>
            <w:pPr>
              <w:pStyle w:val="327"/>
              <w:rPr>
                <w:rFonts w:ascii="Calibri" w:hAnsi="Calibri"/>
              </w:rPr>
            </w:pPr>
            <w:r>
              <w:rPr>
                <w:rFonts w:ascii="Calibri" w:hAnsi="Calibri"/>
              </w:rPr>
              <w:t>0</w:t>
            </w:r>
            <w:r>
              <w:rPr>
                <w:rFonts w:hint="eastAsia" w:ascii="Calibri" w:hAnsi="Calibri"/>
              </w:rPr>
              <w:t>成功</w:t>
            </w:r>
          </w:p>
          <w:p>
            <w:pPr>
              <w:pStyle w:val="327"/>
              <w:rPr>
                <w:rFonts w:ascii="Calibri" w:hAnsi="Calibri"/>
              </w:rPr>
            </w:pPr>
            <w:r>
              <w:rPr>
                <w:rFonts w:ascii="Calibri" w:hAnsi="Calibri"/>
              </w:rPr>
              <w:t>1</w:t>
            </w:r>
            <w:r>
              <w:rPr>
                <w:rFonts w:hint="eastAsia" w:ascii="Calibri" w:hAnsi="Calibri"/>
              </w:rPr>
              <w:t>失败</w:t>
            </w:r>
          </w:p>
          <w:p>
            <w:pPr>
              <w:pStyle w:val="327"/>
              <w:rPr>
                <w:rFonts w:ascii="Calibri" w:hAnsi="Calibri"/>
              </w:rPr>
            </w:pPr>
            <w:r>
              <w:rPr>
                <w:rFonts w:hint="eastAsia" w:ascii="Calibri" w:hAnsi="Calibri"/>
              </w:rPr>
              <w:t>缺省</w:t>
            </w:r>
            <w:r>
              <w:rPr>
                <w:rFonts w:ascii="Calibri" w:hAnsi="Calibri"/>
              </w:rPr>
              <w:t>：</w:t>
            </w:r>
            <w:r>
              <w:rPr>
                <w:rFonts w:hint="eastAsia" w:ascii="Calibri" w:hAnsi="Calibri"/>
              </w:rPr>
              <w:t>99</w:t>
            </w:r>
          </w:p>
        </w:tc>
        <w:tc>
          <w:tcPr>
            <w:tcW w:w="190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CallerFailReason</w:t>
            </w:r>
          </w:p>
        </w:tc>
        <w:tc>
          <w:tcPr>
            <w:tcW w:w="121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STRING(32)</w:t>
            </w:r>
          </w:p>
        </w:tc>
        <w:tc>
          <w:tcPr>
            <w:tcW w:w="98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w:t>
            </w:r>
            <w:r>
              <w:rPr>
                <w:rFonts w:hint="eastAsia" w:ascii="Calibri" w:hAnsi="Calibri"/>
                <w:sz w:val="18"/>
                <w:szCs w:val="18"/>
              </w:rPr>
              <w:t>ead</w:t>
            </w:r>
          </w:p>
        </w:tc>
        <w:tc>
          <w:tcPr>
            <w:tcW w:w="95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有</w:t>
            </w:r>
          </w:p>
        </w:tc>
        <w:tc>
          <w:tcPr>
            <w:tcW w:w="1951" w:type="dxa"/>
            <w:tcBorders>
              <w:top w:val="single" w:color="auto" w:sz="4" w:space="0"/>
              <w:left w:val="single" w:color="auto" w:sz="4" w:space="0"/>
              <w:bottom w:val="single" w:color="auto" w:sz="4" w:space="0"/>
              <w:right w:val="single" w:color="auto" w:sz="4" w:space="0"/>
            </w:tcBorders>
          </w:tcPr>
          <w:p>
            <w:pPr>
              <w:pStyle w:val="327"/>
              <w:rPr>
                <w:rFonts w:ascii="Calibri" w:hAnsi="Calibri"/>
              </w:rPr>
            </w:pPr>
            <w:r>
              <w:rPr>
                <w:rFonts w:hint="eastAsia" w:ascii="Calibri" w:hAnsi="Calibri"/>
              </w:rPr>
              <w:t>主叫仿真失败原因</w:t>
            </w:r>
          </w:p>
          <w:p>
            <w:pPr>
              <w:pStyle w:val="327"/>
              <w:rPr>
                <w:rFonts w:ascii="Calibri" w:hAnsi="Calibri"/>
              </w:rPr>
            </w:pPr>
            <w:r>
              <w:rPr>
                <w:rFonts w:ascii="Calibri" w:hAnsi="Calibri"/>
              </w:rPr>
              <w:t>NoDailTone</w:t>
            </w:r>
            <w:r>
              <w:rPr>
                <w:rFonts w:hint="eastAsia" w:ascii="Calibri" w:hAnsi="Calibri"/>
              </w:rPr>
              <w:t>主叫无拨号音</w:t>
            </w:r>
          </w:p>
          <w:p>
            <w:pPr>
              <w:pStyle w:val="327"/>
              <w:rPr>
                <w:rFonts w:ascii="Calibri" w:hAnsi="Calibri"/>
              </w:rPr>
            </w:pPr>
            <w:r>
              <w:rPr>
                <w:rFonts w:ascii="Calibri" w:hAnsi="Calibri"/>
              </w:rPr>
              <w:t>OffhookRelease</w:t>
            </w:r>
            <w:r>
              <w:rPr>
                <w:rFonts w:hint="eastAsia" w:ascii="Calibri" w:hAnsi="Calibri"/>
              </w:rPr>
              <w:t>主叫摘机释放</w:t>
            </w:r>
          </w:p>
          <w:p>
            <w:pPr>
              <w:pStyle w:val="327"/>
              <w:rPr>
                <w:rFonts w:ascii="Calibri" w:hAnsi="Calibri"/>
              </w:rPr>
            </w:pPr>
            <w:r>
              <w:rPr>
                <w:rFonts w:ascii="Calibri" w:hAnsi="Calibri"/>
              </w:rPr>
              <w:t>DialingRelease</w:t>
            </w:r>
            <w:r>
              <w:rPr>
                <w:rFonts w:hint="eastAsia" w:ascii="Calibri" w:hAnsi="Calibri"/>
              </w:rPr>
              <w:t>主叫拨号时释放</w:t>
            </w:r>
          </w:p>
          <w:p>
            <w:pPr>
              <w:pStyle w:val="327"/>
              <w:rPr>
                <w:rFonts w:ascii="Calibri" w:hAnsi="Calibri"/>
              </w:rPr>
            </w:pPr>
            <w:r>
              <w:rPr>
                <w:rFonts w:ascii="Calibri" w:hAnsi="Calibri"/>
              </w:rPr>
              <w:t>AfterDialRelease</w:t>
            </w:r>
            <w:r>
              <w:rPr>
                <w:rFonts w:hint="eastAsia" w:ascii="Calibri" w:hAnsi="Calibri"/>
              </w:rPr>
              <w:t>主叫拨号后释放</w:t>
            </w:r>
          </w:p>
          <w:p>
            <w:pPr>
              <w:pStyle w:val="327"/>
              <w:rPr>
                <w:rFonts w:ascii="Calibri" w:hAnsi="Calibri"/>
              </w:rPr>
            </w:pPr>
            <w:r>
              <w:rPr>
                <w:rFonts w:ascii="Calibri" w:hAnsi="Calibri"/>
              </w:rPr>
              <w:t>NoAnswer</w:t>
            </w:r>
            <w:r>
              <w:rPr>
                <w:rFonts w:hint="eastAsia" w:ascii="Calibri" w:hAnsi="Calibri"/>
              </w:rPr>
              <w:t>主叫拨号后未通话</w:t>
            </w:r>
          </w:p>
          <w:p>
            <w:pPr>
              <w:pStyle w:val="327"/>
              <w:rPr>
                <w:rFonts w:ascii="Calibri" w:hAnsi="Calibri"/>
              </w:rPr>
            </w:pPr>
            <w:r>
              <w:rPr>
                <w:rFonts w:ascii="Calibri" w:hAnsi="Calibri"/>
              </w:rPr>
              <w:t xml:space="preserve">key error </w:t>
            </w:r>
            <w:r>
              <w:rPr>
                <w:rFonts w:hint="eastAsia" w:ascii="Calibri" w:hAnsi="Calibri"/>
              </w:rPr>
              <w:t>按键与测试设定不一致</w:t>
            </w:r>
          </w:p>
        </w:tc>
        <w:tc>
          <w:tcPr>
            <w:tcW w:w="190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CalledFailReason</w:t>
            </w:r>
          </w:p>
        </w:tc>
        <w:tc>
          <w:tcPr>
            <w:tcW w:w="121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STRING(32)</w:t>
            </w:r>
          </w:p>
        </w:tc>
        <w:tc>
          <w:tcPr>
            <w:tcW w:w="98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w:t>
            </w:r>
            <w:r>
              <w:rPr>
                <w:rFonts w:hint="eastAsia" w:ascii="Calibri" w:hAnsi="Calibri"/>
                <w:sz w:val="18"/>
                <w:szCs w:val="18"/>
              </w:rPr>
              <w:t>ead</w:t>
            </w:r>
          </w:p>
        </w:tc>
        <w:tc>
          <w:tcPr>
            <w:tcW w:w="95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有</w:t>
            </w:r>
          </w:p>
        </w:tc>
        <w:tc>
          <w:tcPr>
            <w:tcW w:w="1951" w:type="dxa"/>
            <w:tcBorders>
              <w:top w:val="single" w:color="auto" w:sz="4" w:space="0"/>
              <w:left w:val="single" w:color="auto" w:sz="4" w:space="0"/>
              <w:bottom w:val="single" w:color="auto" w:sz="4" w:space="0"/>
              <w:right w:val="single" w:color="auto" w:sz="4" w:space="0"/>
            </w:tcBorders>
          </w:tcPr>
          <w:p>
            <w:pPr>
              <w:pStyle w:val="327"/>
              <w:rPr>
                <w:rFonts w:ascii="Calibri" w:hAnsi="Calibri"/>
              </w:rPr>
            </w:pPr>
            <w:r>
              <w:rPr>
                <w:rFonts w:hint="eastAsia" w:ascii="Calibri" w:hAnsi="Calibri"/>
              </w:rPr>
              <w:t>被叫仿真失败原因</w:t>
            </w:r>
          </w:p>
          <w:p>
            <w:pPr>
              <w:pStyle w:val="327"/>
              <w:rPr>
                <w:rFonts w:ascii="Calibri" w:hAnsi="Calibri"/>
              </w:rPr>
            </w:pPr>
            <w:r>
              <w:rPr>
                <w:rFonts w:ascii="Calibri" w:hAnsi="Calibri"/>
              </w:rPr>
              <w:t>NoIncomingCall</w:t>
            </w:r>
            <w:r>
              <w:rPr>
                <w:rFonts w:hint="eastAsia" w:ascii="Calibri" w:hAnsi="Calibri"/>
              </w:rPr>
              <w:t>未接收到呼叫</w:t>
            </w:r>
          </w:p>
          <w:p>
            <w:pPr>
              <w:pStyle w:val="327"/>
              <w:rPr>
                <w:rFonts w:ascii="Calibri" w:hAnsi="Calibri"/>
              </w:rPr>
            </w:pPr>
            <w:r>
              <w:rPr>
                <w:rFonts w:ascii="Calibri" w:hAnsi="Calibri"/>
              </w:rPr>
              <w:t>OffhookRelease</w:t>
            </w:r>
            <w:r>
              <w:rPr>
                <w:rFonts w:hint="eastAsia" w:ascii="Calibri" w:hAnsi="Calibri"/>
              </w:rPr>
              <w:t>被叫摘机释放</w:t>
            </w:r>
          </w:p>
          <w:p>
            <w:pPr>
              <w:pStyle w:val="327"/>
              <w:rPr>
                <w:rFonts w:ascii="Calibri" w:hAnsi="Calibri"/>
              </w:rPr>
            </w:pPr>
            <w:r>
              <w:rPr>
                <w:rFonts w:ascii="Calibri" w:hAnsi="Calibri"/>
              </w:rPr>
              <w:t>NoAnswer</w:t>
            </w:r>
            <w:r>
              <w:rPr>
                <w:rFonts w:hint="eastAsia" w:ascii="Calibri" w:hAnsi="Calibri"/>
              </w:rPr>
              <w:t>被叫未通话</w:t>
            </w:r>
          </w:p>
        </w:tc>
        <w:tc>
          <w:tcPr>
            <w:tcW w:w="190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FailedResponseCode</w:t>
            </w:r>
          </w:p>
        </w:tc>
        <w:tc>
          <w:tcPr>
            <w:tcW w:w="121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98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w:t>
            </w:r>
            <w:r>
              <w:rPr>
                <w:rFonts w:hint="eastAsia" w:ascii="Calibri" w:hAnsi="Calibri"/>
                <w:sz w:val="18"/>
                <w:szCs w:val="18"/>
              </w:rPr>
              <w:t>ead</w:t>
            </w:r>
          </w:p>
        </w:tc>
        <w:tc>
          <w:tcPr>
            <w:tcW w:w="95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有</w:t>
            </w:r>
          </w:p>
        </w:tc>
        <w:tc>
          <w:tcPr>
            <w:tcW w:w="1951" w:type="dxa"/>
            <w:tcBorders>
              <w:top w:val="single" w:color="auto" w:sz="4" w:space="0"/>
              <w:left w:val="single" w:color="auto" w:sz="4" w:space="0"/>
              <w:bottom w:val="single" w:color="auto" w:sz="4" w:space="0"/>
              <w:right w:val="single" w:color="auto" w:sz="4" w:space="0"/>
            </w:tcBorders>
          </w:tcPr>
          <w:p>
            <w:pPr>
              <w:pStyle w:val="327"/>
              <w:rPr>
                <w:rFonts w:ascii="Calibri" w:hAnsi="Calibri"/>
              </w:rPr>
            </w:pPr>
            <w:r>
              <w:rPr>
                <w:rFonts w:hint="eastAsia" w:ascii="Calibri" w:hAnsi="Calibri"/>
              </w:rPr>
              <w:t>仿真失败时接收到的错误码</w:t>
            </w:r>
          </w:p>
          <w:p>
            <w:pPr>
              <w:pStyle w:val="327"/>
              <w:rPr>
                <w:rFonts w:ascii="Calibri" w:hAnsi="Calibri"/>
              </w:rPr>
            </w:pPr>
            <w:r>
              <w:rPr>
                <w:rFonts w:ascii="Calibri" w:hAnsi="Calibri"/>
              </w:rPr>
              <w:t>0</w:t>
            </w:r>
            <w:r>
              <w:rPr>
                <w:rFonts w:hint="eastAsia" w:ascii="Calibri" w:hAnsi="Calibri"/>
              </w:rPr>
              <w:t>表示无错误码</w:t>
            </w:r>
          </w:p>
        </w:tc>
        <w:tc>
          <w:tcPr>
            <w:tcW w:w="190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bl>
    <w:p>
      <w:pPr>
        <w:spacing w:before="240" w:after="15"/>
        <w:rPr>
          <w:b/>
        </w:rPr>
      </w:pPr>
    </w:p>
    <w:p>
      <w:pPr>
        <w:spacing w:before="240" w:after="15"/>
        <w:ind w:left="420" w:hanging="420" w:hangingChars="199"/>
        <w:rPr>
          <w:b/>
        </w:rPr>
      </w:pPr>
      <w:r>
        <w:rPr>
          <w:rFonts w:hint="eastAsia"/>
          <w:b/>
        </w:rPr>
        <w:t>方法</w:t>
      </w:r>
    </w:p>
    <w:p>
      <w:pPr>
        <w:pStyle w:val="345"/>
        <w:numPr>
          <w:ilvl w:val="0"/>
          <w:numId w:val="129"/>
        </w:numPr>
        <w:ind w:firstLineChars="0"/>
      </w:pPr>
      <w:r>
        <w:t>StartTest(IN UINT32 TestType, OUT UINT32 result, OUT STRING errdesc);</w:t>
      </w:r>
    </w:p>
    <w:p>
      <w:pPr>
        <w:spacing w:after="15"/>
        <w:ind w:firstLine="420"/>
      </w:pPr>
      <w:r>
        <w:t>开始</w:t>
      </w:r>
      <w:r>
        <w:rPr>
          <w:rFonts w:hint="eastAsia"/>
        </w:rPr>
        <w:t>语音仿真</w:t>
      </w:r>
      <w:r>
        <w:t>测试</w:t>
      </w:r>
    </w:p>
    <w:p>
      <w:pPr>
        <w:pStyle w:val="327"/>
        <w:ind w:firstLine="440"/>
      </w:pPr>
      <w:r>
        <w:rPr>
          <w:sz w:val="21"/>
          <w:szCs w:val="24"/>
        </w:rPr>
        <w:t>TestType</w:t>
      </w:r>
      <w:r>
        <w:rPr>
          <w:rFonts w:hint="eastAsia"/>
          <w:sz w:val="21"/>
          <w:szCs w:val="24"/>
        </w:rPr>
        <w:t>仿真测试类型：</w:t>
      </w:r>
      <w:r>
        <w:rPr>
          <w:sz w:val="21"/>
          <w:szCs w:val="24"/>
        </w:rPr>
        <w:t>2</w:t>
      </w:r>
      <w:r>
        <w:rPr>
          <w:rFonts w:hint="eastAsia"/>
          <w:sz w:val="21"/>
          <w:szCs w:val="24"/>
        </w:rPr>
        <w:t>：主叫仿真</w:t>
      </w:r>
      <w:r>
        <w:rPr>
          <w:sz w:val="21"/>
          <w:szCs w:val="24"/>
        </w:rPr>
        <w:t xml:space="preserve"> 1</w:t>
      </w:r>
      <w:r>
        <w:rPr>
          <w:rFonts w:hint="eastAsia"/>
          <w:sz w:val="21"/>
          <w:szCs w:val="24"/>
        </w:rPr>
        <w:t>：被叫仿真</w:t>
      </w:r>
      <w:r>
        <w:rPr>
          <w:sz w:val="21"/>
          <w:szCs w:val="24"/>
        </w:rPr>
        <w:t xml:space="preserve"> 0</w:t>
      </w:r>
      <w:r>
        <w:rPr>
          <w:rFonts w:hint="eastAsia"/>
          <w:sz w:val="21"/>
          <w:szCs w:val="24"/>
        </w:rPr>
        <w:t>：取消仿真</w:t>
      </w:r>
    </w:p>
    <w:p>
      <w:pPr>
        <w:spacing w:after="15"/>
        <w:ind w:left="420" w:leftChars="200"/>
      </w:pPr>
      <w:r>
        <w:t>result：0（</w:t>
      </w:r>
      <w:r>
        <w:rPr>
          <w:rFonts w:hint="eastAsia"/>
        </w:rPr>
        <w:t>开始</w:t>
      </w:r>
      <w:r>
        <w:t>成功）/1（</w:t>
      </w:r>
      <w:r>
        <w:rPr>
          <w:rFonts w:hint="eastAsia"/>
        </w:rPr>
        <w:t>开始</w:t>
      </w:r>
      <w:r>
        <w:t>失败）。</w:t>
      </w:r>
    </w:p>
    <w:p>
      <w:pPr>
        <w:spacing w:after="15"/>
        <w:ind w:left="420" w:leftChars="200"/>
      </w:pPr>
      <w:r>
        <w:t>errdesc：若为NULL或者函数成功，则不用管；若传入的值不为NULL，则在方法失败的时候填充上失败原因。</w:t>
      </w:r>
    </w:p>
    <w:p>
      <w:pPr>
        <w:pStyle w:val="147"/>
        <w:spacing w:beforeLines="0" w:afterLines="0"/>
        <w:rPr>
          <w:b/>
        </w:rPr>
      </w:pPr>
      <w:r>
        <w:rPr>
          <w:rFonts w:hint="eastAsia"/>
          <w:b/>
        </w:rPr>
        <w:t>com.ctc.igd1.</w:t>
      </w:r>
      <w:r>
        <w:rPr>
          <w:b/>
        </w:rPr>
        <w:t>PhoneConnectivity</w:t>
      </w:r>
    </w:p>
    <w:p>
      <w:pPr>
        <w:spacing w:before="240" w:after="15"/>
        <w:ind w:left="420" w:leftChars="200"/>
        <w:rPr>
          <w:b/>
        </w:rPr>
      </w:pPr>
      <w:r>
        <w:rPr>
          <w:rFonts w:hint="eastAsia"/>
          <w:b/>
        </w:rPr>
        <w:t>属性</w:t>
      </w:r>
    </w:p>
    <w:tbl>
      <w:tblPr>
        <w:tblStyle w:val="66"/>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0"/>
        <w:gridCol w:w="1376"/>
        <w:gridCol w:w="1335"/>
        <w:gridCol w:w="1426"/>
        <w:gridCol w:w="1870"/>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0"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376"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335"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426"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1870"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1843" w:type="dxa"/>
            <w:shd w:val="clear" w:color="auto" w:fill="D9D9D9"/>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0" w:type="dxa"/>
          </w:tcPr>
          <w:p>
            <w:pPr>
              <w:spacing w:after="15"/>
              <w:rPr>
                <w:rFonts w:ascii="Calibri" w:hAnsi="Calibri"/>
                <w:sz w:val="18"/>
                <w:szCs w:val="18"/>
              </w:rPr>
            </w:pPr>
            <w:r>
              <w:rPr>
                <w:rFonts w:ascii="Calibri" w:hAnsi="Calibri"/>
                <w:sz w:val="18"/>
                <w:szCs w:val="18"/>
              </w:rPr>
              <w:t>PhoneConnectivity</w:t>
            </w:r>
          </w:p>
        </w:tc>
        <w:tc>
          <w:tcPr>
            <w:tcW w:w="1376" w:type="dxa"/>
          </w:tcPr>
          <w:p>
            <w:pPr>
              <w:spacing w:after="15"/>
              <w:rPr>
                <w:rFonts w:ascii="Calibri" w:hAnsi="Calibri"/>
                <w:sz w:val="18"/>
                <w:szCs w:val="18"/>
              </w:rPr>
            </w:pPr>
            <w:r>
              <w:rPr>
                <w:rFonts w:ascii="Calibri" w:hAnsi="Calibri"/>
                <w:sz w:val="18"/>
                <w:szCs w:val="18"/>
              </w:rPr>
              <w:t>BOOLEAN</w:t>
            </w:r>
          </w:p>
        </w:tc>
        <w:tc>
          <w:tcPr>
            <w:tcW w:w="1335" w:type="dxa"/>
          </w:tcPr>
          <w:p>
            <w:pPr>
              <w:spacing w:after="15"/>
              <w:rPr>
                <w:rFonts w:ascii="Calibri" w:hAnsi="Calibri"/>
                <w:sz w:val="18"/>
                <w:szCs w:val="18"/>
              </w:rPr>
            </w:pPr>
            <w:r>
              <w:rPr>
                <w:rFonts w:ascii="Calibri" w:hAnsi="Calibri"/>
                <w:sz w:val="18"/>
                <w:szCs w:val="18"/>
              </w:rPr>
              <w:t>read</w:t>
            </w:r>
          </w:p>
        </w:tc>
        <w:tc>
          <w:tcPr>
            <w:tcW w:w="1426" w:type="dxa"/>
          </w:tcPr>
          <w:p>
            <w:pPr>
              <w:spacing w:after="15"/>
              <w:rPr>
                <w:rFonts w:ascii="Calibri" w:hAnsi="Calibri"/>
                <w:sz w:val="18"/>
                <w:szCs w:val="18"/>
              </w:rPr>
            </w:pPr>
            <w:r>
              <w:rPr>
                <w:rFonts w:ascii="Calibri" w:hAnsi="Calibri"/>
                <w:sz w:val="18"/>
                <w:szCs w:val="18"/>
              </w:rPr>
              <w:t>有</w:t>
            </w:r>
          </w:p>
        </w:tc>
        <w:tc>
          <w:tcPr>
            <w:tcW w:w="1870" w:type="dxa"/>
          </w:tcPr>
          <w:p>
            <w:pPr>
              <w:spacing w:after="15"/>
              <w:rPr>
                <w:rFonts w:ascii="Calibri" w:hAnsi="Calibri"/>
                <w:sz w:val="18"/>
                <w:szCs w:val="18"/>
              </w:rPr>
            </w:pPr>
            <w:r>
              <w:rPr>
                <w:rFonts w:hint="eastAsia" w:ascii="Calibri" w:hAnsi="Calibri"/>
                <w:sz w:val="18"/>
                <w:szCs w:val="18"/>
              </w:rPr>
              <w:t>是否连接了话机</w:t>
            </w:r>
            <w:r>
              <w:rPr>
                <w:rFonts w:ascii="Calibri" w:hAnsi="Calibri"/>
                <w:sz w:val="18"/>
                <w:szCs w:val="18"/>
              </w:rPr>
              <w:t>,true:</w:t>
            </w:r>
            <w:r>
              <w:rPr>
                <w:rFonts w:hint="eastAsia" w:ascii="Calibri" w:hAnsi="Calibri"/>
                <w:sz w:val="18"/>
                <w:szCs w:val="18"/>
              </w:rPr>
              <w:t>有话机连接，</w:t>
            </w:r>
            <w:r>
              <w:rPr>
                <w:rFonts w:ascii="Calibri" w:hAnsi="Calibri"/>
                <w:sz w:val="18"/>
                <w:szCs w:val="18"/>
              </w:rPr>
              <w:t>false:</w:t>
            </w:r>
            <w:r>
              <w:rPr>
                <w:rFonts w:hint="eastAsia" w:ascii="Calibri" w:hAnsi="Calibri"/>
                <w:sz w:val="18"/>
                <w:szCs w:val="18"/>
              </w:rPr>
              <w:t>无话机连接</w:t>
            </w:r>
          </w:p>
        </w:tc>
        <w:tc>
          <w:tcPr>
            <w:tcW w:w="1843" w:type="dxa"/>
          </w:tcPr>
          <w:p>
            <w:pPr>
              <w:spacing w:after="15"/>
              <w:rPr>
                <w:rFonts w:ascii="Calibri" w:hAnsi="Calibri"/>
                <w:sz w:val="18"/>
                <w:szCs w:val="18"/>
              </w:rPr>
            </w:pPr>
            <w:r>
              <w:rPr>
                <w:rFonts w:hint="eastAsia" w:ascii="Calibri" w:hAnsi="Calibri"/>
                <w:sz w:val="18"/>
                <w:szCs w:val="18"/>
              </w:rPr>
              <w:t>1</w:t>
            </w:r>
            <w:r>
              <w:rPr>
                <w:rFonts w:ascii="Calibri" w:hAnsi="Calibri"/>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0" w:type="dxa"/>
          </w:tcPr>
          <w:p>
            <w:pPr>
              <w:wordWrap w:val="0"/>
              <w:overflowPunct w:val="0"/>
              <w:autoSpaceDE w:val="0"/>
              <w:autoSpaceDN w:val="0"/>
              <w:spacing w:before="156" w:beforeLines="50" w:after="15"/>
              <w:textAlignment w:val="baseline"/>
              <w:outlineLvl w:val="3"/>
              <w:rPr>
                <w:rFonts w:ascii="Calibri" w:hAnsi="Calibri"/>
                <w:sz w:val="16"/>
                <w:szCs w:val="18"/>
              </w:rPr>
            </w:pPr>
            <w:r>
              <w:rPr>
                <w:rFonts w:ascii="Verdana" w:hAnsi="Verdana"/>
                <w:bCs/>
                <w:sz w:val="16"/>
                <w:szCs w:val="18"/>
              </w:rPr>
              <w:t>OffHookAlarmStatus</w:t>
            </w:r>
          </w:p>
        </w:tc>
        <w:tc>
          <w:tcPr>
            <w:tcW w:w="1376" w:type="dxa"/>
          </w:tcPr>
          <w:p>
            <w:pPr>
              <w:wordWrap w:val="0"/>
              <w:overflowPunct w:val="0"/>
              <w:autoSpaceDE w:val="0"/>
              <w:autoSpaceDN w:val="0"/>
              <w:spacing w:before="156" w:beforeLines="50" w:after="15"/>
              <w:textAlignment w:val="baseline"/>
              <w:outlineLvl w:val="3"/>
              <w:rPr>
                <w:rFonts w:ascii="Calibri" w:hAnsi="Calibri"/>
                <w:sz w:val="16"/>
                <w:szCs w:val="18"/>
              </w:rPr>
            </w:pPr>
            <w:r>
              <w:rPr>
                <w:rFonts w:ascii="Verdana" w:hAnsi="Verdana"/>
                <w:bCs/>
                <w:sz w:val="16"/>
                <w:szCs w:val="18"/>
              </w:rPr>
              <w:t>BOOLEAN</w:t>
            </w:r>
          </w:p>
        </w:tc>
        <w:tc>
          <w:tcPr>
            <w:tcW w:w="1335" w:type="dxa"/>
          </w:tcPr>
          <w:p>
            <w:pPr>
              <w:wordWrap w:val="0"/>
              <w:overflowPunct w:val="0"/>
              <w:autoSpaceDE w:val="0"/>
              <w:autoSpaceDN w:val="0"/>
              <w:spacing w:before="156" w:beforeLines="50" w:after="15"/>
              <w:textAlignment w:val="baseline"/>
              <w:outlineLvl w:val="3"/>
              <w:rPr>
                <w:rFonts w:ascii="Calibri" w:hAnsi="Calibri"/>
                <w:sz w:val="16"/>
                <w:szCs w:val="18"/>
              </w:rPr>
            </w:pPr>
            <w:r>
              <w:rPr>
                <w:rFonts w:ascii="Verdana" w:hAnsi="Verdana"/>
                <w:bCs/>
                <w:sz w:val="16"/>
                <w:szCs w:val="18"/>
              </w:rPr>
              <w:t>read</w:t>
            </w:r>
          </w:p>
        </w:tc>
        <w:tc>
          <w:tcPr>
            <w:tcW w:w="1426" w:type="dxa"/>
          </w:tcPr>
          <w:p>
            <w:pPr>
              <w:wordWrap w:val="0"/>
              <w:overflowPunct w:val="0"/>
              <w:autoSpaceDE w:val="0"/>
              <w:autoSpaceDN w:val="0"/>
              <w:spacing w:before="156" w:beforeLines="50" w:after="15"/>
              <w:textAlignment w:val="baseline"/>
              <w:outlineLvl w:val="3"/>
              <w:rPr>
                <w:rFonts w:ascii="Calibri" w:hAnsi="Calibri"/>
                <w:sz w:val="16"/>
                <w:szCs w:val="18"/>
              </w:rPr>
            </w:pPr>
            <w:r>
              <w:rPr>
                <w:rFonts w:hint="eastAsia"/>
                <w:bCs/>
                <w:sz w:val="16"/>
                <w:szCs w:val="18"/>
              </w:rPr>
              <w:t>有</w:t>
            </w:r>
          </w:p>
        </w:tc>
        <w:tc>
          <w:tcPr>
            <w:tcW w:w="1870" w:type="dxa"/>
          </w:tcPr>
          <w:p>
            <w:pPr>
              <w:wordWrap w:val="0"/>
              <w:overflowPunct w:val="0"/>
              <w:autoSpaceDE w:val="0"/>
              <w:autoSpaceDN w:val="0"/>
              <w:spacing w:before="156" w:beforeLines="50" w:after="15"/>
              <w:textAlignment w:val="baseline"/>
              <w:outlineLvl w:val="3"/>
              <w:rPr>
                <w:rFonts w:ascii="Calibri" w:hAnsi="Calibri"/>
                <w:sz w:val="16"/>
                <w:szCs w:val="18"/>
              </w:rPr>
            </w:pPr>
            <w:r>
              <w:rPr>
                <w:rFonts w:hint="eastAsia"/>
                <w:bCs/>
                <w:sz w:val="18"/>
                <w:szCs w:val="18"/>
              </w:rPr>
              <w:t>是否处在长时间异常未挂机状态，</w:t>
            </w:r>
            <w:r>
              <w:rPr>
                <w:rFonts w:ascii="Verdana" w:hAnsi="Verdana"/>
                <w:bCs/>
                <w:sz w:val="16"/>
                <w:szCs w:val="18"/>
              </w:rPr>
              <w:t>true:</w:t>
            </w:r>
            <w:r>
              <w:rPr>
                <w:rFonts w:hint="eastAsia"/>
                <w:bCs/>
                <w:sz w:val="16"/>
                <w:szCs w:val="18"/>
              </w:rPr>
              <w:t>是，</w:t>
            </w:r>
            <w:r>
              <w:rPr>
                <w:rFonts w:ascii="Verdana" w:hAnsi="Verdana"/>
                <w:bCs/>
                <w:sz w:val="16"/>
                <w:szCs w:val="18"/>
              </w:rPr>
              <w:t>false:</w:t>
            </w:r>
            <w:r>
              <w:rPr>
                <w:rStyle w:val="344"/>
                <w:rFonts w:ascii="Verdana" w:hAnsi="Verdana"/>
                <w:bCs/>
                <w:sz w:val="16"/>
                <w:szCs w:val="18"/>
              </w:rPr>
              <w:t> </w:t>
            </w:r>
            <w:r>
              <w:rPr>
                <w:rFonts w:hint="eastAsia"/>
                <w:bCs/>
                <w:sz w:val="16"/>
                <w:szCs w:val="18"/>
              </w:rPr>
              <w:t>否</w:t>
            </w:r>
          </w:p>
        </w:tc>
        <w:tc>
          <w:tcPr>
            <w:tcW w:w="1843" w:type="dxa"/>
          </w:tcPr>
          <w:p>
            <w:pPr>
              <w:wordWrap w:val="0"/>
              <w:overflowPunct w:val="0"/>
              <w:autoSpaceDE w:val="0"/>
              <w:autoSpaceDN w:val="0"/>
              <w:spacing w:before="156" w:beforeLines="50" w:after="15"/>
              <w:textAlignment w:val="baseline"/>
              <w:outlineLvl w:val="3"/>
              <w:rPr>
                <w:rFonts w:ascii="Calibri" w:hAnsi="Calibri"/>
                <w:sz w:val="16"/>
                <w:szCs w:val="18"/>
              </w:rPr>
            </w:pPr>
            <w:r>
              <w:rPr>
                <w:rFonts w:ascii="Verdana" w:hAnsi="Verdana"/>
                <w:bCs/>
                <w:sz w:val="16"/>
                <w:szCs w:val="18"/>
              </w:rPr>
              <w:t>1.1</w:t>
            </w:r>
          </w:p>
        </w:tc>
      </w:tr>
    </w:tbl>
    <w:p>
      <w:pPr>
        <w:spacing w:before="240" w:after="15"/>
        <w:ind w:left="420" w:hanging="420" w:hangingChars="199"/>
        <w:rPr>
          <w:b/>
        </w:rPr>
      </w:pPr>
      <w:r>
        <w:rPr>
          <w:rFonts w:hint="eastAsia"/>
          <w:b/>
        </w:rPr>
        <w:t>方法</w:t>
      </w:r>
    </w:p>
    <w:p>
      <w:pPr>
        <w:pStyle w:val="345"/>
        <w:numPr>
          <w:ilvl w:val="0"/>
          <w:numId w:val="129"/>
        </w:numPr>
        <w:ind w:firstLineChars="0"/>
      </w:pPr>
      <w:r>
        <w:t>StartTest(OUT UINT32 result, OUT STRING errdesc);</w:t>
      </w:r>
    </w:p>
    <w:p>
      <w:pPr>
        <w:spacing w:after="15"/>
        <w:ind w:firstLine="420"/>
      </w:pPr>
      <w:r>
        <w:t>开始</w:t>
      </w:r>
      <w:r>
        <w:rPr>
          <w:rFonts w:hint="eastAsia"/>
        </w:rPr>
        <w:t>语音话机连接性</w:t>
      </w:r>
      <w:r>
        <w:t>测试</w:t>
      </w:r>
    </w:p>
    <w:p>
      <w:pPr>
        <w:spacing w:after="15"/>
        <w:ind w:left="420" w:leftChars="200"/>
      </w:pPr>
      <w:r>
        <w:t>result：0（成功）/1（失败）。</w:t>
      </w:r>
    </w:p>
    <w:p>
      <w:pPr>
        <w:spacing w:after="15"/>
        <w:ind w:left="420" w:leftChars="200"/>
      </w:pPr>
      <w:r>
        <w:t>errdesc：若为NULL或者函数成功，则不用管；若传入的值不为NULL，则在方法失败的时候填充上失败原因。</w:t>
      </w:r>
    </w:p>
    <w:p>
      <w:pPr>
        <w:pStyle w:val="147"/>
        <w:spacing w:beforeLines="0" w:afterLines="0"/>
        <w:rPr>
          <w:b/>
        </w:rPr>
      </w:pPr>
      <w:r>
        <w:rPr>
          <w:rFonts w:hint="eastAsia"/>
          <w:b/>
        </w:rPr>
        <w:t>com.ctc.igd1.IPv6</w:t>
      </w:r>
      <w:r>
        <w:rPr>
          <w:b/>
        </w:rPr>
        <w:t>L</w:t>
      </w:r>
      <w:r>
        <w:rPr>
          <w:rFonts w:hint="eastAsia"/>
          <w:b/>
        </w:rPr>
        <w:t>AN</w:t>
      </w:r>
      <w:r>
        <w:rPr>
          <w:b/>
        </w:rPr>
        <w:t>Config</w:t>
      </w:r>
    </w:p>
    <w:p>
      <w:pPr>
        <w:spacing w:before="240" w:after="15"/>
        <w:ind w:left="420" w:leftChars="200"/>
        <w:rPr>
          <w:b/>
        </w:rPr>
      </w:pPr>
      <w:r>
        <w:rPr>
          <w:rFonts w:hint="eastAsia"/>
          <w:b/>
        </w:rPr>
        <w:t>属性</w:t>
      </w:r>
    </w:p>
    <w:tbl>
      <w:tblPr>
        <w:tblStyle w:val="66"/>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6"/>
        <w:gridCol w:w="1143"/>
        <w:gridCol w:w="1050"/>
        <w:gridCol w:w="1234"/>
        <w:gridCol w:w="2781"/>
        <w:gridCol w:w="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143"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050"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234"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2781"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930" w:type="dxa"/>
            <w:shd w:val="clear" w:color="auto" w:fill="D9D9D9"/>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spacing w:after="15"/>
              <w:rPr>
                <w:rFonts w:ascii="Calibri" w:hAnsi="Calibri"/>
                <w:sz w:val="18"/>
                <w:szCs w:val="18"/>
              </w:rPr>
            </w:pPr>
            <w:r>
              <w:rPr>
                <w:rFonts w:ascii="Calibri" w:hAnsi="Calibri"/>
                <w:sz w:val="18"/>
                <w:szCs w:val="18"/>
              </w:rPr>
              <w:t>LocalAddress</w:t>
            </w:r>
          </w:p>
        </w:tc>
        <w:tc>
          <w:tcPr>
            <w:tcW w:w="1143" w:type="dxa"/>
          </w:tcPr>
          <w:p>
            <w:pPr>
              <w:spacing w:after="15"/>
              <w:rPr>
                <w:rFonts w:ascii="Calibri" w:hAnsi="Calibri"/>
                <w:sz w:val="18"/>
                <w:szCs w:val="18"/>
              </w:rPr>
            </w:pPr>
            <w:r>
              <w:rPr>
                <w:rFonts w:ascii="Calibri" w:hAnsi="Calibri"/>
                <w:sz w:val="18"/>
                <w:szCs w:val="18"/>
              </w:rPr>
              <w:t>STRING</w:t>
            </w:r>
            <w:r>
              <w:rPr>
                <w:rFonts w:hint="eastAsia" w:ascii="Calibri" w:hAnsi="Calibri"/>
                <w:sz w:val="18"/>
                <w:szCs w:val="18"/>
              </w:rPr>
              <w:t>(45)</w:t>
            </w:r>
          </w:p>
        </w:tc>
        <w:tc>
          <w:tcPr>
            <w:tcW w:w="1050" w:type="dxa"/>
          </w:tcPr>
          <w:p>
            <w:pPr>
              <w:spacing w:after="15"/>
              <w:rPr>
                <w:rFonts w:ascii="Calibri" w:hAnsi="Calibri"/>
                <w:sz w:val="18"/>
                <w:szCs w:val="18"/>
              </w:rPr>
            </w:pPr>
            <w:r>
              <w:rPr>
                <w:rFonts w:ascii="Calibri" w:hAnsi="Calibri"/>
                <w:sz w:val="18"/>
                <w:szCs w:val="18"/>
              </w:rPr>
              <w:t>readwrite</w:t>
            </w:r>
          </w:p>
        </w:tc>
        <w:tc>
          <w:tcPr>
            <w:tcW w:w="1234" w:type="dxa"/>
          </w:tcPr>
          <w:p>
            <w:pPr>
              <w:spacing w:after="15"/>
              <w:rPr>
                <w:rFonts w:ascii="Calibri" w:hAnsi="Calibri"/>
                <w:sz w:val="18"/>
                <w:szCs w:val="18"/>
              </w:rPr>
            </w:pPr>
            <w:r>
              <w:rPr>
                <w:rFonts w:hint="eastAsia" w:ascii="Calibri" w:hAnsi="Calibri"/>
                <w:sz w:val="18"/>
                <w:szCs w:val="18"/>
              </w:rPr>
              <w:t>有</w:t>
            </w:r>
          </w:p>
        </w:tc>
        <w:tc>
          <w:tcPr>
            <w:tcW w:w="2781" w:type="dxa"/>
          </w:tcPr>
          <w:p>
            <w:pPr>
              <w:spacing w:after="15"/>
              <w:rPr>
                <w:rFonts w:ascii="Calibri" w:hAnsi="Calibri"/>
                <w:sz w:val="18"/>
                <w:szCs w:val="18"/>
              </w:rPr>
            </w:pPr>
            <w:r>
              <w:rPr>
                <w:rFonts w:hint="eastAsia" w:ascii="Calibri" w:hAnsi="Calibri"/>
                <w:sz w:val="18"/>
                <w:szCs w:val="18"/>
              </w:rPr>
              <w:t>IPv6管理地址</w:t>
            </w:r>
          </w:p>
        </w:tc>
        <w:tc>
          <w:tcPr>
            <w:tcW w:w="930" w:type="dxa"/>
          </w:tcPr>
          <w:p>
            <w:pPr>
              <w:spacing w:after="15"/>
              <w:jc w:val="left"/>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spacing w:after="15"/>
              <w:rPr>
                <w:rFonts w:ascii="Calibri" w:hAnsi="Calibri"/>
                <w:sz w:val="18"/>
                <w:szCs w:val="18"/>
              </w:rPr>
            </w:pPr>
            <w:r>
              <w:rPr>
                <w:rFonts w:ascii="Calibri" w:hAnsi="Calibri"/>
                <w:sz w:val="18"/>
                <w:szCs w:val="18"/>
              </w:rPr>
              <w:t>ConfigType</w:t>
            </w:r>
          </w:p>
        </w:tc>
        <w:tc>
          <w:tcPr>
            <w:tcW w:w="1143" w:type="dxa"/>
          </w:tcPr>
          <w:p>
            <w:pPr>
              <w:spacing w:after="15"/>
              <w:rPr>
                <w:rFonts w:ascii="Calibri" w:hAnsi="Calibri"/>
                <w:sz w:val="18"/>
                <w:szCs w:val="18"/>
              </w:rPr>
            </w:pPr>
            <w:r>
              <w:rPr>
                <w:rFonts w:ascii="Calibri" w:hAnsi="Calibri"/>
                <w:sz w:val="18"/>
                <w:szCs w:val="18"/>
              </w:rPr>
              <w:t>STRING</w:t>
            </w:r>
            <w:r>
              <w:rPr>
                <w:rFonts w:hint="eastAsia" w:ascii="Calibri" w:hAnsi="Calibri"/>
                <w:sz w:val="18"/>
                <w:szCs w:val="18"/>
              </w:rPr>
              <w:t>(32)</w:t>
            </w:r>
          </w:p>
        </w:tc>
        <w:tc>
          <w:tcPr>
            <w:tcW w:w="1050" w:type="dxa"/>
          </w:tcPr>
          <w:p>
            <w:pPr>
              <w:spacing w:after="15"/>
              <w:rPr>
                <w:rFonts w:ascii="Calibri" w:hAnsi="Calibri"/>
                <w:sz w:val="18"/>
                <w:szCs w:val="18"/>
              </w:rPr>
            </w:pPr>
            <w:r>
              <w:rPr>
                <w:rFonts w:ascii="Calibri" w:hAnsi="Calibri"/>
                <w:sz w:val="18"/>
                <w:szCs w:val="18"/>
              </w:rPr>
              <w:t>readwrite</w:t>
            </w:r>
          </w:p>
        </w:tc>
        <w:tc>
          <w:tcPr>
            <w:tcW w:w="1234" w:type="dxa"/>
          </w:tcPr>
          <w:p>
            <w:pPr>
              <w:spacing w:after="15"/>
              <w:rPr>
                <w:rFonts w:ascii="Calibri" w:hAnsi="Calibri"/>
                <w:sz w:val="18"/>
                <w:szCs w:val="18"/>
              </w:rPr>
            </w:pPr>
            <w:r>
              <w:rPr>
                <w:rFonts w:hint="eastAsia" w:ascii="Calibri" w:hAnsi="Calibri"/>
                <w:sz w:val="18"/>
                <w:szCs w:val="18"/>
              </w:rPr>
              <w:t>有</w:t>
            </w:r>
          </w:p>
        </w:tc>
        <w:tc>
          <w:tcPr>
            <w:tcW w:w="2781" w:type="dxa"/>
          </w:tcPr>
          <w:p>
            <w:pPr>
              <w:spacing w:after="15"/>
              <w:jc w:val="left"/>
              <w:rPr>
                <w:rFonts w:ascii="Calibri" w:hAnsi="Calibri"/>
                <w:sz w:val="18"/>
                <w:szCs w:val="18"/>
              </w:rPr>
            </w:pPr>
            <w:r>
              <w:rPr>
                <w:rFonts w:ascii="Calibri" w:hAnsi="Calibri"/>
                <w:sz w:val="18"/>
                <w:szCs w:val="18"/>
              </w:rPr>
              <w:t>DNS来源：HGWProxy, WANConnection, Static</w:t>
            </w:r>
          </w:p>
        </w:tc>
        <w:tc>
          <w:tcPr>
            <w:tcW w:w="930" w:type="dxa"/>
          </w:tcPr>
          <w:p>
            <w:pPr>
              <w:spacing w:after="15"/>
              <w:jc w:val="left"/>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spacing w:after="15"/>
              <w:rPr>
                <w:rFonts w:ascii="Calibri" w:hAnsi="Calibri"/>
                <w:sz w:val="18"/>
                <w:szCs w:val="18"/>
              </w:rPr>
            </w:pPr>
            <w:r>
              <w:rPr>
                <w:rFonts w:ascii="Calibri" w:hAnsi="Calibri"/>
                <w:sz w:val="18"/>
                <w:szCs w:val="18"/>
              </w:rPr>
              <w:t>DNSWAN</w:t>
            </w:r>
          </w:p>
        </w:tc>
        <w:tc>
          <w:tcPr>
            <w:tcW w:w="1143" w:type="dxa"/>
          </w:tcPr>
          <w:p>
            <w:pPr>
              <w:numPr>
                <w:ilvl w:val="255"/>
                <w:numId w:val="0"/>
              </w:numPr>
              <w:wordWrap w:val="0"/>
              <w:overflowPunct w:val="0"/>
              <w:autoSpaceDE w:val="0"/>
              <w:autoSpaceDN w:val="0"/>
              <w:spacing w:before="156" w:beforeLines="50" w:after="15"/>
              <w:textAlignment w:val="baseline"/>
              <w:outlineLvl w:val="3"/>
              <w:rPr>
                <w:rFonts w:ascii="Calibri" w:hAnsi="Calibri"/>
                <w:sz w:val="18"/>
                <w:szCs w:val="18"/>
              </w:rPr>
            </w:pPr>
            <w:r>
              <w:rPr>
                <w:rFonts w:hint="eastAsia" w:ascii="Calibri" w:hAnsi="Calibri"/>
                <w:sz w:val="18"/>
                <w:szCs w:val="18"/>
              </w:rPr>
              <w:t>STRING(127)</w:t>
            </w:r>
          </w:p>
        </w:tc>
        <w:tc>
          <w:tcPr>
            <w:tcW w:w="1050" w:type="dxa"/>
          </w:tcPr>
          <w:p>
            <w:pPr>
              <w:spacing w:after="15"/>
              <w:rPr>
                <w:rFonts w:ascii="Calibri" w:hAnsi="Calibri"/>
                <w:sz w:val="18"/>
                <w:szCs w:val="18"/>
              </w:rPr>
            </w:pPr>
            <w:r>
              <w:rPr>
                <w:rFonts w:hint="eastAsia" w:ascii="Calibri" w:hAnsi="Calibri"/>
                <w:sz w:val="18"/>
                <w:szCs w:val="18"/>
              </w:rPr>
              <w:t>readwrite</w:t>
            </w:r>
          </w:p>
        </w:tc>
        <w:tc>
          <w:tcPr>
            <w:tcW w:w="1234" w:type="dxa"/>
          </w:tcPr>
          <w:p>
            <w:pPr>
              <w:spacing w:after="15"/>
              <w:rPr>
                <w:rFonts w:ascii="Calibri" w:hAnsi="Calibri"/>
                <w:sz w:val="18"/>
                <w:szCs w:val="18"/>
              </w:rPr>
            </w:pPr>
            <w:r>
              <w:rPr>
                <w:rFonts w:hint="eastAsia" w:ascii="Calibri" w:hAnsi="Calibri"/>
                <w:sz w:val="18"/>
                <w:szCs w:val="18"/>
              </w:rPr>
              <w:t>有</w:t>
            </w:r>
          </w:p>
        </w:tc>
        <w:tc>
          <w:tcPr>
            <w:tcW w:w="2781" w:type="dxa"/>
          </w:tcPr>
          <w:p>
            <w:pPr>
              <w:spacing w:after="15"/>
              <w:rPr>
                <w:rFonts w:ascii="Calibri" w:hAnsi="Calibri"/>
                <w:sz w:val="18"/>
                <w:szCs w:val="18"/>
              </w:rPr>
            </w:pPr>
            <w:r>
              <w:rPr>
                <w:rFonts w:ascii="Calibri" w:hAnsi="Calibri"/>
                <w:sz w:val="18"/>
                <w:szCs w:val="18"/>
              </w:rPr>
              <w:t>ConfigType为WANConnection时，WAN的DBUS绝对路径</w:t>
            </w:r>
          </w:p>
        </w:tc>
        <w:tc>
          <w:tcPr>
            <w:tcW w:w="930" w:type="dxa"/>
          </w:tcPr>
          <w:p>
            <w:pPr>
              <w:spacing w:after="15"/>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spacing w:after="15"/>
              <w:rPr>
                <w:rFonts w:ascii="Calibri" w:hAnsi="Calibri"/>
                <w:sz w:val="18"/>
                <w:szCs w:val="18"/>
              </w:rPr>
            </w:pPr>
            <w:r>
              <w:rPr>
                <w:rFonts w:ascii="Calibri" w:hAnsi="Calibri"/>
                <w:sz w:val="18"/>
                <w:szCs w:val="18"/>
              </w:rPr>
              <w:t>Servers</w:t>
            </w:r>
          </w:p>
        </w:tc>
        <w:tc>
          <w:tcPr>
            <w:tcW w:w="1143" w:type="dxa"/>
          </w:tcPr>
          <w:p>
            <w:pPr>
              <w:numPr>
                <w:ilvl w:val="255"/>
                <w:numId w:val="0"/>
              </w:numPr>
              <w:wordWrap w:val="0"/>
              <w:overflowPunct w:val="0"/>
              <w:autoSpaceDE w:val="0"/>
              <w:autoSpaceDN w:val="0"/>
              <w:spacing w:before="156" w:beforeLines="50" w:after="15"/>
              <w:textAlignment w:val="baseline"/>
              <w:outlineLvl w:val="3"/>
              <w:rPr>
                <w:rFonts w:ascii="Calibri" w:hAnsi="Calibri"/>
                <w:sz w:val="18"/>
                <w:szCs w:val="18"/>
              </w:rPr>
            </w:pPr>
            <w:r>
              <w:rPr>
                <w:rFonts w:hint="eastAsia" w:ascii="Calibri" w:hAnsi="Calibri"/>
                <w:sz w:val="18"/>
                <w:szCs w:val="18"/>
              </w:rPr>
              <w:t>S</w:t>
            </w:r>
            <w:r>
              <w:rPr>
                <w:rFonts w:ascii="Calibri" w:hAnsi="Calibri"/>
                <w:sz w:val="18"/>
                <w:szCs w:val="18"/>
              </w:rPr>
              <w:t>TRING(256)</w:t>
            </w:r>
          </w:p>
        </w:tc>
        <w:tc>
          <w:tcPr>
            <w:tcW w:w="1050" w:type="dxa"/>
          </w:tcPr>
          <w:p>
            <w:pPr>
              <w:spacing w:after="15"/>
              <w:rPr>
                <w:rFonts w:ascii="Calibri" w:hAnsi="Calibri"/>
                <w:sz w:val="18"/>
                <w:szCs w:val="18"/>
              </w:rPr>
            </w:pPr>
            <w:r>
              <w:rPr>
                <w:rFonts w:ascii="Calibri" w:hAnsi="Calibri"/>
                <w:sz w:val="18"/>
                <w:szCs w:val="18"/>
              </w:rPr>
              <w:t>readwrite</w:t>
            </w:r>
          </w:p>
        </w:tc>
        <w:tc>
          <w:tcPr>
            <w:tcW w:w="1234" w:type="dxa"/>
          </w:tcPr>
          <w:p>
            <w:pPr>
              <w:spacing w:after="15"/>
              <w:rPr>
                <w:rFonts w:ascii="Calibri" w:hAnsi="Calibri"/>
                <w:sz w:val="18"/>
                <w:szCs w:val="18"/>
              </w:rPr>
            </w:pPr>
            <w:r>
              <w:rPr>
                <w:rFonts w:hint="eastAsia" w:ascii="Calibri" w:hAnsi="Calibri"/>
                <w:sz w:val="18"/>
                <w:szCs w:val="18"/>
              </w:rPr>
              <w:t>有</w:t>
            </w:r>
          </w:p>
        </w:tc>
        <w:tc>
          <w:tcPr>
            <w:tcW w:w="2781" w:type="dxa"/>
          </w:tcPr>
          <w:p>
            <w:pPr>
              <w:spacing w:after="15"/>
              <w:rPr>
                <w:rFonts w:ascii="Calibri" w:hAnsi="Calibri"/>
                <w:sz w:val="18"/>
                <w:szCs w:val="18"/>
              </w:rPr>
            </w:pPr>
            <w:r>
              <w:rPr>
                <w:rFonts w:ascii="Calibri" w:hAnsi="Calibri"/>
                <w:sz w:val="18"/>
                <w:szCs w:val="18"/>
              </w:rPr>
              <w:t>ConfigType为Static时，DNS服务器地址</w:t>
            </w:r>
          </w:p>
        </w:tc>
        <w:tc>
          <w:tcPr>
            <w:tcW w:w="930" w:type="dxa"/>
          </w:tcPr>
          <w:p>
            <w:pPr>
              <w:spacing w:after="15"/>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spacing w:after="15"/>
              <w:rPr>
                <w:rFonts w:ascii="Calibri" w:hAnsi="Calibri"/>
                <w:sz w:val="18"/>
                <w:szCs w:val="18"/>
              </w:rPr>
            </w:pPr>
            <w:r>
              <w:rPr>
                <w:rFonts w:ascii="Calibri" w:hAnsi="Calibri"/>
                <w:sz w:val="18"/>
                <w:szCs w:val="18"/>
              </w:rPr>
              <w:t>PrefixMode</w:t>
            </w:r>
          </w:p>
        </w:tc>
        <w:tc>
          <w:tcPr>
            <w:tcW w:w="1143" w:type="dxa"/>
          </w:tcPr>
          <w:p>
            <w:pPr>
              <w:numPr>
                <w:ilvl w:val="255"/>
                <w:numId w:val="0"/>
              </w:numPr>
              <w:wordWrap w:val="0"/>
              <w:overflowPunct w:val="0"/>
              <w:autoSpaceDE w:val="0"/>
              <w:autoSpaceDN w:val="0"/>
              <w:spacing w:before="156" w:beforeLines="50" w:after="15"/>
              <w:textAlignment w:val="baseline"/>
              <w:outlineLvl w:val="3"/>
              <w:rPr>
                <w:rFonts w:ascii="Calibri" w:hAnsi="Calibri"/>
                <w:sz w:val="18"/>
                <w:szCs w:val="18"/>
              </w:rPr>
            </w:pPr>
            <w:r>
              <w:rPr>
                <w:rFonts w:hint="eastAsia" w:ascii="Calibri" w:hAnsi="Calibri"/>
                <w:sz w:val="18"/>
                <w:szCs w:val="18"/>
              </w:rPr>
              <w:t>S</w:t>
            </w:r>
            <w:r>
              <w:rPr>
                <w:rFonts w:ascii="Calibri" w:hAnsi="Calibri"/>
                <w:sz w:val="18"/>
                <w:szCs w:val="18"/>
              </w:rPr>
              <w:t>TRING(32)</w:t>
            </w:r>
          </w:p>
        </w:tc>
        <w:tc>
          <w:tcPr>
            <w:tcW w:w="1050" w:type="dxa"/>
          </w:tcPr>
          <w:p>
            <w:pPr>
              <w:spacing w:after="15"/>
              <w:rPr>
                <w:rFonts w:ascii="Calibri" w:hAnsi="Calibri"/>
                <w:sz w:val="18"/>
                <w:szCs w:val="18"/>
              </w:rPr>
            </w:pPr>
            <w:r>
              <w:rPr>
                <w:rFonts w:hint="eastAsia" w:ascii="Calibri" w:hAnsi="Calibri"/>
                <w:sz w:val="18"/>
                <w:szCs w:val="18"/>
              </w:rPr>
              <w:t>readwrite</w:t>
            </w:r>
          </w:p>
        </w:tc>
        <w:tc>
          <w:tcPr>
            <w:tcW w:w="1234" w:type="dxa"/>
          </w:tcPr>
          <w:p>
            <w:pPr>
              <w:spacing w:after="15"/>
              <w:rPr>
                <w:rFonts w:ascii="Calibri" w:hAnsi="Calibri"/>
                <w:sz w:val="18"/>
                <w:szCs w:val="18"/>
              </w:rPr>
            </w:pPr>
            <w:r>
              <w:rPr>
                <w:rFonts w:hint="eastAsia" w:ascii="Calibri" w:hAnsi="Calibri"/>
                <w:sz w:val="18"/>
                <w:szCs w:val="18"/>
              </w:rPr>
              <w:t>有</w:t>
            </w:r>
          </w:p>
        </w:tc>
        <w:tc>
          <w:tcPr>
            <w:tcW w:w="2781" w:type="dxa"/>
          </w:tcPr>
          <w:p>
            <w:pPr>
              <w:spacing w:after="15"/>
              <w:rPr>
                <w:rFonts w:ascii="Calibri" w:hAnsi="Calibri"/>
                <w:sz w:val="18"/>
                <w:szCs w:val="18"/>
              </w:rPr>
            </w:pPr>
            <w:r>
              <w:rPr>
                <w:rFonts w:ascii="Calibri" w:hAnsi="Calibri"/>
                <w:sz w:val="18"/>
                <w:szCs w:val="18"/>
              </w:rPr>
              <w:t>前缀来源：WANDelegated, Static</w:t>
            </w:r>
          </w:p>
        </w:tc>
        <w:tc>
          <w:tcPr>
            <w:tcW w:w="930" w:type="dxa"/>
          </w:tcPr>
          <w:p>
            <w:pPr>
              <w:spacing w:after="15"/>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spacing w:after="15"/>
              <w:rPr>
                <w:rFonts w:ascii="Calibri" w:hAnsi="Calibri"/>
                <w:sz w:val="18"/>
                <w:szCs w:val="18"/>
              </w:rPr>
            </w:pPr>
            <w:r>
              <w:rPr>
                <w:rFonts w:hint="eastAsia" w:ascii="Calibri" w:hAnsi="Calibri"/>
                <w:sz w:val="18"/>
                <w:szCs w:val="18"/>
              </w:rPr>
              <w:t>DelegatedWAN</w:t>
            </w:r>
          </w:p>
        </w:tc>
        <w:tc>
          <w:tcPr>
            <w:tcW w:w="1143" w:type="dxa"/>
          </w:tcPr>
          <w:p>
            <w:pPr>
              <w:numPr>
                <w:ilvl w:val="255"/>
                <w:numId w:val="0"/>
              </w:numPr>
              <w:wordWrap w:val="0"/>
              <w:overflowPunct w:val="0"/>
              <w:autoSpaceDE w:val="0"/>
              <w:autoSpaceDN w:val="0"/>
              <w:spacing w:before="156" w:beforeLines="50" w:after="15"/>
              <w:textAlignment w:val="baseline"/>
              <w:outlineLvl w:val="3"/>
              <w:rPr>
                <w:rFonts w:ascii="Calibri" w:hAnsi="Calibri"/>
                <w:sz w:val="18"/>
                <w:szCs w:val="18"/>
              </w:rPr>
            </w:pPr>
            <w:r>
              <w:rPr>
                <w:rFonts w:hint="eastAsia" w:ascii="Calibri" w:hAnsi="Calibri"/>
                <w:sz w:val="18"/>
                <w:szCs w:val="18"/>
              </w:rPr>
              <w:t>STRING(127)</w:t>
            </w:r>
          </w:p>
        </w:tc>
        <w:tc>
          <w:tcPr>
            <w:tcW w:w="1050" w:type="dxa"/>
          </w:tcPr>
          <w:p>
            <w:pPr>
              <w:spacing w:after="15"/>
              <w:rPr>
                <w:rFonts w:ascii="Calibri" w:hAnsi="Calibri"/>
                <w:sz w:val="18"/>
                <w:szCs w:val="18"/>
              </w:rPr>
            </w:pPr>
            <w:r>
              <w:rPr>
                <w:rFonts w:hint="eastAsia" w:ascii="Calibri" w:hAnsi="Calibri"/>
                <w:sz w:val="18"/>
                <w:szCs w:val="18"/>
              </w:rPr>
              <w:t>readwrite</w:t>
            </w:r>
          </w:p>
        </w:tc>
        <w:tc>
          <w:tcPr>
            <w:tcW w:w="1234" w:type="dxa"/>
          </w:tcPr>
          <w:p>
            <w:pPr>
              <w:spacing w:after="15"/>
              <w:rPr>
                <w:rFonts w:ascii="Calibri" w:hAnsi="Calibri"/>
                <w:sz w:val="18"/>
                <w:szCs w:val="18"/>
              </w:rPr>
            </w:pPr>
            <w:r>
              <w:rPr>
                <w:rFonts w:hint="eastAsia" w:ascii="Calibri" w:hAnsi="Calibri"/>
                <w:sz w:val="18"/>
                <w:szCs w:val="18"/>
              </w:rPr>
              <w:t>有</w:t>
            </w:r>
          </w:p>
        </w:tc>
        <w:tc>
          <w:tcPr>
            <w:tcW w:w="2781" w:type="dxa"/>
          </w:tcPr>
          <w:p>
            <w:pPr>
              <w:spacing w:after="15"/>
              <w:rPr>
                <w:rFonts w:ascii="Calibri" w:hAnsi="Calibri"/>
                <w:sz w:val="18"/>
                <w:szCs w:val="18"/>
              </w:rPr>
            </w:pPr>
            <w:r>
              <w:rPr>
                <w:rFonts w:hint="eastAsia" w:ascii="Calibri" w:hAnsi="Calibri"/>
                <w:sz w:val="18"/>
                <w:szCs w:val="18"/>
              </w:rPr>
              <w:t>PrefixMode为WANDelegated时，默认上网I</w:t>
            </w:r>
            <w:r>
              <w:rPr>
                <w:rFonts w:ascii="Calibri" w:hAnsi="Calibri"/>
                <w:sz w:val="18"/>
                <w:szCs w:val="18"/>
              </w:rPr>
              <w:t>nt</w:t>
            </w:r>
            <w:r>
              <w:rPr>
                <w:rFonts w:hint="eastAsia" w:ascii="Calibri" w:hAnsi="Calibri"/>
                <w:sz w:val="18"/>
                <w:szCs w:val="18"/>
              </w:rPr>
              <w:t>e</w:t>
            </w:r>
            <w:r>
              <w:rPr>
                <w:rFonts w:ascii="Calibri" w:hAnsi="Calibri"/>
                <w:sz w:val="18"/>
                <w:szCs w:val="18"/>
              </w:rPr>
              <w:t xml:space="preserve">rnet </w:t>
            </w:r>
            <w:r>
              <w:rPr>
                <w:rFonts w:hint="eastAsia" w:ascii="Calibri" w:hAnsi="Calibri"/>
                <w:sz w:val="18"/>
                <w:szCs w:val="18"/>
              </w:rPr>
              <w:t>WAN的DBUS绝对路径</w:t>
            </w:r>
          </w:p>
        </w:tc>
        <w:tc>
          <w:tcPr>
            <w:tcW w:w="930" w:type="dxa"/>
          </w:tcPr>
          <w:p>
            <w:pPr>
              <w:spacing w:after="15"/>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spacing w:after="15"/>
              <w:rPr>
                <w:rFonts w:ascii="Calibri" w:hAnsi="Calibri"/>
                <w:sz w:val="18"/>
                <w:szCs w:val="18"/>
              </w:rPr>
            </w:pPr>
            <w:r>
              <w:rPr>
                <w:rFonts w:ascii="Calibri" w:hAnsi="Calibri"/>
                <w:sz w:val="18"/>
                <w:szCs w:val="18"/>
              </w:rPr>
              <w:t>Prefix</w:t>
            </w:r>
          </w:p>
        </w:tc>
        <w:tc>
          <w:tcPr>
            <w:tcW w:w="1143" w:type="dxa"/>
          </w:tcPr>
          <w:p>
            <w:pPr>
              <w:spacing w:after="15"/>
              <w:rPr>
                <w:rFonts w:ascii="Calibri" w:hAnsi="Calibri"/>
                <w:sz w:val="18"/>
                <w:szCs w:val="18"/>
              </w:rPr>
            </w:pPr>
            <w:r>
              <w:rPr>
                <w:rFonts w:hint="eastAsia" w:ascii="Calibri" w:hAnsi="Calibri"/>
                <w:sz w:val="18"/>
                <w:szCs w:val="18"/>
              </w:rPr>
              <w:t>STRING(45)</w:t>
            </w:r>
          </w:p>
        </w:tc>
        <w:tc>
          <w:tcPr>
            <w:tcW w:w="1050" w:type="dxa"/>
          </w:tcPr>
          <w:p>
            <w:pPr>
              <w:spacing w:after="15"/>
              <w:rPr>
                <w:rFonts w:ascii="Calibri" w:hAnsi="Calibri"/>
                <w:sz w:val="18"/>
                <w:szCs w:val="18"/>
              </w:rPr>
            </w:pPr>
            <w:r>
              <w:rPr>
                <w:rFonts w:hint="eastAsia" w:ascii="Calibri" w:hAnsi="Calibri"/>
                <w:sz w:val="18"/>
                <w:szCs w:val="18"/>
              </w:rPr>
              <w:t>readwrite</w:t>
            </w:r>
          </w:p>
        </w:tc>
        <w:tc>
          <w:tcPr>
            <w:tcW w:w="1234" w:type="dxa"/>
          </w:tcPr>
          <w:p>
            <w:pPr>
              <w:spacing w:after="15"/>
              <w:rPr>
                <w:rFonts w:ascii="Calibri" w:hAnsi="Calibri"/>
                <w:sz w:val="18"/>
                <w:szCs w:val="18"/>
              </w:rPr>
            </w:pPr>
            <w:r>
              <w:rPr>
                <w:rFonts w:hint="eastAsia" w:ascii="Calibri" w:hAnsi="Calibri"/>
                <w:sz w:val="18"/>
                <w:szCs w:val="18"/>
              </w:rPr>
              <w:t>有</w:t>
            </w:r>
          </w:p>
        </w:tc>
        <w:tc>
          <w:tcPr>
            <w:tcW w:w="2781" w:type="dxa"/>
          </w:tcPr>
          <w:p>
            <w:pPr>
              <w:spacing w:after="15"/>
              <w:rPr>
                <w:rFonts w:ascii="Calibri" w:hAnsi="Calibri"/>
                <w:sz w:val="18"/>
                <w:szCs w:val="18"/>
              </w:rPr>
            </w:pPr>
            <w:r>
              <w:rPr>
                <w:rFonts w:ascii="Calibri" w:hAnsi="Calibri"/>
                <w:sz w:val="18"/>
                <w:szCs w:val="18"/>
              </w:rPr>
              <w:t>PrefixMode为Static时，前缀地址</w:t>
            </w:r>
          </w:p>
        </w:tc>
        <w:tc>
          <w:tcPr>
            <w:tcW w:w="930" w:type="dxa"/>
          </w:tcPr>
          <w:p>
            <w:pPr>
              <w:spacing w:after="15"/>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spacing w:after="15"/>
              <w:rPr>
                <w:rFonts w:ascii="Calibri" w:hAnsi="Calibri"/>
                <w:sz w:val="18"/>
                <w:szCs w:val="18"/>
              </w:rPr>
            </w:pPr>
            <w:r>
              <w:rPr>
                <w:rFonts w:ascii="Calibri" w:hAnsi="Calibri"/>
                <w:sz w:val="18"/>
                <w:szCs w:val="18"/>
              </w:rPr>
              <w:t>PreferredLifeTime</w:t>
            </w:r>
          </w:p>
        </w:tc>
        <w:tc>
          <w:tcPr>
            <w:tcW w:w="1143" w:type="dxa"/>
          </w:tcPr>
          <w:p>
            <w:pPr>
              <w:spacing w:after="15"/>
              <w:rPr>
                <w:rFonts w:ascii="Calibri" w:hAnsi="Calibri"/>
                <w:sz w:val="18"/>
                <w:szCs w:val="18"/>
              </w:rPr>
            </w:pPr>
            <w:r>
              <w:rPr>
                <w:rFonts w:hint="eastAsia" w:ascii="Calibri" w:hAnsi="Calibri"/>
                <w:sz w:val="18"/>
                <w:szCs w:val="18"/>
              </w:rPr>
              <w:t>UINT32</w:t>
            </w:r>
          </w:p>
        </w:tc>
        <w:tc>
          <w:tcPr>
            <w:tcW w:w="1050" w:type="dxa"/>
          </w:tcPr>
          <w:p>
            <w:pPr>
              <w:spacing w:after="15"/>
              <w:rPr>
                <w:rFonts w:ascii="Calibri" w:hAnsi="Calibri"/>
                <w:sz w:val="18"/>
                <w:szCs w:val="18"/>
              </w:rPr>
            </w:pPr>
            <w:r>
              <w:rPr>
                <w:rFonts w:hint="eastAsia" w:ascii="Calibri" w:hAnsi="Calibri"/>
                <w:sz w:val="18"/>
                <w:szCs w:val="18"/>
              </w:rPr>
              <w:t>readwrite</w:t>
            </w:r>
          </w:p>
        </w:tc>
        <w:tc>
          <w:tcPr>
            <w:tcW w:w="1234" w:type="dxa"/>
          </w:tcPr>
          <w:p>
            <w:pPr>
              <w:spacing w:after="15"/>
              <w:rPr>
                <w:rFonts w:ascii="Calibri" w:hAnsi="Calibri"/>
                <w:sz w:val="18"/>
                <w:szCs w:val="18"/>
              </w:rPr>
            </w:pPr>
            <w:r>
              <w:rPr>
                <w:rFonts w:hint="eastAsia" w:ascii="Calibri" w:hAnsi="Calibri"/>
                <w:sz w:val="18"/>
                <w:szCs w:val="18"/>
              </w:rPr>
              <w:t>有</w:t>
            </w:r>
          </w:p>
        </w:tc>
        <w:tc>
          <w:tcPr>
            <w:tcW w:w="2781" w:type="dxa"/>
          </w:tcPr>
          <w:p>
            <w:pPr>
              <w:spacing w:after="15"/>
              <w:rPr>
                <w:rFonts w:ascii="Calibri" w:hAnsi="Calibri"/>
                <w:sz w:val="18"/>
                <w:szCs w:val="18"/>
              </w:rPr>
            </w:pPr>
            <w:r>
              <w:rPr>
                <w:rFonts w:hint="eastAsia" w:ascii="Calibri" w:hAnsi="Calibri"/>
                <w:sz w:val="18"/>
                <w:szCs w:val="18"/>
              </w:rPr>
              <w:t>PrefixMode为Static时，</w:t>
            </w:r>
            <w:r>
              <w:rPr>
                <w:rFonts w:ascii="Calibri" w:hAnsi="Calibri"/>
                <w:sz w:val="18"/>
                <w:szCs w:val="18"/>
              </w:rPr>
              <w:t>前缀首选期</w:t>
            </w:r>
          </w:p>
        </w:tc>
        <w:tc>
          <w:tcPr>
            <w:tcW w:w="930" w:type="dxa"/>
          </w:tcPr>
          <w:p>
            <w:pPr>
              <w:spacing w:after="15"/>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spacing w:after="15"/>
              <w:rPr>
                <w:rFonts w:ascii="Calibri" w:hAnsi="Calibri"/>
                <w:sz w:val="18"/>
                <w:szCs w:val="18"/>
              </w:rPr>
            </w:pPr>
            <w:r>
              <w:rPr>
                <w:rFonts w:hint="eastAsia" w:ascii="Calibri" w:hAnsi="Calibri"/>
                <w:sz w:val="18"/>
                <w:szCs w:val="18"/>
              </w:rPr>
              <w:t>ValidLifeTime</w:t>
            </w:r>
          </w:p>
        </w:tc>
        <w:tc>
          <w:tcPr>
            <w:tcW w:w="1143" w:type="dxa"/>
          </w:tcPr>
          <w:p>
            <w:pPr>
              <w:spacing w:after="15"/>
              <w:rPr>
                <w:rFonts w:ascii="Calibri" w:hAnsi="Calibri"/>
                <w:sz w:val="18"/>
                <w:szCs w:val="18"/>
              </w:rPr>
            </w:pPr>
            <w:r>
              <w:rPr>
                <w:rFonts w:hint="eastAsia" w:ascii="Calibri" w:hAnsi="Calibri"/>
                <w:sz w:val="18"/>
                <w:szCs w:val="18"/>
              </w:rPr>
              <w:t>UINT32</w:t>
            </w:r>
          </w:p>
        </w:tc>
        <w:tc>
          <w:tcPr>
            <w:tcW w:w="1050" w:type="dxa"/>
          </w:tcPr>
          <w:p>
            <w:pPr>
              <w:spacing w:after="15"/>
              <w:rPr>
                <w:rFonts w:ascii="Calibri" w:hAnsi="Calibri"/>
                <w:sz w:val="18"/>
                <w:szCs w:val="18"/>
              </w:rPr>
            </w:pPr>
            <w:r>
              <w:rPr>
                <w:rFonts w:hint="eastAsia" w:ascii="Calibri" w:hAnsi="Calibri"/>
                <w:sz w:val="18"/>
                <w:szCs w:val="18"/>
              </w:rPr>
              <w:t>readwrite</w:t>
            </w:r>
          </w:p>
        </w:tc>
        <w:tc>
          <w:tcPr>
            <w:tcW w:w="1234" w:type="dxa"/>
          </w:tcPr>
          <w:p>
            <w:pPr>
              <w:spacing w:after="15"/>
              <w:rPr>
                <w:rFonts w:ascii="Calibri" w:hAnsi="Calibri"/>
                <w:sz w:val="18"/>
                <w:szCs w:val="18"/>
              </w:rPr>
            </w:pPr>
            <w:r>
              <w:rPr>
                <w:rFonts w:hint="eastAsia" w:ascii="Calibri" w:hAnsi="Calibri"/>
                <w:sz w:val="18"/>
                <w:szCs w:val="18"/>
              </w:rPr>
              <w:t>有</w:t>
            </w:r>
          </w:p>
        </w:tc>
        <w:tc>
          <w:tcPr>
            <w:tcW w:w="2781" w:type="dxa"/>
          </w:tcPr>
          <w:p>
            <w:pPr>
              <w:spacing w:after="15"/>
              <w:rPr>
                <w:rFonts w:ascii="Calibri" w:hAnsi="Calibri"/>
                <w:sz w:val="18"/>
                <w:szCs w:val="18"/>
              </w:rPr>
            </w:pPr>
            <w:r>
              <w:rPr>
                <w:rFonts w:hint="eastAsia" w:ascii="Calibri" w:hAnsi="Calibri"/>
                <w:sz w:val="18"/>
                <w:szCs w:val="18"/>
              </w:rPr>
              <w:t>PrefixMode为Static时，</w:t>
            </w:r>
            <w:r>
              <w:rPr>
                <w:rFonts w:ascii="Calibri" w:hAnsi="Calibri"/>
                <w:sz w:val="18"/>
                <w:szCs w:val="18"/>
              </w:rPr>
              <w:t>前缀合法期</w:t>
            </w:r>
          </w:p>
        </w:tc>
        <w:tc>
          <w:tcPr>
            <w:tcW w:w="930" w:type="dxa"/>
          </w:tcPr>
          <w:p>
            <w:pPr>
              <w:spacing w:after="15"/>
              <w:rPr>
                <w:rFonts w:ascii="Calibri" w:hAnsi="Calibri"/>
                <w:sz w:val="18"/>
                <w:szCs w:val="18"/>
              </w:rPr>
            </w:pPr>
            <w:r>
              <w:rPr>
                <w:rFonts w:hint="eastAsia" w:ascii="Calibri" w:hAnsi="Calibri"/>
                <w:sz w:val="18"/>
                <w:szCs w:val="18"/>
              </w:rPr>
              <w:t>1.1</w:t>
            </w:r>
          </w:p>
        </w:tc>
      </w:tr>
    </w:tbl>
    <w:p>
      <w:pPr>
        <w:pStyle w:val="147"/>
        <w:spacing w:beforeLines="0" w:afterLines="0"/>
        <w:rPr>
          <w:b/>
        </w:rPr>
      </w:pPr>
      <w:r>
        <w:rPr>
          <w:rFonts w:hint="eastAsia"/>
          <w:b/>
        </w:rPr>
        <w:t>com.ctc.igd1.DHCPv6Server</w:t>
      </w:r>
    </w:p>
    <w:p>
      <w:pPr>
        <w:spacing w:before="240" w:after="15"/>
        <w:ind w:left="420" w:leftChars="200"/>
        <w:rPr>
          <w:b/>
        </w:rPr>
      </w:pPr>
      <w:r>
        <w:rPr>
          <w:rFonts w:hint="eastAsia"/>
          <w:b/>
        </w:rPr>
        <w:t>属性</w:t>
      </w:r>
    </w:p>
    <w:tbl>
      <w:tblPr>
        <w:tblStyle w:val="66"/>
        <w:tblW w:w="85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6"/>
        <w:gridCol w:w="1154"/>
        <w:gridCol w:w="1039"/>
        <w:gridCol w:w="1234"/>
        <w:gridCol w:w="2758"/>
        <w:gridCol w:w="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154"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039"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234"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2758"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974" w:type="dxa"/>
            <w:shd w:val="clear" w:color="auto" w:fill="D9D9D9"/>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spacing w:after="15"/>
              <w:rPr>
                <w:rFonts w:ascii="Calibri" w:hAnsi="Calibri"/>
                <w:sz w:val="18"/>
                <w:szCs w:val="18"/>
              </w:rPr>
            </w:pPr>
            <w:r>
              <w:rPr>
                <w:rFonts w:ascii="Calibri" w:hAnsi="Calibri"/>
                <w:sz w:val="18"/>
                <w:szCs w:val="18"/>
              </w:rPr>
              <w:t>Enable</w:t>
            </w:r>
          </w:p>
        </w:tc>
        <w:tc>
          <w:tcPr>
            <w:tcW w:w="1154" w:type="dxa"/>
          </w:tcPr>
          <w:p>
            <w:pPr>
              <w:spacing w:after="15"/>
              <w:rPr>
                <w:rFonts w:ascii="Calibri" w:hAnsi="Calibri"/>
                <w:sz w:val="18"/>
                <w:szCs w:val="18"/>
              </w:rPr>
            </w:pPr>
            <w:r>
              <w:rPr>
                <w:rFonts w:ascii="Calibri" w:hAnsi="Calibri"/>
                <w:sz w:val="18"/>
                <w:szCs w:val="18"/>
              </w:rPr>
              <w:t>BOOLEAN</w:t>
            </w:r>
          </w:p>
        </w:tc>
        <w:tc>
          <w:tcPr>
            <w:tcW w:w="1039" w:type="dxa"/>
          </w:tcPr>
          <w:p>
            <w:pPr>
              <w:spacing w:after="15"/>
              <w:rPr>
                <w:rFonts w:ascii="Calibri" w:hAnsi="Calibri"/>
                <w:sz w:val="18"/>
                <w:szCs w:val="18"/>
              </w:rPr>
            </w:pPr>
            <w:r>
              <w:rPr>
                <w:rFonts w:ascii="Calibri" w:hAnsi="Calibri"/>
                <w:sz w:val="18"/>
                <w:szCs w:val="18"/>
              </w:rPr>
              <w:t>readwrite</w:t>
            </w:r>
          </w:p>
        </w:tc>
        <w:tc>
          <w:tcPr>
            <w:tcW w:w="1234" w:type="dxa"/>
          </w:tcPr>
          <w:p>
            <w:pPr>
              <w:spacing w:after="15"/>
              <w:rPr>
                <w:rFonts w:ascii="Calibri" w:hAnsi="Calibri"/>
                <w:sz w:val="18"/>
                <w:szCs w:val="18"/>
              </w:rPr>
            </w:pPr>
            <w:r>
              <w:rPr>
                <w:rFonts w:hint="eastAsia" w:ascii="Calibri" w:hAnsi="Calibri"/>
                <w:sz w:val="18"/>
                <w:szCs w:val="18"/>
              </w:rPr>
              <w:t>有</w:t>
            </w:r>
          </w:p>
        </w:tc>
        <w:tc>
          <w:tcPr>
            <w:tcW w:w="2758" w:type="dxa"/>
          </w:tcPr>
          <w:p>
            <w:pPr>
              <w:spacing w:after="15"/>
              <w:rPr>
                <w:rFonts w:ascii="Calibri" w:hAnsi="Calibri"/>
                <w:sz w:val="18"/>
                <w:szCs w:val="18"/>
              </w:rPr>
            </w:pPr>
            <w:r>
              <w:rPr>
                <w:rFonts w:ascii="Calibri" w:hAnsi="Calibri"/>
                <w:sz w:val="18"/>
                <w:szCs w:val="18"/>
              </w:rPr>
              <w:t>DHCP</w:t>
            </w:r>
            <w:r>
              <w:rPr>
                <w:rFonts w:hint="eastAsia" w:ascii="Calibri" w:hAnsi="Calibri"/>
                <w:sz w:val="18"/>
                <w:szCs w:val="18"/>
              </w:rPr>
              <w:t>v6</w:t>
            </w:r>
            <w:r>
              <w:rPr>
                <w:rFonts w:ascii="Calibri" w:hAnsi="Calibri"/>
                <w:sz w:val="18"/>
                <w:szCs w:val="18"/>
              </w:rPr>
              <w:t xml:space="preserve"> Server使能</w:t>
            </w:r>
          </w:p>
        </w:tc>
        <w:tc>
          <w:tcPr>
            <w:tcW w:w="974" w:type="dxa"/>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spacing w:after="15"/>
              <w:rPr>
                <w:rFonts w:ascii="Calibri" w:hAnsi="Calibri"/>
                <w:sz w:val="18"/>
                <w:szCs w:val="18"/>
              </w:rPr>
            </w:pPr>
            <w:r>
              <w:rPr>
                <w:rFonts w:ascii="Calibri" w:hAnsi="Calibri"/>
                <w:sz w:val="18"/>
                <w:szCs w:val="18"/>
              </w:rPr>
              <w:t>MinAddress</w:t>
            </w:r>
          </w:p>
        </w:tc>
        <w:tc>
          <w:tcPr>
            <w:tcW w:w="1154" w:type="dxa"/>
          </w:tcPr>
          <w:p>
            <w:pPr>
              <w:spacing w:after="15"/>
              <w:rPr>
                <w:rFonts w:ascii="Calibri" w:hAnsi="Calibri"/>
                <w:sz w:val="18"/>
                <w:szCs w:val="18"/>
              </w:rPr>
            </w:pPr>
            <w:r>
              <w:rPr>
                <w:rFonts w:hint="eastAsia" w:ascii="Calibri" w:hAnsi="Calibri"/>
                <w:sz w:val="18"/>
                <w:szCs w:val="18"/>
              </w:rPr>
              <w:t>STRING</w:t>
            </w:r>
            <w:r>
              <w:rPr>
                <w:rFonts w:ascii="Calibri" w:hAnsi="Calibri"/>
                <w:sz w:val="18"/>
                <w:szCs w:val="18"/>
              </w:rPr>
              <w:t>(45)</w:t>
            </w:r>
          </w:p>
        </w:tc>
        <w:tc>
          <w:tcPr>
            <w:tcW w:w="1039" w:type="dxa"/>
          </w:tcPr>
          <w:p>
            <w:pPr>
              <w:spacing w:after="15"/>
              <w:rPr>
                <w:rFonts w:ascii="Calibri" w:hAnsi="Calibri"/>
                <w:sz w:val="18"/>
                <w:szCs w:val="18"/>
              </w:rPr>
            </w:pPr>
            <w:r>
              <w:rPr>
                <w:rFonts w:hint="eastAsia" w:ascii="Calibri" w:hAnsi="Calibri"/>
                <w:sz w:val="18"/>
                <w:szCs w:val="18"/>
              </w:rPr>
              <w:t>readwrite</w:t>
            </w:r>
          </w:p>
        </w:tc>
        <w:tc>
          <w:tcPr>
            <w:tcW w:w="1234" w:type="dxa"/>
          </w:tcPr>
          <w:p>
            <w:pPr>
              <w:spacing w:after="15"/>
              <w:rPr>
                <w:rFonts w:ascii="Calibri" w:hAnsi="Calibri"/>
                <w:sz w:val="18"/>
                <w:szCs w:val="18"/>
              </w:rPr>
            </w:pPr>
            <w:r>
              <w:rPr>
                <w:rFonts w:hint="eastAsia" w:ascii="Calibri" w:hAnsi="Calibri"/>
                <w:sz w:val="18"/>
                <w:szCs w:val="18"/>
              </w:rPr>
              <w:t>有</w:t>
            </w:r>
          </w:p>
        </w:tc>
        <w:tc>
          <w:tcPr>
            <w:tcW w:w="2758" w:type="dxa"/>
          </w:tcPr>
          <w:p>
            <w:pPr>
              <w:spacing w:after="15"/>
              <w:rPr>
                <w:rFonts w:ascii="Calibri" w:hAnsi="Calibri"/>
                <w:sz w:val="18"/>
                <w:szCs w:val="18"/>
              </w:rPr>
            </w:pPr>
            <w:r>
              <w:rPr>
                <w:rFonts w:hint="eastAsia" w:ascii="Calibri" w:hAnsi="Calibri"/>
                <w:sz w:val="18"/>
                <w:szCs w:val="18"/>
              </w:rPr>
              <w:t>地址分配起始地址(IP地址的后64位)，格式为：“xxxx:xxxx:xxxx:xxxx”</w:t>
            </w:r>
          </w:p>
        </w:tc>
        <w:tc>
          <w:tcPr>
            <w:tcW w:w="974" w:type="dxa"/>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spacing w:after="15"/>
              <w:rPr>
                <w:rFonts w:ascii="Calibri" w:hAnsi="Calibri"/>
                <w:sz w:val="18"/>
                <w:szCs w:val="18"/>
              </w:rPr>
            </w:pPr>
            <w:r>
              <w:rPr>
                <w:rFonts w:ascii="Calibri" w:hAnsi="Calibri"/>
                <w:sz w:val="18"/>
                <w:szCs w:val="18"/>
              </w:rPr>
              <w:t>MaxAddress</w:t>
            </w:r>
          </w:p>
        </w:tc>
        <w:tc>
          <w:tcPr>
            <w:tcW w:w="1154" w:type="dxa"/>
          </w:tcPr>
          <w:p>
            <w:pPr>
              <w:spacing w:after="15"/>
              <w:rPr>
                <w:rFonts w:ascii="Calibri" w:hAnsi="Calibri"/>
                <w:sz w:val="18"/>
                <w:szCs w:val="18"/>
              </w:rPr>
            </w:pPr>
            <w:r>
              <w:rPr>
                <w:rFonts w:hint="eastAsia" w:ascii="Calibri" w:hAnsi="Calibri"/>
                <w:sz w:val="18"/>
                <w:szCs w:val="18"/>
              </w:rPr>
              <w:t>STRING</w:t>
            </w:r>
            <w:r>
              <w:rPr>
                <w:rFonts w:ascii="Calibri" w:hAnsi="Calibri"/>
                <w:sz w:val="18"/>
                <w:szCs w:val="18"/>
              </w:rPr>
              <w:t>(45)</w:t>
            </w:r>
          </w:p>
        </w:tc>
        <w:tc>
          <w:tcPr>
            <w:tcW w:w="1039" w:type="dxa"/>
          </w:tcPr>
          <w:p>
            <w:pPr>
              <w:spacing w:after="15"/>
              <w:rPr>
                <w:rFonts w:ascii="Calibri" w:hAnsi="Calibri"/>
                <w:sz w:val="18"/>
                <w:szCs w:val="18"/>
              </w:rPr>
            </w:pPr>
            <w:r>
              <w:rPr>
                <w:rFonts w:hint="eastAsia" w:ascii="Calibri" w:hAnsi="Calibri"/>
                <w:sz w:val="18"/>
                <w:szCs w:val="18"/>
              </w:rPr>
              <w:t>readwrite</w:t>
            </w:r>
          </w:p>
        </w:tc>
        <w:tc>
          <w:tcPr>
            <w:tcW w:w="1234" w:type="dxa"/>
          </w:tcPr>
          <w:p>
            <w:pPr>
              <w:spacing w:after="15"/>
              <w:rPr>
                <w:rFonts w:ascii="Calibri" w:hAnsi="Calibri"/>
                <w:sz w:val="18"/>
                <w:szCs w:val="18"/>
              </w:rPr>
            </w:pPr>
            <w:r>
              <w:rPr>
                <w:rFonts w:hint="eastAsia" w:ascii="Calibri" w:hAnsi="Calibri"/>
                <w:sz w:val="18"/>
                <w:szCs w:val="18"/>
              </w:rPr>
              <w:t>有</w:t>
            </w:r>
          </w:p>
        </w:tc>
        <w:tc>
          <w:tcPr>
            <w:tcW w:w="2758" w:type="dxa"/>
          </w:tcPr>
          <w:p>
            <w:pPr>
              <w:spacing w:after="15"/>
              <w:rPr>
                <w:rFonts w:ascii="Calibri" w:hAnsi="Calibri"/>
                <w:sz w:val="18"/>
                <w:szCs w:val="18"/>
              </w:rPr>
            </w:pPr>
            <w:r>
              <w:rPr>
                <w:rFonts w:hint="eastAsia" w:ascii="Calibri" w:hAnsi="Calibri"/>
                <w:sz w:val="18"/>
                <w:szCs w:val="18"/>
              </w:rPr>
              <w:t>地址分配结束地址(IP地址的后64位),格式为：“xxxx:xxxx:xxxx:xxxx”</w:t>
            </w:r>
          </w:p>
        </w:tc>
        <w:tc>
          <w:tcPr>
            <w:tcW w:w="974" w:type="dxa"/>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spacing w:after="15"/>
              <w:rPr>
                <w:rFonts w:ascii="Calibri" w:hAnsi="Calibri"/>
                <w:sz w:val="18"/>
                <w:szCs w:val="18"/>
              </w:rPr>
            </w:pPr>
            <w:r>
              <w:rPr>
                <w:rFonts w:ascii="Calibri" w:hAnsi="Calibri"/>
                <w:sz w:val="18"/>
                <w:szCs w:val="18"/>
              </w:rPr>
              <w:t>PreferredLifeTime</w:t>
            </w:r>
          </w:p>
        </w:tc>
        <w:tc>
          <w:tcPr>
            <w:tcW w:w="1154" w:type="dxa"/>
          </w:tcPr>
          <w:p>
            <w:pPr>
              <w:spacing w:after="15"/>
              <w:rPr>
                <w:rFonts w:ascii="Calibri" w:hAnsi="Calibri"/>
                <w:sz w:val="18"/>
                <w:szCs w:val="18"/>
              </w:rPr>
            </w:pPr>
            <w:r>
              <w:rPr>
                <w:rFonts w:hint="eastAsia" w:ascii="Calibri" w:hAnsi="Calibri"/>
                <w:sz w:val="18"/>
                <w:szCs w:val="18"/>
              </w:rPr>
              <w:t>UINT32</w:t>
            </w:r>
          </w:p>
        </w:tc>
        <w:tc>
          <w:tcPr>
            <w:tcW w:w="1039" w:type="dxa"/>
          </w:tcPr>
          <w:p>
            <w:pPr>
              <w:spacing w:after="15"/>
              <w:rPr>
                <w:rFonts w:ascii="Calibri" w:hAnsi="Calibri"/>
                <w:sz w:val="18"/>
                <w:szCs w:val="18"/>
              </w:rPr>
            </w:pPr>
            <w:r>
              <w:rPr>
                <w:rFonts w:hint="eastAsia" w:ascii="Calibri" w:hAnsi="Calibri"/>
                <w:sz w:val="18"/>
                <w:szCs w:val="18"/>
              </w:rPr>
              <w:t>readwrite</w:t>
            </w:r>
          </w:p>
        </w:tc>
        <w:tc>
          <w:tcPr>
            <w:tcW w:w="1234" w:type="dxa"/>
          </w:tcPr>
          <w:p>
            <w:pPr>
              <w:spacing w:after="15"/>
              <w:rPr>
                <w:rFonts w:ascii="Calibri" w:hAnsi="Calibri"/>
                <w:sz w:val="18"/>
                <w:szCs w:val="18"/>
              </w:rPr>
            </w:pPr>
            <w:r>
              <w:rPr>
                <w:rFonts w:hint="eastAsia" w:ascii="Calibri" w:hAnsi="Calibri"/>
                <w:sz w:val="18"/>
                <w:szCs w:val="18"/>
              </w:rPr>
              <w:t>有</w:t>
            </w:r>
          </w:p>
        </w:tc>
        <w:tc>
          <w:tcPr>
            <w:tcW w:w="2758" w:type="dxa"/>
          </w:tcPr>
          <w:p>
            <w:pPr>
              <w:spacing w:after="15"/>
              <w:rPr>
                <w:rFonts w:ascii="Calibri" w:hAnsi="Calibri"/>
                <w:sz w:val="18"/>
                <w:szCs w:val="18"/>
              </w:rPr>
            </w:pPr>
            <w:r>
              <w:rPr>
                <w:rFonts w:hint="eastAsia" w:ascii="Calibri" w:hAnsi="Calibri"/>
                <w:sz w:val="18"/>
                <w:szCs w:val="18"/>
              </w:rPr>
              <w:t>单位为秒</w:t>
            </w:r>
          </w:p>
        </w:tc>
        <w:tc>
          <w:tcPr>
            <w:tcW w:w="974" w:type="dxa"/>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spacing w:after="15"/>
              <w:rPr>
                <w:rFonts w:ascii="Calibri" w:hAnsi="Calibri"/>
                <w:sz w:val="18"/>
                <w:szCs w:val="18"/>
              </w:rPr>
            </w:pPr>
            <w:r>
              <w:rPr>
                <w:rFonts w:ascii="Calibri" w:hAnsi="Calibri"/>
                <w:sz w:val="18"/>
                <w:szCs w:val="18"/>
              </w:rPr>
              <w:t>ValidLifeTime</w:t>
            </w:r>
          </w:p>
        </w:tc>
        <w:tc>
          <w:tcPr>
            <w:tcW w:w="1154" w:type="dxa"/>
          </w:tcPr>
          <w:p>
            <w:pPr>
              <w:spacing w:after="15"/>
              <w:rPr>
                <w:rFonts w:ascii="Calibri" w:hAnsi="Calibri"/>
                <w:sz w:val="18"/>
                <w:szCs w:val="18"/>
              </w:rPr>
            </w:pPr>
            <w:r>
              <w:rPr>
                <w:rFonts w:hint="eastAsia" w:ascii="Calibri" w:hAnsi="Calibri"/>
                <w:sz w:val="18"/>
                <w:szCs w:val="18"/>
              </w:rPr>
              <w:t>UINT32</w:t>
            </w:r>
          </w:p>
        </w:tc>
        <w:tc>
          <w:tcPr>
            <w:tcW w:w="1039" w:type="dxa"/>
          </w:tcPr>
          <w:p>
            <w:pPr>
              <w:spacing w:after="15"/>
              <w:rPr>
                <w:rFonts w:ascii="Calibri" w:hAnsi="Calibri"/>
                <w:sz w:val="18"/>
                <w:szCs w:val="18"/>
              </w:rPr>
            </w:pPr>
            <w:r>
              <w:rPr>
                <w:rFonts w:hint="eastAsia" w:ascii="Calibri" w:hAnsi="Calibri"/>
                <w:sz w:val="18"/>
                <w:szCs w:val="18"/>
              </w:rPr>
              <w:t>readwrite</w:t>
            </w:r>
          </w:p>
        </w:tc>
        <w:tc>
          <w:tcPr>
            <w:tcW w:w="1234" w:type="dxa"/>
          </w:tcPr>
          <w:p>
            <w:pPr>
              <w:spacing w:after="15"/>
              <w:rPr>
                <w:rFonts w:ascii="Calibri" w:hAnsi="Calibri"/>
                <w:sz w:val="18"/>
                <w:szCs w:val="18"/>
              </w:rPr>
            </w:pPr>
            <w:r>
              <w:rPr>
                <w:rFonts w:hint="eastAsia" w:ascii="Calibri" w:hAnsi="Calibri"/>
                <w:sz w:val="18"/>
                <w:szCs w:val="18"/>
              </w:rPr>
              <w:t>有</w:t>
            </w:r>
          </w:p>
        </w:tc>
        <w:tc>
          <w:tcPr>
            <w:tcW w:w="2758" w:type="dxa"/>
          </w:tcPr>
          <w:p>
            <w:pPr>
              <w:spacing w:after="15"/>
              <w:rPr>
                <w:rFonts w:ascii="Calibri" w:hAnsi="Calibri"/>
                <w:sz w:val="18"/>
                <w:szCs w:val="18"/>
              </w:rPr>
            </w:pPr>
            <w:r>
              <w:rPr>
                <w:rFonts w:hint="eastAsia" w:ascii="Calibri" w:hAnsi="Calibri"/>
                <w:sz w:val="18"/>
                <w:szCs w:val="18"/>
              </w:rPr>
              <w:t>单位为秒</w:t>
            </w:r>
          </w:p>
        </w:tc>
        <w:tc>
          <w:tcPr>
            <w:tcW w:w="974" w:type="dxa"/>
          </w:tcPr>
          <w:p>
            <w:pPr>
              <w:spacing w:after="15"/>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spacing w:after="15"/>
              <w:rPr>
                <w:rFonts w:ascii="Calibri" w:hAnsi="Calibri"/>
                <w:sz w:val="18"/>
                <w:szCs w:val="18"/>
              </w:rPr>
            </w:pPr>
            <w:r>
              <w:rPr>
                <w:rFonts w:ascii="Calibri" w:hAnsi="Calibri"/>
                <w:sz w:val="18"/>
                <w:szCs w:val="18"/>
              </w:rPr>
              <w:t>Option16Enable</w:t>
            </w:r>
          </w:p>
        </w:tc>
        <w:tc>
          <w:tcPr>
            <w:tcW w:w="1154" w:type="dxa"/>
          </w:tcPr>
          <w:p>
            <w:pPr>
              <w:spacing w:after="15"/>
              <w:rPr>
                <w:rFonts w:ascii="Calibri" w:hAnsi="Calibri"/>
                <w:sz w:val="18"/>
                <w:szCs w:val="18"/>
              </w:rPr>
            </w:pPr>
            <w:r>
              <w:rPr>
                <w:rFonts w:ascii="Calibri" w:hAnsi="Calibri"/>
                <w:sz w:val="18"/>
                <w:szCs w:val="18"/>
              </w:rPr>
              <w:t>BOOLEAN</w:t>
            </w:r>
          </w:p>
        </w:tc>
        <w:tc>
          <w:tcPr>
            <w:tcW w:w="1039" w:type="dxa"/>
          </w:tcPr>
          <w:p>
            <w:pPr>
              <w:spacing w:after="15"/>
              <w:rPr>
                <w:rFonts w:ascii="Calibri" w:hAnsi="Calibri"/>
                <w:sz w:val="18"/>
                <w:szCs w:val="18"/>
              </w:rPr>
            </w:pPr>
            <w:r>
              <w:rPr>
                <w:rFonts w:hint="eastAsia" w:ascii="Calibri" w:hAnsi="Calibri"/>
                <w:sz w:val="18"/>
                <w:szCs w:val="18"/>
              </w:rPr>
              <w:t>readwrite</w:t>
            </w:r>
          </w:p>
        </w:tc>
        <w:tc>
          <w:tcPr>
            <w:tcW w:w="1234" w:type="dxa"/>
          </w:tcPr>
          <w:p>
            <w:pPr>
              <w:spacing w:after="15"/>
              <w:rPr>
                <w:rFonts w:ascii="Calibri" w:hAnsi="Calibri"/>
                <w:sz w:val="18"/>
                <w:szCs w:val="18"/>
              </w:rPr>
            </w:pPr>
            <w:r>
              <w:rPr>
                <w:rFonts w:hint="eastAsia" w:ascii="Calibri" w:hAnsi="Calibri"/>
                <w:sz w:val="18"/>
                <w:szCs w:val="18"/>
              </w:rPr>
              <w:t>有</w:t>
            </w:r>
          </w:p>
        </w:tc>
        <w:tc>
          <w:tcPr>
            <w:tcW w:w="2758" w:type="dxa"/>
          </w:tcPr>
          <w:p>
            <w:pPr>
              <w:spacing w:after="15"/>
              <w:rPr>
                <w:rFonts w:ascii="Calibri" w:hAnsi="Calibri"/>
                <w:sz w:val="18"/>
                <w:szCs w:val="18"/>
              </w:rPr>
            </w:pPr>
            <w:r>
              <w:rPr>
                <w:rFonts w:hint="eastAsia" w:ascii="Calibri" w:hAnsi="Calibri"/>
                <w:sz w:val="18"/>
                <w:szCs w:val="18"/>
              </w:rPr>
              <w:t>是否检测O</w:t>
            </w:r>
            <w:r>
              <w:rPr>
                <w:rFonts w:ascii="Calibri" w:hAnsi="Calibri"/>
                <w:sz w:val="18"/>
                <w:szCs w:val="18"/>
              </w:rPr>
              <w:t>ption</w:t>
            </w:r>
            <w:r>
              <w:rPr>
                <w:rFonts w:hint="eastAsia" w:ascii="Calibri" w:hAnsi="Calibri"/>
                <w:sz w:val="18"/>
                <w:szCs w:val="18"/>
              </w:rPr>
              <w:t>16，缺省值：tru</w:t>
            </w:r>
            <w:r>
              <w:rPr>
                <w:rFonts w:ascii="Calibri" w:hAnsi="Calibri"/>
                <w:sz w:val="18"/>
                <w:szCs w:val="18"/>
              </w:rPr>
              <w:t>e</w:t>
            </w:r>
          </w:p>
        </w:tc>
        <w:tc>
          <w:tcPr>
            <w:tcW w:w="974" w:type="dxa"/>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spacing w:after="15"/>
              <w:rPr>
                <w:rFonts w:ascii="Calibri" w:hAnsi="Calibri"/>
                <w:sz w:val="18"/>
                <w:szCs w:val="18"/>
              </w:rPr>
            </w:pPr>
            <w:r>
              <w:rPr>
                <w:rFonts w:ascii="Calibri" w:hAnsi="Calibri"/>
                <w:sz w:val="18"/>
                <w:szCs w:val="18"/>
              </w:rPr>
              <w:t>Option17Enable</w:t>
            </w:r>
          </w:p>
        </w:tc>
        <w:tc>
          <w:tcPr>
            <w:tcW w:w="1154" w:type="dxa"/>
          </w:tcPr>
          <w:p>
            <w:pPr>
              <w:spacing w:after="15"/>
              <w:rPr>
                <w:rFonts w:ascii="Calibri" w:hAnsi="Calibri"/>
                <w:sz w:val="18"/>
                <w:szCs w:val="18"/>
              </w:rPr>
            </w:pPr>
            <w:r>
              <w:rPr>
                <w:rFonts w:ascii="Calibri" w:hAnsi="Calibri"/>
                <w:sz w:val="18"/>
                <w:szCs w:val="18"/>
              </w:rPr>
              <w:t>BOOLEAN</w:t>
            </w:r>
          </w:p>
        </w:tc>
        <w:tc>
          <w:tcPr>
            <w:tcW w:w="1039" w:type="dxa"/>
          </w:tcPr>
          <w:p>
            <w:pPr>
              <w:spacing w:after="15"/>
              <w:rPr>
                <w:rFonts w:ascii="Calibri" w:hAnsi="Calibri"/>
                <w:sz w:val="18"/>
                <w:szCs w:val="18"/>
              </w:rPr>
            </w:pPr>
            <w:r>
              <w:rPr>
                <w:rFonts w:hint="eastAsia" w:ascii="Calibri" w:hAnsi="Calibri"/>
                <w:sz w:val="18"/>
                <w:szCs w:val="18"/>
              </w:rPr>
              <w:t>readwrite</w:t>
            </w:r>
          </w:p>
        </w:tc>
        <w:tc>
          <w:tcPr>
            <w:tcW w:w="1234" w:type="dxa"/>
          </w:tcPr>
          <w:p>
            <w:pPr>
              <w:spacing w:after="15"/>
              <w:rPr>
                <w:rFonts w:ascii="Calibri" w:hAnsi="Calibri"/>
                <w:sz w:val="18"/>
                <w:szCs w:val="18"/>
              </w:rPr>
            </w:pPr>
            <w:r>
              <w:rPr>
                <w:rFonts w:hint="eastAsia" w:ascii="Calibri" w:hAnsi="Calibri"/>
                <w:sz w:val="18"/>
                <w:szCs w:val="18"/>
              </w:rPr>
              <w:t>有</w:t>
            </w:r>
          </w:p>
        </w:tc>
        <w:tc>
          <w:tcPr>
            <w:tcW w:w="2758" w:type="dxa"/>
          </w:tcPr>
          <w:p>
            <w:pPr>
              <w:spacing w:after="15"/>
              <w:rPr>
                <w:rFonts w:ascii="Calibri" w:hAnsi="Calibri"/>
                <w:sz w:val="18"/>
                <w:szCs w:val="18"/>
              </w:rPr>
            </w:pPr>
            <w:r>
              <w:rPr>
                <w:rFonts w:hint="eastAsia" w:ascii="Calibri" w:hAnsi="Calibri"/>
                <w:sz w:val="18"/>
                <w:szCs w:val="18"/>
              </w:rPr>
              <w:t>是否检测O</w:t>
            </w:r>
            <w:r>
              <w:rPr>
                <w:rFonts w:ascii="Calibri" w:hAnsi="Calibri"/>
                <w:sz w:val="18"/>
                <w:szCs w:val="18"/>
              </w:rPr>
              <w:t>ption</w:t>
            </w:r>
            <w:r>
              <w:rPr>
                <w:rFonts w:hint="eastAsia" w:ascii="Calibri" w:hAnsi="Calibri"/>
                <w:sz w:val="18"/>
                <w:szCs w:val="18"/>
              </w:rPr>
              <w:t>17，缺省值：tru</w:t>
            </w:r>
            <w:r>
              <w:rPr>
                <w:rFonts w:ascii="Calibri" w:hAnsi="Calibri"/>
                <w:sz w:val="18"/>
                <w:szCs w:val="18"/>
              </w:rPr>
              <w:t>e</w:t>
            </w:r>
          </w:p>
        </w:tc>
        <w:tc>
          <w:tcPr>
            <w:tcW w:w="974" w:type="dxa"/>
          </w:tcPr>
          <w:p>
            <w:pPr>
              <w:spacing w:after="15"/>
              <w:rPr>
                <w:rFonts w:ascii="Calibri" w:hAnsi="Calibri"/>
                <w:sz w:val="18"/>
                <w:szCs w:val="18"/>
              </w:rPr>
            </w:pPr>
            <w:r>
              <w:rPr>
                <w:rFonts w:ascii="Calibri" w:hAnsi="Calibri"/>
                <w:sz w:val="18"/>
                <w:szCs w:val="18"/>
              </w:rPr>
              <w:t>1.1</w:t>
            </w:r>
          </w:p>
        </w:tc>
      </w:tr>
    </w:tbl>
    <w:p>
      <w:pPr>
        <w:pStyle w:val="147"/>
        <w:spacing w:beforeLines="0" w:afterLines="0"/>
        <w:rPr>
          <w:b/>
        </w:rPr>
      </w:pPr>
      <w:r>
        <w:rPr>
          <w:rFonts w:hint="eastAsia"/>
          <w:b/>
        </w:rPr>
        <w:t>com.ctc.igd1.</w:t>
      </w:r>
      <w:r>
        <w:rPr>
          <w:b/>
        </w:rPr>
        <w:t>RouterAdvertisement</w:t>
      </w:r>
    </w:p>
    <w:p>
      <w:pPr>
        <w:spacing w:before="240" w:after="15"/>
        <w:ind w:left="420" w:leftChars="200"/>
        <w:rPr>
          <w:b/>
        </w:rPr>
      </w:pPr>
      <w:r>
        <w:rPr>
          <w:rFonts w:hint="eastAsia"/>
          <w:b/>
        </w:rPr>
        <w:t>属性</w:t>
      </w:r>
    </w:p>
    <w:tbl>
      <w:tblPr>
        <w:tblStyle w:val="66"/>
        <w:tblW w:w="85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5"/>
        <w:gridCol w:w="1165"/>
        <w:gridCol w:w="1039"/>
        <w:gridCol w:w="1246"/>
        <w:gridCol w:w="2723"/>
        <w:gridCol w:w="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165"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039"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246"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2723"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997" w:type="dxa"/>
            <w:shd w:val="clear" w:color="auto" w:fill="D9D9D9"/>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Pr>
          <w:p>
            <w:pPr>
              <w:spacing w:after="15"/>
              <w:rPr>
                <w:rFonts w:ascii="Calibri" w:hAnsi="Calibri"/>
                <w:sz w:val="18"/>
                <w:szCs w:val="18"/>
              </w:rPr>
            </w:pPr>
            <w:r>
              <w:rPr>
                <w:rFonts w:ascii="Calibri" w:hAnsi="Calibri"/>
                <w:sz w:val="18"/>
                <w:szCs w:val="18"/>
              </w:rPr>
              <w:t>Enable</w:t>
            </w:r>
          </w:p>
        </w:tc>
        <w:tc>
          <w:tcPr>
            <w:tcW w:w="1165" w:type="dxa"/>
          </w:tcPr>
          <w:p>
            <w:pPr>
              <w:spacing w:after="15"/>
              <w:rPr>
                <w:rFonts w:ascii="Calibri" w:hAnsi="Calibri"/>
                <w:sz w:val="18"/>
                <w:szCs w:val="18"/>
              </w:rPr>
            </w:pPr>
            <w:r>
              <w:rPr>
                <w:rFonts w:ascii="Calibri" w:hAnsi="Calibri"/>
                <w:sz w:val="18"/>
                <w:szCs w:val="18"/>
              </w:rPr>
              <w:t>BOOLEAN</w:t>
            </w:r>
          </w:p>
        </w:tc>
        <w:tc>
          <w:tcPr>
            <w:tcW w:w="1039" w:type="dxa"/>
          </w:tcPr>
          <w:p>
            <w:pPr>
              <w:spacing w:after="15"/>
              <w:rPr>
                <w:rFonts w:ascii="Calibri" w:hAnsi="Calibri"/>
                <w:sz w:val="18"/>
                <w:szCs w:val="18"/>
              </w:rPr>
            </w:pPr>
            <w:r>
              <w:rPr>
                <w:rFonts w:ascii="Calibri" w:hAnsi="Calibri"/>
                <w:sz w:val="18"/>
                <w:szCs w:val="18"/>
              </w:rPr>
              <w:t>readwrite</w:t>
            </w:r>
          </w:p>
        </w:tc>
        <w:tc>
          <w:tcPr>
            <w:tcW w:w="1246" w:type="dxa"/>
          </w:tcPr>
          <w:p>
            <w:pPr>
              <w:spacing w:after="15"/>
              <w:rPr>
                <w:rFonts w:ascii="Calibri" w:hAnsi="Calibri"/>
                <w:sz w:val="18"/>
                <w:szCs w:val="18"/>
              </w:rPr>
            </w:pPr>
            <w:r>
              <w:rPr>
                <w:rFonts w:hint="eastAsia" w:ascii="Calibri" w:hAnsi="Calibri"/>
                <w:sz w:val="18"/>
                <w:szCs w:val="18"/>
              </w:rPr>
              <w:t>有</w:t>
            </w:r>
          </w:p>
        </w:tc>
        <w:tc>
          <w:tcPr>
            <w:tcW w:w="2723" w:type="dxa"/>
          </w:tcPr>
          <w:p>
            <w:pPr>
              <w:spacing w:after="15"/>
              <w:rPr>
                <w:rFonts w:ascii="Calibri" w:hAnsi="Calibri"/>
                <w:sz w:val="18"/>
                <w:szCs w:val="18"/>
              </w:rPr>
            </w:pPr>
            <w:r>
              <w:rPr>
                <w:rFonts w:ascii="Calibri" w:hAnsi="Calibri"/>
                <w:sz w:val="18"/>
                <w:szCs w:val="18"/>
              </w:rPr>
              <w:t>RA使能</w:t>
            </w:r>
          </w:p>
        </w:tc>
        <w:tc>
          <w:tcPr>
            <w:tcW w:w="997" w:type="dxa"/>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Pr>
          <w:p>
            <w:pPr>
              <w:spacing w:after="15"/>
              <w:rPr>
                <w:rFonts w:ascii="Calibri" w:hAnsi="Calibri"/>
                <w:sz w:val="18"/>
                <w:szCs w:val="18"/>
              </w:rPr>
            </w:pPr>
            <w:r>
              <w:rPr>
                <w:rFonts w:ascii="Calibri" w:hAnsi="Calibri"/>
                <w:sz w:val="18"/>
                <w:szCs w:val="18"/>
              </w:rPr>
              <w:t>MaxRtrAdvInterval</w:t>
            </w:r>
          </w:p>
        </w:tc>
        <w:tc>
          <w:tcPr>
            <w:tcW w:w="1165" w:type="dxa"/>
          </w:tcPr>
          <w:p>
            <w:pPr>
              <w:spacing w:after="15"/>
              <w:rPr>
                <w:rFonts w:ascii="Calibri" w:hAnsi="Calibri"/>
                <w:sz w:val="18"/>
                <w:szCs w:val="18"/>
              </w:rPr>
            </w:pPr>
            <w:r>
              <w:rPr>
                <w:rFonts w:ascii="Calibri" w:hAnsi="Calibri"/>
                <w:sz w:val="18"/>
                <w:szCs w:val="18"/>
              </w:rPr>
              <w:t>UINT32</w:t>
            </w:r>
          </w:p>
        </w:tc>
        <w:tc>
          <w:tcPr>
            <w:tcW w:w="1039" w:type="dxa"/>
          </w:tcPr>
          <w:p>
            <w:pPr>
              <w:spacing w:after="15"/>
              <w:rPr>
                <w:rFonts w:ascii="Calibri" w:hAnsi="Calibri"/>
                <w:sz w:val="18"/>
                <w:szCs w:val="18"/>
              </w:rPr>
            </w:pPr>
            <w:r>
              <w:rPr>
                <w:rFonts w:hint="eastAsia" w:ascii="Calibri" w:hAnsi="Calibri"/>
                <w:sz w:val="18"/>
                <w:szCs w:val="18"/>
              </w:rPr>
              <w:t>readwrite</w:t>
            </w:r>
          </w:p>
        </w:tc>
        <w:tc>
          <w:tcPr>
            <w:tcW w:w="1246" w:type="dxa"/>
          </w:tcPr>
          <w:p>
            <w:pPr>
              <w:spacing w:after="15"/>
              <w:rPr>
                <w:rFonts w:ascii="Calibri" w:hAnsi="Calibri"/>
                <w:sz w:val="18"/>
                <w:szCs w:val="18"/>
              </w:rPr>
            </w:pPr>
            <w:r>
              <w:rPr>
                <w:rFonts w:hint="eastAsia" w:ascii="Calibri" w:hAnsi="Calibri"/>
                <w:sz w:val="18"/>
                <w:szCs w:val="18"/>
              </w:rPr>
              <w:t>有</w:t>
            </w:r>
          </w:p>
        </w:tc>
        <w:tc>
          <w:tcPr>
            <w:tcW w:w="2723" w:type="dxa"/>
          </w:tcPr>
          <w:p>
            <w:pPr>
              <w:spacing w:after="15"/>
              <w:rPr>
                <w:rFonts w:ascii="Calibri" w:hAnsi="Calibri"/>
                <w:sz w:val="18"/>
                <w:szCs w:val="18"/>
              </w:rPr>
            </w:pPr>
            <w:r>
              <w:rPr>
                <w:rFonts w:hint="eastAsia" w:ascii="Calibri" w:hAnsi="Calibri"/>
                <w:sz w:val="18"/>
                <w:szCs w:val="18"/>
              </w:rPr>
              <w:t>最大自动发送时间</w:t>
            </w:r>
          </w:p>
          <w:p>
            <w:pPr>
              <w:spacing w:after="15"/>
              <w:rPr>
                <w:rFonts w:ascii="Calibri" w:hAnsi="Calibri"/>
                <w:sz w:val="18"/>
                <w:szCs w:val="18"/>
              </w:rPr>
            </w:pPr>
            <w:r>
              <w:rPr>
                <w:rFonts w:hint="eastAsia" w:ascii="Calibri" w:hAnsi="Calibri"/>
                <w:sz w:val="18"/>
                <w:szCs w:val="18"/>
              </w:rPr>
              <w:t>缺省600秒</w:t>
            </w:r>
          </w:p>
        </w:tc>
        <w:tc>
          <w:tcPr>
            <w:tcW w:w="997" w:type="dxa"/>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Pr>
          <w:p>
            <w:pPr>
              <w:spacing w:after="15"/>
              <w:rPr>
                <w:rFonts w:ascii="Calibri" w:hAnsi="Calibri"/>
                <w:sz w:val="18"/>
                <w:szCs w:val="18"/>
              </w:rPr>
            </w:pPr>
            <w:r>
              <w:rPr>
                <w:rFonts w:ascii="Calibri" w:hAnsi="Calibri"/>
                <w:sz w:val="18"/>
                <w:szCs w:val="18"/>
              </w:rPr>
              <w:t>MinRtrAdvInterval</w:t>
            </w:r>
          </w:p>
        </w:tc>
        <w:tc>
          <w:tcPr>
            <w:tcW w:w="1165" w:type="dxa"/>
          </w:tcPr>
          <w:p>
            <w:pPr>
              <w:spacing w:after="15"/>
              <w:rPr>
                <w:rFonts w:ascii="Calibri" w:hAnsi="Calibri"/>
                <w:sz w:val="18"/>
                <w:szCs w:val="18"/>
              </w:rPr>
            </w:pPr>
            <w:r>
              <w:rPr>
                <w:rFonts w:ascii="Calibri" w:hAnsi="Calibri"/>
                <w:sz w:val="18"/>
                <w:szCs w:val="18"/>
              </w:rPr>
              <w:t>UINT32</w:t>
            </w:r>
          </w:p>
        </w:tc>
        <w:tc>
          <w:tcPr>
            <w:tcW w:w="1039" w:type="dxa"/>
          </w:tcPr>
          <w:p>
            <w:pPr>
              <w:spacing w:after="15"/>
              <w:rPr>
                <w:rFonts w:ascii="Calibri" w:hAnsi="Calibri"/>
                <w:sz w:val="18"/>
                <w:szCs w:val="18"/>
              </w:rPr>
            </w:pPr>
            <w:r>
              <w:rPr>
                <w:rFonts w:ascii="Calibri" w:hAnsi="Calibri"/>
                <w:sz w:val="18"/>
                <w:szCs w:val="18"/>
              </w:rPr>
              <w:t>readwrite</w:t>
            </w:r>
          </w:p>
        </w:tc>
        <w:tc>
          <w:tcPr>
            <w:tcW w:w="1246" w:type="dxa"/>
          </w:tcPr>
          <w:p>
            <w:pPr>
              <w:spacing w:after="15"/>
              <w:rPr>
                <w:rFonts w:ascii="Calibri" w:hAnsi="Calibri"/>
                <w:sz w:val="18"/>
                <w:szCs w:val="18"/>
              </w:rPr>
            </w:pPr>
            <w:r>
              <w:rPr>
                <w:rFonts w:hint="eastAsia" w:ascii="Calibri" w:hAnsi="Calibri"/>
                <w:sz w:val="18"/>
                <w:szCs w:val="18"/>
              </w:rPr>
              <w:t>有</w:t>
            </w:r>
          </w:p>
        </w:tc>
        <w:tc>
          <w:tcPr>
            <w:tcW w:w="2723" w:type="dxa"/>
          </w:tcPr>
          <w:p>
            <w:pPr>
              <w:spacing w:after="15"/>
              <w:rPr>
                <w:rFonts w:ascii="Calibri" w:hAnsi="Calibri"/>
                <w:sz w:val="18"/>
                <w:szCs w:val="18"/>
              </w:rPr>
            </w:pPr>
            <w:r>
              <w:rPr>
                <w:rFonts w:hint="eastAsia" w:ascii="Calibri" w:hAnsi="Calibri"/>
                <w:sz w:val="18"/>
                <w:szCs w:val="18"/>
              </w:rPr>
              <w:t>最小自动发送时间</w:t>
            </w:r>
          </w:p>
          <w:p>
            <w:pPr>
              <w:spacing w:after="15"/>
              <w:rPr>
                <w:rFonts w:ascii="Calibri" w:hAnsi="Calibri"/>
                <w:sz w:val="18"/>
                <w:szCs w:val="18"/>
              </w:rPr>
            </w:pPr>
            <w:r>
              <w:rPr>
                <w:rFonts w:hint="eastAsia" w:ascii="Calibri" w:hAnsi="Calibri"/>
                <w:sz w:val="18"/>
                <w:szCs w:val="18"/>
              </w:rPr>
              <w:t>缺省200秒</w:t>
            </w:r>
          </w:p>
        </w:tc>
        <w:tc>
          <w:tcPr>
            <w:tcW w:w="997" w:type="dxa"/>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Pr>
          <w:p>
            <w:pPr>
              <w:spacing w:after="15"/>
              <w:rPr>
                <w:rFonts w:ascii="Calibri" w:hAnsi="Calibri"/>
                <w:sz w:val="18"/>
                <w:szCs w:val="18"/>
              </w:rPr>
            </w:pPr>
            <w:r>
              <w:rPr>
                <w:rFonts w:ascii="Calibri" w:hAnsi="Calibri"/>
                <w:sz w:val="18"/>
                <w:szCs w:val="18"/>
              </w:rPr>
              <w:t>AdvManagedFlag</w:t>
            </w:r>
          </w:p>
        </w:tc>
        <w:tc>
          <w:tcPr>
            <w:tcW w:w="1165" w:type="dxa"/>
          </w:tcPr>
          <w:p>
            <w:pPr>
              <w:spacing w:after="15"/>
              <w:rPr>
                <w:rFonts w:ascii="Calibri" w:hAnsi="Calibri"/>
                <w:sz w:val="18"/>
                <w:szCs w:val="18"/>
              </w:rPr>
            </w:pPr>
            <w:r>
              <w:rPr>
                <w:rFonts w:ascii="Calibri" w:hAnsi="Calibri"/>
                <w:sz w:val="18"/>
                <w:szCs w:val="18"/>
              </w:rPr>
              <w:t>BOOLEAN</w:t>
            </w:r>
          </w:p>
        </w:tc>
        <w:tc>
          <w:tcPr>
            <w:tcW w:w="1039" w:type="dxa"/>
          </w:tcPr>
          <w:p>
            <w:pPr>
              <w:spacing w:after="15"/>
              <w:rPr>
                <w:rFonts w:ascii="Calibri" w:hAnsi="Calibri"/>
                <w:sz w:val="18"/>
                <w:szCs w:val="18"/>
              </w:rPr>
            </w:pPr>
            <w:r>
              <w:rPr>
                <w:rFonts w:ascii="Calibri" w:hAnsi="Calibri"/>
                <w:sz w:val="18"/>
                <w:szCs w:val="18"/>
              </w:rPr>
              <w:t>readwrite</w:t>
            </w:r>
          </w:p>
        </w:tc>
        <w:tc>
          <w:tcPr>
            <w:tcW w:w="1246" w:type="dxa"/>
          </w:tcPr>
          <w:p>
            <w:pPr>
              <w:spacing w:after="15"/>
              <w:rPr>
                <w:rFonts w:ascii="Calibri" w:hAnsi="Calibri"/>
                <w:sz w:val="18"/>
                <w:szCs w:val="18"/>
              </w:rPr>
            </w:pPr>
            <w:r>
              <w:rPr>
                <w:rFonts w:hint="eastAsia" w:ascii="Calibri" w:hAnsi="Calibri"/>
                <w:sz w:val="18"/>
                <w:szCs w:val="18"/>
              </w:rPr>
              <w:t>有</w:t>
            </w:r>
          </w:p>
        </w:tc>
        <w:tc>
          <w:tcPr>
            <w:tcW w:w="2723" w:type="dxa"/>
          </w:tcPr>
          <w:p>
            <w:pPr>
              <w:spacing w:after="15"/>
              <w:rPr>
                <w:rFonts w:ascii="Calibri" w:hAnsi="Calibri"/>
                <w:sz w:val="18"/>
                <w:szCs w:val="18"/>
              </w:rPr>
            </w:pPr>
            <w:r>
              <w:rPr>
                <w:rFonts w:hint="eastAsia" w:ascii="Calibri" w:hAnsi="Calibri"/>
                <w:sz w:val="18"/>
                <w:szCs w:val="18"/>
              </w:rPr>
              <w:t>RA</w:t>
            </w:r>
            <w:r>
              <w:rPr>
                <w:rFonts w:ascii="Calibri" w:hAnsi="Calibri"/>
                <w:sz w:val="18"/>
                <w:szCs w:val="18"/>
              </w:rPr>
              <w:t xml:space="preserve"> M位</w:t>
            </w:r>
          </w:p>
          <w:p>
            <w:pPr>
              <w:spacing w:after="15"/>
              <w:rPr>
                <w:rFonts w:ascii="Calibri" w:hAnsi="Calibri"/>
                <w:sz w:val="18"/>
                <w:szCs w:val="18"/>
              </w:rPr>
            </w:pPr>
            <w:r>
              <w:rPr>
                <w:rFonts w:hint="eastAsia" w:ascii="Calibri" w:hAnsi="Calibri"/>
                <w:sz w:val="18"/>
                <w:szCs w:val="18"/>
              </w:rPr>
              <w:t>缺省 FALSE</w:t>
            </w:r>
          </w:p>
        </w:tc>
        <w:tc>
          <w:tcPr>
            <w:tcW w:w="997" w:type="dxa"/>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Pr>
          <w:p>
            <w:pPr>
              <w:spacing w:after="15"/>
              <w:rPr>
                <w:rFonts w:ascii="Calibri" w:hAnsi="Calibri"/>
                <w:sz w:val="18"/>
                <w:szCs w:val="18"/>
              </w:rPr>
            </w:pPr>
            <w:r>
              <w:rPr>
                <w:rFonts w:ascii="Calibri" w:hAnsi="Calibri"/>
                <w:sz w:val="18"/>
                <w:szCs w:val="18"/>
              </w:rPr>
              <w:t>AdvOtherConfigFlag</w:t>
            </w:r>
          </w:p>
        </w:tc>
        <w:tc>
          <w:tcPr>
            <w:tcW w:w="1165" w:type="dxa"/>
          </w:tcPr>
          <w:p>
            <w:pPr>
              <w:spacing w:after="15"/>
              <w:rPr>
                <w:rFonts w:ascii="Calibri" w:hAnsi="Calibri"/>
                <w:sz w:val="18"/>
                <w:szCs w:val="18"/>
              </w:rPr>
            </w:pPr>
            <w:r>
              <w:rPr>
                <w:rFonts w:hint="eastAsia" w:ascii="Calibri" w:hAnsi="Calibri"/>
                <w:sz w:val="18"/>
                <w:szCs w:val="18"/>
              </w:rPr>
              <w:t>BOOLEAN</w:t>
            </w:r>
          </w:p>
        </w:tc>
        <w:tc>
          <w:tcPr>
            <w:tcW w:w="1039" w:type="dxa"/>
          </w:tcPr>
          <w:p>
            <w:pPr>
              <w:spacing w:after="15"/>
              <w:rPr>
                <w:rFonts w:ascii="Calibri" w:hAnsi="Calibri"/>
                <w:sz w:val="18"/>
                <w:szCs w:val="18"/>
              </w:rPr>
            </w:pPr>
            <w:r>
              <w:rPr>
                <w:rFonts w:ascii="Calibri" w:hAnsi="Calibri"/>
                <w:sz w:val="18"/>
                <w:szCs w:val="18"/>
              </w:rPr>
              <w:t>readwrite</w:t>
            </w:r>
          </w:p>
        </w:tc>
        <w:tc>
          <w:tcPr>
            <w:tcW w:w="1246" w:type="dxa"/>
          </w:tcPr>
          <w:p>
            <w:pPr>
              <w:spacing w:after="15"/>
              <w:rPr>
                <w:rFonts w:ascii="Calibri" w:hAnsi="Calibri"/>
                <w:sz w:val="18"/>
                <w:szCs w:val="18"/>
              </w:rPr>
            </w:pPr>
            <w:r>
              <w:rPr>
                <w:rFonts w:hint="eastAsia" w:ascii="Calibri" w:hAnsi="Calibri"/>
                <w:sz w:val="18"/>
                <w:szCs w:val="18"/>
              </w:rPr>
              <w:t>有</w:t>
            </w:r>
          </w:p>
        </w:tc>
        <w:tc>
          <w:tcPr>
            <w:tcW w:w="2723" w:type="dxa"/>
          </w:tcPr>
          <w:p>
            <w:pPr>
              <w:spacing w:after="15"/>
              <w:rPr>
                <w:rFonts w:ascii="Calibri" w:hAnsi="Calibri"/>
                <w:sz w:val="18"/>
                <w:szCs w:val="18"/>
              </w:rPr>
            </w:pPr>
            <w:r>
              <w:rPr>
                <w:rFonts w:hint="eastAsia" w:ascii="Calibri" w:hAnsi="Calibri"/>
                <w:sz w:val="18"/>
                <w:szCs w:val="18"/>
              </w:rPr>
              <w:t>RA</w:t>
            </w:r>
            <w:r>
              <w:rPr>
                <w:rFonts w:ascii="Calibri" w:hAnsi="Calibri"/>
                <w:sz w:val="18"/>
                <w:szCs w:val="18"/>
              </w:rPr>
              <w:t xml:space="preserve"> O位</w:t>
            </w:r>
          </w:p>
          <w:p>
            <w:pPr>
              <w:spacing w:after="15"/>
              <w:rPr>
                <w:rFonts w:ascii="Calibri" w:hAnsi="Calibri"/>
                <w:sz w:val="18"/>
                <w:szCs w:val="18"/>
              </w:rPr>
            </w:pPr>
            <w:r>
              <w:rPr>
                <w:rFonts w:hint="eastAsia" w:ascii="Calibri" w:hAnsi="Calibri"/>
                <w:sz w:val="18"/>
                <w:szCs w:val="18"/>
              </w:rPr>
              <w:t>缺省 TRUE</w:t>
            </w:r>
          </w:p>
        </w:tc>
        <w:tc>
          <w:tcPr>
            <w:tcW w:w="997" w:type="dxa"/>
          </w:tcPr>
          <w:p>
            <w:pPr>
              <w:spacing w:after="15"/>
              <w:rPr>
                <w:rFonts w:ascii="Calibri" w:hAnsi="Calibri"/>
                <w:sz w:val="18"/>
                <w:szCs w:val="18"/>
              </w:rPr>
            </w:pPr>
            <w:r>
              <w:rPr>
                <w:rFonts w:ascii="Calibri" w:hAnsi="Calibri"/>
                <w:sz w:val="18"/>
                <w:szCs w:val="18"/>
              </w:rPr>
              <w:t>1.1</w:t>
            </w:r>
          </w:p>
        </w:tc>
      </w:tr>
    </w:tbl>
    <w:p>
      <w:pPr>
        <w:pStyle w:val="147"/>
        <w:spacing w:beforeLines="0" w:afterLines="0"/>
        <w:rPr>
          <w:b/>
        </w:rPr>
      </w:pPr>
      <w:r>
        <w:rPr>
          <w:b/>
        </w:rPr>
        <w:t>com.ctc.igd1.CWMP</w:t>
      </w:r>
    </w:p>
    <w:p>
      <w:pPr>
        <w:spacing w:after="15"/>
        <w:rPr>
          <w:rFonts w:ascii="PMingLiU" w:hAnsi="PMingLiU"/>
          <w:b/>
        </w:rPr>
      </w:pPr>
      <w:r>
        <w:rPr>
          <w:rFonts w:hint="eastAsia" w:ascii="PMingLiU" w:hAnsi="PMingLiU"/>
          <w:b/>
        </w:rPr>
        <w:t>方法</w:t>
      </w:r>
    </w:p>
    <w:p>
      <w:pPr>
        <w:numPr>
          <w:ilvl w:val="0"/>
          <w:numId w:val="141"/>
        </w:numPr>
        <w:spacing w:before="0" w:afterLines="0"/>
        <w:jc w:val="left"/>
        <w:rPr>
          <w:rFonts w:asciiTheme="minorHAnsi" w:hAnsiTheme="minorHAnsi" w:cstheme="minorHAnsi"/>
        </w:rPr>
      </w:pPr>
      <w:r>
        <w:rPr>
          <w:rFonts w:asciiTheme="minorHAnsi" w:hAnsiTheme="minorHAnsi" w:cstheme="minorHAnsi"/>
        </w:rPr>
        <w:t>AddObject(IN STRING ObjectName, OUT UINT32 InstNum, OUT UINT32 result, OUT STRING errdesc)</w:t>
      </w:r>
    </w:p>
    <w:p>
      <w:pPr>
        <w:numPr>
          <w:ilvl w:val="1"/>
          <w:numId w:val="141"/>
        </w:numPr>
        <w:spacing w:before="0" w:afterLines="0"/>
        <w:jc w:val="left"/>
        <w:rPr>
          <w:rFonts w:asciiTheme="minorHAnsi" w:hAnsiTheme="minorHAnsi" w:cstheme="minorHAnsi"/>
        </w:rPr>
      </w:pPr>
      <w:r>
        <w:rPr>
          <w:rFonts w:asciiTheme="minorHAnsi" w:hAnsiTheme="minorHAnsi" w:cstheme="minorHAnsi"/>
        </w:rPr>
        <w:t>ObjectName</w:t>
      </w:r>
      <w:r>
        <w:rPr>
          <w:rFonts w:hint="eastAsia" w:asciiTheme="minorHAnsi" w:hAnsiTheme="minorHAnsi" w:cstheme="minorHAnsi"/>
        </w:rPr>
        <w:t>：需要增加的</w:t>
      </w:r>
      <w:r>
        <w:rPr>
          <w:rFonts w:asciiTheme="minorHAnsi" w:hAnsiTheme="minorHAnsi" w:cstheme="minorHAnsi"/>
        </w:rPr>
        <w:t>TR069</w:t>
      </w:r>
      <w:r>
        <w:rPr>
          <w:rFonts w:hint="eastAsia" w:asciiTheme="minorHAnsi" w:hAnsiTheme="minorHAnsi" w:cstheme="minorHAnsi"/>
        </w:rPr>
        <w:t>对象路径全称，例如：</w:t>
      </w:r>
      <w:r>
        <w:rPr>
          <w:rFonts w:asciiTheme="minorHAnsi" w:hAnsiTheme="minorHAnsi" w:cstheme="minorHAnsi"/>
        </w:rPr>
        <w:t>InternetGatewayDevice.WANDevice.1.WANConnectionDevice.</w:t>
      </w:r>
    </w:p>
    <w:p>
      <w:pPr>
        <w:numPr>
          <w:ilvl w:val="1"/>
          <w:numId w:val="141"/>
        </w:numPr>
        <w:spacing w:before="0" w:afterLines="0"/>
        <w:jc w:val="left"/>
        <w:rPr>
          <w:rFonts w:asciiTheme="minorHAnsi" w:hAnsiTheme="minorHAnsi" w:cstheme="minorHAnsi"/>
        </w:rPr>
      </w:pPr>
      <w:r>
        <w:rPr>
          <w:rFonts w:asciiTheme="minorHAnsi" w:hAnsiTheme="minorHAnsi" w:cstheme="minorHAnsi"/>
        </w:rPr>
        <w:t>InstNum</w:t>
      </w:r>
      <w:r>
        <w:rPr>
          <w:rFonts w:hint="eastAsia" w:asciiTheme="minorHAnsi" w:hAnsiTheme="minorHAnsi" w:cstheme="minorHAnsi"/>
        </w:rPr>
        <w:t>：非</w:t>
      </w:r>
      <w:r>
        <w:rPr>
          <w:rFonts w:asciiTheme="minorHAnsi" w:hAnsiTheme="minorHAnsi" w:cstheme="minorHAnsi"/>
        </w:rPr>
        <w:t>0</w:t>
      </w:r>
      <w:r>
        <w:rPr>
          <w:rFonts w:hint="eastAsia" w:asciiTheme="minorHAnsi" w:hAnsiTheme="minorHAnsi" w:cstheme="minorHAnsi"/>
        </w:rPr>
        <w:t>，表示增加成功的实例号，等于</w:t>
      </w:r>
      <w:r>
        <w:rPr>
          <w:rFonts w:asciiTheme="minorHAnsi" w:hAnsiTheme="minorHAnsi" w:cstheme="minorHAnsi"/>
        </w:rPr>
        <w:t>0</w:t>
      </w:r>
      <w:r>
        <w:rPr>
          <w:rFonts w:hint="eastAsia" w:asciiTheme="minorHAnsi" w:hAnsiTheme="minorHAnsi" w:cstheme="minorHAnsi"/>
        </w:rPr>
        <w:t>表示增加对象失败</w:t>
      </w:r>
    </w:p>
    <w:p>
      <w:pPr>
        <w:numPr>
          <w:ilvl w:val="1"/>
          <w:numId w:val="141"/>
        </w:numPr>
        <w:spacing w:before="0" w:afterLines="0"/>
        <w:jc w:val="left"/>
        <w:rPr>
          <w:rFonts w:asciiTheme="minorHAnsi" w:hAnsiTheme="minorHAnsi" w:cstheme="minorHAnsi"/>
        </w:rPr>
      </w:pPr>
      <w:r>
        <w:rPr>
          <w:rFonts w:asciiTheme="minorHAnsi" w:hAnsiTheme="minorHAnsi" w:cstheme="minorHAnsi"/>
        </w:rPr>
        <w:t>result</w:t>
      </w:r>
      <w:r>
        <w:rPr>
          <w:rFonts w:hint="eastAsia" w:asciiTheme="minorHAnsi" w:hAnsiTheme="minorHAnsi" w:cstheme="minorHAnsi"/>
        </w:rPr>
        <w:t>：</w:t>
      </w:r>
      <w:r>
        <w:rPr>
          <w:rFonts w:asciiTheme="minorHAnsi" w:hAnsiTheme="minorHAnsi" w:cstheme="minorHAnsi"/>
        </w:rPr>
        <w:t>0</w:t>
      </w:r>
      <w:r>
        <w:rPr>
          <w:rFonts w:hint="eastAsia" w:asciiTheme="minorHAnsi" w:hAnsiTheme="minorHAnsi" w:cstheme="minorHAnsi"/>
        </w:rPr>
        <w:t>表示添加对象成功，</w:t>
      </w:r>
      <w:r>
        <w:rPr>
          <w:rFonts w:asciiTheme="minorHAnsi" w:hAnsiTheme="minorHAnsi" w:cstheme="minorHAnsi"/>
        </w:rPr>
        <w:t>1</w:t>
      </w:r>
      <w:r>
        <w:rPr>
          <w:rFonts w:hint="eastAsia" w:asciiTheme="minorHAnsi" w:hAnsiTheme="minorHAnsi" w:cstheme="minorHAnsi"/>
        </w:rPr>
        <w:t>表示添加对象失败</w:t>
      </w:r>
    </w:p>
    <w:p>
      <w:pPr>
        <w:numPr>
          <w:ilvl w:val="1"/>
          <w:numId w:val="141"/>
        </w:numPr>
        <w:spacing w:before="0" w:afterLines="0"/>
        <w:jc w:val="left"/>
        <w:rPr>
          <w:rFonts w:asciiTheme="minorHAnsi" w:hAnsiTheme="minorHAnsi" w:cstheme="minorHAnsi"/>
        </w:rPr>
      </w:pPr>
      <w:r>
        <w:rPr>
          <w:rFonts w:asciiTheme="minorHAnsi" w:hAnsiTheme="minorHAnsi" w:cstheme="minorHAnsi"/>
        </w:rPr>
        <w:t>errdesc</w:t>
      </w:r>
      <w:r>
        <w:rPr>
          <w:rFonts w:hint="eastAsia" w:asciiTheme="minorHAnsi" w:hAnsiTheme="minorHAnsi" w:cstheme="minorHAnsi"/>
        </w:rPr>
        <w:t>：根据</w:t>
      </w:r>
      <w:r>
        <w:rPr>
          <w:rFonts w:asciiTheme="minorHAnsi" w:hAnsiTheme="minorHAnsi" w:cstheme="minorHAnsi"/>
        </w:rPr>
        <w:t>TR069</w:t>
      </w:r>
      <w:r>
        <w:rPr>
          <w:rFonts w:hint="eastAsia" w:asciiTheme="minorHAnsi" w:hAnsiTheme="minorHAnsi" w:cstheme="minorHAnsi"/>
        </w:rPr>
        <w:t>相关返回内容</w:t>
      </w:r>
    </w:p>
    <w:p>
      <w:pPr>
        <w:spacing w:after="15"/>
        <w:rPr>
          <w:rFonts w:asciiTheme="minorHAnsi" w:hAnsiTheme="minorHAnsi" w:cstheme="minorHAnsi"/>
        </w:rPr>
      </w:pPr>
    </w:p>
    <w:p>
      <w:pPr>
        <w:numPr>
          <w:ilvl w:val="0"/>
          <w:numId w:val="141"/>
        </w:numPr>
        <w:spacing w:before="0" w:afterLines="0"/>
        <w:jc w:val="left"/>
        <w:rPr>
          <w:rFonts w:asciiTheme="minorHAnsi" w:hAnsiTheme="minorHAnsi" w:cstheme="minorHAnsi"/>
        </w:rPr>
      </w:pPr>
      <w:r>
        <w:rPr>
          <w:rFonts w:asciiTheme="minorHAnsi" w:hAnsiTheme="minorHAnsi" w:cstheme="minorHAnsi"/>
        </w:rPr>
        <w:t>DeleteObject(IN STRING ObjectName, OUT UINT32 result, OUT STRING errdesc)</w:t>
      </w:r>
    </w:p>
    <w:p>
      <w:pPr>
        <w:numPr>
          <w:ilvl w:val="1"/>
          <w:numId w:val="141"/>
        </w:numPr>
        <w:spacing w:before="0" w:afterLines="0"/>
        <w:jc w:val="left"/>
        <w:rPr>
          <w:rFonts w:asciiTheme="minorHAnsi" w:hAnsiTheme="minorHAnsi" w:cstheme="minorHAnsi"/>
        </w:rPr>
      </w:pPr>
      <w:r>
        <w:rPr>
          <w:rFonts w:asciiTheme="minorHAnsi" w:hAnsiTheme="minorHAnsi" w:cstheme="minorHAnsi"/>
        </w:rPr>
        <w:t>ObjectName</w:t>
      </w:r>
      <w:r>
        <w:rPr>
          <w:rFonts w:hint="eastAsia" w:asciiTheme="minorHAnsi" w:hAnsiTheme="minorHAnsi" w:cstheme="minorHAnsi"/>
        </w:rPr>
        <w:t>：需要删除的</w:t>
      </w:r>
      <w:r>
        <w:rPr>
          <w:rFonts w:asciiTheme="minorHAnsi" w:hAnsiTheme="minorHAnsi" w:cstheme="minorHAnsi"/>
        </w:rPr>
        <w:t>TR069</w:t>
      </w:r>
      <w:r>
        <w:rPr>
          <w:rFonts w:hint="eastAsia" w:asciiTheme="minorHAnsi" w:hAnsiTheme="minorHAnsi" w:cstheme="minorHAnsi"/>
        </w:rPr>
        <w:t>对象路径全称，例如：</w:t>
      </w:r>
      <w:r>
        <w:rPr>
          <w:rFonts w:asciiTheme="minorHAnsi" w:hAnsiTheme="minorHAnsi" w:cstheme="minorHAnsi"/>
        </w:rPr>
        <w:t>InternetGatewayDevice.WANDevice.1.WANConnectionDevice.1</w:t>
      </w:r>
    </w:p>
    <w:p>
      <w:pPr>
        <w:numPr>
          <w:ilvl w:val="1"/>
          <w:numId w:val="141"/>
        </w:numPr>
        <w:spacing w:before="0" w:afterLines="0"/>
        <w:jc w:val="left"/>
        <w:rPr>
          <w:rFonts w:asciiTheme="minorHAnsi" w:hAnsiTheme="minorHAnsi" w:cstheme="minorHAnsi"/>
        </w:rPr>
      </w:pPr>
      <w:r>
        <w:rPr>
          <w:rFonts w:asciiTheme="minorHAnsi" w:hAnsiTheme="minorHAnsi" w:cstheme="minorHAnsi"/>
        </w:rPr>
        <w:t>result</w:t>
      </w:r>
      <w:r>
        <w:rPr>
          <w:rFonts w:hint="eastAsia" w:asciiTheme="minorHAnsi" w:hAnsiTheme="minorHAnsi" w:cstheme="minorHAnsi"/>
        </w:rPr>
        <w:t>：</w:t>
      </w:r>
      <w:r>
        <w:rPr>
          <w:rFonts w:asciiTheme="minorHAnsi" w:hAnsiTheme="minorHAnsi" w:cstheme="minorHAnsi"/>
        </w:rPr>
        <w:t>0</w:t>
      </w:r>
      <w:r>
        <w:rPr>
          <w:rFonts w:hint="eastAsia" w:asciiTheme="minorHAnsi" w:hAnsiTheme="minorHAnsi" w:cstheme="minorHAnsi"/>
        </w:rPr>
        <w:t>表示删除对象成功，</w:t>
      </w:r>
      <w:r>
        <w:rPr>
          <w:rFonts w:asciiTheme="minorHAnsi" w:hAnsiTheme="minorHAnsi" w:cstheme="minorHAnsi"/>
        </w:rPr>
        <w:t>1</w:t>
      </w:r>
      <w:r>
        <w:rPr>
          <w:rFonts w:hint="eastAsia" w:asciiTheme="minorHAnsi" w:hAnsiTheme="minorHAnsi" w:cstheme="minorHAnsi"/>
        </w:rPr>
        <w:t>表示删除对象失败</w:t>
      </w:r>
    </w:p>
    <w:p>
      <w:pPr>
        <w:numPr>
          <w:ilvl w:val="1"/>
          <w:numId w:val="141"/>
        </w:numPr>
        <w:spacing w:before="0" w:afterLines="0"/>
        <w:jc w:val="left"/>
        <w:rPr>
          <w:rFonts w:asciiTheme="minorHAnsi" w:hAnsiTheme="minorHAnsi" w:cstheme="minorHAnsi"/>
        </w:rPr>
      </w:pPr>
      <w:r>
        <w:rPr>
          <w:rFonts w:asciiTheme="minorHAnsi" w:hAnsiTheme="minorHAnsi" w:cstheme="minorHAnsi"/>
        </w:rPr>
        <w:t>errdesc</w:t>
      </w:r>
      <w:r>
        <w:rPr>
          <w:rFonts w:hint="eastAsia" w:asciiTheme="minorHAnsi" w:hAnsiTheme="minorHAnsi" w:cstheme="minorHAnsi"/>
        </w:rPr>
        <w:t>：根据</w:t>
      </w:r>
      <w:r>
        <w:rPr>
          <w:rFonts w:asciiTheme="minorHAnsi" w:hAnsiTheme="minorHAnsi" w:cstheme="minorHAnsi"/>
        </w:rPr>
        <w:t>TR069</w:t>
      </w:r>
      <w:r>
        <w:rPr>
          <w:rFonts w:hint="eastAsia" w:asciiTheme="minorHAnsi" w:hAnsiTheme="minorHAnsi" w:cstheme="minorHAnsi"/>
        </w:rPr>
        <w:t>相关返回内容</w:t>
      </w:r>
    </w:p>
    <w:p>
      <w:pPr>
        <w:spacing w:after="15"/>
        <w:rPr>
          <w:rFonts w:asciiTheme="minorHAnsi" w:hAnsiTheme="minorHAnsi" w:cstheme="minorHAnsi"/>
        </w:rPr>
      </w:pPr>
    </w:p>
    <w:p>
      <w:pPr>
        <w:numPr>
          <w:ilvl w:val="0"/>
          <w:numId w:val="141"/>
        </w:numPr>
        <w:spacing w:before="0" w:afterLines="0"/>
        <w:jc w:val="left"/>
        <w:rPr>
          <w:rFonts w:asciiTheme="minorHAnsi" w:hAnsiTheme="minorHAnsi" w:cstheme="minorHAnsi"/>
        </w:rPr>
      </w:pPr>
      <w:r>
        <w:rPr>
          <w:rFonts w:asciiTheme="minorHAnsi" w:hAnsiTheme="minorHAnsi" w:cstheme="minorHAnsi"/>
        </w:rPr>
        <w:t>SetParameterValues(IN a(ss) List, OUT UINT32 result, OUT STRING errdesc)</w:t>
      </w:r>
    </w:p>
    <w:p>
      <w:pPr>
        <w:numPr>
          <w:ilvl w:val="1"/>
          <w:numId w:val="141"/>
        </w:numPr>
        <w:spacing w:before="0" w:afterLines="0"/>
        <w:jc w:val="left"/>
        <w:rPr>
          <w:rFonts w:asciiTheme="minorHAnsi" w:hAnsiTheme="minorHAnsi" w:cstheme="minorHAnsi"/>
        </w:rPr>
      </w:pPr>
      <w:r>
        <w:rPr>
          <w:rFonts w:asciiTheme="minorHAnsi" w:hAnsiTheme="minorHAnsi" w:cstheme="minorHAnsi"/>
        </w:rPr>
        <w:t>List</w:t>
      </w:r>
      <w:r>
        <w:rPr>
          <w:rFonts w:hint="eastAsia" w:asciiTheme="minorHAnsi" w:hAnsiTheme="minorHAnsi" w:cstheme="minorHAnsi"/>
        </w:rPr>
        <w:t>：需要设置的的</w:t>
      </w:r>
      <w:r>
        <w:rPr>
          <w:rFonts w:asciiTheme="minorHAnsi" w:hAnsiTheme="minorHAnsi" w:cstheme="minorHAnsi"/>
        </w:rPr>
        <w:t>TR069</w:t>
      </w:r>
      <w:r>
        <w:rPr>
          <w:rFonts w:hint="eastAsia" w:asciiTheme="minorHAnsi" w:hAnsiTheme="minorHAnsi" w:cstheme="minorHAnsi"/>
        </w:rPr>
        <w:t>参数路径全称及数值列表</w:t>
      </w:r>
    </w:p>
    <w:p>
      <w:pPr>
        <w:spacing w:after="15"/>
        <w:ind w:left="630" w:leftChars="300"/>
        <w:rPr>
          <w:rFonts w:asciiTheme="minorHAnsi" w:hAnsiTheme="minorHAnsi" w:cstheme="minorHAnsi"/>
        </w:rPr>
      </w:pPr>
      <w:r>
        <w:rPr>
          <w:rFonts w:asciiTheme="minorHAnsi" w:hAnsiTheme="minorHAnsi" w:cstheme="minorHAnsi"/>
        </w:rPr>
        <w:t>[</w:t>
      </w:r>
    </w:p>
    <w:p>
      <w:pPr>
        <w:spacing w:after="15"/>
        <w:ind w:left="630" w:leftChars="300"/>
        <w:rPr>
          <w:rFonts w:asciiTheme="minorHAnsi" w:hAnsiTheme="minorHAnsi" w:cstheme="minorHAnsi"/>
        </w:rPr>
      </w:pPr>
      <w:r>
        <w:rPr>
          <w:rFonts w:asciiTheme="minorHAnsi" w:hAnsiTheme="minorHAnsi" w:cstheme="minorHAnsi"/>
        </w:rPr>
        <w:t xml:space="preserve">('InternetGatewayDevice.ManagementServer.Username', 'itms'), </w:t>
      </w:r>
    </w:p>
    <w:p>
      <w:pPr>
        <w:spacing w:after="15"/>
        <w:ind w:left="630" w:leftChars="300"/>
        <w:rPr>
          <w:rFonts w:asciiTheme="minorHAnsi" w:hAnsiTheme="minorHAnsi" w:cstheme="minorHAnsi"/>
        </w:rPr>
      </w:pPr>
      <w:r>
        <w:rPr>
          <w:rFonts w:asciiTheme="minorHAnsi" w:hAnsiTheme="minorHAnsi" w:cstheme="minorHAnsi"/>
        </w:rPr>
        <w:t>('InternetGatewayDevice.ManagementServer.Password', 'itms')</w:t>
      </w:r>
    </w:p>
    <w:p>
      <w:pPr>
        <w:spacing w:after="15"/>
        <w:ind w:left="630" w:leftChars="300"/>
        <w:rPr>
          <w:rFonts w:asciiTheme="minorHAnsi" w:hAnsiTheme="minorHAnsi" w:cstheme="minorHAnsi"/>
        </w:rPr>
      </w:pPr>
      <w:r>
        <w:rPr>
          <w:rFonts w:asciiTheme="minorHAnsi" w:hAnsiTheme="minorHAnsi" w:cstheme="minorHAnsi"/>
        </w:rPr>
        <w:t>]</w:t>
      </w:r>
    </w:p>
    <w:p>
      <w:pPr>
        <w:numPr>
          <w:ilvl w:val="1"/>
          <w:numId w:val="141"/>
        </w:numPr>
        <w:spacing w:before="0" w:afterLines="0"/>
        <w:jc w:val="left"/>
        <w:rPr>
          <w:rFonts w:asciiTheme="minorHAnsi" w:hAnsiTheme="minorHAnsi" w:cstheme="minorHAnsi"/>
        </w:rPr>
      </w:pPr>
      <w:r>
        <w:rPr>
          <w:rFonts w:asciiTheme="minorHAnsi" w:hAnsiTheme="minorHAnsi" w:cstheme="minorHAnsi"/>
        </w:rPr>
        <w:t>result</w:t>
      </w:r>
      <w:r>
        <w:rPr>
          <w:rFonts w:hint="eastAsia" w:asciiTheme="minorHAnsi" w:hAnsiTheme="minorHAnsi" w:cstheme="minorHAnsi"/>
        </w:rPr>
        <w:t>：</w:t>
      </w:r>
      <w:r>
        <w:rPr>
          <w:rFonts w:asciiTheme="minorHAnsi" w:hAnsiTheme="minorHAnsi" w:cstheme="minorHAnsi"/>
        </w:rPr>
        <w:t>0</w:t>
      </w:r>
      <w:r>
        <w:rPr>
          <w:rFonts w:hint="eastAsia" w:asciiTheme="minorHAnsi" w:hAnsiTheme="minorHAnsi" w:cstheme="minorHAnsi"/>
        </w:rPr>
        <w:t>表示设置成功，</w:t>
      </w:r>
      <w:r>
        <w:rPr>
          <w:rFonts w:asciiTheme="minorHAnsi" w:hAnsiTheme="minorHAnsi" w:cstheme="minorHAnsi"/>
        </w:rPr>
        <w:t>1</w:t>
      </w:r>
      <w:r>
        <w:rPr>
          <w:rFonts w:hint="eastAsia" w:asciiTheme="minorHAnsi" w:hAnsiTheme="minorHAnsi" w:cstheme="minorHAnsi"/>
        </w:rPr>
        <w:t>表示设置失败</w:t>
      </w:r>
    </w:p>
    <w:p>
      <w:pPr>
        <w:numPr>
          <w:ilvl w:val="1"/>
          <w:numId w:val="141"/>
        </w:numPr>
        <w:spacing w:before="0" w:afterLines="0"/>
        <w:jc w:val="left"/>
        <w:rPr>
          <w:rFonts w:asciiTheme="minorHAnsi" w:hAnsiTheme="minorHAnsi" w:cstheme="minorHAnsi"/>
        </w:rPr>
      </w:pPr>
      <w:r>
        <w:rPr>
          <w:rFonts w:asciiTheme="minorHAnsi" w:hAnsiTheme="minorHAnsi" w:cstheme="minorHAnsi"/>
        </w:rPr>
        <w:t>errdesc</w:t>
      </w:r>
      <w:r>
        <w:rPr>
          <w:rFonts w:hint="eastAsia" w:asciiTheme="minorHAnsi" w:hAnsiTheme="minorHAnsi" w:cstheme="minorHAnsi"/>
        </w:rPr>
        <w:t>：根据</w:t>
      </w:r>
      <w:r>
        <w:rPr>
          <w:rFonts w:asciiTheme="minorHAnsi" w:hAnsiTheme="minorHAnsi" w:cstheme="minorHAnsi"/>
        </w:rPr>
        <w:t>TR069</w:t>
      </w:r>
      <w:r>
        <w:rPr>
          <w:rFonts w:hint="eastAsia" w:asciiTheme="minorHAnsi" w:hAnsiTheme="minorHAnsi" w:cstheme="minorHAnsi"/>
        </w:rPr>
        <w:t>相关返回内容</w:t>
      </w:r>
    </w:p>
    <w:p>
      <w:pPr>
        <w:spacing w:after="15"/>
        <w:rPr>
          <w:rFonts w:asciiTheme="minorHAnsi" w:hAnsiTheme="minorHAnsi" w:cstheme="minorHAnsi"/>
        </w:rPr>
      </w:pPr>
    </w:p>
    <w:p>
      <w:pPr>
        <w:numPr>
          <w:ilvl w:val="0"/>
          <w:numId w:val="141"/>
        </w:numPr>
        <w:spacing w:before="0" w:afterLines="0"/>
        <w:jc w:val="left"/>
        <w:rPr>
          <w:rFonts w:asciiTheme="minorHAnsi" w:hAnsiTheme="minorHAnsi" w:cstheme="minorHAnsi"/>
        </w:rPr>
      </w:pPr>
      <w:r>
        <w:rPr>
          <w:rFonts w:asciiTheme="minorHAnsi" w:hAnsiTheme="minorHAnsi" w:cstheme="minorHAnsi"/>
        </w:rPr>
        <w:t>GetParameterValues(IN as List, OUTa(ss)ValueList, OUT UINT32 result, OUT STRING errdesc)</w:t>
      </w:r>
    </w:p>
    <w:p>
      <w:pPr>
        <w:numPr>
          <w:ilvl w:val="1"/>
          <w:numId w:val="141"/>
        </w:numPr>
        <w:spacing w:before="0" w:afterLines="0"/>
        <w:jc w:val="left"/>
        <w:rPr>
          <w:rFonts w:asciiTheme="minorHAnsi" w:hAnsiTheme="minorHAnsi" w:cstheme="minorHAnsi"/>
        </w:rPr>
      </w:pPr>
      <w:r>
        <w:rPr>
          <w:rFonts w:asciiTheme="minorHAnsi" w:hAnsiTheme="minorHAnsi" w:cstheme="minorHAnsi"/>
        </w:rPr>
        <w:t>List</w:t>
      </w:r>
      <w:r>
        <w:rPr>
          <w:rFonts w:hint="eastAsia" w:asciiTheme="minorHAnsi" w:hAnsiTheme="minorHAnsi" w:cstheme="minorHAnsi"/>
        </w:rPr>
        <w:t>：需要获取的</w:t>
      </w:r>
      <w:r>
        <w:rPr>
          <w:rFonts w:asciiTheme="minorHAnsi" w:hAnsiTheme="minorHAnsi" w:cstheme="minorHAnsi"/>
        </w:rPr>
        <w:t>TR069</w:t>
      </w:r>
      <w:r>
        <w:rPr>
          <w:rFonts w:hint="eastAsia" w:asciiTheme="minorHAnsi" w:hAnsiTheme="minorHAnsi" w:cstheme="minorHAnsi"/>
        </w:rPr>
        <w:t>参数路径全称，如果路径以</w:t>
      </w:r>
      <w:r>
        <w:rPr>
          <w:rFonts w:asciiTheme="minorHAnsi" w:hAnsiTheme="minorHAnsi" w:cstheme="minorHAnsi"/>
        </w:rPr>
        <w:t>.</w:t>
      </w:r>
      <w:r>
        <w:rPr>
          <w:rFonts w:hint="eastAsia" w:asciiTheme="minorHAnsi" w:hAnsiTheme="minorHAnsi" w:cstheme="minorHAnsi"/>
        </w:rPr>
        <w:t>结尾，表示获取对象下所有属性的取值</w:t>
      </w:r>
    </w:p>
    <w:p>
      <w:pPr>
        <w:spacing w:after="15"/>
        <w:ind w:left="840"/>
        <w:rPr>
          <w:rFonts w:asciiTheme="minorHAnsi" w:hAnsiTheme="minorHAnsi" w:cstheme="minorHAnsi"/>
        </w:rPr>
      </w:pPr>
      <w:r>
        <w:rPr>
          <w:rFonts w:asciiTheme="minorHAnsi" w:hAnsiTheme="minorHAnsi" w:cstheme="minorHAnsi"/>
        </w:rPr>
        <w:t>['InternetGatewayDevice.ManagementServer.Username','InternetGatewayDevice.X_CT-COM_UserInfo.']</w:t>
      </w:r>
    </w:p>
    <w:p>
      <w:pPr>
        <w:numPr>
          <w:ilvl w:val="1"/>
          <w:numId w:val="141"/>
        </w:numPr>
        <w:spacing w:before="0" w:afterLines="0"/>
        <w:jc w:val="left"/>
        <w:rPr>
          <w:rFonts w:asciiTheme="minorHAnsi" w:hAnsiTheme="minorHAnsi" w:cstheme="minorHAnsi"/>
        </w:rPr>
      </w:pPr>
      <w:r>
        <w:rPr>
          <w:rFonts w:asciiTheme="minorHAnsi" w:hAnsiTheme="minorHAnsi" w:cstheme="minorHAnsi"/>
        </w:rPr>
        <w:t>ValueList</w:t>
      </w:r>
      <w:r>
        <w:rPr>
          <w:rFonts w:hint="eastAsia" w:asciiTheme="minorHAnsi" w:hAnsiTheme="minorHAnsi" w:cstheme="minorHAnsi"/>
        </w:rPr>
        <w:t>：返回结果</w:t>
      </w:r>
    </w:p>
    <w:p>
      <w:pPr>
        <w:numPr>
          <w:ilvl w:val="1"/>
          <w:numId w:val="141"/>
        </w:numPr>
        <w:spacing w:before="0" w:afterLines="0"/>
        <w:jc w:val="left"/>
        <w:rPr>
          <w:rFonts w:asciiTheme="minorHAnsi" w:hAnsiTheme="minorHAnsi" w:cstheme="minorHAnsi"/>
        </w:rPr>
      </w:pPr>
      <w:r>
        <w:rPr>
          <w:rFonts w:asciiTheme="minorHAnsi" w:hAnsiTheme="minorHAnsi" w:cstheme="minorHAnsi"/>
        </w:rPr>
        <w:t>result</w:t>
      </w:r>
      <w:r>
        <w:rPr>
          <w:rFonts w:hint="eastAsia" w:asciiTheme="minorHAnsi" w:hAnsiTheme="minorHAnsi" w:cstheme="minorHAnsi"/>
        </w:rPr>
        <w:t>：</w:t>
      </w:r>
      <w:r>
        <w:rPr>
          <w:rFonts w:asciiTheme="minorHAnsi" w:hAnsiTheme="minorHAnsi" w:cstheme="minorHAnsi"/>
        </w:rPr>
        <w:t>0</w:t>
      </w:r>
      <w:r>
        <w:rPr>
          <w:rFonts w:hint="eastAsia" w:asciiTheme="minorHAnsi" w:hAnsiTheme="minorHAnsi" w:cstheme="minorHAnsi"/>
        </w:rPr>
        <w:t>表示获取成功，</w:t>
      </w:r>
      <w:r>
        <w:rPr>
          <w:rFonts w:asciiTheme="minorHAnsi" w:hAnsiTheme="minorHAnsi" w:cstheme="minorHAnsi"/>
        </w:rPr>
        <w:t>1</w:t>
      </w:r>
      <w:r>
        <w:rPr>
          <w:rFonts w:hint="eastAsia" w:asciiTheme="minorHAnsi" w:hAnsiTheme="minorHAnsi" w:cstheme="minorHAnsi"/>
        </w:rPr>
        <w:t>表示获取失败</w:t>
      </w:r>
    </w:p>
    <w:p>
      <w:pPr>
        <w:numPr>
          <w:ilvl w:val="1"/>
          <w:numId w:val="141"/>
        </w:numPr>
        <w:spacing w:before="0" w:afterLines="0"/>
        <w:jc w:val="left"/>
        <w:rPr>
          <w:rFonts w:asciiTheme="minorHAnsi" w:hAnsiTheme="minorHAnsi" w:cstheme="minorHAnsi"/>
        </w:rPr>
      </w:pPr>
      <w:r>
        <w:rPr>
          <w:rFonts w:asciiTheme="minorHAnsi" w:hAnsiTheme="minorHAnsi" w:cstheme="minorHAnsi"/>
        </w:rPr>
        <w:t>errdesc</w:t>
      </w:r>
      <w:r>
        <w:rPr>
          <w:rFonts w:hint="eastAsia" w:asciiTheme="minorHAnsi" w:hAnsiTheme="minorHAnsi" w:cstheme="minorHAnsi"/>
        </w:rPr>
        <w:t>：根据</w:t>
      </w:r>
      <w:r>
        <w:rPr>
          <w:rFonts w:asciiTheme="minorHAnsi" w:hAnsiTheme="minorHAnsi" w:cstheme="minorHAnsi"/>
        </w:rPr>
        <w:t>TR069</w:t>
      </w:r>
      <w:r>
        <w:rPr>
          <w:rFonts w:hint="eastAsia" w:asciiTheme="minorHAnsi" w:hAnsiTheme="minorHAnsi" w:cstheme="minorHAnsi"/>
        </w:rPr>
        <w:t>相关返回内容</w:t>
      </w:r>
    </w:p>
    <w:p>
      <w:pPr>
        <w:spacing w:before="0" w:afterLines="0"/>
        <w:ind w:left="480"/>
        <w:jc w:val="left"/>
        <w:rPr>
          <w:rFonts w:asciiTheme="minorHAnsi" w:hAnsiTheme="minorHAnsi" w:cstheme="minorHAnsi"/>
        </w:rPr>
      </w:pPr>
    </w:p>
    <w:p>
      <w:pPr>
        <w:numPr>
          <w:ilvl w:val="0"/>
          <w:numId w:val="141"/>
        </w:numPr>
        <w:spacing w:before="0" w:afterLines="0"/>
        <w:jc w:val="left"/>
        <w:rPr>
          <w:rFonts w:asciiTheme="minorHAnsi" w:hAnsiTheme="minorHAnsi" w:cstheme="minorHAnsi"/>
        </w:rPr>
      </w:pPr>
      <w:r>
        <w:rPr>
          <w:rFonts w:asciiTheme="minorHAnsi" w:hAnsiTheme="minorHAnsi" w:cstheme="minorHAnsi"/>
        </w:rPr>
        <w:t>GetParameterNames(IN STRING ObjectName, IN BOOLEANNextLevel, OUT a(sb) ParameterList, OUT UINT32 result, OUT STRING errdesc)</w:t>
      </w:r>
    </w:p>
    <w:p>
      <w:pPr>
        <w:numPr>
          <w:ilvl w:val="1"/>
          <w:numId w:val="141"/>
        </w:numPr>
        <w:spacing w:before="0" w:afterLines="0"/>
        <w:jc w:val="left"/>
        <w:rPr>
          <w:rFonts w:asciiTheme="minorHAnsi" w:hAnsiTheme="minorHAnsi" w:cstheme="minorHAnsi"/>
        </w:rPr>
      </w:pPr>
      <w:r>
        <w:rPr>
          <w:rFonts w:asciiTheme="minorHAnsi" w:hAnsiTheme="minorHAnsi" w:cstheme="minorHAnsi"/>
        </w:rPr>
        <w:t>ObjectName</w:t>
      </w:r>
      <w:r>
        <w:rPr>
          <w:rFonts w:hint="eastAsia" w:asciiTheme="minorHAnsi" w:hAnsiTheme="minorHAnsi" w:cstheme="minorHAnsi"/>
        </w:rPr>
        <w:t>：需要查询的</w:t>
      </w:r>
      <w:r>
        <w:rPr>
          <w:rFonts w:asciiTheme="minorHAnsi" w:hAnsiTheme="minorHAnsi" w:cstheme="minorHAnsi"/>
        </w:rPr>
        <w:t>TR069</w:t>
      </w:r>
      <w:r>
        <w:rPr>
          <w:rFonts w:hint="eastAsia" w:asciiTheme="minorHAnsi" w:hAnsiTheme="minorHAnsi" w:cstheme="minorHAnsi"/>
        </w:rPr>
        <w:t>对象路径全称，例如：</w:t>
      </w:r>
      <w:r>
        <w:rPr>
          <w:rFonts w:asciiTheme="minorHAnsi" w:hAnsiTheme="minorHAnsi" w:cstheme="minorHAnsi"/>
        </w:rPr>
        <w:t>InternetGatewayDevice.WANDevice.1.WANConnectionDevice.</w:t>
      </w:r>
    </w:p>
    <w:p>
      <w:pPr>
        <w:numPr>
          <w:ilvl w:val="1"/>
          <w:numId w:val="141"/>
        </w:numPr>
        <w:spacing w:before="0" w:afterLines="0"/>
        <w:jc w:val="left"/>
        <w:rPr>
          <w:rFonts w:asciiTheme="minorHAnsi" w:hAnsiTheme="minorHAnsi" w:cstheme="minorHAnsi"/>
        </w:rPr>
      </w:pPr>
      <w:r>
        <w:rPr>
          <w:rFonts w:asciiTheme="minorHAnsi" w:hAnsiTheme="minorHAnsi" w:cstheme="minorHAnsi"/>
        </w:rPr>
        <w:t>NextLevel</w:t>
      </w:r>
      <w:r>
        <w:rPr>
          <w:rFonts w:hint="eastAsia" w:asciiTheme="minorHAnsi" w:hAnsiTheme="minorHAnsi" w:cstheme="minorHAnsi"/>
        </w:rPr>
        <w:t>：参考</w:t>
      </w:r>
      <w:r>
        <w:rPr>
          <w:rFonts w:asciiTheme="minorHAnsi" w:hAnsiTheme="minorHAnsi" w:cstheme="minorHAnsi"/>
        </w:rPr>
        <w:t>TR069</w:t>
      </w:r>
      <w:r>
        <w:rPr>
          <w:rFonts w:hint="eastAsia" w:asciiTheme="minorHAnsi" w:hAnsiTheme="minorHAnsi" w:cstheme="minorHAnsi"/>
        </w:rPr>
        <w:t>对应参数</w:t>
      </w:r>
    </w:p>
    <w:p>
      <w:pPr>
        <w:numPr>
          <w:ilvl w:val="1"/>
          <w:numId w:val="141"/>
        </w:numPr>
        <w:spacing w:before="0" w:afterLines="0"/>
        <w:jc w:val="left"/>
        <w:rPr>
          <w:rFonts w:asciiTheme="minorHAnsi" w:hAnsiTheme="minorHAnsi" w:cstheme="minorHAnsi"/>
        </w:rPr>
      </w:pPr>
      <w:r>
        <w:rPr>
          <w:rFonts w:asciiTheme="minorHAnsi" w:hAnsiTheme="minorHAnsi" w:cstheme="minorHAnsi"/>
        </w:rPr>
        <w:t>ParameterList</w:t>
      </w:r>
      <w:r>
        <w:rPr>
          <w:rFonts w:hint="eastAsia" w:asciiTheme="minorHAnsi" w:hAnsiTheme="minorHAnsi" w:cstheme="minorHAnsi"/>
        </w:rPr>
        <w:t>：返回参数</w:t>
      </w:r>
      <w:r>
        <w:rPr>
          <w:rFonts w:asciiTheme="minorHAnsi" w:hAnsiTheme="minorHAnsi" w:cstheme="minorHAnsi"/>
        </w:rPr>
        <w:t>TR069</w:t>
      </w:r>
      <w:r>
        <w:rPr>
          <w:rFonts w:hint="eastAsia" w:asciiTheme="minorHAnsi" w:hAnsiTheme="minorHAnsi" w:cstheme="minorHAnsi"/>
        </w:rPr>
        <w:t>路径</w:t>
      </w:r>
    </w:p>
    <w:p>
      <w:pPr>
        <w:numPr>
          <w:ilvl w:val="0"/>
          <w:numId w:val="141"/>
        </w:numPr>
        <w:spacing w:after="15"/>
        <w:ind w:left="840" w:leftChars="400"/>
        <w:rPr>
          <w:rFonts w:asciiTheme="majorHAnsi" w:hAnsiTheme="majorHAnsi"/>
        </w:rPr>
      </w:pPr>
      <w:r>
        <w:rPr>
          <w:rFonts w:asciiTheme="majorHAnsi" w:hAnsiTheme="majorHAnsi"/>
        </w:rPr>
        <w:t>[</w:t>
      </w:r>
    </w:p>
    <w:p>
      <w:pPr>
        <w:numPr>
          <w:ilvl w:val="0"/>
          <w:numId w:val="141"/>
        </w:numPr>
        <w:spacing w:after="15"/>
        <w:ind w:left="840" w:leftChars="400"/>
        <w:rPr>
          <w:rFonts w:asciiTheme="majorHAnsi" w:hAnsiTheme="majorHAnsi"/>
        </w:rPr>
      </w:pPr>
      <w:r>
        <w:rPr>
          <w:rFonts w:asciiTheme="majorHAnsi" w:hAnsiTheme="majorHAnsi"/>
        </w:rPr>
        <w:t xml:space="preserve">('InternetGatewayDevice.ManagementServer.Username', 'false' ), </w:t>
      </w:r>
    </w:p>
    <w:p>
      <w:pPr>
        <w:numPr>
          <w:ilvl w:val="0"/>
          <w:numId w:val="141"/>
        </w:numPr>
        <w:spacing w:after="15"/>
        <w:ind w:left="840" w:leftChars="400"/>
        <w:rPr>
          <w:rFonts w:asciiTheme="majorHAnsi" w:hAnsiTheme="majorHAnsi"/>
        </w:rPr>
      </w:pPr>
      <w:r>
        <w:rPr>
          <w:rFonts w:asciiTheme="majorHAnsi" w:hAnsiTheme="majorHAnsi"/>
        </w:rPr>
        <w:t>('InternetGatewayDevice.ManagementServer.Password', 'false')</w:t>
      </w:r>
    </w:p>
    <w:p>
      <w:pPr>
        <w:numPr>
          <w:ilvl w:val="0"/>
          <w:numId w:val="141"/>
        </w:numPr>
        <w:spacing w:after="15"/>
        <w:ind w:left="840" w:leftChars="400"/>
        <w:rPr>
          <w:rFonts w:ascii="PMingLiU" w:hAnsi="PMingLiU"/>
        </w:rPr>
      </w:pPr>
      <w:r>
        <w:rPr>
          <w:rFonts w:asciiTheme="majorHAnsi" w:hAnsiTheme="majorHAnsi"/>
        </w:rPr>
        <w:t>]</w:t>
      </w:r>
    </w:p>
    <w:p>
      <w:pPr>
        <w:spacing w:after="15"/>
        <w:ind w:left="840" w:leftChars="400"/>
        <w:rPr>
          <w:rFonts w:asciiTheme="minorHAnsi" w:hAnsiTheme="minorHAnsi" w:cstheme="minorHAnsi"/>
        </w:rPr>
      </w:pPr>
      <w:r>
        <w:rPr>
          <w:rFonts w:hint="eastAsia" w:ascii="PMingLiU" w:hAnsi="PMingLiU"/>
        </w:rPr>
        <w:t>前面是参数路径，后面表示是否可写</w:t>
      </w:r>
    </w:p>
    <w:p>
      <w:pPr>
        <w:numPr>
          <w:ilvl w:val="1"/>
          <w:numId w:val="141"/>
        </w:numPr>
        <w:spacing w:before="0" w:afterLines="0"/>
        <w:jc w:val="left"/>
        <w:rPr>
          <w:rFonts w:asciiTheme="minorHAnsi" w:hAnsiTheme="minorHAnsi" w:cstheme="minorHAnsi"/>
        </w:rPr>
      </w:pPr>
      <w:r>
        <w:rPr>
          <w:rFonts w:asciiTheme="minorHAnsi" w:hAnsiTheme="minorHAnsi" w:cstheme="minorHAnsi"/>
        </w:rPr>
        <w:t>result</w:t>
      </w:r>
      <w:r>
        <w:rPr>
          <w:rFonts w:hint="eastAsia" w:asciiTheme="minorHAnsi" w:hAnsiTheme="minorHAnsi" w:cstheme="minorHAnsi"/>
        </w:rPr>
        <w:t>：</w:t>
      </w:r>
      <w:r>
        <w:rPr>
          <w:rFonts w:asciiTheme="minorHAnsi" w:hAnsiTheme="minorHAnsi" w:cstheme="minorHAnsi"/>
        </w:rPr>
        <w:t>0</w:t>
      </w:r>
      <w:r>
        <w:rPr>
          <w:rFonts w:hint="eastAsia" w:asciiTheme="minorHAnsi" w:hAnsiTheme="minorHAnsi" w:cstheme="minorHAnsi"/>
        </w:rPr>
        <w:t>表示获取成功，</w:t>
      </w:r>
      <w:r>
        <w:rPr>
          <w:rFonts w:asciiTheme="minorHAnsi" w:hAnsiTheme="minorHAnsi" w:cstheme="minorHAnsi"/>
        </w:rPr>
        <w:t>1</w:t>
      </w:r>
      <w:r>
        <w:rPr>
          <w:rFonts w:hint="eastAsia" w:asciiTheme="minorHAnsi" w:hAnsiTheme="minorHAnsi" w:cstheme="minorHAnsi"/>
        </w:rPr>
        <w:t>表示获取失败</w:t>
      </w:r>
    </w:p>
    <w:p>
      <w:pPr>
        <w:numPr>
          <w:ilvl w:val="1"/>
          <w:numId w:val="141"/>
        </w:numPr>
        <w:spacing w:before="0" w:afterLines="0"/>
        <w:jc w:val="left"/>
        <w:rPr>
          <w:rFonts w:asciiTheme="minorHAnsi" w:hAnsiTheme="minorHAnsi" w:cstheme="minorHAnsi"/>
        </w:rPr>
      </w:pPr>
      <w:r>
        <w:rPr>
          <w:rFonts w:asciiTheme="minorHAnsi" w:hAnsiTheme="minorHAnsi" w:cstheme="minorHAnsi"/>
        </w:rPr>
        <w:t>errdesc</w:t>
      </w:r>
      <w:r>
        <w:rPr>
          <w:rFonts w:hint="eastAsia" w:asciiTheme="minorHAnsi" w:hAnsiTheme="minorHAnsi" w:cstheme="minorHAnsi"/>
        </w:rPr>
        <w:t>：根据</w:t>
      </w:r>
      <w:r>
        <w:rPr>
          <w:rFonts w:asciiTheme="minorHAnsi" w:hAnsiTheme="minorHAnsi" w:cstheme="minorHAnsi"/>
        </w:rPr>
        <w:t>TR069</w:t>
      </w:r>
      <w:r>
        <w:rPr>
          <w:rFonts w:hint="eastAsia" w:asciiTheme="minorHAnsi" w:hAnsiTheme="minorHAnsi" w:cstheme="minorHAnsi"/>
        </w:rPr>
        <w:t>相关返回内容</w:t>
      </w:r>
    </w:p>
    <w:p>
      <w:pPr>
        <w:pStyle w:val="147"/>
        <w:spacing w:beforeLines="0" w:afterLines="0"/>
        <w:rPr>
          <w:b/>
        </w:rPr>
      </w:pPr>
      <w:r>
        <w:rPr>
          <w:rFonts w:hint="eastAsia"/>
          <w:b/>
        </w:rPr>
        <w:t>com.ctc.igd1.MACBlackList</w:t>
      </w:r>
    </w:p>
    <w:p>
      <w:pPr>
        <w:spacing w:before="240" w:after="15"/>
        <w:ind w:left="420" w:leftChars="200"/>
        <w:rPr>
          <w:b/>
        </w:rPr>
      </w:pPr>
      <w:r>
        <w:rPr>
          <w:rFonts w:hint="eastAsia"/>
          <w:b/>
        </w:rPr>
        <w:t>属性</w:t>
      </w:r>
    </w:p>
    <w:tbl>
      <w:tblPr>
        <w:tblStyle w:val="67"/>
        <w:tblW w:w="875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1134"/>
        <w:gridCol w:w="992"/>
        <w:gridCol w:w="1134"/>
        <w:gridCol w:w="2744"/>
        <w:gridCol w:w="12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属性名</w:t>
            </w:r>
          </w:p>
        </w:tc>
        <w:tc>
          <w:tcPr>
            <w:tcW w:w="1134"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类型</w:t>
            </w:r>
          </w:p>
        </w:tc>
        <w:tc>
          <w:tcPr>
            <w:tcW w:w="992"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权限</w:t>
            </w:r>
          </w:p>
        </w:tc>
        <w:tc>
          <w:tcPr>
            <w:tcW w:w="1134"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变更通知</w:t>
            </w:r>
          </w:p>
        </w:tc>
        <w:tc>
          <w:tcPr>
            <w:tcW w:w="2744"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备注</w:t>
            </w:r>
          </w:p>
        </w:tc>
        <w:tc>
          <w:tcPr>
            <w:tcW w:w="1225" w:type="dxa"/>
            <w:shd w:val="clear" w:color="auto" w:fill="D8D8D8" w:themeFill="background1" w:themeFillShade="D9"/>
          </w:tcPr>
          <w:p>
            <w:pPr>
              <w:spacing w:after="15"/>
              <w:jc w:val="center"/>
              <w:rPr>
                <w:rFonts w:asciiTheme="minorHAnsi" w:hAnsiTheme="minorHAnsi" w:eastAsiaTheme="minorEastAsia"/>
              </w:rPr>
            </w:pPr>
            <w:r>
              <w:rPr>
                <w:rFonts w:hint="eastAsia" w:asciiTheme="minorHAnsi" w:hAnsiTheme="minorHAnsi" w:eastAsiaTheme="minorEastAsia"/>
              </w:rPr>
              <w:t>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1526" w:type="dxa"/>
          </w:tcPr>
          <w:p>
            <w:pPr>
              <w:spacing w:after="15"/>
              <w:rPr>
                <w:rFonts w:asciiTheme="minorHAnsi" w:hAnsiTheme="minorHAnsi" w:eastAsiaTheme="minorEastAsia"/>
              </w:rPr>
            </w:pPr>
            <w:r>
              <w:rPr>
                <w:rFonts w:asciiTheme="minorHAnsi" w:hAnsiTheme="minorHAnsi" w:eastAsiaTheme="minorEastAsia"/>
              </w:rPr>
              <w:t>MAC</w:t>
            </w:r>
          </w:p>
        </w:tc>
        <w:tc>
          <w:tcPr>
            <w:tcW w:w="1134" w:type="dxa"/>
          </w:tcPr>
          <w:p>
            <w:pPr>
              <w:spacing w:after="15"/>
              <w:rPr>
                <w:rFonts w:asciiTheme="minorHAnsi" w:hAnsiTheme="minorHAnsi" w:eastAsiaTheme="minorEastAsia"/>
              </w:rPr>
            </w:pPr>
            <w:r>
              <w:rPr>
                <w:rFonts w:asciiTheme="minorHAnsi" w:hAnsiTheme="minorHAnsi" w:eastAsiaTheme="minorEastAsia"/>
              </w:rPr>
              <w:t>STRING(</w:t>
            </w:r>
            <w:r>
              <w:rPr>
                <w:rFonts w:hint="eastAsia" w:asciiTheme="minorHAnsi" w:hAnsiTheme="minorHAnsi" w:eastAsiaTheme="minorEastAsia"/>
              </w:rPr>
              <w:t>12</w:t>
            </w:r>
            <w:r>
              <w:rPr>
                <w:rFonts w:asciiTheme="minorHAnsi" w:hAnsiTheme="minorHAnsi" w:eastAsiaTheme="minorEastAsia"/>
              </w:rPr>
              <w:t>)</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hint="eastAsia" w:asciiTheme="minorHAnsi" w:hAnsiTheme="minorHAnsi" w:eastAsiaTheme="minorEastAsia"/>
              </w:rPr>
              <w:t>STA的MAC地址</w:t>
            </w:r>
          </w:p>
        </w:tc>
        <w:tc>
          <w:tcPr>
            <w:tcW w:w="1225" w:type="dxa"/>
          </w:tcPr>
          <w:p>
            <w:pPr>
              <w:spacing w:after="15"/>
              <w:rPr>
                <w:rFonts w:asciiTheme="minorHAnsi" w:hAnsiTheme="minorHAnsi" w:eastAsiaTheme="minorEastAsia"/>
              </w:rPr>
            </w:pPr>
            <w:r>
              <w:rPr>
                <w:rFonts w:hint="eastAsia" w:ascii="Calibri" w:hAnsi="Calibri"/>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hint="eastAsia" w:asciiTheme="minorHAnsi" w:hAnsiTheme="minorHAnsi" w:eastAsiaTheme="minorEastAsia"/>
              </w:rPr>
              <w:t>Name</w:t>
            </w:r>
          </w:p>
        </w:tc>
        <w:tc>
          <w:tcPr>
            <w:tcW w:w="1134" w:type="dxa"/>
          </w:tcPr>
          <w:p>
            <w:pPr>
              <w:spacing w:after="15"/>
              <w:rPr>
                <w:rFonts w:asciiTheme="minorHAnsi" w:hAnsiTheme="minorHAnsi" w:eastAsiaTheme="minorEastAsia"/>
              </w:rPr>
            </w:pPr>
            <w:r>
              <w:rPr>
                <w:rFonts w:asciiTheme="minorHAnsi" w:hAnsiTheme="minorHAnsi" w:eastAsiaTheme="minorEastAsia"/>
              </w:rPr>
              <w:t>STRING(63)</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hint="eastAsia" w:asciiTheme="minorHAnsi" w:hAnsiTheme="minorHAnsi" w:eastAsiaTheme="minorEastAsia"/>
              </w:rPr>
              <w:t>S</w:t>
            </w:r>
            <w:r>
              <w:rPr>
                <w:rFonts w:asciiTheme="minorHAnsi" w:hAnsiTheme="minorHAnsi" w:eastAsiaTheme="minorEastAsia"/>
              </w:rPr>
              <w:t>TA</w:t>
            </w:r>
            <w:r>
              <w:rPr>
                <w:rFonts w:hint="eastAsia" w:asciiTheme="minorHAnsi" w:hAnsiTheme="minorHAnsi" w:eastAsiaTheme="minorEastAsia"/>
              </w:rPr>
              <w:t>的</w:t>
            </w:r>
            <w:r>
              <w:rPr>
                <w:rFonts w:asciiTheme="minorHAnsi" w:hAnsiTheme="minorHAnsi" w:eastAsiaTheme="minorEastAsia"/>
              </w:rPr>
              <w:t>别名</w:t>
            </w:r>
          </w:p>
        </w:tc>
        <w:tc>
          <w:tcPr>
            <w:tcW w:w="1225" w:type="dxa"/>
          </w:tcPr>
          <w:p>
            <w:pPr>
              <w:spacing w:after="15"/>
              <w:rPr>
                <w:rFonts w:asciiTheme="minorHAnsi" w:hAnsiTheme="minorHAnsi" w:eastAsiaTheme="minorEastAsia"/>
              </w:rPr>
            </w:pPr>
            <w:r>
              <w:rPr>
                <w:rFonts w:hint="eastAsia" w:ascii="Calibri" w:hAnsi="Calibri"/>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hint="eastAsia" w:asciiTheme="minorHAnsi" w:hAnsiTheme="minorHAnsi" w:eastAsiaTheme="minorEastAsia"/>
              </w:rPr>
              <w:t>BlockedTimes</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UINT32</w:t>
            </w:r>
          </w:p>
        </w:tc>
        <w:tc>
          <w:tcPr>
            <w:tcW w:w="992" w:type="dxa"/>
          </w:tcPr>
          <w:p>
            <w:pPr>
              <w:spacing w:after="15"/>
              <w:rPr>
                <w:rFonts w:asciiTheme="minorHAnsi" w:hAnsiTheme="minorHAnsi" w:eastAsiaTheme="minorEastAsia"/>
              </w:rPr>
            </w:pPr>
            <w:r>
              <w:rPr>
                <w:rFonts w:hint="eastAsia" w:asciiTheme="minorHAnsi" w:hAnsiTheme="minorHAnsi" w:eastAsiaTheme="minorEastAsia"/>
              </w:rPr>
              <w:t>read</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hint="eastAsia" w:asciiTheme="minorHAnsi" w:hAnsiTheme="minorHAnsi" w:eastAsiaTheme="minorEastAsia"/>
              </w:rPr>
              <w:t>拦截该MAC的次数</w:t>
            </w:r>
          </w:p>
          <w:p>
            <w:pPr>
              <w:spacing w:after="15"/>
              <w:rPr>
                <w:rFonts w:asciiTheme="minorHAnsi" w:hAnsiTheme="minorHAnsi" w:eastAsiaTheme="minorEastAsia"/>
              </w:rPr>
            </w:pPr>
            <w:r>
              <w:rPr>
                <w:rFonts w:hint="eastAsia" w:asciiTheme="minorHAnsi" w:hAnsiTheme="minorHAnsi" w:eastAsiaTheme="minorEastAsia"/>
              </w:rPr>
              <w:t>当Enable置0时</w:t>
            </w:r>
            <w:r>
              <w:rPr>
                <w:rFonts w:asciiTheme="minorHAnsi" w:hAnsiTheme="minorHAnsi" w:eastAsiaTheme="minorEastAsia"/>
              </w:rPr>
              <w:t>，</w:t>
            </w:r>
            <w:r>
              <w:rPr>
                <w:rFonts w:hint="eastAsia" w:asciiTheme="minorHAnsi" w:hAnsiTheme="minorHAnsi" w:eastAsiaTheme="minorEastAsia"/>
              </w:rPr>
              <w:t>B</w:t>
            </w:r>
            <w:r>
              <w:rPr>
                <w:rFonts w:asciiTheme="minorHAnsi" w:hAnsiTheme="minorHAnsi" w:eastAsiaTheme="minorEastAsia"/>
              </w:rPr>
              <w:t>lockedTimes</w:t>
            </w:r>
            <w:r>
              <w:rPr>
                <w:rFonts w:hint="eastAsia" w:asciiTheme="minorHAnsi" w:hAnsiTheme="minorHAnsi" w:eastAsiaTheme="minorEastAsia"/>
              </w:rPr>
              <w:t>需</w:t>
            </w:r>
            <w:r>
              <w:rPr>
                <w:rFonts w:asciiTheme="minorHAnsi" w:hAnsiTheme="minorHAnsi" w:eastAsiaTheme="minorEastAsia"/>
              </w:rPr>
              <w:t>清零</w:t>
            </w:r>
          </w:p>
        </w:tc>
        <w:tc>
          <w:tcPr>
            <w:tcW w:w="1225" w:type="dxa"/>
          </w:tcPr>
          <w:p>
            <w:pPr>
              <w:spacing w:after="15"/>
              <w:rPr>
                <w:rFonts w:asciiTheme="minorHAnsi" w:hAnsiTheme="minorHAnsi" w:eastAsiaTheme="minorEastAsia"/>
              </w:rPr>
            </w:pPr>
            <w:r>
              <w:rPr>
                <w:rFonts w:hint="eastAsia" w:ascii="Calibri" w:hAnsi="Calibri"/>
              </w:rPr>
              <w:t>1.1</w:t>
            </w:r>
          </w:p>
        </w:tc>
      </w:tr>
    </w:tbl>
    <w:p>
      <w:pPr>
        <w:spacing w:after="15"/>
      </w:pPr>
    </w:p>
    <w:p>
      <w:pPr>
        <w:pStyle w:val="147"/>
        <w:spacing w:beforeLines="0" w:afterLines="0"/>
        <w:rPr>
          <w:b/>
        </w:rPr>
      </w:pPr>
      <w:r>
        <w:rPr>
          <w:rFonts w:hint="eastAsia"/>
          <w:b/>
        </w:rPr>
        <w:t>com.ctc.igd1.MACWhiteList</w:t>
      </w:r>
    </w:p>
    <w:tbl>
      <w:tblPr>
        <w:tblStyle w:val="67"/>
        <w:tblW w:w="87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13"/>
        <w:gridCol w:w="1155"/>
        <w:gridCol w:w="990"/>
        <w:gridCol w:w="1110"/>
        <w:gridCol w:w="2760"/>
        <w:gridCol w:w="12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13"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属性名</w:t>
            </w:r>
          </w:p>
        </w:tc>
        <w:tc>
          <w:tcPr>
            <w:tcW w:w="1155"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类型</w:t>
            </w:r>
          </w:p>
        </w:tc>
        <w:tc>
          <w:tcPr>
            <w:tcW w:w="990"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权限</w:t>
            </w:r>
          </w:p>
        </w:tc>
        <w:tc>
          <w:tcPr>
            <w:tcW w:w="1110"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变更通知</w:t>
            </w:r>
          </w:p>
        </w:tc>
        <w:tc>
          <w:tcPr>
            <w:tcW w:w="2760"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备注</w:t>
            </w:r>
          </w:p>
        </w:tc>
        <w:tc>
          <w:tcPr>
            <w:tcW w:w="1260" w:type="dxa"/>
            <w:shd w:val="clear" w:color="auto" w:fill="D8D8D8" w:themeFill="background1" w:themeFillShade="D9"/>
          </w:tcPr>
          <w:p>
            <w:pPr>
              <w:spacing w:after="15"/>
              <w:jc w:val="center"/>
              <w:rPr>
                <w:rFonts w:asciiTheme="minorHAnsi" w:hAnsiTheme="minorHAnsi" w:eastAsiaTheme="minorEastAsia"/>
              </w:rPr>
            </w:pPr>
            <w:r>
              <w:rPr>
                <w:rFonts w:hint="eastAsia" w:asciiTheme="minorHAnsi" w:hAnsiTheme="minorHAnsi" w:eastAsiaTheme="minorEastAsia"/>
              </w:rPr>
              <w:t>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1513" w:type="dxa"/>
          </w:tcPr>
          <w:p>
            <w:pPr>
              <w:spacing w:after="15"/>
              <w:rPr>
                <w:rFonts w:asciiTheme="minorHAnsi" w:hAnsiTheme="minorHAnsi" w:eastAsiaTheme="minorEastAsia"/>
              </w:rPr>
            </w:pPr>
            <w:r>
              <w:rPr>
                <w:rFonts w:asciiTheme="minorHAnsi" w:hAnsiTheme="minorHAnsi" w:eastAsiaTheme="minorEastAsia"/>
              </w:rPr>
              <w:t>MAC</w:t>
            </w:r>
          </w:p>
        </w:tc>
        <w:tc>
          <w:tcPr>
            <w:tcW w:w="1155" w:type="dxa"/>
          </w:tcPr>
          <w:p>
            <w:pPr>
              <w:spacing w:after="15"/>
              <w:rPr>
                <w:rFonts w:asciiTheme="minorHAnsi" w:hAnsiTheme="minorHAnsi" w:eastAsiaTheme="minorEastAsia"/>
              </w:rPr>
            </w:pPr>
            <w:r>
              <w:rPr>
                <w:rFonts w:asciiTheme="minorHAnsi" w:hAnsiTheme="minorHAnsi" w:eastAsiaTheme="minorEastAsia"/>
              </w:rPr>
              <w:t>STRING(</w:t>
            </w:r>
            <w:r>
              <w:rPr>
                <w:rFonts w:hint="eastAsia" w:asciiTheme="minorHAnsi" w:hAnsiTheme="minorHAnsi" w:eastAsiaTheme="minorEastAsia"/>
              </w:rPr>
              <w:t>12</w:t>
            </w:r>
            <w:r>
              <w:rPr>
                <w:rFonts w:asciiTheme="minorHAnsi" w:hAnsiTheme="minorHAnsi" w:eastAsiaTheme="minorEastAsia"/>
              </w:rPr>
              <w:t>)</w:t>
            </w:r>
          </w:p>
        </w:tc>
        <w:tc>
          <w:tcPr>
            <w:tcW w:w="990" w:type="dxa"/>
          </w:tcPr>
          <w:p>
            <w:pPr>
              <w:spacing w:after="15"/>
              <w:rPr>
                <w:rFonts w:asciiTheme="minorHAnsi" w:hAnsiTheme="minorHAnsi" w:eastAsiaTheme="minorEastAsia"/>
              </w:rPr>
            </w:pPr>
            <w:r>
              <w:rPr>
                <w:rFonts w:asciiTheme="minorHAnsi" w:hAnsiTheme="minorHAnsi" w:eastAsiaTheme="minorEastAsia"/>
              </w:rPr>
              <w:t>readwrite</w:t>
            </w:r>
          </w:p>
        </w:tc>
        <w:tc>
          <w:tcPr>
            <w:tcW w:w="1110"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60" w:type="dxa"/>
          </w:tcPr>
          <w:p>
            <w:pPr>
              <w:spacing w:after="15"/>
              <w:rPr>
                <w:rFonts w:asciiTheme="minorHAnsi" w:hAnsiTheme="minorHAnsi" w:eastAsiaTheme="minorEastAsia"/>
              </w:rPr>
            </w:pPr>
            <w:r>
              <w:rPr>
                <w:rFonts w:hint="eastAsia" w:asciiTheme="minorHAnsi" w:hAnsiTheme="minorHAnsi" w:eastAsiaTheme="minorEastAsia"/>
              </w:rPr>
              <w:t>STA的MAC地址</w:t>
            </w:r>
          </w:p>
        </w:tc>
        <w:tc>
          <w:tcPr>
            <w:tcW w:w="1260" w:type="dxa"/>
          </w:tcPr>
          <w:p>
            <w:pPr>
              <w:spacing w:after="15"/>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13" w:type="dxa"/>
          </w:tcPr>
          <w:p>
            <w:pPr>
              <w:spacing w:after="15"/>
              <w:rPr>
                <w:rFonts w:asciiTheme="minorHAnsi" w:hAnsiTheme="minorHAnsi" w:eastAsiaTheme="minorEastAsia"/>
              </w:rPr>
            </w:pPr>
            <w:r>
              <w:rPr>
                <w:rFonts w:hint="eastAsia" w:asciiTheme="minorHAnsi" w:hAnsiTheme="minorHAnsi" w:eastAsiaTheme="minorEastAsia"/>
              </w:rPr>
              <w:t>Name</w:t>
            </w:r>
          </w:p>
        </w:tc>
        <w:tc>
          <w:tcPr>
            <w:tcW w:w="1155" w:type="dxa"/>
          </w:tcPr>
          <w:p>
            <w:pPr>
              <w:spacing w:after="15"/>
              <w:rPr>
                <w:rFonts w:asciiTheme="minorHAnsi" w:hAnsiTheme="minorHAnsi" w:eastAsiaTheme="minorEastAsia"/>
              </w:rPr>
            </w:pPr>
            <w:r>
              <w:rPr>
                <w:rFonts w:asciiTheme="minorHAnsi" w:hAnsiTheme="minorHAnsi" w:eastAsiaTheme="minorEastAsia"/>
              </w:rPr>
              <w:t>STRING(63)</w:t>
            </w:r>
          </w:p>
        </w:tc>
        <w:tc>
          <w:tcPr>
            <w:tcW w:w="990" w:type="dxa"/>
          </w:tcPr>
          <w:p>
            <w:pPr>
              <w:spacing w:after="15"/>
              <w:rPr>
                <w:rFonts w:asciiTheme="minorHAnsi" w:hAnsiTheme="minorHAnsi" w:eastAsiaTheme="minorEastAsia"/>
              </w:rPr>
            </w:pPr>
            <w:r>
              <w:rPr>
                <w:rFonts w:asciiTheme="minorHAnsi" w:hAnsiTheme="minorHAnsi" w:eastAsiaTheme="minorEastAsia"/>
              </w:rPr>
              <w:t>readwrite</w:t>
            </w:r>
          </w:p>
        </w:tc>
        <w:tc>
          <w:tcPr>
            <w:tcW w:w="1110"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60" w:type="dxa"/>
          </w:tcPr>
          <w:p>
            <w:pPr>
              <w:spacing w:after="15"/>
              <w:rPr>
                <w:rFonts w:asciiTheme="minorHAnsi" w:hAnsiTheme="minorHAnsi" w:eastAsiaTheme="minorEastAsia"/>
              </w:rPr>
            </w:pPr>
            <w:r>
              <w:rPr>
                <w:rFonts w:hint="eastAsia" w:asciiTheme="minorHAnsi" w:hAnsiTheme="minorHAnsi" w:eastAsiaTheme="minorEastAsia"/>
              </w:rPr>
              <w:t>S</w:t>
            </w:r>
            <w:r>
              <w:rPr>
                <w:rFonts w:asciiTheme="minorHAnsi" w:hAnsiTheme="minorHAnsi" w:eastAsiaTheme="minorEastAsia"/>
              </w:rPr>
              <w:t>TA</w:t>
            </w:r>
            <w:r>
              <w:rPr>
                <w:rFonts w:hint="eastAsia" w:asciiTheme="minorHAnsi" w:hAnsiTheme="minorHAnsi" w:eastAsiaTheme="minorEastAsia"/>
              </w:rPr>
              <w:t>的</w:t>
            </w:r>
            <w:r>
              <w:rPr>
                <w:rFonts w:asciiTheme="minorHAnsi" w:hAnsiTheme="minorHAnsi" w:eastAsiaTheme="minorEastAsia"/>
              </w:rPr>
              <w:t>别名</w:t>
            </w:r>
          </w:p>
        </w:tc>
        <w:tc>
          <w:tcPr>
            <w:tcW w:w="1260" w:type="dxa"/>
          </w:tcPr>
          <w:p>
            <w:pPr>
              <w:spacing w:after="15"/>
              <w:rPr>
                <w:rFonts w:asciiTheme="minorHAnsi" w:hAnsiTheme="minorHAnsi" w:eastAsiaTheme="minorEastAsia"/>
              </w:rPr>
            </w:pPr>
            <w:r>
              <w:rPr>
                <w:rFonts w:hint="eastAsia" w:asciiTheme="minorHAnsi" w:hAnsiTheme="minorHAnsi" w:eastAsiaTheme="minorEastAsia"/>
              </w:rPr>
              <w:t>1.1</w:t>
            </w:r>
          </w:p>
        </w:tc>
      </w:tr>
    </w:tbl>
    <w:p>
      <w:pPr>
        <w:spacing w:after="15"/>
      </w:pPr>
    </w:p>
    <w:p>
      <w:pPr>
        <w:pStyle w:val="147"/>
        <w:spacing w:beforeLines="0" w:afterLines="0"/>
        <w:rPr>
          <w:b/>
        </w:rPr>
      </w:pPr>
      <w:r>
        <w:rPr>
          <w:rFonts w:hint="eastAsia"/>
          <w:b/>
        </w:rPr>
        <w:t>com.ctc.igd1.URLFilter</w:t>
      </w:r>
    </w:p>
    <w:tbl>
      <w:tblPr>
        <w:tblStyle w:val="67"/>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8"/>
        <w:gridCol w:w="1125"/>
        <w:gridCol w:w="1005"/>
        <w:gridCol w:w="1110"/>
        <w:gridCol w:w="2745"/>
        <w:gridCol w:w="12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属性名</w:t>
            </w:r>
          </w:p>
        </w:tc>
        <w:tc>
          <w:tcPr>
            <w:tcW w:w="1125"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类型</w:t>
            </w:r>
          </w:p>
        </w:tc>
        <w:tc>
          <w:tcPr>
            <w:tcW w:w="1005"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权限</w:t>
            </w:r>
          </w:p>
        </w:tc>
        <w:tc>
          <w:tcPr>
            <w:tcW w:w="1110"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变更通知</w:t>
            </w:r>
          </w:p>
        </w:tc>
        <w:tc>
          <w:tcPr>
            <w:tcW w:w="2745"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备注</w:t>
            </w:r>
          </w:p>
        </w:tc>
        <w:tc>
          <w:tcPr>
            <w:tcW w:w="1290" w:type="dxa"/>
            <w:shd w:val="clear" w:color="auto" w:fill="D8D8D8" w:themeFill="background1" w:themeFillShade="D9"/>
          </w:tcPr>
          <w:p>
            <w:pPr>
              <w:spacing w:after="15"/>
              <w:jc w:val="center"/>
              <w:rPr>
                <w:rFonts w:asciiTheme="minorHAnsi" w:hAnsiTheme="minorHAnsi" w:eastAsiaTheme="minorEastAsia"/>
              </w:rPr>
            </w:pPr>
            <w:r>
              <w:rPr>
                <w:rFonts w:hint="eastAsia" w:asciiTheme="minorHAnsi" w:hAnsiTheme="minorHAnsi" w:eastAsiaTheme="minorEastAsia"/>
              </w:rPr>
              <w:t>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1528" w:type="dxa"/>
          </w:tcPr>
          <w:p>
            <w:pPr>
              <w:spacing w:after="15"/>
              <w:rPr>
                <w:rFonts w:ascii="宋体"/>
              </w:rPr>
            </w:pPr>
          </w:p>
        </w:tc>
        <w:tc>
          <w:tcPr>
            <w:tcW w:w="1125" w:type="dxa"/>
          </w:tcPr>
          <w:p>
            <w:pPr>
              <w:spacing w:after="15"/>
              <w:rPr>
                <w:rFonts w:ascii="宋体"/>
              </w:rPr>
            </w:pPr>
          </w:p>
        </w:tc>
        <w:tc>
          <w:tcPr>
            <w:tcW w:w="1005" w:type="dxa"/>
          </w:tcPr>
          <w:p>
            <w:pPr>
              <w:spacing w:after="15"/>
              <w:rPr>
                <w:rFonts w:ascii="宋体"/>
              </w:rPr>
            </w:pPr>
          </w:p>
        </w:tc>
        <w:tc>
          <w:tcPr>
            <w:tcW w:w="1110" w:type="dxa"/>
          </w:tcPr>
          <w:p>
            <w:pPr>
              <w:spacing w:after="15"/>
              <w:rPr>
                <w:rFonts w:ascii="宋体"/>
              </w:rPr>
            </w:pPr>
          </w:p>
        </w:tc>
        <w:tc>
          <w:tcPr>
            <w:tcW w:w="2745" w:type="dxa"/>
          </w:tcPr>
          <w:p>
            <w:pPr>
              <w:spacing w:after="15"/>
              <w:rPr>
                <w:rFonts w:ascii="宋体"/>
              </w:rPr>
            </w:pPr>
          </w:p>
        </w:tc>
        <w:tc>
          <w:tcPr>
            <w:tcW w:w="1290" w:type="dxa"/>
          </w:tcPr>
          <w:p>
            <w:pPr>
              <w:spacing w:after="15"/>
              <w:rPr>
                <w:rFonts w:asci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1528" w:type="dxa"/>
          </w:tcPr>
          <w:p>
            <w:pPr>
              <w:spacing w:after="15"/>
              <w:rPr>
                <w:rFonts w:asciiTheme="minorHAnsi" w:hAnsiTheme="minorHAnsi" w:eastAsiaTheme="minorEastAsia"/>
              </w:rPr>
            </w:pPr>
            <w:r>
              <w:rPr>
                <w:rFonts w:hint="eastAsia" w:asciiTheme="minorHAnsi" w:hAnsiTheme="minorHAnsi" w:eastAsiaTheme="minorEastAsia"/>
              </w:rPr>
              <w:t>Enable</w:t>
            </w:r>
          </w:p>
        </w:tc>
        <w:tc>
          <w:tcPr>
            <w:tcW w:w="1125" w:type="dxa"/>
          </w:tcPr>
          <w:p>
            <w:pPr>
              <w:spacing w:after="15"/>
              <w:rPr>
                <w:rFonts w:asciiTheme="minorHAnsi" w:hAnsiTheme="minorHAnsi" w:eastAsiaTheme="minorEastAsia"/>
              </w:rPr>
            </w:pPr>
            <w:r>
              <w:rPr>
                <w:rFonts w:hint="eastAsia" w:asciiTheme="minorHAnsi" w:hAnsiTheme="minorHAnsi" w:eastAsiaTheme="minorEastAsia"/>
              </w:rPr>
              <w:t>BOOLEAN</w:t>
            </w:r>
          </w:p>
        </w:tc>
        <w:tc>
          <w:tcPr>
            <w:tcW w:w="1005" w:type="dxa"/>
          </w:tcPr>
          <w:p>
            <w:pPr>
              <w:spacing w:after="15"/>
              <w:rPr>
                <w:rFonts w:asciiTheme="minorHAnsi" w:hAnsiTheme="minorHAnsi" w:eastAsiaTheme="minorEastAsia"/>
              </w:rPr>
            </w:pPr>
            <w:r>
              <w:rPr>
                <w:rFonts w:asciiTheme="minorHAnsi" w:hAnsiTheme="minorHAnsi" w:eastAsiaTheme="minorEastAsia"/>
              </w:rPr>
              <w:t>readwrite</w:t>
            </w:r>
          </w:p>
        </w:tc>
        <w:tc>
          <w:tcPr>
            <w:tcW w:w="1110"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5" w:type="dxa"/>
          </w:tcPr>
          <w:p>
            <w:pPr>
              <w:spacing w:after="15"/>
              <w:rPr>
                <w:rFonts w:asciiTheme="minorHAnsi" w:hAnsiTheme="minorHAnsi" w:eastAsiaTheme="minorEastAsia"/>
              </w:rPr>
            </w:pPr>
            <w:r>
              <w:rPr>
                <w:rFonts w:hint="eastAsia" w:asciiTheme="minorHAnsi" w:hAnsiTheme="minorHAnsi" w:eastAsiaTheme="minorEastAsia"/>
              </w:rPr>
              <w:t>是否使能</w:t>
            </w:r>
          </w:p>
          <w:p>
            <w:pPr>
              <w:spacing w:after="15"/>
              <w:rPr>
                <w:rFonts w:asciiTheme="minorHAnsi" w:hAnsiTheme="minorHAnsi" w:eastAsiaTheme="minorEastAsia"/>
              </w:rPr>
            </w:pPr>
            <w:r>
              <w:rPr>
                <w:rFonts w:hint="eastAsia" w:asciiTheme="minorHAnsi" w:hAnsiTheme="minorHAnsi" w:eastAsiaTheme="minorEastAsia"/>
              </w:rPr>
              <w:t>0：去使能</w:t>
            </w:r>
          </w:p>
          <w:p>
            <w:pPr>
              <w:spacing w:after="15"/>
              <w:rPr>
                <w:rFonts w:asciiTheme="minorHAnsi" w:hAnsiTheme="minorHAnsi" w:eastAsiaTheme="minorEastAsia"/>
              </w:rPr>
            </w:pPr>
            <w:r>
              <w:rPr>
                <w:rFonts w:hint="eastAsia" w:asciiTheme="minorHAnsi" w:hAnsiTheme="minorHAnsi" w:eastAsiaTheme="minorEastAsia"/>
              </w:rPr>
              <w:t>1：使能</w:t>
            </w:r>
          </w:p>
        </w:tc>
        <w:tc>
          <w:tcPr>
            <w:tcW w:w="1290" w:type="dxa"/>
          </w:tcPr>
          <w:p>
            <w:pPr>
              <w:spacing w:after="15"/>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hint="eastAsia" w:asciiTheme="minorHAnsi" w:hAnsiTheme="minorHAnsi" w:eastAsiaTheme="minorEastAsia"/>
              </w:rPr>
              <w:t>URL</w:t>
            </w:r>
          </w:p>
        </w:tc>
        <w:tc>
          <w:tcPr>
            <w:tcW w:w="1125" w:type="dxa"/>
          </w:tcPr>
          <w:p>
            <w:pPr>
              <w:spacing w:after="15"/>
              <w:rPr>
                <w:rFonts w:asciiTheme="minorHAnsi" w:hAnsiTheme="minorHAnsi" w:eastAsiaTheme="minorEastAsia"/>
              </w:rPr>
            </w:pPr>
            <w:r>
              <w:rPr>
                <w:rFonts w:asciiTheme="minorHAnsi" w:hAnsiTheme="minorHAnsi" w:eastAsiaTheme="minorEastAsia"/>
              </w:rPr>
              <w:t>STRING(</w:t>
            </w:r>
            <w:r>
              <w:rPr>
                <w:rFonts w:hint="eastAsia" w:asciiTheme="minorHAnsi" w:hAnsiTheme="minorHAnsi" w:eastAsiaTheme="minorEastAsia"/>
              </w:rPr>
              <w:t>255</w:t>
            </w:r>
            <w:r>
              <w:rPr>
                <w:rFonts w:asciiTheme="minorHAnsi" w:hAnsiTheme="minorHAnsi" w:eastAsiaTheme="minorEastAsia"/>
              </w:rPr>
              <w:t>)</w:t>
            </w:r>
          </w:p>
        </w:tc>
        <w:tc>
          <w:tcPr>
            <w:tcW w:w="1005" w:type="dxa"/>
          </w:tcPr>
          <w:p>
            <w:pPr>
              <w:spacing w:after="15"/>
              <w:rPr>
                <w:rFonts w:asciiTheme="minorHAnsi" w:hAnsiTheme="minorHAnsi" w:eastAsiaTheme="minorEastAsia"/>
              </w:rPr>
            </w:pPr>
            <w:r>
              <w:rPr>
                <w:rFonts w:asciiTheme="minorHAnsi" w:hAnsiTheme="minorHAnsi" w:eastAsiaTheme="minorEastAsia"/>
              </w:rPr>
              <w:t>readwrite</w:t>
            </w:r>
          </w:p>
        </w:tc>
        <w:tc>
          <w:tcPr>
            <w:tcW w:w="1110"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5" w:type="dxa"/>
          </w:tcPr>
          <w:p>
            <w:pPr>
              <w:spacing w:after="15"/>
              <w:rPr>
                <w:rFonts w:asciiTheme="minorHAnsi" w:hAnsiTheme="minorHAnsi" w:eastAsiaTheme="minorEastAsia"/>
              </w:rPr>
            </w:pPr>
            <w:r>
              <w:rPr>
                <w:rFonts w:hint="eastAsia" w:asciiTheme="minorHAnsi" w:hAnsiTheme="minorHAnsi" w:eastAsiaTheme="minorEastAsia"/>
              </w:rPr>
              <w:t>URL地址, 格式:</w:t>
            </w:r>
          </w:p>
          <w:p>
            <w:pPr>
              <w:spacing w:after="15"/>
              <w:rPr>
                <w:rFonts w:asciiTheme="minorHAnsi" w:hAnsiTheme="minorHAnsi" w:eastAsiaTheme="minorEastAsia"/>
              </w:rPr>
            </w:pPr>
            <w:r>
              <w:fldChar w:fldCharType="begin"/>
            </w:r>
            <w:r>
              <w:instrText xml:space="preserve"> HYPERLINK "http://host:port" </w:instrText>
            </w:r>
            <w:r>
              <w:fldChar w:fldCharType="separate"/>
            </w:r>
            <w:r>
              <w:rPr>
                <w:rStyle w:val="79"/>
                <w:rFonts w:hint="eastAsia" w:asciiTheme="minorHAnsi" w:hAnsiTheme="minorHAnsi" w:eastAsiaTheme="minorEastAsia"/>
              </w:rPr>
              <w:t>http://host:port</w:t>
            </w:r>
            <w:r>
              <w:rPr>
                <w:rStyle w:val="79"/>
                <w:rFonts w:hint="eastAsia" w:asciiTheme="minorHAnsi" w:hAnsiTheme="minorHAnsi" w:eastAsiaTheme="minorEastAsia"/>
              </w:rPr>
              <w:fldChar w:fldCharType="end"/>
            </w:r>
          </w:p>
          <w:p>
            <w:pPr>
              <w:spacing w:after="15"/>
              <w:rPr>
                <w:rFonts w:asciiTheme="minorHAnsi" w:hAnsiTheme="minorHAnsi" w:eastAsiaTheme="minorEastAsia"/>
              </w:rPr>
            </w:pPr>
            <w:r>
              <w:rPr>
                <w:rFonts w:hint="eastAsia" w:ascii="宋体"/>
              </w:rPr>
              <w:t>支持</w:t>
            </w:r>
            <w:r>
              <w:rPr>
                <w:rFonts w:ascii="宋体"/>
              </w:rPr>
              <w:t>模糊匹配，</w:t>
            </w:r>
            <w:r>
              <w:rPr>
                <w:rFonts w:hint="eastAsia" w:asciiTheme="minorHAnsi" w:hAnsiTheme="minorHAnsi" w:eastAsiaTheme="minorEastAsia"/>
              </w:rPr>
              <w:t>如baidu.com匹配</w:t>
            </w:r>
            <w:r>
              <w:rPr>
                <w:rFonts w:asciiTheme="minorHAnsi" w:hAnsiTheme="minorHAnsi" w:eastAsiaTheme="minorEastAsia"/>
              </w:rPr>
              <w:t>所有</w:t>
            </w:r>
            <w:r>
              <w:rPr>
                <w:rFonts w:hint="eastAsia" w:asciiTheme="minorHAnsi" w:hAnsiTheme="minorHAnsi" w:eastAsiaTheme="minorEastAsia"/>
              </w:rPr>
              <w:t>baidu</w:t>
            </w:r>
            <w:r>
              <w:rPr>
                <w:rFonts w:asciiTheme="minorHAnsi" w:hAnsiTheme="minorHAnsi" w:eastAsiaTheme="minorEastAsia"/>
              </w:rPr>
              <w:t>域名</w:t>
            </w:r>
            <w:r>
              <w:rPr>
                <w:rFonts w:hint="eastAsia" w:asciiTheme="minorHAnsi" w:hAnsiTheme="minorHAnsi" w:eastAsiaTheme="minorEastAsia"/>
              </w:rPr>
              <w:t>；</w:t>
            </w:r>
          </w:p>
          <w:p>
            <w:pPr>
              <w:spacing w:after="15"/>
              <w:rPr>
                <w:rFonts w:asciiTheme="minorHAnsi" w:hAnsiTheme="minorHAnsi" w:eastAsiaTheme="minorEastAsia"/>
              </w:rPr>
            </w:pPr>
            <w:r>
              <w:rPr>
                <w:rFonts w:asciiTheme="minorHAnsi" w:hAnsiTheme="minorHAnsi" w:eastAsiaTheme="minorEastAsia"/>
              </w:rPr>
              <w:t>*表示匹配所有域名</w:t>
            </w:r>
            <w:r>
              <w:rPr>
                <w:rFonts w:hint="eastAsia" w:asciiTheme="minorHAnsi" w:hAnsiTheme="minorHAnsi" w:eastAsiaTheme="minorEastAsia"/>
              </w:rPr>
              <w:t>。</w:t>
            </w:r>
          </w:p>
        </w:tc>
        <w:tc>
          <w:tcPr>
            <w:tcW w:w="1290" w:type="dxa"/>
          </w:tcPr>
          <w:p>
            <w:pPr>
              <w:spacing w:after="15"/>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hint="eastAsia" w:asciiTheme="minorHAnsi" w:hAnsiTheme="minorHAnsi" w:eastAsiaTheme="minorEastAsia"/>
              </w:rPr>
              <w:t>MAC</w:t>
            </w:r>
          </w:p>
        </w:tc>
        <w:tc>
          <w:tcPr>
            <w:tcW w:w="1125" w:type="dxa"/>
          </w:tcPr>
          <w:p>
            <w:pPr>
              <w:spacing w:after="15"/>
              <w:rPr>
                <w:rFonts w:asciiTheme="minorHAnsi" w:hAnsiTheme="minorHAnsi" w:eastAsiaTheme="minorEastAsia"/>
              </w:rPr>
            </w:pPr>
            <w:r>
              <w:rPr>
                <w:rFonts w:hint="eastAsia" w:asciiTheme="minorHAnsi" w:hAnsiTheme="minorHAnsi" w:eastAsiaTheme="minorEastAsia"/>
              </w:rPr>
              <w:t>STRING(259)</w:t>
            </w:r>
          </w:p>
        </w:tc>
        <w:tc>
          <w:tcPr>
            <w:tcW w:w="1005" w:type="dxa"/>
          </w:tcPr>
          <w:p>
            <w:pPr>
              <w:spacing w:after="15"/>
              <w:rPr>
                <w:rFonts w:asciiTheme="minorHAnsi" w:hAnsiTheme="minorHAnsi" w:eastAsiaTheme="minorEastAsia"/>
              </w:rPr>
            </w:pPr>
            <w:r>
              <w:rPr>
                <w:rFonts w:hint="eastAsia" w:asciiTheme="minorHAnsi" w:hAnsiTheme="minorHAnsi" w:eastAsiaTheme="minorEastAsia"/>
              </w:rPr>
              <w:t>readwrite</w:t>
            </w:r>
          </w:p>
        </w:tc>
        <w:tc>
          <w:tcPr>
            <w:tcW w:w="1110"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5" w:type="dxa"/>
          </w:tcPr>
          <w:p>
            <w:pPr>
              <w:spacing w:after="15"/>
              <w:rPr>
                <w:rFonts w:asciiTheme="minorHAnsi" w:hAnsiTheme="minorHAnsi" w:eastAsiaTheme="minorEastAsia"/>
              </w:rPr>
            </w:pPr>
            <w:r>
              <w:rPr>
                <w:rFonts w:hint="eastAsia" w:asciiTheme="minorHAnsi" w:hAnsiTheme="minorHAnsi" w:eastAsiaTheme="minorEastAsia"/>
              </w:rPr>
              <w:t>对应的下挂设备的MAC，如果为空，此规则对应所有的下挂设备，该规则优先级最低。</w:t>
            </w:r>
          </w:p>
        </w:tc>
        <w:tc>
          <w:tcPr>
            <w:tcW w:w="1290" w:type="dxa"/>
          </w:tcPr>
          <w:p>
            <w:pPr>
              <w:spacing w:after="15"/>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hint="eastAsia" w:asciiTheme="minorHAnsi" w:hAnsiTheme="minorHAnsi" w:eastAsiaTheme="minorEastAsia"/>
              </w:rPr>
              <w:t>Name</w:t>
            </w:r>
          </w:p>
        </w:tc>
        <w:tc>
          <w:tcPr>
            <w:tcW w:w="1125" w:type="dxa"/>
          </w:tcPr>
          <w:p>
            <w:pPr>
              <w:spacing w:after="15"/>
              <w:rPr>
                <w:rFonts w:asciiTheme="minorHAnsi" w:hAnsiTheme="minorHAnsi" w:eastAsiaTheme="minorEastAsia"/>
              </w:rPr>
            </w:pPr>
            <w:r>
              <w:rPr>
                <w:rFonts w:asciiTheme="minorHAnsi" w:hAnsiTheme="minorHAnsi" w:eastAsiaTheme="minorEastAsia"/>
              </w:rPr>
              <w:t>STRING(63)</w:t>
            </w:r>
          </w:p>
        </w:tc>
        <w:tc>
          <w:tcPr>
            <w:tcW w:w="1005" w:type="dxa"/>
          </w:tcPr>
          <w:p>
            <w:pPr>
              <w:spacing w:after="15"/>
              <w:rPr>
                <w:rFonts w:asciiTheme="minorHAnsi" w:hAnsiTheme="minorHAnsi" w:eastAsiaTheme="minorEastAsia"/>
              </w:rPr>
            </w:pPr>
            <w:r>
              <w:rPr>
                <w:rFonts w:asciiTheme="minorHAnsi" w:hAnsiTheme="minorHAnsi" w:eastAsiaTheme="minorEastAsia"/>
              </w:rPr>
              <w:t>readwrite</w:t>
            </w:r>
          </w:p>
        </w:tc>
        <w:tc>
          <w:tcPr>
            <w:tcW w:w="1110"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5" w:type="dxa"/>
          </w:tcPr>
          <w:p>
            <w:pPr>
              <w:spacing w:after="15"/>
              <w:rPr>
                <w:rFonts w:asciiTheme="minorHAnsi" w:hAnsiTheme="minorHAnsi" w:eastAsiaTheme="minorEastAsia"/>
              </w:rPr>
            </w:pPr>
            <w:r>
              <w:rPr>
                <w:rFonts w:hint="eastAsia" w:asciiTheme="minorHAnsi" w:hAnsiTheme="minorHAnsi" w:eastAsiaTheme="minorEastAsia"/>
              </w:rPr>
              <w:t>规则名称</w:t>
            </w:r>
          </w:p>
        </w:tc>
        <w:tc>
          <w:tcPr>
            <w:tcW w:w="1290" w:type="dxa"/>
          </w:tcPr>
          <w:p>
            <w:pPr>
              <w:spacing w:after="15"/>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hint="eastAsia" w:asciiTheme="minorHAnsi" w:hAnsiTheme="minorHAnsi" w:eastAsiaTheme="minorEastAsia"/>
              </w:rPr>
              <w:t>BlockedTimes</w:t>
            </w:r>
          </w:p>
        </w:tc>
        <w:tc>
          <w:tcPr>
            <w:tcW w:w="1125" w:type="dxa"/>
          </w:tcPr>
          <w:p>
            <w:pPr>
              <w:spacing w:after="15"/>
              <w:rPr>
                <w:rFonts w:asciiTheme="minorHAnsi" w:hAnsiTheme="minorHAnsi" w:eastAsiaTheme="minorEastAsia"/>
              </w:rPr>
            </w:pPr>
            <w:r>
              <w:rPr>
                <w:rFonts w:hint="eastAsia" w:asciiTheme="minorHAnsi" w:hAnsiTheme="minorHAnsi" w:eastAsiaTheme="minorEastAsia"/>
              </w:rPr>
              <w:t>UINT32</w:t>
            </w:r>
          </w:p>
        </w:tc>
        <w:tc>
          <w:tcPr>
            <w:tcW w:w="1005" w:type="dxa"/>
          </w:tcPr>
          <w:p>
            <w:pPr>
              <w:spacing w:after="15"/>
              <w:rPr>
                <w:rFonts w:asciiTheme="minorHAnsi" w:hAnsiTheme="minorHAnsi" w:eastAsiaTheme="minorEastAsia"/>
              </w:rPr>
            </w:pPr>
            <w:r>
              <w:rPr>
                <w:rFonts w:hint="eastAsia" w:asciiTheme="minorHAnsi" w:hAnsiTheme="minorHAnsi" w:eastAsiaTheme="minorEastAsia"/>
              </w:rPr>
              <w:t>read</w:t>
            </w:r>
          </w:p>
        </w:tc>
        <w:tc>
          <w:tcPr>
            <w:tcW w:w="1110"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5" w:type="dxa"/>
          </w:tcPr>
          <w:p>
            <w:pPr>
              <w:spacing w:after="15"/>
              <w:rPr>
                <w:rFonts w:asciiTheme="minorHAnsi" w:hAnsiTheme="minorHAnsi" w:eastAsiaTheme="minorEastAsia"/>
              </w:rPr>
            </w:pPr>
            <w:r>
              <w:rPr>
                <w:rFonts w:hint="eastAsia" w:asciiTheme="minorHAnsi" w:hAnsiTheme="minorHAnsi" w:eastAsiaTheme="minorEastAsia"/>
              </w:rPr>
              <w:t>拦截该URL的次数</w:t>
            </w:r>
          </w:p>
          <w:p>
            <w:pPr>
              <w:spacing w:after="15"/>
              <w:rPr>
                <w:rFonts w:asciiTheme="minorHAnsi" w:hAnsiTheme="minorHAnsi" w:eastAsiaTheme="minorEastAsia"/>
              </w:rPr>
            </w:pPr>
            <w:r>
              <w:rPr>
                <w:rFonts w:hint="eastAsia" w:asciiTheme="minorHAnsi" w:hAnsiTheme="minorHAnsi" w:eastAsiaTheme="minorEastAsia"/>
              </w:rPr>
              <w:t>当Enable置0时</w:t>
            </w:r>
            <w:r>
              <w:rPr>
                <w:rFonts w:asciiTheme="minorHAnsi" w:hAnsiTheme="minorHAnsi" w:eastAsiaTheme="minorEastAsia"/>
              </w:rPr>
              <w:t>，</w:t>
            </w:r>
            <w:r>
              <w:rPr>
                <w:rFonts w:hint="eastAsia" w:asciiTheme="minorHAnsi" w:hAnsiTheme="minorHAnsi" w:eastAsiaTheme="minorEastAsia"/>
              </w:rPr>
              <w:t>B</w:t>
            </w:r>
            <w:r>
              <w:rPr>
                <w:rFonts w:asciiTheme="minorHAnsi" w:hAnsiTheme="minorHAnsi" w:eastAsiaTheme="minorEastAsia"/>
              </w:rPr>
              <w:t>loeckedTimes</w:t>
            </w:r>
            <w:r>
              <w:rPr>
                <w:rFonts w:hint="eastAsia" w:asciiTheme="minorHAnsi" w:hAnsiTheme="minorHAnsi" w:eastAsiaTheme="minorEastAsia"/>
              </w:rPr>
              <w:t>需</w:t>
            </w:r>
            <w:r>
              <w:rPr>
                <w:rFonts w:asciiTheme="minorHAnsi" w:hAnsiTheme="minorHAnsi" w:eastAsiaTheme="minorEastAsia"/>
              </w:rPr>
              <w:t>清零</w:t>
            </w:r>
          </w:p>
        </w:tc>
        <w:tc>
          <w:tcPr>
            <w:tcW w:w="1290" w:type="dxa"/>
          </w:tcPr>
          <w:p>
            <w:pPr>
              <w:spacing w:after="15"/>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ascii="Calibri" w:hAnsi="Calibri"/>
              </w:rPr>
              <w:t>Mode</w:t>
            </w:r>
          </w:p>
        </w:tc>
        <w:tc>
          <w:tcPr>
            <w:tcW w:w="1125" w:type="dxa"/>
          </w:tcPr>
          <w:p>
            <w:pPr>
              <w:spacing w:after="15"/>
              <w:rPr>
                <w:rFonts w:asciiTheme="minorHAnsi" w:hAnsiTheme="minorHAnsi" w:eastAsiaTheme="minorEastAsia"/>
              </w:rPr>
            </w:pPr>
            <w:r>
              <w:rPr>
                <w:rFonts w:ascii="Calibri" w:hAnsi="Calibri"/>
              </w:rPr>
              <w:t>BYTE</w:t>
            </w:r>
          </w:p>
        </w:tc>
        <w:tc>
          <w:tcPr>
            <w:tcW w:w="1005" w:type="dxa"/>
          </w:tcPr>
          <w:p>
            <w:pPr>
              <w:spacing w:after="15"/>
              <w:rPr>
                <w:rFonts w:asciiTheme="minorHAnsi" w:hAnsiTheme="minorHAnsi" w:eastAsiaTheme="minorEastAsia"/>
              </w:rPr>
            </w:pPr>
            <w:r>
              <w:rPr>
                <w:rFonts w:ascii="Calibri" w:hAnsi="Calibri"/>
              </w:rPr>
              <w:t>readwrite</w:t>
            </w:r>
          </w:p>
        </w:tc>
        <w:tc>
          <w:tcPr>
            <w:tcW w:w="1110" w:type="dxa"/>
          </w:tcPr>
          <w:p>
            <w:pPr>
              <w:spacing w:after="15"/>
              <w:rPr>
                <w:rFonts w:asciiTheme="minorHAnsi" w:hAnsiTheme="minorHAnsi" w:eastAsiaTheme="minorEastAsia"/>
              </w:rPr>
            </w:pPr>
            <w:r>
              <w:rPr>
                <w:rFonts w:hint="eastAsia" w:ascii="Calibri" w:hAnsi="Calibri"/>
              </w:rPr>
              <w:t>无</w:t>
            </w:r>
          </w:p>
        </w:tc>
        <w:tc>
          <w:tcPr>
            <w:tcW w:w="2745" w:type="dxa"/>
          </w:tcPr>
          <w:p>
            <w:pPr>
              <w:spacing w:after="15"/>
              <w:rPr>
                <w:rFonts w:ascii="Calibri" w:hAnsi="Calibri"/>
              </w:rPr>
            </w:pPr>
            <w:r>
              <w:rPr>
                <w:rFonts w:hint="eastAsia" w:ascii="Calibri" w:hAnsi="Calibri"/>
              </w:rPr>
              <w:t>黑白名单模式。</w:t>
            </w:r>
          </w:p>
          <w:p>
            <w:pPr>
              <w:spacing w:after="15"/>
              <w:rPr>
                <w:rFonts w:ascii="Calibri" w:hAnsi="Calibri"/>
              </w:rPr>
            </w:pPr>
            <w:r>
              <w:rPr>
                <w:rFonts w:ascii="Calibri" w:hAnsi="Calibri"/>
              </w:rPr>
              <w:t>0</w:t>
            </w:r>
            <w:r>
              <w:rPr>
                <w:rFonts w:hint="eastAsia" w:ascii="Calibri" w:hAnsi="Calibri"/>
              </w:rPr>
              <w:t>：黑名单，默认模式；若报文匹配</w:t>
            </w:r>
            <w:r>
              <w:rPr>
                <w:rFonts w:ascii="Calibri" w:hAnsi="Calibri"/>
              </w:rPr>
              <w:t>URLList</w:t>
            </w:r>
            <w:r>
              <w:rPr>
                <w:rFonts w:hint="eastAsia" w:ascii="Calibri" w:hAnsi="Calibri"/>
              </w:rPr>
              <w:t>的某项或者匹配</w:t>
            </w:r>
            <w:r>
              <w:rPr>
                <w:rFonts w:ascii="Calibri" w:hAnsi="Calibri"/>
              </w:rPr>
              <w:t>URL</w:t>
            </w:r>
            <w:r>
              <w:rPr>
                <w:rFonts w:hint="eastAsia" w:ascii="Calibri" w:hAnsi="Calibri"/>
              </w:rPr>
              <w:t>字段</w:t>
            </w:r>
            <w:r>
              <w:rPr>
                <w:rFonts w:hint="eastAsia" w:ascii="Calibri" w:hAnsi="Calibri"/>
                <w:highlight w:val="yellow"/>
              </w:rPr>
              <w:t>，且匹配时间字段（</w:t>
            </w:r>
            <w:r>
              <w:rPr>
                <w:rFonts w:ascii="Calibri" w:hAnsi="Calibri"/>
                <w:highlight w:val="yellow"/>
              </w:rPr>
              <w:t>WeekDays+ Time</w:t>
            </w:r>
            <w:r>
              <w:rPr>
                <w:rFonts w:hint="eastAsia" w:ascii="Calibri" w:hAnsi="Calibri"/>
                <w:highlight w:val="yellow"/>
              </w:rPr>
              <w:t>）</w:t>
            </w:r>
            <w:r>
              <w:rPr>
                <w:rFonts w:hint="eastAsia" w:ascii="Calibri" w:hAnsi="Calibri"/>
              </w:rPr>
              <w:t>，则丢弃报文，</w:t>
            </w:r>
            <w:r>
              <w:rPr>
                <w:rFonts w:hint="eastAsia" w:ascii="Calibri" w:hAnsi="Calibri"/>
                <w:highlight w:val="yellow"/>
              </w:rPr>
              <w:t>否则</w:t>
            </w:r>
            <w:r>
              <w:rPr>
                <w:rFonts w:hint="eastAsia" w:ascii="Calibri" w:hAnsi="Calibri"/>
              </w:rPr>
              <w:t>正常转发；</w:t>
            </w:r>
          </w:p>
          <w:p>
            <w:pPr>
              <w:spacing w:after="15"/>
              <w:rPr>
                <w:rFonts w:asciiTheme="minorHAnsi" w:hAnsiTheme="minorHAnsi" w:eastAsiaTheme="minorEastAsia"/>
              </w:rPr>
            </w:pPr>
            <w:r>
              <w:rPr>
                <w:rFonts w:ascii="Calibri" w:hAnsi="Calibri"/>
              </w:rPr>
              <w:t>1</w:t>
            </w:r>
            <w:r>
              <w:rPr>
                <w:rFonts w:hint="eastAsia" w:ascii="Calibri" w:hAnsi="Calibri"/>
              </w:rPr>
              <w:t>：白名单，若报文匹配</w:t>
            </w:r>
            <w:r>
              <w:rPr>
                <w:rFonts w:ascii="Calibri" w:hAnsi="Calibri"/>
              </w:rPr>
              <w:t>URLList</w:t>
            </w:r>
            <w:r>
              <w:rPr>
                <w:rFonts w:hint="eastAsia" w:ascii="Calibri" w:hAnsi="Calibri"/>
              </w:rPr>
              <w:t>的某项或者匹配</w:t>
            </w:r>
            <w:r>
              <w:rPr>
                <w:rFonts w:ascii="Calibri" w:hAnsi="Calibri"/>
              </w:rPr>
              <w:t>URL</w:t>
            </w:r>
            <w:r>
              <w:rPr>
                <w:rFonts w:hint="eastAsia" w:ascii="Calibri" w:hAnsi="Calibri"/>
              </w:rPr>
              <w:t>字段</w:t>
            </w:r>
            <w:r>
              <w:rPr>
                <w:rFonts w:hint="eastAsia" w:ascii="Calibri" w:hAnsi="Calibri"/>
                <w:highlight w:val="yellow"/>
              </w:rPr>
              <w:t>，且匹配时间字段（</w:t>
            </w:r>
            <w:r>
              <w:rPr>
                <w:rFonts w:ascii="Calibri" w:hAnsi="Calibri"/>
                <w:highlight w:val="yellow"/>
              </w:rPr>
              <w:t>WeekDays+ Time</w:t>
            </w:r>
            <w:r>
              <w:rPr>
                <w:rFonts w:hint="eastAsia" w:ascii="Calibri" w:hAnsi="Calibri"/>
                <w:highlight w:val="yellow"/>
              </w:rPr>
              <w:t>）</w:t>
            </w:r>
            <w:r>
              <w:rPr>
                <w:rFonts w:hint="eastAsia" w:ascii="Calibri" w:hAnsi="Calibri"/>
              </w:rPr>
              <w:t>，则正常转发，</w:t>
            </w:r>
            <w:r>
              <w:rPr>
                <w:rFonts w:hint="eastAsia" w:ascii="Calibri" w:hAnsi="Calibri"/>
                <w:highlight w:val="yellow"/>
              </w:rPr>
              <w:t>否则</w:t>
            </w:r>
            <w:r>
              <w:rPr>
                <w:rFonts w:hint="eastAsia" w:ascii="Calibri" w:hAnsi="Calibri"/>
              </w:rPr>
              <w:t>丢弃报文；</w:t>
            </w:r>
          </w:p>
        </w:tc>
        <w:tc>
          <w:tcPr>
            <w:tcW w:w="1290" w:type="dxa"/>
          </w:tcPr>
          <w:p>
            <w:pPr>
              <w:spacing w:after="15"/>
              <w:rPr>
                <w:rFonts w:asciiTheme="minorHAnsi" w:hAnsiTheme="minorHAnsi" w:eastAsiaTheme="minorEastAsia"/>
              </w:rPr>
            </w:pPr>
            <w:r>
              <w:rPr>
                <w:rFonts w:ascii="Calibri" w:hAnsi="Calibri"/>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ascii="Calibri" w:hAnsi="Calibri"/>
              </w:rPr>
              <w:t>URLList</w:t>
            </w:r>
          </w:p>
        </w:tc>
        <w:tc>
          <w:tcPr>
            <w:tcW w:w="1125" w:type="dxa"/>
          </w:tcPr>
          <w:p>
            <w:pPr>
              <w:spacing w:after="15"/>
              <w:rPr>
                <w:rFonts w:asciiTheme="minorHAnsi" w:hAnsiTheme="minorHAnsi" w:eastAsiaTheme="minorEastAsia"/>
              </w:rPr>
            </w:pPr>
            <w:r>
              <w:rPr>
                <w:rFonts w:ascii="Calibri" w:hAnsi="Calibri"/>
              </w:rPr>
              <w:t>ARRAY&lt;STRING(255)&gt;</w:t>
            </w:r>
          </w:p>
        </w:tc>
        <w:tc>
          <w:tcPr>
            <w:tcW w:w="1005" w:type="dxa"/>
          </w:tcPr>
          <w:p>
            <w:pPr>
              <w:spacing w:after="15"/>
              <w:rPr>
                <w:rFonts w:asciiTheme="minorHAnsi" w:hAnsiTheme="minorHAnsi" w:eastAsiaTheme="minorEastAsia"/>
              </w:rPr>
            </w:pPr>
            <w:r>
              <w:rPr>
                <w:rFonts w:ascii="Calibri" w:hAnsi="Calibri"/>
              </w:rPr>
              <w:t>readwrite</w:t>
            </w:r>
          </w:p>
        </w:tc>
        <w:tc>
          <w:tcPr>
            <w:tcW w:w="1110" w:type="dxa"/>
          </w:tcPr>
          <w:p>
            <w:pPr>
              <w:spacing w:after="15"/>
              <w:rPr>
                <w:rFonts w:asciiTheme="minorHAnsi" w:hAnsiTheme="minorHAnsi" w:eastAsiaTheme="minorEastAsia"/>
              </w:rPr>
            </w:pPr>
            <w:r>
              <w:rPr>
                <w:rFonts w:hint="eastAsia" w:ascii="Calibri" w:hAnsi="Calibri"/>
              </w:rPr>
              <w:t>无</w:t>
            </w:r>
          </w:p>
        </w:tc>
        <w:tc>
          <w:tcPr>
            <w:tcW w:w="2745" w:type="dxa"/>
          </w:tcPr>
          <w:p>
            <w:pPr>
              <w:spacing w:after="15"/>
              <w:rPr>
                <w:rFonts w:ascii="Calibri" w:hAnsi="Calibri"/>
              </w:rPr>
            </w:pPr>
            <w:r>
              <w:rPr>
                <w:rFonts w:ascii="Calibri" w:hAnsi="Calibri"/>
              </w:rPr>
              <w:t>URL</w:t>
            </w:r>
            <w:r>
              <w:rPr>
                <w:rFonts w:hint="eastAsia" w:ascii="Calibri" w:hAnsi="Calibri"/>
              </w:rPr>
              <w:t>列表，</w:t>
            </w:r>
            <w:r>
              <w:rPr>
                <w:rFonts w:ascii="Calibri" w:hAnsi="Calibri"/>
              </w:rPr>
              <w:t>ARRAY</w:t>
            </w:r>
            <w:r>
              <w:rPr>
                <w:rFonts w:hint="eastAsia" w:ascii="Calibri" w:hAnsi="Calibri"/>
              </w:rPr>
              <w:t>内容的最大条目数为</w:t>
            </w:r>
            <w:r>
              <w:rPr>
                <w:rFonts w:ascii="Calibri" w:hAnsi="Calibri"/>
              </w:rPr>
              <w:t>99</w:t>
            </w:r>
            <w:r>
              <w:rPr>
                <w:rFonts w:hint="eastAsia" w:ascii="Calibri" w:hAnsi="Calibri"/>
              </w:rPr>
              <w:t>。格式</w:t>
            </w:r>
            <w:r>
              <w:rPr>
                <w:rFonts w:ascii="Calibri" w:hAnsi="Calibri"/>
              </w:rPr>
              <w:t>:</w:t>
            </w:r>
          </w:p>
          <w:p>
            <w:pPr>
              <w:spacing w:after="15"/>
              <w:rPr>
                <w:rFonts w:ascii="Calibri" w:hAnsi="Calibri"/>
              </w:rPr>
            </w:pPr>
            <w:r>
              <w:rPr>
                <w:rFonts w:ascii="Calibri" w:hAnsi="Calibri"/>
              </w:rPr>
              <w:t>http://host:port</w:t>
            </w:r>
          </w:p>
          <w:p>
            <w:pPr>
              <w:spacing w:after="15"/>
              <w:rPr>
                <w:rFonts w:asciiTheme="minorHAnsi" w:hAnsiTheme="minorHAnsi" w:eastAsiaTheme="minorEastAsia"/>
              </w:rPr>
            </w:pPr>
            <w:r>
              <w:rPr>
                <w:rFonts w:hint="eastAsia" w:ascii="Calibri" w:hAnsi="Calibri"/>
              </w:rPr>
              <w:t>支持模糊匹配，如</w:t>
            </w:r>
            <w:r>
              <w:rPr>
                <w:rFonts w:ascii="Calibri" w:hAnsi="Calibri"/>
              </w:rPr>
              <w:t>baidu.com</w:t>
            </w:r>
            <w:r>
              <w:rPr>
                <w:rFonts w:hint="eastAsia" w:ascii="Calibri" w:hAnsi="Calibri"/>
              </w:rPr>
              <w:t>匹配所有</w:t>
            </w:r>
            <w:r>
              <w:rPr>
                <w:rFonts w:ascii="Calibri" w:hAnsi="Calibri"/>
              </w:rPr>
              <w:t>baidu</w:t>
            </w:r>
            <w:r>
              <w:rPr>
                <w:rFonts w:hint="eastAsia" w:ascii="Calibri" w:hAnsi="Calibri"/>
              </w:rPr>
              <w:t>域名</w:t>
            </w:r>
          </w:p>
        </w:tc>
        <w:tc>
          <w:tcPr>
            <w:tcW w:w="1290" w:type="dxa"/>
          </w:tcPr>
          <w:p>
            <w:pPr>
              <w:spacing w:after="15"/>
              <w:rPr>
                <w:rFonts w:asciiTheme="minorHAnsi" w:hAnsiTheme="minorHAnsi" w:eastAsiaTheme="minorEastAsia"/>
              </w:rPr>
            </w:pPr>
            <w:r>
              <w:rPr>
                <w:rFonts w:ascii="Calibri" w:hAnsi="Calibri"/>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ascii="Calibri" w:hAnsi="Calibri"/>
              </w:rPr>
              <w:t>WeekDays</w:t>
            </w:r>
          </w:p>
        </w:tc>
        <w:tc>
          <w:tcPr>
            <w:tcW w:w="1125" w:type="dxa"/>
          </w:tcPr>
          <w:p>
            <w:pPr>
              <w:spacing w:after="15"/>
              <w:rPr>
                <w:rFonts w:asciiTheme="minorHAnsi" w:hAnsiTheme="minorHAnsi" w:eastAsiaTheme="minorEastAsia"/>
              </w:rPr>
            </w:pPr>
            <w:r>
              <w:rPr>
                <w:rFonts w:ascii="Calibri" w:hAnsi="Calibri"/>
              </w:rPr>
              <w:t>STRING(31)</w:t>
            </w:r>
          </w:p>
        </w:tc>
        <w:tc>
          <w:tcPr>
            <w:tcW w:w="1005" w:type="dxa"/>
          </w:tcPr>
          <w:p>
            <w:pPr>
              <w:spacing w:after="15"/>
              <w:rPr>
                <w:rFonts w:asciiTheme="minorHAnsi" w:hAnsiTheme="minorHAnsi" w:eastAsiaTheme="minorEastAsia"/>
              </w:rPr>
            </w:pPr>
            <w:r>
              <w:rPr>
                <w:rFonts w:ascii="Calibri" w:hAnsi="Calibri"/>
              </w:rPr>
              <w:t>readwrite</w:t>
            </w:r>
          </w:p>
        </w:tc>
        <w:tc>
          <w:tcPr>
            <w:tcW w:w="1110" w:type="dxa"/>
          </w:tcPr>
          <w:p>
            <w:pPr>
              <w:spacing w:after="15"/>
              <w:rPr>
                <w:rFonts w:asciiTheme="minorHAnsi" w:hAnsiTheme="minorHAnsi" w:eastAsiaTheme="minorEastAsia"/>
              </w:rPr>
            </w:pPr>
            <w:r>
              <w:rPr>
                <w:rFonts w:hint="eastAsia" w:ascii="Calibri" w:hAnsi="Calibri"/>
              </w:rPr>
              <w:t>无</w:t>
            </w:r>
          </w:p>
        </w:tc>
        <w:tc>
          <w:tcPr>
            <w:tcW w:w="2745" w:type="dxa"/>
          </w:tcPr>
          <w:p>
            <w:pPr>
              <w:spacing w:after="15"/>
              <w:rPr>
                <w:rFonts w:asciiTheme="minorHAnsi" w:hAnsiTheme="minorHAnsi" w:eastAsiaTheme="minorEastAsia"/>
              </w:rPr>
            </w:pPr>
            <w:r>
              <w:rPr>
                <w:rFonts w:hint="eastAsia" w:ascii="Calibri" w:hAnsi="Calibri"/>
              </w:rPr>
              <w:t>一个星期中哪几天该规则生效。如果是多天，采用英文逗号“</w:t>
            </w:r>
            <w:r>
              <w:rPr>
                <w:rFonts w:ascii="Calibri" w:hAnsi="Calibri"/>
              </w:rPr>
              <w:t>,</w:t>
            </w:r>
            <w:r>
              <w:rPr>
                <w:rFonts w:hint="eastAsia" w:ascii="Calibri" w:hAnsi="Calibri"/>
              </w:rPr>
              <w:t>”分开，如：</w:t>
            </w:r>
            <w:r>
              <w:rPr>
                <w:rFonts w:ascii="Calibri" w:hAnsi="Calibri"/>
              </w:rPr>
              <w:t>1,2,3,7</w:t>
            </w:r>
            <w:r>
              <w:rPr>
                <w:rFonts w:hint="eastAsia" w:ascii="Calibri" w:hAnsi="Calibri"/>
              </w:rPr>
              <w:t>表示星期一，星期二，星期三，星期天；为空等同于1,2,3,4,5,6,7，即每天生效。</w:t>
            </w:r>
          </w:p>
        </w:tc>
        <w:tc>
          <w:tcPr>
            <w:tcW w:w="1290" w:type="dxa"/>
          </w:tcPr>
          <w:p>
            <w:pPr>
              <w:spacing w:after="15"/>
              <w:rPr>
                <w:rFonts w:asciiTheme="minorHAnsi" w:hAnsiTheme="minorHAnsi" w:eastAsiaTheme="minorEastAsia"/>
              </w:rPr>
            </w:pPr>
            <w:r>
              <w:rPr>
                <w:rFonts w:ascii="Calibri" w:hAnsi="Calibri"/>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ascii="Calibri" w:hAnsi="Calibri"/>
              </w:rPr>
              <w:t>Time</w:t>
            </w:r>
          </w:p>
        </w:tc>
        <w:tc>
          <w:tcPr>
            <w:tcW w:w="1125" w:type="dxa"/>
          </w:tcPr>
          <w:p>
            <w:pPr>
              <w:spacing w:after="15"/>
              <w:rPr>
                <w:rFonts w:asciiTheme="minorHAnsi" w:hAnsiTheme="minorHAnsi" w:eastAsiaTheme="minorEastAsia"/>
              </w:rPr>
            </w:pPr>
            <w:r>
              <w:rPr>
                <w:rFonts w:ascii="Calibri" w:hAnsi="Calibri"/>
              </w:rPr>
              <w:t>STRING(63)</w:t>
            </w:r>
          </w:p>
        </w:tc>
        <w:tc>
          <w:tcPr>
            <w:tcW w:w="1005" w:type="dxa"/>
          </w:tcPr>
          <w:p>
            <w:pPr>
              <w:spacing w:after="15"/>
              <w:rPr>
                <w:rFonts w:asciiTheme="minorHAnsi" w:hAnsiTheme="minorHAnsi" w:eastAsiaTheme="minorEastAsia"/>
              </w:rPr>
            </w:pPr>
            <w:r>
              <w:rPr>
                <w:rFonts w:ascii="Calibri" w:hAnsi="Calibri"/>
              </w:rPr>
              <w:t>readwrite</w:t>
            </w:r>
          </w:p>
        </w:tc>
        <w:tc>
          <w:tcPr>
            <w:tcW w:w="1110" w:type="dxa"/>
          </w:tcPr>
          <w:p>
            <w:pPr>
              <w:spacing w:after="15"/>
              <w:rPr>
                <w:rFonts w:asciiTheme="minorHAnsi" w:hAnsiTheme="minorHAnsi" w:eastAsiaTheme="minorEastAsia"/>
              </w:rPr>
            </w:pPr>
            <w:r>
              <w:rPr>
                <w:rFonts w:hint="eastAsia" w:ascii="Calibri" w:hAnsi="Calibri"/>
              </w:rPr>
              <w:t>无</w:t>
            </w:r>
          </w:p>
        </w:tc>
        <w:tc>
          <w:tcPr>
            <w:tcW w:w="2745" w:type="dxa"/>
          </w:tcPr>
          <w:p>
            <w:pPr>
              <w:spacing w:after="15"/>
              <w:rPr>
                <w:rFonts w:asciiTheme="minorHAnsi" w:hAnsiTheme="minorHAnsi" w:eastAsiaTheme="minorEastAsia"/>
              </w:rPr>
            </w:pPr>
            <w:r>
              <w:rPr>
                <w:rFonts w:hint="eastAsia" w:ascii="Calibri" w:hAnsi="Calibri"/>
              </w:rPr>
              <w:t>一天中该规则生效时间段。</w:t>
            </w:r>
            <w:r>
              <w:rPr>
                <w:rFonts w:ascii="Calibri" w:hAnsi="Calibri"/>
              </w:rPr>
              <w:t>24</w:t>
            </w:r>
            <w:r>
              <w:rPr>
                <w:rFonts w:hint="eastAsia" w:ascii="Calibri" w:hAnsi="Calibri"/>
              </w:rPr>
              <w:t>小时格式，格式如</w:t>
            </w:r>
            <w:r>
              <w:rPr>
                <w:rFonts w:ascii="Calibri" w:hAnsi="Calibri"/>
              </w:rPr>
              <w:t>00:00-08:00</w:t>
            </w:r>
            <w:r>
              <w:rPr>
                <w:rFonts w:hint="eastAsia" w:ascii="Calibri" w:hAnsi="Calibri"/>
              </w:rPr>
              <w:t>，多个时间段采用英文逗号“</w:t>
            </w:r>
            <w:r>
              <w:rPr>
                <w:rFonts w:ascii="Calibri" w:hAnsi="Calibri"/>
              </w:rPr>
              <w:t>,</w:t>
            </w:r>
            <w:r>
              <w:rPr>
                <w:rFonts w:hint="eastAsia" w:ascii="Calibri" w:hAnsi="Calibri"/>
              </w:rPr>
              <w:t>”分开，最多允许</w:t>
            </w:r>
            <w:r>
              <w:rPr>
                <w:rFonts w:ascii="Calibri" w:hAnsi="Calibri"/>
              </w:rPr>
              <w:t>3</w:t>
            </w:r>
            <w:r>
              <w:rPr>
                <w:rFonts w:hint="eastAsia" w:ascii="Calibri" w:hAnsi="Calibri"/>
              </w:rPr>
              <w:t>个时间段，时间段之间不允许有交集；时间段</w:t>
            </w:r>
            <w:r>
              <w:rPr>
                <w:rFonts w:ascii="Calibri" w:hAnsi="Calibri"/>
              </w:rPr>
              <w:t>00:00-00:00</w:t>
            </w:r>
            <w:r>
              <w:rPr>
                <w:rFonts w:hint="eastAsia" w:ascii="Calibri" w:hAnsi="Calibri"/>
              </w:rPr>
              <w:t>表示全天生效。为空等同于</w:t>
            </w:r>
            <w:r>
              <w:rPr>
                <w:rFonts w:ascii="Calibri" w:hAnsi="Calibri"/>
              </w:rPr>
              <w:t>00:00-00:00</w:t>
            </w:r>
            <w:r>
              <w:rPr>
                <w:rFonts w:hint="eastAsia" w:ascii="Calibri" w:hAnsi="Calibri"/>
              </w:rPr>
              <w:t>，</w:t>
            </w:r>
            <w:r>
              <w:rPr>
                <w:rFonts w:ascii="Calibri" w:hAnsi="Calibri"/>
              </w:rPr>
              <w:t>即</w:t>
            </w:r>
            <w:r>
              <w:rPr>
                <w:rFonts w:hint="eastAsia" w:ascii="Calibri" w:hAnsi="Calibri"/>
              </w:rPr>
              <w:t>全天</w:t>
            </w:r>
            <w:r>
              <w:rPr>
                <w:rFonts w:ascii="Calibri" w:hAnsi="Calibri"/>
              </w:rPr>
              <w:t>生效</w:t>
            </w:r>
            <w:r>
              <w:rPr>
                <w:rFonts w:hint="eastAsia" w:ascii="Calibri" w:hAnsi="Calibri"/>
              </w:rPr>
              <w:t>。</w:t>
            </w:r>
          </w:p>
        </w:tc>
        <w:tc>
          <w:tcPr>
            <w:tcW w:w="1290" w:type="dxa"/>
          </w:tcPr>
          <w:p>
            <w:pPr>
              <w:spacing w:after="15"/>
              <w:rPr>
                <w:rFonts w:asciiTheme="minorHAnsi" w:hAnsiTheme="minorHAnsi" w:eastAsiaTheme="minorEastAsia"/>
              </w:rPr>
            </w:pPr>
            <w:r>
              <w:rPr>
                <w:rFonts w:ascii="Calibri" w:hAnsi="Calibri"/>
              </w:rPr>
              <w:t>1.2</w:t>
            </w:r>
          </w:p>
        </w:tc>
      </w:tr>
    </w:tbl>
    <w:p>
      <w:pPr>
        <w:spacing w:after="15"/>
      </w:pPr>
      <w:r>
        <w:rPr>
          <w:rFonts w:hint="eastAsia"/>
        </w:rPr>
        <w:t>备注：当同时存在</w:t>
      </w:r>
      <w:r>
        <w:rPr>
          <w:rFonts w:ascii="宋体" w:hAnsi="宋体"/>
        </w:rPr>
        <w:t>DNSSpeedLimit</w:t>
      </w:r>
      <w:r>
        <w:rPr>
          <w:rFonts w:hint="eastAsia" w:ascii="宋体" w:hAnsi="宋体"/>
        </w:rPr>
        <w:t>和</w:t>
      </w:r>
      <w:r>
        <w:rPr>
          <w:rFonts w:ascii="宋体" w:hAnsi="宋体"/>
        </w:rPr>
        <w:t>URLFilter两类规则时，</w:t>
      </w:r>
      <w:r>
        <w:rPr>
          <w:rFonts w:hint="eastAsia" w:ascii="宋体" w:hAnsi="宋体" w:cs="宋体"/>
          <w:color w:val="000000" w:themeColor="text1"/>
          <w:kern w:val="0"/>
          <w:szCs w:val="21"/>
          <w14:textFill>
            <w14:solidFill>
              <w14:schemeClr w14:val="tx1"/>
            </w14:solidFill>
          </w14:textFill>
        </w:rPr>
        <w:t>应先执行DNSSpeedLimit操作</w:t>
      </w:r>
      <w:r>
        <w:rPr>
          <w:rFonts w:hint="eastAsia" w:ascii="宋体" w:hAnsi="宋体"/>
        </w:rPr>
        <w:t>。</w:t>
      </w:r>
      <w:r>
        <w:rPr>
          <w:rFonts w:hint="eastAsia" w:cs="Arial"/>
          <w:szCs w:val="21"/>
        </w:rPr>
        <w:t>至少支持</w:t>
      </w:r>
      <w:r>
        <w:rPr>
          <w:rFonts w:cs="Arial"/>
          <w:szCs w:val="21"/>
        </w:rPr>
        <w:t>32</w:t>
      </w:r>
      <w:r>
        <w:rPr>
          <w:rFonts w:hint="eastAsia" w:cs="Arial"/>
          <w:szCs w:val="21"/>
        </w:rPr>
        <w:t>个</w:t>
      </w:r>
      <w:r>
        <w:rPr>
          <w:rFonts w:cs="Arial"/>
          <w:szCs w:val="21"/>
        </w:rPr>
        <w:t>MAC</w:t>
      </w:r>
      <w:r>
        <w:rPr>
          <w:rFonts w:hint="eastAsia" w:cs="Arial"/>
          <w:szCs w:val="21"/>
        </w:rPr>
        <w:t>地址设备做过滤</w:t>
      </w:r>
      <w:r>
        <w:rPr>
          <w:rFonts w:hint="eastAsia" w:cs="Arial"/>
          <w:szCs w:val="21"/>
          <w:highlight w:val="yellow"/>
        </w:rPr>
        <w:t>，</w:t>
      </w:r>
      <w:r>
        <w:rPr>
          <w:rFonts w:hint="eastAsia" w:asciiTheme="minorHAnsi" w:hAnsiTheme="minorHAnsi" w:eastAsiaTheme="minorEastAsia"/>
          <w:highlight w:val="yellow"/>
        </w:rPr>
        <w:t>各表项</w:t>
      </w:r>
      <w:r>
        <w:rPr>
          <w:rFonts w:asciiTheme="minorHAnsi" w:hAnsiTheme="minorHAnsi" w:eastAsiaTheme="minorEastAsia"/>
          <w:highlight w:val="yellow"/>
        </w:rPr>
        <w:t>MAC</w:t>
      </w:r>
      <w:r>
        <w:rPr>
          <w:rFonts w:hint="eastAsia" w:asciiTheme="minorHAnsi" w:hAnsiTheme="minorHAnsi" w:eastAsiaTheme="minorEastAsia"/>
          <w:highlight w:val="yellow"/>
        </w:rPr>
        <w:t>地址不能冲突，即一个</w:t>
      </w:r>
      <w:r>
        <w:rPr>
          <w:rFonts w:asciiTheme="minorHAnsi" w:hAnsiTheme="minorHAnsi" w:eastAsiaTheme="minorEastAsia"/>
          <w:highlight w:val="yellow"/>
        </w:rPr>
        <w:t>MAC</w:t>
      </w:r>
      <w:r>
        <w:rPr>
          <w:rFonts w:hint="eastAsia" w:asciiTheme="minorHAnsi" w:hAnsiTheme="minorHAnsi" w:eastAsiaTheme="minorEastAsia"/>
          <w:highlight w:val="yellow"/>
        </w:rPr>
        <w:t>只能配置一次</w:t>
      </w:r>
      <w:r>
        <w:rPr>
          <w:rFonts w:hint="eastAsia" w:cs="Arial"/>
          <w:szCs w:val="21"/>
        </w:rPr>
        <w:t>，每个设备最多可以配置</w:t>
      </w:r>
      <w:r>
        <w:rPr>
          <w:rFonts w:cs="Arial"/>
          <w:szCs w:val="21"/>
        </w:rPr>
        <w:t>100</w:t>
      </w:r>
      <w:r>
        <w:rPr>
          <w:rFonts w:hint="eastAsia" w:cs="Arial"/>
          <w:szCs w:val="21"/>
        </w:rPr>
        <w:t>条过滤规则，</w:t>
      </w:r>
      <w:r>
        <w:rPr>
          <w:rFonts w:cs="Arial"/>
          <w:szCs w:val="21"/>
        </w:rPr>
        <w:t>URL</w:t>
      </w:r>
      <w:r>
        <w:rPr>
          <w:rFonts w:hint="eastAsia" w:cs="Arial"/>
          <w:szCs w:val="21"/>
        </w:rPr>
        <w:t>和</w:t>
      </w:r>
      <w:r>
        <w:rPr>
          <w:rFonts w:cs="Arial"/>
          <w:szCs w:val="21"/>
        </w:rPr>
        <w:t>URLList</w:t>
      </w:r>
      <w:r>
        <w:rPr>
          <w:rFonts w:hint="eastAsia" w:cs="Arial"/>
          <w:szCs w:val="21"/>
        </w:rPr>
        <w:t>两个字段都有效；针对路由模式上行有效。</w:t>
      </w:r>
      <w:r>
        <w:rPr>
          <w:rFonts w:cs="Arial"/>
          <w:szCs w:val="21"/>
          <w:highlight w:val="yellow"/>
        </w:rPr>
        <w:t>URL</w:t>
      </w:r>
      <w:r>
        <w:rPr>
          <w:rFonts w:hint="eastAsia" w:cs="Arial"/>
          <w:szCs w:val="21"/>
          <w:highlight w:val="yellow"/>
        </w:rPr>
        <w:t>详细匹配参考流程如下：</w:t>
      </w:r>
    </w:p>
    <w:p>
      <w:pPr>
        <w:spacing w:after="15"/>
        <w:jc w:val="center"/>
      </w:pPr>
      <w:r>
        <w:drawing>
          <wp:inline distT="0" distB="0" distL="0" distR="0">
            <wp:extent cx="2749550" cy="3542030"/>
            <wp:effectExtent l="0" t="0" r="0" b="127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749550" cy="3542030"/>
                    </a:xfrm>
                    <a:prstGeom prst="rect">
                      <a:avLst/>
                    </a:prstGeom>
                    <a:noFill/>
                  </pic:spPr>
                </pic:pic>
              </a:graphicData>
            </a:graphic>
          </wp:inline>
        </w:drawing>
      </w:r>
    </w:p>
    <w:p>
      <w:pPr>
        <w:spacing w:after="15"/>
      </w:pPr>
    </w:p>
    <w:p>
      <w:pPr>
        <w:pStyle w:val="147"/>
        <w:spacing w:beforeLines="0" w:afterLines="0"/>
        <w:rPr>
          <w:b/>
        </w:rPr>
      </w:pPr>
      <w:r>
        <w:rPr>
          <w:rFonts w:hint="eastAsia"/>
          <w:b/>
        </w:rPr>
        <w:t>com.ctc.igd1.DNSFilter</w:t>
      </w:r>
    </w:p>
    <w:tbl>
      <w:tblPr>
        <w:tblStyle w:val="67"/>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8"/>
        <w:gridCol w:w="1125"/>
        <w:gridCol w:w="1005"/>
        <w:gridCol w:w="1110"/>
        <w:gridCol w:w="2745"/>
        <w:gridCol w:w="12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属性名</w:t>
            </w:r>
          </w:p>
        </w:tc>
        <w:tc>
          <w:tcPr>
            <w:tcW w:w="1125"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类型</w:t>
            </w:r>
          </w:p>
        </w:tc>
        <w:tc>
          <w:tcPr>
            <w:tcW w:w="1005"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权限</w:t>
            </w:r>
          </w:p>
        </w:tc>
        <w:tc>
          <w:tcPr>
            <w:tcW w:w="1110"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变更通知</w:t>
            </w:r>
          </w:p>
        </w:tc>
        <w:tc>
          <w:tcPr>
            <w:tcW w:w="2745"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备注</w:t>
            </w:r>
          </w:p>
        </w:tc>
        <w:tc>
          <w:tcPr>
            <w:tcW w:w="1290" w:type="dxa"/>
            <w:shd w:val="clear" w:color="auto" w:fill="D8D8D8" w:themeFill="background1" w:themeFillShade="D9"/>
          </w:tcPr>
          <w:p>
            <w:pPr>
              <w:spacing w:after="15"/>
              <w:jc w:val="center"/>
              <w:rPr>
                <w:rFonts w:asciiTheme="minorHAnsi" w:hAnsiTheme="minorHAnsi" w:eastAsiaTheme="minorEastAsia"/>
              </w:rPr>
            </w:pPr>
            <w:r>
              <w:rPr>
                <w:rFonts w:hint="eastAsia" w:asciiTheme="minorHAnsi" w:hAnsiTheme="minorHAnsi" w:eastAsiaTheme="minorEastAsia"/>
              </w:rPr>
              <w:t>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1528" w:type="dxa"/>
          </w:tcPr>
          <w:p>
            <w:pPr>
              <w:spacing w:after="15"/>
              <w:rPr>
                <w:rFonts w:asciiTheme="minorHAnsi" w:hAnsiTheme="minorHAnsi" w:eastAsiaTheme="minorEastAsia"/>
              </w:rPr>
            </w:pPr>
            <w:r>
              <w:rPr>
                <w:rFonts w:hint="eastAsia" w:asciiTheme="minorHAnsi" w:hAnsiTheme="minorHAnsi" w:eastAsiaTheme="minorEastAsia"/>
              </w:rPr>
              <w:t>Enable</w:t>
            </w:r>
          </w:p>
        </w:tc>
        <w:tc>
          <w:tcPr>
            <w:tcW w:w="1125" w:type="dxa"/>
          </w:tcPr>
          <w:p>
            <w:pPr>
              <w:spacing w:after="15"/>
              <w:rPr>
                <w:rFonts w:asciiTheme="minorHAnsi" w:hAnsiTheme="minorHAnsi" w:eastAsiaTheme="minorEastAsia"/>
              </w:rPr>
            </w:pPr>
            <w:r>
              <w:rPr>
                <w:rFonts w:hint="eastAsia" w:asciiTheme="minorHAnsi" w:hAnsiTheme="minorHAnsi" w:eastAsiaTheme="minorEastAsia"/>
              </w:rPr>
              <w:t>BOOLEAN</w:t>
            </w:r>
          </w:p>
        </w:tc>
        <w:tc>
          <w:tcPr>
            <w:tcW w:w="1005" w:type="dxa"/>
          </w:tcPr>
          <w:p>
            <w:pPr>
              <w:spacing w:after="15"/>
              <w:rPr>
                <w:rFonts w:asciiTheme="minorHAnsi" w:hAnsiTheme="minorHAnsi" w:eastAsiaTheme="minorEastAsia"/>
              </w:rPr>
            </w:pPr>
            <w:r>
              <w:rPr>
                <w:rFonts w:asciiTheme="minorHAnsi" w:hAnsiTheme="minorHAnsi" w:eastAsiaTheme="minorEastAsia"/>
              </w:rPr>
              <w:t>readwrite</w:t>
            </w:r>
          </w:p>
        </w:tc>
        <w:tc>
          <w:tcPr>
            <w:tcW w:w="1110"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5" w:type="dxa"/>
          </w:tcPr>
          <w:p>
            <w:pPr>
              <w:spacing w:after="15"/>
              <w:rPr>
                <w:rFonts w:asciiTheme="minorHAnsi" w:hAnsiTheme="minorHAnsi" w:eastAsiaTheme="minorEastAsia"/>
              </w:rPr>
            </w:pPr>
            <w:r>
              <w:rPr>
                <w:rFonts w:hint="eastAsia" w:asciiTheme="minorHAnsi" w:hAnsiTheme="minorHAnsi" w:eastAsiaTheme="minorEastAsia"/>
              </w:rPr>
              <w:t>是否使能</w:t>
            </w:r>
          </w:p>
          <w:p>
            <w:pPr>
              <w:spacing w:after="15"/>
              <w:rPr>
                <w:rFonts w:asciiTheme="minorHAnsi" w:hAnsiTheme="minorHAnsi" w:eastAsiaTheme="minorEastAsia"/>
              </w:rPr>
            </w:pPr>
            <w:r>
              <w:rPr>
                <w:rFonts w:hint="eastAsia" w:asciiTheme="minorHAnsi" w:hAnsiTheme="minorHAnsi" w:eastAsiaTheme="minorEastAsia"/>
              </w:rPr>
              <w:t>0：去使能</w:t>
            </w:r>
          </w:p>
          <w:p>
            <w:pPr>
              <w:spacing w:after="15"/>
              <w:rPr>
                <w:rFonts w:asciiTheme="minorHAnsi" w:hAnsiTheme="minorHAnsi" w:eastAsiaTheme="minorEastAsia"/>
              </w:rPr>
            </w:pPr>
            <w:r>
              <w:rPr>
                <w:rFonts w:hint="eastAsia" w:asciiTheme="minorHAnsi" w:hAnsiTheme="minorHAnsi" w:eastAsiaTheme="minorEastAsia"/>
              </w:rPr>
              <w:t>1：使能</w:t>
            </w:r>
          </w:p>
        </w:tc>
        <w:tc>
          <w:tcPr>
            <w:tcW w:w="1290" w:type="dxa"/>
          </w:tcPr>
          <w:p>
            <w:pPr>
              <w:spacing w:after="15"/>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hint="eastAsia" w:asciiTheme="minorHAnsi" w:hAnsiTheme="minorHAnsi" w:eastAsiaTheme="minorEastAsia"/>
              </w:rPr>
              <w:t>Name</w:t>
            </w:r>
          </w:p>
        </w:tc>
        <w:tc>
          <w:tcPr>
            <w:tcW w:w="1125" w:type="dxa"/>
          </w:tcPr>
          <w:p>
            <w:pPr>
              <w:spacing w:after="15"/>
              <w:rPr>
                <w:rFonts w:asciiTheme="minorHAnsi" w:hAnsiTheme="minorHAnsi" w:eastAsiaTheme="minorEastAsia"/>
              </w:rPr>
            </w:pPr>
            <w:r>
              <w:rPr>
                <w:rFonts w:asciiTheme="minorHAnsi" w:hAnsiTheme="minorHAnsi" w:eastAsiaTheme="minorEastAsia"/>
              </w:rPr>
              <w:t>STRING(63)</w:t>
            </w:r>
          </w:p>
        </w:tc>
        <w:tc>
          <w:tcPr>
            <w:tcW w:w="1005" w:type="dxa"/>
          </w:tcPr>
          <w:p>
            <w:pPr>
              <w:spacing w:after="15"/>
              <w:rPr>
                <w:rFonts w:asciiTheme="minorHAnsi" w:hAnsiTheme="minorHAnsi" w:eastAsiaTheme="minorEastAsia"/>
              </w:rPr>
            </w:pPr>
            <w:r>
              <w:rPr>
                <w:rFonts w:asciiTheme="minorHAnsi" w:hAnsiTheme="minorHAnsi" w:eastAsiaTheme="minorEastAsia"/>
              </w:rPr>
              <w:t>readwrite</w:t>
            </w:r>
          </w:p>
        </w:tc>
        <w:tc>
          <w:tcPr>
            <w:tcW w:w="1110"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5" w:type="dxa"/>
          </w:tcPr>
          <w:p>
            <w:pPr>
              <w:spacing w:after="15"/>
              <w:rPr>
                <w:rFonts w:asciiTheme="minorHAnsi" w:hAnsiTheme="minorHAnsi" w:eastAsiaTheme="minorEastAsia"/>
              </w:rPr>
            </w:pPr>
            <w:r>
              <w:rPr>
                <w:rFonts w:hint="eastAsia" w:asciiTheme="minorHAnsi" w:hAnsiTheme="minorHAnsi" w:eastAsiaTheme="minorEastAsia"/>
              </w:rPr>
              <w:t>规则名称</w:t>
            </w:r>
          </w:p>
        </w:tc>
        <w:tc>
          <w:tcPr>
            <w:tcW w:w="1290" w:type="dxa"/>
          </w:tcPr>
          <w:p>
            <w:pPr>
              <w:spacing w:after="15"/>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asciiTheme="minorHAnsi" w:hAnsiTheme="minorHAnsi" w:eastAsiaTheme="minorEastAsia"/>
              </w:rPr>
              <w:t>H</w:t>
            </w:r>
            <w:r>
              <w:rPr>
                <w:rFonts w:hint="eastAsia" w:asciiTheme="minorHAnsi" w:hAnsiTheme="minorHAnsi" w:eastAsiaTheme="minorEastAsia"/>
              </w:rPr>
              <w:t>ostname</w:t>
            </w:r>
          </w:p>
        </w:tc>
        <w:tc>
          <w:tcPr>
            <w:tcW w:w="1125" w:type="dxa"/>
          </w:tcPr>
          <w:p>
            <w:pPr>
              <w:spacing w:after="15"/>
              <w:rPr>
                <w:rFonts w:asciiTheme="minorHAnsi" w:hAnsiTheme="minorHAnsi" w:eastAsiaTheme="minorEastAsia"/>
              </w:rPr>
            </w:pPr>
            <w:r>
              <w:rPr>
                <w:rFonts w:asciiTheme="minorHAnsi" w:hAnsiTheme="minorHAnsi" w:eastAsiaTheme="minorEastAsia"/>
              </w:rPr>
              <w:t>STRING(</w:t>
            </w:r>
            <w:r>
              <w:rPr>
                <w:rFonts w:hint="eastAsia" w:asciiTheme="minorHAnsi" w:hAnsiTheme="minorHAnsi" w:eastAsiaTheme="minorEastAsia"/>
              </w:rPr>
              <w:t>255</w:t>
            </w:r>
            <w:r>
              <w:rPr>
                <w:rFonts w:asciiTheme="minorHAnsi" w:hAnsiTheme="minorHAnsi" w:eastAsiaTheme="minorEastAsia"/>
              </w:rPr>
              <w:t>)</w:t>
            </w:r>
          </w:p>
        </w:tc>
        <w:tc>
          <w:tcPr>
            <w:tcW w:w="1005" w:type="dxa"/>
          </w:tcPr>
          <w:p>
            <w:pPr>
              <w:spacing w:after="15"/>
              <w:rPr>
                <w:rFonts w:asciiTheme="minorHAnsi" w:hAnsiTheme="minorHAnsi" w:eastAsiaTheme="minorEastAsia"/>
              </w:rPr>
            </w:pPr>
            <w:r>
              <w:rPr>
                <w:rFonts w:asciiTheme="minorHAnsi" w:hAnsiTheme="minorHAnsi" w:eastAsiaTheme="minorEastAsia"/>
              </w:rPr>
              <w:t>readwrite</w:t>
            </w:r>
          </w:p>
        </w:tc>
        <w:tc>
          <w:tcPr>
            <w:tcW w:w="1110"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5" w:type="dxa"/>
          </w:tcPr>
          <w:p>
            <w:pPr>
              <w:spacing w:after="15"/>
              <w:rPr>
                <w:rFonts w:asciiTheme="minorHAnsi" w:hAnsiTheme="minorHAnsi" w:eastAsiaTheme="minorEastAsia"/>
              </w:rPr>
            </w:pPr>
            <w:r>
              <w:rPr>
                <w:rFonts w:hint="eastAsia" w:ascii="宋体"/>
              </w:rPr>
              <w:t>需要过滤的</w:t>
            </w:r>
            <w:r>
              <w:rPr>
                <w:rFonts w:ascii="宋体"/>
              </w:rPr>
              <w:t>H</w:t>
            </w:r>
            <w:r>
              <w:rPr>
                <w:rFonts w:hint="eastAsia" w:ascii="宋体"/>
              </w:rPr>
              <w:t>ostname</w:t>
            </w:r>
            <w:r>
              <w:rPr>
                <w:rFonts w:hint="eastAsia" w:asciiTheme="minorHAnsi" w:hAnsiTheme="minorHAnsi" w:eastAsiaTheme="minorEastAsia"/>
              </w:rPr>
              <w:t>，</w:t>
            </w:r>
          </w:p>
          <w:p>
            <w:pPr>
              <w:spacing w:after="15"/>
              <w:rPr>
                <w:rFonts w:asciiTheme="minorHAnsi" w:hAnsiTheme="minorHAnsi" w:eastAsiaTheme="minorEastAsia"/>
              </w:rPr>
            </w:pPr>
            <w:r>
              <w:rPr>
                <w:rFonts w:hint="eastAsia" w:ascii="宋体"/>
              </w:rPr>
              <w:t>支持</w:t>
            </w:r>
            <w:r>
              <w:rPr>
                <w:rFonts w:ascii="宋体"/>
              </w:rPr>
              <w:t>模糊匹配，</w:t>
            </w:r>
            <w:r>
              <w:rPr>
                <w:rFonts w:hint="eastAsia" w:asciiTheme="minorHAnsi" w:hAnsiTheme="minorHAnsi" w:eastAsiaTheme="minorEastAsia"/>
              </w:rPr>
              <w:t>如baidu.com匹配</w:t>
            </w:r>
            <w:r>
              <w:rPr>
                <w:rFonts w:asciiTheme="minorHAnsi" w:hAnsiTheme="minorHAnsi" w:eastAsiaTheme="minorEastAsia"/>
              </w:rPr>
              <w:t>所有</w:t>
            </w:r>
            <w:r>
              <w:rPr>
                <w:rFonts w:hint="eastAsia" w:asciiTheme="minorHAnsi" w:hAnsiTheme="minorHAnsi" w:eastAsiaTheme="minorEastAsia"/>
              </w:rPr>
              <w:t>baidu</w:t>
            </w:r>
            <w:r>
              <w:rPr>
                <w:rFonts w:asciiTheme="minorHAnsi" w:hAnsiTheme="minorHAnsi" w:eastAsiaTheme="minorEastAsia"/>
              </w:rPr>
              <w:t>域名</w:t>
            </w:r>
            <w:r>
              <w:rPr>
                <w:rFonts w:hint="eastAsia" w:asciiTheme="minorHAnsi" w:hAnsiTheme="minorHAnsi" w:eastAsiaTheme="minorEastAsia"/>
              </w:rPr>
              <w:t>；</w:t>
            </w:r>
          </w:p>
          <w:p>
            <w:pPr>
              <w:spacing w:after="15"/>
              <w:rPr>
                <w:rFonts w:asciiTheme="minorHAnsi" w:hAnsiTheme="minorHAnsi" w:eastAsiaTheme="minorEastAsia"/>
              </w:rPr>
            </w:pPr>
            <w:r>
              <w:rPr>
                <w:rFonts w:asciiTheme="minorHAnsi" w:hAnsiTheme="minorHAnsi" w:eastAsiaTheme="minorEastAsia"/>
              </w:rPr>
              <w:t>*表示匹配所有域名</w:t>
            </w:r>
            <w:r>
              <w:rPr>
                <w:rFonts w:hint="eastAsia" w:asciiTheme="minorHAnsi" w:hAnsiTheme="minorHAnsi" w:eastAsiaTheme="minorEastAsia"/>
              </w:rPr>
              <w:t>。</w:t>
            </w:r>
          </w:p>
        </w:tc>
        <w:tc>
          <w:tcPr>
            <w:tcW w:w="1290" w:type="dxa"/>
          </w:tcPr>
          <w:p>
            <w:pPr>
              <w:spacing w:after="15"/>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hint="eastAsia" w:asciiTheme="minorHAnsi" w:hAnsiTheme="minorHAnsi" w:eastAsiaTheme="minorEastAsia"/>
              </w:rPr>
              <w:t>Action</w:t>
            </w:r>
          </w:p>
        </w:tc>
        <w:tc>
          <w:tcPr>
            <w:tcW w:w="1125" w:type="dxa"/>
          </w:tcPr>
          <w:p>
            <w:pPr>
              <w:spacing w:after="15"/>
              <w:rPr>
                <w:rFonts w:asciiTheme="minorHAnsi" w:hAnsiTheme="minorHAnsi" w:eastAsiaTheme="minorEastAsia"/>
              </w:rPr>
            </w:pPr>
            <w:r>
              <w:rPr>
                <w:rFonts w:hint="eastAsia" w:asciiTheme="minorHAnsi" w:hAnsiTheme="minorHAnsi" w:eastAsiaTheme="minorEastAsia"/>
              </w:rPr>
              <w:t>BYTE</w:t>
            </w:r>
          </w:p>
        </w:tc>
        <w:tc>
          <w:tcPr>
            <w:tcW w:w="1005" w:type="dxa"/>
          </w:tcPr>
          <w:p>
            <w:pPr>
              <w:spacing w:after="15"/>
              <w:rPr>
                <w:rFonts w:asciiTheme="minorHAnsi" w:hAnsiTheme="minorHAnsi" w:eastAsiaTheme="minorEastAsia"/>
              </w:rPr>
            </w:pPr>
            <w:r>
              <w:rPr>
                <w:rFonts w:hint="eastAsia" w:asciiTheme="minorHAnsi" w:hAnsiTheme="minorHAnsi" w:eastAsiaTheme="minorEastAsia"/>
              </w:rPr>
              <w:t>readwrite</w:t>
            </w:r>
          </w:p>
        </w:tc>
        <w:tc>
          <w:tcPr>
            <w:tcW w:w="1110"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5" w:type="dxa"/>
          </w:tcPr>
          <w:p>
            <w:pPr>
              <w:spacing w:after="15"/>
              <w:rPr>
                <w:rFonts w:asciiTheme="minorHAnsi" w:hAnsiTheme="minorHAnsi" w:eastAsiaTheme="minorEastAsia"/>
              </w:rPr>
            </w:pPr>
            <w:r>
              <w:rPr>
                <w:rFonts w:hint="eastAsia" w:asciiTheme="minorHAnsi" w:hAnsiTheme="minorHAnsi" w:eastAsiaTheme="minorEastAsia"/>
              </w:rPr>
              <w:t>对于hostname DNS请求的处理。</w:t>
            </w:r>
          </w:p>
          <w:p>
            <w:pPr>
              <w:spacing w:after="15"/>
              <w:rPr>
                <w:rFonts w:asciiTheme="minorHAnsi" w:hAnsiTheme="minorHAnsi" w:eastAsiaTheme="minorEastAsia"/>
              </w:rPr>
            </w:pPr>
            <w:r>
              <w:rPr>
                <w:rFonts w:hint="eastAsia" w:asciiTheme="minorHAnsi" w:hAnsiTheme="minorHAnsi" w:eastAsiaTheme="minorEastAsia"/>
              </w:rPr>
              <w:t>0：不处理，不代理该DNS请求；</w:t>
            </w:r>
          </w:p>
          <w:p>
            <w:pPr>
              <w:spacing w:after="15"/>
              <w:rPr>
                <w:rFonts w:asciiTheme="minorHAnsi" w:hAnsiTheme="minorHAnsi" w:eastAsiaTheme="minorEastAsia"/>
              </w:rPr>
            </w:pPr>
            <w:r>
              <w:rPr>
                <w:rFonts w:hint="eastAsia" w:asciiTheme="minorHAnsi" w:hAnsiTheme="minorHAnsi" w:eastAsiaTheme="minorEastAsia"/>
              </w:rPr>
              <w:t>1：回复网关LAN IP地址；</w:t>
            </w:r>
          </w:p>
          <w:p>
            <w:pPr>
              <w:spacing w:after="15"/>
              <w:rPr>
                <w:rFonts w:asciiTheme="minorHAnsi" w:hAnsiTheme="minorHAnsi" w:eastAsiaTheme="minorEastAsia"/>
              </w:rPr>
            </w:pPr>
            <w:r>
              <w:rPr>
                <w:rFonts w:hint="eastAsia" w:asciiTheme="minorHAnsi" w:hAnsiTheme="minorHAnsi" w:eastAsiaTheme="minorEastAsia"/>
              </w:rPr>
              <w:t>2：DNS回复Name Error。</w:t>
            </w:r>
          </w:p>
        </w:tc>
        <w:tc>
          <w:tcPr>
            <w:tcW w:w="1290" w:type="dxa"/>
          </w:tcPr>
          <w:p>
            <w:pPr>
              <w:spacing w:after="15"/>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hint="eastAsia" w:asciiTheme="minorHAnsi" w:hAnsiTheme="minorHAnsi" w:eastAsiaTheme="minorEastAsia"/>
              </w:rPr>
              <w:t>MAC</w:t>
            </w:r>
          </w:p>
        </w:tc>
        <w:tc>
          <w:tcPr>
            <w:tcW w:w="1125" w:type="dxa"/>
          </w:tcPr>
          <w:p>
            <w:pPr>
              <w:spacing w:after="15"/>
              <w:rPr>
                <w:rFonts w:asciiTheme="minorHAnsi" w:hAnsiTheme="minorHAnsi" w:eastAsiaTheme="minorEastAsia"/>
              </w:rPr>
            </w:pPr>
            <w:r>
              <w:rPr>
                <w:rFonts w:hint="eastAsia" w:asciiTheme="minorHAnsi" w:hAnsiTheme="minorHAnsi" w:eastAsiaTheme="minorEastAsia"/>
              </w:rPr>
              <w:t>STRING(12)</w:t>
            </w:r>
          </w:p>
        </w:tc>
        <w:tc>
          <w:tcPr>
            <w:tcW w:w="1005" w:type="dxa"/>
          </w:tcPr>
          <w:p>
            <w:pPr>
              <w:spacing w:after="15"/>
              <w:rPr>
                <w:rFonts w:asciiTheme="minorHAnsi" w:hAnsiTheme="minorHAnsi" w:eastAsiaTheme="minorEastAsia"/>
              </w:rPr>
            </w:pPr>
            <w:r>
              <w:rPr>
                <w:rFonts w:hint="eastAsia" w:asciiTheme="minorHAnsi" w:hAnsiTheme="minorHAnsi" w:eastAsiaTheme="minorEastAsia"/>
              </w:rPr>
              <w:t>readwrite</w:t>
            </w:r>
          </w:p>
        </w:tc>
        <w:tc>
          <w:tcPr>
            <w:tcW w:w="1110"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5" w:type="dxa"/>
          </w:tcPr>
          <w:p>
            <w:pPr>
              <w:spacing w:after="15"/>
              <w:rPr>
                <w:rFonts w:asciiTheme="minorHAnsi" w:hAnsiTheme="minorHAnsi" w:eastAsiaTheme="minorEastAsia"/>
              </w:rPr>
            </w:pPr>
            <w:r>
              <w:rPr>
                <w:rFonts w:hint="eastAsia" w:asciiTheme="minorHAnsi" w:hAnsiTheme="minorHAnsi" w:eastAsiaTheme="minorEastAsia"/>
              </w:rPr>
              <w:t>对应的下挂设备的MAC.</w:t>
            </w:r>
          </w:p>
          <w:p>
            <w:pPr>
              <w:spacing w:after="15"/>
              <w:rPr>
                <w:rFonts w:asciiTheme="minorHAnsi" w:hAnsiTheme="minorHAnsi" w:eastAsiaTheme="minorEastAsia"/>
              </w:rPr>
            </w:pPr>
            <w:r>
              <w:rPr>
                <w:rFonts w:hint="eastAsia" w:asciiTheme="minorHAnsi" w:hAnsiTheme="minorHAnsi" w:eastAsiaTheme="minorEastAsia"/>
              </w:rPr>
              <w:t>如果为空，此规则对应所有的下挂设备</w:t>
            </w:r>
            <w:r>
              <w:rPr>
                <w:rFonts w:hint="eastAsia" w:asciiTheme="minorHAnsi" w:hAnsiTheme="minorHAnsi" w:eastAsiaTheme="minorEastAsia"/>
                <w:highlight w:val="yellow"/>
              </w:rPr>
              <w:t>，该规则优先级最低</w:t>
            </w:r>
            <w:r>
              <w:rPr>
                <w:rFonts w:hint="eastAsia" w:asciiTheme="minorHAnsi" w:hAnsiTheme="minorHAnsi" w:eastAsiaTheme="minorEastAsia"/>
              </w:rPr>
              <w:t>。</w:t>
            </w:r>
          </w:p>
        </w:tc>
        <w:tc>
          <w:tcPr>
            <w:tcW w:w="1290" w:type="dxa"/>
          </w:tcPr>
          <w:p>
            <w:pPr>
              <w:spacing w:after="15"/>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hint="eastAsia" w:asciiTheme="minorHAnsi" w:hAnsiTheme="minorHAnsi" w:eastAsiaTheme="minorEastAsia"/>
              </w:rPr>
              <w:t>BlockedTimes</w:t>
            </w:r>
          </w:p>
        </w:tc>
        <w:tc>
          <w:tcPr>
            <w:tcW w:w="1125" w:type="dxa"/>
          </w:tcPr>
          <w:p>
            <w:pPr>
              <w:spacing w:after="15"/>
              <w:rPr>
                <w:rFonts w:asciiTheme="minorHAnsi" w:hAnsiTheme="minorHAnsi" w:eastAsiaTheme="minorEastAsia"/>
              </w:rPr>
            </w:pPr>
            <w:r>
              <w:rPr>
                <w:rFonts w:hint="eastAsia" w:asciiTheme="minorHAnsi" w:hAnsiTheme="minorHAnsi" w:eastAsiaTheme="minorEastAsia"/>
              </w:rPr>
              <w:t>UINT32</w:t>
            </w:r>
          </w:p>
        </w:tc>
        <w:tc>
          <w:tcPr>
            <w:tcW w:w="1005" w:type="dxa"/>
          </w:tcPr>
          <w:p>
            <w:pPr>
              <w:spacing w:after="15"/>
              <w:rPr>
                <w:rFonts w:asciiTheme="minorHAnsi" w:hAnsiTheme="minorHAnsi" w:eastAsiaTheme="minorEastAsia"/>
              </w:rPr>
            </w:pPr>
            <w:r>
              <w:rPr>
                <w:rFonts w:hint="eastAsia" w:asciiTheme="minorHAnsi" w:hAnsiTheme="minorHAnsi" w:eastAsiaTheme="minorEastAsia"/>
              </w:rPr>
              <w:t>read</w:t>
            </w:r>
          </w:p>
        </w:tc>
        <w:tc>
          <w:tcPr>
            <w:tcW w:w="1110" w:type="dxa"/>
          </w:tcPr>
          <w:p>
            <w:pPr>
              <w:spacing w:after="15"/>
              <w:jc w:val="left"/>
              <w:rPr>
                <w:rFonts w:asciiTheme="minorHAnsi" w:hAnsiTheme="minorHAnsi" w:eastAsiaTheme="minorEastAsia"/>
              </w:rPr>
            </w:pPr>
            <w:r>
              <w:rPr>
                <w:rFonts w:hint="eastAsia" w:asciiTheme="minorHAnsi" w:hAnsiTheme="minorHAnsi" w:eastAsiaTheme="minorEastAsia"/>
              </w:rPr>
              <w:t>无</w:t>
            </w:r>
          </w:p>
        </w:tc>
        <w:tc>
          <w:tcPr>
            <w:tcW w:w="2745" w:type="dxa"/>
          </w:tcPr>
          <w:p>
            <w:pPr>
              <w:spacing w:after="15"/>
              <w:jc w:val="left"/>
              <w:rPr>
                <w:rFonts w:asciiTheme="minorHAnsi" w:hAnsiTheme="minorHAnsi" w:eastAsiaTheme="minorEastAsia"/>
              </w:rPr>
            </w:pPr>
            <w:r>
              <w:rPr>
                <w:rFonts w:hint="eastAsia" w:asciiTheme="minorHAnsi" w:hAnsiTheme="minorHAnsi" w:eastAsiaTheme="minorEastAsia"/>
              </w:rPr>
              <w:t>拦截该DNS查询的次数</w:t>
            </w:r>
          </w:p>
          <w:p>
            <w:pPr>
              <w:spacing w:after="15"/>
              <w:jc w:val="left"/>
              <w:rPr>
                <w:rFonts w:asciiTheme="minorHAnsi" w:hAnsiTheme="minorHAnsi" w:eastAsiaTheme="minorEastAsia"/>
              </w:rPr>
            </w:pPr>
            <w:r>
              <w:rPr>
                <w:rFonts w:hint="eastAsia" w:asciiTheme="minorHAnsi" w:hAnsiTheme="minorHAnsi" w:eastAsiaTheme="minorEastAsia"/>
              </w:rPr>
              <w:t>Action值</w:t>
            </w:r>
            <w:r>
              <w:rPr>
                <w:rFonts w:asciiTheme="minorHAnsi" w:hAnsiTheme="minorHAnsi" w:eastAsiaTheme="minorEastAsia"/>
              </w:rPr>
              <w:t>修改后，</w:t>
            </w:r>
            <w:r>
              <w:rPr>
                <w:rFonts w:hint="eastAsia" w:asciiTheme="minorHAnsi" w:hAnsiTheme="minorHAnsi" w:eastAsiaTheme="minorEastAsia"/>
              </w:rPr>
              <w:t>B</w:t>
            </w:r>
            <w:r>
              <w:rPr>
                <w:rFonts w:asciiTheme="minorHAnsi" w:hAnsiTheme="minorHAnsi" w:eastAsiaTheme="minorEastAsia"/>
              </w:rPr>
              <w:t>lockedTimes需重新</w:t>
            </w:r>
            <w:r>
              <w:rPr>
                <w:rFonts w:hint="eastAsia" w:asciiTheme="minorHAnsi" w:hAnsiTheme="minorHAnsi" w:eastAsiaTheme="minorEastAsia"/>
              </w:rPr>
              <w:t>计数</w:t>
            </w:r>
          </w:p>
          <w:p>
            <w:pPr>
              <w:spacing w:after="15"/>
              <w:jc w:val="left"/>
              <w:rPr>
                <w:rFonts w:asciiTheme="minorHAnsi" w:hAnsiTheme="minorHAnsi" w:eastAsiaTheme="minorEastAsia"/>
              </w:rPr>
            </w:pPr>
            <w:r>
              <w:rPr>
                <w:rFonts w:hint="eastAsia" w:asciiTheme="minorHAnsi" w:hAnsiTheme="minorHAnsi" w:eastAsiaTheme="minorEastAsia"/>
              </w:rPr>
              <w:t>当Enable置0时</w:t>
            </w:r>
            <w:r>
              <w:rPr>
                <w:rFonts w:asciiTheme="minorHAnsi" w:hAnsiTheme="minorHAnsi" w:eastAsiaTheme="minorEastAsia"/>
              </w:rPr>
              <w:t>，</w:t>
            </w:r>
            <w:r>
              <w:rPr>
                <w:rFonts w:hint="eastAsia" w:asciiTheme="minorHAnsi" w:hAnsiTheme="minorHAnsi" w:eastAsiaTheme="minorEastAsia"/>
              </w:rPr>
              <w:t>B</w:t>
            </w:r>
            <w:r>
              <w:rPr>
                <w:rFonts w:asciiTheme="minorHAnsi" w:hAnsiTheme="minorHAnsi" w:eastAsiaTheme="minorEastAsia"/>
              </w:rPr>
              <w:t>loeckedTimes</w:t>
            </w:r>
            <w:r>
              <w:rPr>
                <w:rFonts w:hint="eastAsia" w:asciiTheme="minorHAnsi" w:hAnsiTheme="minorHAnsi" w:eastAsiaTheme="minorEastAsia"/>
              </w:rPr>
              <w:t>需</w:t>
            </w:r>
            <w:r>
              <w:rPr>
                <w:rFonts w:asciiTheme="minorHAnsi" w:hAnsiTheme="minorHAnsi" w:eastAsiaTheme="minorEastAsia"/>
              </w:rPr>
              <w:t>清零</w:t>
            </w:r>
          </w:p>
        </w:tc>
        <w:tc>
          <w:tcPr>
            <w:tcW w:w="1290" w:type="dxa"/>
          </w:tcPr>
          <w:p>
            <w:pPr>
              <w:spacing w:after="15"/>
              <w:rPr>
                <w:rFonts w:asciiTheme="minorHAnsi" w:hAnsiTheme="minorHAnsi" w:eastAsiaTheme="minorEastAsia"/>
              </w:rPr>
            </w:pPr>
            <w:r>
              <w:rPr>
                <w:rFonts w:hint="eastAsia" w:asciiTheme="minorHAnsi" w:hAnsiTheme="minorHAnsi" w:eastAsiaTheme="minorEastAsia"/>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ascii="Calibri" w:hAnsi="Calibri"/>
              </w:rPr>
              <w:t>Mode</w:t>
            </w:r>
          </w:p>
        </w:tc>
        <w:tc>
          <w:tcPr>
            <w:tcW w:w="1125" w:type="dxa"/>
          </w:tcPr>
          <w:p>
            <w:pPr>
              <w:spacing w:after="15"/>
              <w:rPr>
                <w:rFonts w:asciiTheme="minorHAnsi" w:hAnsiTheme="minorHAnsi" w:eastAsiaTheme="minorEastAsia"/>
              </w:rPr>
            </w:pPr>
            <w:r>
              <w:rPr>
                <w:rFonts w:ascii="Calibri" w:hAnsi="Calibri"/>
              </w:rPr>
              <w:t>BYTE</w:t>
            </w:r>
          </w:p>
        </w:tc>
        <w:tc>
          <w:tcPr>
            <w:tcW w:w="1005" w:type="dxa"/>
          </w:tcPr>
          <w:p>
            <w:pPr>
              <w:spacing w:after="15"/>
              <w:rPr>
                <w:rFonts w:asciiTheme="minorHAnsi" w:hAnsiTheme="minorHAnsi" w:eastAsiaTheme="minorEastAsia"/>
              </w:rPr>
            </w:pPr>
            <w:r>
              <w:rPr>
                <w:rFonts w:ascii="Calibri" w:hAnsi="Calibri"/>
              </w:rPr>
              <w:t>readwrite</w:t>
            </w:r>
          </w:p>
        </w:tc>
        <w:tc>
          <w:tcPr>
            <w:tcW w:w="1110" w:type="dxa"/>
          </w:tcPr>
          <w:p>
            <w:pPr>
              <w:spacing w:after="15"/>
              <w:jc w:val="left"/>
              <w:rPr>
                <w:rFonts w:asciiTheme="minorHAnsi" w:hAnsiTheme="minorHAnsi" w:eastAsiaTheme="minorEastAsia"/>
              </w:rPr>
            </w:pPr>
            <w:r>
              <w:rPr>
                <w:rFonts w:hint="eastAsia" w:ascii="Calibri" w:hAnsi="Calibri"/>
              </w:rPr>
              <w:t>无</w:t>
            </w:r>
          </w:p>
        </w:tc>
        <w:tc>
          <w:tcPr>
            <w:tcW w:w="2745" w:type="dxa"/>
          </w:tcPr>
          <w:p>
            <w:pPr>
              <w:spacing w:after="15"/>
              <w:jc w:val="left"/>
              <w:rPr>
                <w:rFonts w:ascii="Calibri" w:hAnsi="Calibri"/>
              </w:rPr>
            </w:pPr>
            <w:r>
              <w:rPr>
                <w:rFonts w:hint="eastAsia" w:ascii="Calibri" w:hAnsi="Calibri"/>
              </w:rPr>
              <w:t>黑白名单模式。</w:t>
            </w:r>
          </w:p>
          <w:p>
            <w:pPr>
              <w:spacing w:after="15"/>
              <w:jc w:val="left"/>
              <w:rPr>
                <w:rFonts w:ascii="Calibri" w:hAnsi="Calibri"/>
              </w:rPr>
            </w:pPr>
            <w:r>
              <w:rPr>
                <w:rFonts w:ascii="Calibri" w:hAnsi="Calibri"/>
              </w:rPr>
              <w:t>0</w:t>
            </w:r>
            <w:r>
              <w:rPr>
                <w:rFonts w:hint="eastAsia" w:ascii="Calibri" w:hAnsi="Calibri"/>
              </w:rPr>
              <w:t>：黑名单，默认模式；当前</w:t>
            </w:r>
            <w:r>
              <w:rPr>
                <w:rFonts w:ascii="Calibri" w:hAnsi="Calibri"/>
              </w:rPr>
              <w:t>DNS</w:t>
            </w:r>
            <w:r>
              <w:rPr>
                <w:rFonts w:hint="eastAsia" w:ascii="Calibri" w:hAnsi="Calibri"/>
              </w:rPr>
              <w:t>请求的</w:t>
            </w:r>
            <w:r>
              <w:rPr>
                <w:rFonts w:ascii="Calibri" w:hAnsi="Calibri"/>
              </w:rPr>
              <w:t>URL</w:t>
            </w:r>
            <w:r>
              <w:rPr>
                <w:rFonts w:hint="eastAsia" w:ascii="Calibri" w:hAnsi="Calibri"/>
              </w:rPr>
              <w:t>如果能匹配</w:t>
            </w:r>
            <w:r>
              <w:rPr>
                <w:rFonts w:asciiTheme="minorHAnsi" w:hAnsiTheme="minorHAnsi" w:eastAsiaTheme="minorEastAsia"/>
              </w:rPr>
              <w:t xml:space="preserve">Hostname </w:t>
            </w:r>
            <w:r>
              <w:rPr>
                <w:rFonts w:hint="eastAsia" w:asciiTheme="minorHAnsi" w:hAnsiTheme="minorHAnsi" w:eastAsiaTheme="minorEastAsia"/>
              </w:rPr>
              <w:t>或者</w:t>
            </w:r>
            <w:r>
              <w:rPr>
                <w:rFonts w:asciiTheme="minorHAnsi" w:hAnsiTheme="minorHAnsi" w:eastAsiaTheme="minorEastAsia"/>
              </w:rPr>
              <w:t>HostNameList</w:t>
            </w:r>
            <w:r>
              <w:rPr>
                <w:rFonts w:hint="eastAsia" w:ascii="Calibri" w:hAnsi="Calibri"/>
              </w:rPr>
              <w:t>的某项</w:t>
            </w:r>
            <w:r>
              <w:rPr>
                <w:rFonts w:hint="eastAsia" w:ascii="Calibri" w:hAnsi="Calibri"/>
                <w:highlight w:val="yellow"/>
              </w:rPr>
              <w:t>，且匹配时间字段（</w:t>
            </w:r>
            <w:r>
              <w:rPr>
                <w:rFonts w:ascii="Calibri" w:hAnsi="Calibri"/>
                <w:highlight w:val="yellow"/>
              </w:rPr>
              <w:t>WeekDays+ Time</w:t>
            </w:r>
            <w:r>
              <w:rPr>
                <w:rFonts w:hint="eastAsia" w:ascii="Calibri" w:hAnsi="Calibri"/>
                <w:highlight w:val="yellow"/>
              </w:rPr>
              <w:t>）</w:t>
            </w:r>
            <w:r>
              <w:rPr>
                <w:rFonts w:hint="eastAsia" w:ascii="Calibri" w:hAnsi="Calibri"/>
              </w:rPr>
              <w:t>，则按照</w:t>
            </w:r>
            <w:r>
              <w:rPr>
                <w:rFonts w:ascii="Calibri" w:hAnsi="Calibri"/>
              </w:rPr>
              <w:t>Action</w:t>
            </w:r>
            <w:r>
              <w:rPr>
                <w:rFonts w:hint="eastAsia" w:ascii="Calibri" w:hAnsi="Calibri"/>
              </w:rPr>
              <w:t>动作执行，</w:t>
            </w:r>
            <w:r>
              <w:rPr>
                <w:rFonts w:hint="eastAsia" w:ascii="Calibri" w:hAnsi="Calibri"/>
                <w:highlight w:val="yellow"/>
              </w:rPr>
              <w:t>否则</w:t>
            </w:r>
            <w:r>
              <w:rPr>
                <w:rFonts w:hint="eastAsia" w:ascii="Calibri" w:hAnsi="Calibri"/>
              </w:rPr>
              <w:t>正常转发；</w:t>
            </w:r>
          </w:p>
          <w:p>
            <w:pPr>
              <w:spacing w:after="15"/>
              <w:jc w:val="left"/>
              <w:rPr>
                <w:rFonts w:asciiTheme="minorHAnsi" w:hAnsiTheme="minorHAnsi" w:eastAsiaTheme="minorEastAsia"/>
              </w:rPr>
            </w:pPr>
            <w:r>
              <w:rPr>
                <w:rFonts w:ascii="Calibri" w:hAnsi="Calibri"/>
              </w:rPr>
              <w:t>1</w:t>
            </w:r>
            <w:r>
              <w:rPr>
                <w:rFonts w:hint="eastAsia" w:ascii="Calibri" w:hAnsi="Calibri"/>
              </w:rPr>
              <w:t>：白名单，当前</w:t>
            </w:r>
            <w:r>
              <w:rPr>
                <w:rFonts w:ascii="Calibri" w:hAnsi="Calibri"/>
              </w:rPr>
              <w:t>DNS</w:t>
            </w:r>
            <w:r>
              <w:rPr>
                <w:rFonts w:hint="eastAsia" w:ascii="Calibri" w:hAnsi="Calibri"/>
              </w:rPr>
              <w:t>请求的</w:t>
            </w:r>
            <w:r>
              <w:rPr>
                <w:rFonts w:ascii="Calibri" w:hAnsi="Calibri"/>
              </w:rPr>
              <w:t>URL</w:t>
            </w:r>
            <w:r>
              <w:rPr>
                <w:rFonts w:hint="eastAsia" w:ascii="Calibri" w:hAnsi="Calibri"/>
              </w:rPr>
              <w:t>如果匹配</w:t>
            </w:r>
            <w:r>
              <w:rPr>
                <w:rFonts w:asciiTheme="minorHAnsi" w:hAnsiTheme="minorHAnsi" w:eastAsiaTheme="minorEastAsia"/>
              </w:rPr>
              <w:t xml:space="preserve">Hostname </w:t>
            </w:r>
            <w:r>
              <w:rPr>
                <w:rFonts w:hint="eastAsia" w:asciiTheme="minorHAnsi" w:hAnsiTheme="minorHAnsi" w:eastAsiaTheme="minorEastAsia"/>
              </w:rPr>
              <w:t>或者</w:t>
            </w:r>
            <w:r>
              <w:rPr>
                <w:rFonts w:asciiTheme="minorHAnsi" w:hAnsiTheme="minorHAnsi" w:eastAsiaTheme="minorEastAsia"/>
              </w:rPr>
              <w:t>HostNameList</w:t>
            </w:r>
            <w:r>
              <w:rPr>
                <w:rFonts w:hint="eastAsia" w:ascii="Calibri" w:hAnsi="Calibri"/>
              </w:rPr>
              <w:t>的某项</w:t>
            </w:r>
            <w:r>
              <w:rPr>
                <w:rFonts w:hint="eastAsia" w:ascii="Calibri" w:hAnsi="Calibri"/>
                <w:highlight w:val="yellow"/>
              </w:rPr>
              <w:t>，且匹配时间字段（</w:t>
            </w:r>
            <w:r>
              <w:rPr>
                <w:rFonts w:ascii="Calibri" w:hAnsi="Calibri"/>
                <w:highlight w:val="yellow"/>
              </w:rPr>
              <w:t>WeekDays+ Time</w:t>
            </w:r>
            <w:r>
              <w:rPr>
                <w:rFonts w:hint="eastAsia" w:ascii="Calibri" w:hAnsi="Calibri"/>
                <w:highlight w:val="yellow"/>
              </w:rPr>
              <w:t>）</w:t>
            </w:r>
            <w:r>
              <w:rPr>
                <w:rFonts w:hint="eastAsia" w:ascii="Calibri" w:hAnsi="Calibri"/>
              </w:rPr>
              <w:t>，则正常转发，</w:t>
            </w:r>
            <w:r>
              <w:rPr>
                <w:rFonts w:hint="eastAsia" w:ascii="Calibri" w:hAnsi="Calibri"/>
                <w:highlight w:val="yellow"/>
              </w:rPr>
              <w:t>否则</w:t>
            </w:r>
            <w:r>
              <w:rPr>
                <w:rFonts w:hint="eastAsia" w:ascii="Calibri" w:hAnsi="Calibri"/>
              </w:rPr>
              <w:t>按照</w:t>
            </w:r>
            <w:r>
              <w:rPr>
                <w:rFonts w:ascii="Calibri" w:hAnsi="Calibri"/>
              </w:rPr>
              <w:t>Action</w:t>
            </w:r>
            <w:r>
              <w:rPr>
                <w:rFonts w:hint="eastAsia" w:ascii="Calibri" w:hAnsi="Calibri"/>
              </w:rPr>
              <w:t>动作执行。</w:t>
            </w:r>
          </w:p>
        </w:tc>
        <w:tc>
          <w:tcPr>
            <w:tcW w:w="1290" w:type="dxa"/>
          </w:tcPr>
          <w:p>
            <w:pPr>
              <w:spacing w:after="15"/>
              <w:rPr>
                <w:rFonts w:asciiTheme="minorHAnsi" w:hAnsiTheme="minorHAnsi" w:eastAsiaTheme="minorEastAsia"/>
              </w:rPr>
            </w:pPr>
            <w:r>
              <w:rPr>
                <w:rFonts w:ascii="Calibri" w:hAnsi="Calibri"/>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ascii="Calibri" w:hAnsi="Calibri"/>
              </w:rPr>
              <w:t>HostNameList</w:t>
            </w:r>
          </w:p>
        </w:tc>
        <w:tc>
          <w:tcPr>
            <w:tcW w:w="1125" w:type="dxa"/>
          </w:tcPr>
          <w:p>
            <w:pPr>
              <w:spacing w:after="15"/>
              <w:rPr>
                <w:rFonts w:asciiTheme="minorHAnsi" w:hAnsiTheme="minorHAnsi" w:eastAsiaTheme="minorEastAsia"/>
              </w:rPr>
            </w:pPr>
            <w:r>
              <w:rPr>
                <w:rFonts w:ascii="Calibri" w:hAnsi="Calibri"/>
              </w:rPr>
              <w:t>ARRAY&lt;STRING(255)&gt;</w:t>
            </w:r>
          </w:p>
        </w:tc>
        <w:tc>
          <w:tcPr>
            <w:tcW w:w="1005" w:type="dxa"/>
          </w:tcPr>
          <w:p>
            <w:pPr>
              <w:spacing w:after="15"/>
              <w:rPr>
                <w:rFonts w:asciiTheme="minorHAnsi" w:hAnsiTheme="minorHAnsi" w:eastAsiaTheme="minorEastAsia"/>
              </w:rPr>
            </w:pPr>
            <w:r>
              <w:rPr>
                <w:rFonts w:ascii="Calibri" w:hAnsi="Calibri"/>
              </w:rPr>
              <w:t>readwrite</w:t>
            </w:r>
          </w:p>
        </w:tc>
        <w:tc>
          <w:tcPr>
            <w:tcW w:w="1110" w:type="dxa"/>
          </w:tcPr>
          <w:p>
            <w:pPr>
              <w:spacing w:after="15"/>
              <w:rPr>
                <w:rFonts w:asciiTheme="minorHAnsi" w:hAnsiTheme="minorHAnsi" w:eastAsiaTheme="minorEastAsia"/>
              </w:rPr>
            </w:pPr>
            <w:r>
              <w:rPr>
                <w:rFonts w:hint="eastAsia" w:ascii="Calibri" w:hAnsi="Calibri"/>
              </w:rPr>
              <w:t>无</w:t>
            </w:r>
          </w:p>
        </w:tc>
        <w:tc>
          <w:tcPr>
            <w:tcW w:w="2745" w:type="dxa"/>
          </w:tcPr>
          <w:p>
            <w:pPr>
              <w:spacing w:after="15"/>
              <w:rPr>
                <w:rFonts w:asciiTheme="minorHAnsi" w:hAnsiTheme="minorHAnsi" w:eastAsiaTheme="minorEastAsia"/>
              </w:rPr>
            </w:pPr>
            <w:r>
              <w:rPr>
                <w:rFonts w:ascii="Calibri" w:hAnsi="Calibri"/>
              </w:rPr>
              <w:t>DNS</w:t>
            </w:r>
            <w:r>
              <w:rPr>
                <w:rFonts w:hint="eastAsia" w:ascii="Calibri" w:hAnsi="Calibri"/>
              </w:rPr>
              <w:t>域名列表，</w:t>
            </w:r>
            <w:r>
              <w:rPr>
                <w:rFonts w:ascii="Calibri" w:hAnsi="Calibri"/>
              </w:rPr>
              <w:t>ARRAY</w:t>
            </w:r>
            <w:r>
              <w:rPr>
                <w:rFonts w:hint="eastAsia" w:ascii="Calibri" w:hAnsi="Calibri"/>
              </w:rPr>
              <w:t>内容的最大条目数为</w:t>
            </w:r>
            <w:r>
              <w:rPr>
                <w:rFonts w:ascii="Calibri" w:hAnsi="Calibri"/>
              </w:rPr>
              <w:t>99</w:t>
            </w:r>
            <w:r>
              <w:rPr>
                <w:rFonts w:hint="eastAsia" w:ascii="Calibri" w:hAnsi="Calibri"/>
              </w:rPr>
              <w:t>。</w:t>
            </w:r>
          </w:p>
        </w:tc>
        <w:tc>
          <w:tcPr>
            <w:tcW w:w="1290" w:type="dxa"/>
          </w:tcPr>
          <w:p>
            <w:pPr>
              <w:spacing w:after="15"/>
              <w:rPr>
                <w:rFonts w:asciiTheme="minorHAnsi" w:hAnsiTheme="minorHAnsi" w:eastAsiaTheme="minorEastAsia"/>
              </w:rPr>
            </w:pPr>
            <w:r>
              <w:rPr>
                <w:rFonts w:ascii="Calibri" w:hAnsi="Calibri"/>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ascii="Calibri" w:hAnsi="Calibri"/>
              </w:rPr>
              <w:t>WeekDays</w:t>
            </w:r>
          </w:p>
        </w:tc>
        <w:tc>
          <w:tcPr>
            <w:tcW w:w="1125" w:type="dxa"/>
          </w:tcPr>
          <w:p>
            <w:pPr>
              <w:spacing w:after="15"/>
              <w:rPr>
                <w:rFonts w:asciiTheme="minorHAnsi" w:hAnsiTheme="minorHAnsi" w:eastAsiaTheme="minorEastAsia"/>
              </w:rPr>
            </w:pPr>
            <w:r>
              <w:rPr>
                <w:rFonts w:ascii="Calibri" w:hAnsi="Calibri"/>
              </w:rPr>
              <w:t>STRING(31)</w:t>
            </w:r>
          </w:p>
        </w:tc>
        <w:tc>
          <w:tcPr>
            <w:tcW w:w="1005" w:type="dxa"/>
          </w:tcPr>
          <w:p>
            <w:pPr>
              <w:spacing w:after="15"/>
              <w:rPr>
                <w:rFonts w:asciiTheme="minorHAnsi" w:hAnsiTheme="minorHAnsi" w:eastAsiaTheme="minorEastAsia"/>
              </w:rPr>
            </w:pPr>
            <w:r>
              <w:rPr>
                <w:rFonts w:ascii="Calibri" w:hAnsi="Calibri"/>
              </w:rPr>
              <w:t>readwrite</w:t>
            </w:r>
          </w:p>
        </w:tc>
        <w:tc>
          <w:tcPr>
            <w:tcW w:w="1110" w:type="dxa"/>
          </w:tcPr>
          <w:p>
            <w:pPr>
              <w:spacing w:after="15"/>
              <w:rPr>
                <w:rFonts w:asciiTheme="minorHAnsi" w:hAnsiTheme="minorHAnsi" w:eastAsiaTheme="minorEastAsia"/>
              </w:rPr>
            </w:pPr>
            <w:r>
              <w:rPr>
                <w:rFonts w:hint="eastAsia" w:ascii="Calibri" w:hAnsi="Calibri"/>
              </w:rPr>
              <w:t>无</w:t>
            </w:r>
          </w:p>
        </w:tc>
        <w:tc>
          <w:tcPr>
            <w:tcW w:w="2745" w:type="dxa"/>
          </w:tcPr>
          <w:p>
            <w:pPr>
              <w:spacing w:after="15"/>
              <w:rPr>
                <w:rFonts w:asciiTheme="minorHAnsi" w:hAnsiTheme="minorHAnsi" w:eastAsiaTheme="minorEastAsia"/>
              </w:rPr>
            </w:pPr>
            <w:r>
              <w:rPr>
                <w:rFonts w:hint="eastAsia" w:ascii="Calibri" w:hAnsi="Calibri"/>
              </w:rPr>
              <w:t>一个星期中哪几天该规则生效。如果是多天，采用英文逗号“</w:t>
            </w:r>
            <w:r>
              <w:rPr>
                <w:rFonts w:ascii="Calibri" w:hAnsi="Calibri"/>
              </w:rPr>
              <w:t>,</w:t>
            </w:r>
            <w:r>
              <w:rPr>
                <w:rFonts w:hint="eastAsia" w:ascii="Calibri" w:hAnsi="Calibri"/>
              </w:rPr>
              <w:t>”分开，如：</w:t>
            </w:r>
            <w:r>
              <w:rPr>
                <w:rFonts w:ascii="Calibri" w:hAnsi="Calibri"/>
              </w:rPr>
              <w:t>1,2,3,7</w:t>
            </w:r>
            <w:r>
              <w:rPr>
                <w:rFonts w:hint="eastAsia" w:ascii="Calibri" w:hAnsi="Calibri"/>
              </w:rPr>
              <w:t>表示星期一，星期二，星期三，星期天；为空等同于1,2,3,4,5,6,7，即每天生效。</w:t>
            </w:r>
          </w:p>
        </w:tc>
        <w:tc>
          <w:tcPr>
            <w:tcW w:w="1290" w:type="dxa"/>
          </w:tcPr>
          <w:p>
            <w:pPr>
              <w:spacing w:after="15"/>
              <w:rPr>
                <w:rFonts w:asciiTheme="minorHAnsi" w:hAnsiTheme="minorHAnsi" w:eastAsiaTheme="minorEastAsia"/>
              </w:rPr>
            </w:pPr>
            <w:r>
              <w:rPr>
                <w:rFonts w:ascii="Calibri" w:hAnsi="Calibri"/>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8" w:type="dxa"/>
          </w:tcPr>
          <w:p>
            <w:pPr>
              <w:spacing w:after="15"/>
              <w:rPr>
                <w:rFonts w:asciiTheme="minorHAnsi" w:hAnsiTheme="minorHAnsi" w:eastAsiaTheme="minorEastAsia"/>
              </w:rPr>
            </w:pPr>
            <w:r>
              <w:rPr>
                <w:rFonts w:ascii="Calibri" w:hAnsi="Calibri"/>
              </w:rPr>
              <w:t>Time</w:t>
            </w:r>
          </w:p>
        </w:tc>
        <w:tc>
          <w:tcPr>
            <w:tcW w:w="1125" w:type="dxa"/>
          </w:tcPr>
          <w:p>
            <w:pPr>
              <w:spacing w:after="15"/>
              <w:rPr>
                <w:rFonts w:asciiTheme="minorHAnsi" w:hAnsiTheme="minorHAnsi" w:eastAsiaTheme="minorEastAsia"/>
              </w:rPr>
            </w:pPr>
            <w:r>
              <w:rPr>
                <w:rFonts w:ascii="Calibri" w:hAnsi="Calibri"/>
              </w:rPr>
              <w:t>STRING(63)</w:t>
            </w:r>
          </w:p>
        </w:tc>
        <w:tc>
          <w:tcPr>
            <w:tcW w:w="1005" w:type="dxa"/>
          </w:tcPr>
          <w:p>
            <w:pPr>
              <w:spacing w:after="15"/>
              <w:rPr>
                <w:rFonts w:asciiTheme="minorHAnsi" w:hAnsiTheme="minorHAnsi" w:eastAsiaTheme="minorEastAsia"/>
              </w:rPr>
            </w:pPr>
            <w:r>
              <w:rPr>
                <w:rFonts w:ascii="Calibri" w:hAnsi="Calibri"/>
              </w:rPr>
              <w:t>readwrite</w:t>
            </w:r>
          </w:p>
        </w:tc>
        <w:tc>
          <w:tcPr>
            <w:tcW w:w="1110" w:type="dxa"/>
          </w:tcPr>
          <w:p>
            <w:pPr>
              <w:spacing w:after="15"/>
              <w:rPr>
                <w:rFonts w:asciiTheme="minorHAnsi" w:hAnsiTheme="minorHAnsi" w:eastAsiaTheme="minorEastAsia"/>
              </w:rPr>
            </w:pPr>
            <w:r>
              <w:rPr>
                <w:rFonts w:hint="eastAsia" w:ascii="Calibri" w:hAnsi="Calibri"/>
              </w:rPr>
              <w:t>无</w:t>
            </w:r>
          </w:p>
        </w:tc>
        <w:tc>
          <w:tcPr>
            <w:tcW w:w="2745" w:type="dxa"/>
          </w:tcPr>
          <w:p>
            <w:pPr>
              <w:spacing w:after="15"/>
              <w:rPr>
                <w:rFonts w:asciiTheme="minorHAnsi" w:hAnsiTheme="minorHAnsi" w:eastAsiaTheme="minorEastAsia"/>
              </w:rPr>
            </w:pPr>
            <w:r>
              <w:rPr>
                <w:rFonts w:hint="eastAsia" w:ascii="Calibri" w:hAnsi="Calibri"/>
              </w:rPr>
              <w:t>一天中该规则生效时间段。</w:t>
            </w:r>
            <w:r>
              <w:rPr>
                <w:rFonts w:ascii="Calibri" w:hAnsi="Calibri"/>
              </w:rPr>
              <w:t>24</w:t>
            </w:r>
            <w:r>
              <w:rPr>
                <w:rFonts w:hint="eastAsia" w:ascii="Calibri" w:hAnsi="Calibri"/>
              </w:rPr>
              <w:t>小时格式，格式如</w:t>
            </w:r>
            <w:r>
              <w:rPr>
                <w:rFonts w:ascii="Calibri" w:hAnsi="Calibri"/>
              </w:rPr>
              <w:t>00:00-08:00</w:t>
            </w:r>
            <w:r>
              <w:rPr>
                <w:rFonts w:hint="eastAsia" w:ascii="Calibri" w:hAnsi="Calibri"/>
              </w:rPr>
              <w:t>，多个时间段采用英文逗号“</w:t>
            </w:r>
            <w:r>
              <w:rPr>
                <w:rFonts w:ascii="Calibri" w:hAnsi="Calibri"/>
              </w:rPr>
              <w:t>,</w:t>
            </w:r>
            <w:r>
              <w:rPr>
                <w:rFonts w:hint="eastAsia" w:ascii="Calibri" w:hAnsi="Calibri"/>
              </w:rPr>
              <w:t>”分开，最多允许</w:t>
            </w:r>
            <w:r>
              <w:rPr>
                <w:rFonts w:ascii="Calibri" w:hAnsi="Calibri"/>
              </w:rPr>
              <w:t>3</w:t>
            </w:r>
            <w:r>
              <w:rPr>
                <w:rFonts w:hint="eastAsia" w:ascii="Calibri" w:hAnsi="Calibri"/>
              </w:rPr>
              <w:t>个时间段，时间段之间不允许有交集；时间段</w:t>
            </w:r>
            <w:r>
              <w:rPr>
                <w:rFonts w:ascii="Calibri" w:hAnsi="Calibri"/>
              </w:rPr>
              <w:t>00:00-00:00</w:t>
            </w:r>
            <w:r>
              <w:rPr>
                <w:rFonts w:hint="eastAsia" w:ascii="Calibri" w:hAnsi="Calibri"/>
              </w:rPr>
              <w:t>表示全天生效。为空等同于</w:t>
            </w:r>
            <w:r>
              <w:rPr>
                <w:rFonts w:ascii="Calibri" w:hAnsi="Calibri"/>
              </w:rPr>
              <w:t>00:00-00:00</w:t>
            </w:r>
            <w:r>
              <w:rPr>
                <w:rFonts w:hint="eastAsia" w:ascii="Calibri" w:hAnsi="Calibri"/>
              </w:rPr>
              <w:t>，</w:t>
            </w:r>
            <w:r>
              <w:rPr>
                <w:rFonts w:ascii="Calibri" w:hAnsi="Calibri"/>
              </w:rPr>
              <w:t>即全天生效</w:t>
            </w:r>
            <w:r>
              <w:rPr>
                <w:rFonts w:hint="eastAsia" w:ascii="Calibri" w:hAnsi="Calibri"/>
              </w:rPr>
              <w:t>。</w:t>
            </w:r>
          </w:p>
        </w:tc>
        <w:tc>
          <w:tcPr>
            <w:tcW w:w="1290" w:type="dxa"/>
          </w:tcPr>
          <w:p>
            <w:pPr>
              <w:spacing w:after="15"/>
              <w:rPr>
                <w:rFonts w:asciiTheme="minorHAnsi" w:hAnsiTheme="minorHAnsi" w:eastAsiaTheme="minorEastAsia"/>
              </w:rPr>
            </w:pPr>
            <w:r>
              <w:rPr>
                <w:rFonts w:ascii="Calibri" w:hAnsi="Calibri"/>
              </w:rPr>
              <w:t>1.2</w:t>
            </w:r>
          </w:p>
        </w:tc>
      </w:tr>
    </w:tbl>
    <w:p>
      <w:pPr>
        <w:spacing w:after="15"/>
      </w:pPr>
      <w:r>
        <w:rPr>
          <w:rFonts w:hint="eastAsia"/>
        </w:rPr>
        <w:t>说明：</w:t>
      </w:r>
      <w:r>
        <w:t>DNSFilter</w:t>
      </w:r>
      <w:r>
        <w:rPr>
          <w:rFonts w:hint="eastAsia"/>
        </w:rPr>
        <w:t>最大条数暂定100。至少支持32个MAC地址设备做过滤</w:t>
      </w:r>
      <w:r>
        <w:rPr>
          <w:rFonts w:hint="eastAsia" w:cs="Arial"/>
          <w:szCs w:val="21"/>
          <w:highlight w:val="yellow"/>
        </w:rPr>
        <w:t>，</w:t>
      </w:r>
      <w:r>
        <w:rPr>
          <w:rFonts w:hint="eastAsia" w:asciiTheme="minorHAnsi" w:hAnsiTheme="minorHAnsi" w:eastAsiaTheme="minorEastAsia"/>
          <w:highlight w:val="yellow"/>
        </w:rPr>
        <w:t>各表项</w:t>
      </w:r>
      <w:r>
        <w:rPr>
          <w:rFonts w:asciiTheme="minorHAnsi" w:hAnsiTheme="minorHAnsi" w:eastAsiaTheme="minorEastAsia"/>
          <w:highlight w:val="yellow"/>
        </w:rPr>
        <w:t>MAC</w:t>
      </w:r>
      <w:r>
        <w:rPr>
          <w:rFonts w:hint="eastAsia" w:asciiTheme="minorHAnsi" w:hAnsiTheme="minorHAnsi" w:eastAsiaTheme="minorEastAsia"/>
          <w:highlight w:val="yellow"/>
        </w:rPr>
        <w:t>地址不能冲突，即一个</w:t>
      </w:r>
      <w:r>
        <w:rPr>
          <w:rFonts w:asciiTheme="minorHAnsi" w:hAnsiTheme="minorHAnsi" w:eastAsiaTheme="minorEastAsia"/>
          <w:highlight w:val="yellow"/>
        </w:rPr>
        <w:t>MAC</w:t>
      </w:r>
      <w:r>
        <w:rPr>
          <w:rFonts w:hint="eastAsia" w:asciiTheme="minorHAnsi" w:hAnsiTheme="minorHAnsi" w:eastAsiaTheme="minorEastAsia"/>
          <w:highlight w:val="yellow"/>
        </w:rPr>
        <w:t>只能配置一次</w:t>
      </w:r>
      <w:r>
        <w:rPr>
          <w:rFonts w:hint="eastAsia"/>
        </w:rPr>
        <w:t>，每个设备最多可以配置100条过滤规则，</w:t>
      </w:r>
      <w:r>
        <w:t>Hostname</w:t>
      </w:r>
      <w:r>
        <w:rPr>
          <w:rFonts w:hint="eastAsia"/>
        </w:rPr>
        <w:t>和</w:t>
      </w:r>
      <w:r>
        <w:t>HostNameList</w:t>
      </w:r>
      <w:r>
        <w:rPr>
          <w:rFonts w:hint="eastAsia"/>
        </w:rPr>
        <w:t>两个字段都有效；http和https都能过滤；针对路由模式上行有效。</w:t>
      </w:r>
    </w:p>
    <w:p>
      <w:pPr>
        <w:spacing w:after="15"/>
      </w:pPr>
    </w:p>
    <w:p>
      <w:pPr>
        <w:pStyle w:val="147"/>
        <w:spacing w:beforeLines="0" w:afterLines="0"/>
        <w:rPr>
          <w:b/>
        </w:rPr>
      </w:pPr>
      <w:r>
        <w:rPr>
          <w:b/>
        </w:rPr>
        <w:t>com.ctc.igd1.SpeedTestFF</w:t>
      </w:r>
    </w:p>
    <w:p>
      <w:pPr>
        <w:spacing w:before="240" w:after="15"/>
        <w:ind w:left="420" w:leftChars="200"/>
        <w:rPr>
          <w:b/>
          <w:color w:val="000000" w:themeColor="text1"/>
          <w14:textFill>
            <w14:solidFill>
              <w14:schemeClr w14:val="tx1"/>
            </w14:solidFill>
          </w14:textFill>
        </w:rPr>
      </w:pPr>
      <w:r>
        <w:rPr>
          <w:rFonts w:hint="eastAsia"/>
          <w:b/>
          <w:color w:val="000000" w:themeColor="text1"/>
          <w14:textFill>
            <w14:solidFill>
              <w14:schemeClr w14:val="tx1"/>
            </w14:solidFill>
          </w14:textFill>
        </w:rPr>
        <w:t>属性</w:t>
      </w:r>
    </w:p>
    <w:tbl>
      <w:tblPr>
        <w:tblStyle w:val="66"/>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2"/>
        <w:gridCol w:w="1203"/>
        <w:gridCol w:w="998"/>
        <w:gridCol w:w="1016"/>
        <w:gridCol w:w="2605"/>
        <w:gridCol w:w="1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属性名</w:t>
            </w:r>
          </w:p>
        </w:tc>
        <w:tc>
          <w:tcPr>
            <w:tcW w:w="1203"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类型</w:t>
            </w:r>
          </w:p>
        </w:tc>
        <w:tc>
          <w:tcPr>
            <w:tcW w:w="998"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权限</w:t>
            </w:r>
          </w:p>
        </w:tc>
        <w:tc>
          <w:tcPr>
            <w:tcW w:w="1016"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变更通知</w:t>
            </w:r>
          </w:p>
        </w:tc>
        <w:tc>
          <w:tcPr>
            <w:tcW w:w="2605"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备注</w:t>
            </w:r>
          </w:p>
        </w:tc>
        <w:tc>
          <w:tcPr>
            <w:tcW w:w="1143"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Testing</w:t>
            </w:r>
            <w:r>
              <w:rPr>
                <w:rFonts w:ascii="Calibri" w:hAnsi="Calibri"/>
                <w:color w:val="000000" w:themeColor="text1"/>
                <w:sz w:val="18"/>
                <w:szCs w:val="18"/>
                <w14:textFill>
                  <w14:solidFill>
                    <w14:schemeClr w14:val="tx1"/>
                  </w14:solidFill>
                </w14:textFill>
              </w:rPr>
              <w:t>Status</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BOOLEAN</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t>
            </w:r>
          </w:p>
        </w:tc>
        <w:tc>
          <w:tcPr>
            <w:tcW w:w="1016"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有</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测速的状态（true表示正在测试，false表示测速结束）</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Result</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UINT32</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t>
            </w:r>
          </w:p>
        </w:tc>
        <w:tc>
          <w:tcPr>
            <w:tcW w:w="1016"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无</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Result</w:t>
            </w:r>
            <w:r>
              <w:rPr>
                <w:rFonts w:ascii="Calibri" w:hAnsi="Calibri"/>
                <w:color w:val="000000" w:themeColor="text1"/>
                <w:sz w:val="18"/>
                <w:szCs w:val="18"/>
                <w14:textFill>
                  <w14:solidFill>
                    <w14:schemeClr w14:val="tx1"/>
                  </w14:solidFill>
                </w14:textFill>
              </w:rPr>
              <w:t xml:space="preserve"> =0表示成功；</w:t>
            </w:r>
          </w:p>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Result</w:t>
            </w:r>
            <w:r>
              <w:rPr>
                <w:rFonts w:ascii="Calibri" w:hAnsi="Calibri"/>
                <w:color w:val="000000" w:themeColor="text1"/>
                <w:sz w:val="18"/>
                <w:szCs w:val="18"/>
                <w14:textFill>
                  <w14:solidFill>
                    <w14:schemeClr w14:val="tx1"/>
                  </w14:solidFill>
                </w14:textFill>
              </w:rPr>
              <w:t xml:space="preserve"> =1表示失败</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Ticket</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STRING(80)</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readwrite</w:t>
            </w:r>
          </w:p>
        </w:tc>
        <w:tc>
          <w:tcPr>
            <w:tcW w:w="1016"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无</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测速门票取值64</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SpeedType</w:t>
            </w:r>
          </w:p>
        </w:tc>
        <w:tc>
          <w:tcPr>
            <w:tcW w:w="120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BYTE</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readwrite</w:t>
            </w:r>
          </w:p>
        </w:tc>
        <w:tc>
          <w:tcPr>
            <w:tcW w:w="1016"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无</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测速类型：1-下行测速鉴权、2-上行测速鉴权、3-上、下行测速鉴权</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URL</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STRING(1023)</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readwrite</w:t>
            </w:r>
          </w:p>
        </w:tc>
        <w:tc>
          <w:tcPr>
            <w:tcW w:w="1016"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无</w:t>
            </w:r>
          </w:p>
        </w:tc>
        <w:tc>
          <w:tcPr>
            <w:tcW w:w="2605"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URL表示设置进行下载的URL地址</w:t>
            </w:r>
            <w:r>
              <w:rPr>
                <w:rFonts w:hint="eastAsia" w:ascii="Calibri" w:hAnsi="Calibri"/>
                <w:color w:val="000000" w:themeColor="text1"/>
                <w:sz w:val="18"/>
                <w:szCs w:val="18"/>
                <w14:textFill>
                  <w14:solidFill>
                    <w14:schemeClr w14:val="tx1"/>
                  </w14:solidFill>
                </w14:textFill>
              </w:rPr>
              <w:t>，</w:t>
            </w:r>
            <w:r>
              <w:rPr>
                <w:rFonts w:ascii="Calibri" w:hAnsi="Calibri"/>
                <w:color w:val="000000" w:themeColor="text1"/>
                <w:sz w:val="18"/>
                <w:szCs w:val="18"/>
                <w14:textFill>
                  <w14:solidFill>
                    <w14:schemeClr w14:val="tx1"/>
                  </w14:solidFill>
                </w14:textFill>
              </w:rPr>
              <w:t>如果是多个测速地址，应该以“|”区隔</w:t>
            </w:r>
            <w:r>
              <w:rPr>
                <w:rFonts w:hint="eastAsia" w:ascii="Calibri" w:hAnsi="Calibri"/>
                <w:color w:val="000000" w:themeColor="text1"/>
                <w:sz w:val="18"/>
                <w:szCs w:val="18"/>
                <w14:textFill>
                  <w14:solidFill>
                    <w14:schemeClr w14:val="tx1"/>
                  </w14:solidFill>
                </w14:textFill>
              </w:rPr>
              <w:t>（格式：http://IP</w:t>
            </w:r>
            <w:r>
              <w:rPr>
                <w:rFonts w:ascii="Calibri" w:hAnsi="Calibri"/>
                <w:color w:val="000000" w:themeColor="text1"/>
                <w:sz w:val="18"/>
                <w:szCs w:val="18"/>
                <w14:textFill>
                  <w14:solidFill>
                    <w14:schemeClr w14:val="tx1"/>
                  </w14:solidFill>
                </w14:textFill>
              </w:rPr>
              <w:t>:端口号</w:t>
            </w:r>
            <w:r>
              <w:rPr>
                <w:rFonts w:hint="eastAsia" w:ascii="Calibri" w:hAnsi="Calibri"/>
                <w:color w:val="000000" w:themeColor="text1"/>
                <w:sz w:val="18"/>
                <w:szCs w:val="18"/>
                <w14:textFill>
                  <w14:solidFill>
                    <w14:schemeClr w14:val="tx1"/>
                  </w14:solidFill>
                </w14:textFill>
              </w:rPr>
              <w:t>，</w:t>
            </w:r>
            <w:r>
              <w:rPr>
                <w:rFonts w:ascii="Calibri" w:hAnsi="Calibri"/>
                <w:color w:val="000000" w:themeColor="text1"/>
                <w:sz w:val="18"/>
                <w:szCs w:val="18"/>
                <w14:textFill>
                  <w14:solidFill>
                    <w14:schemeClr w14:val="tx1"/>
                  </w14:solidFill>
                </w14:textFill>
              </w:rPr>
              <w:t>网关</w:t>
            </w:r>
            <w:r>
              <w:rPr>
                <w:rFonts w:hint="eastAsia" w:ascii="Calibri" w:hAnsi="Calibri"/>
                <w:color w:val="000000" w:themeColor="text1"/>
                <w:sz w:val="18"/>
                <w:szCs w:val="18"/>
                <w14:textFill>
                  <w14:solidFill>
                    <w14:schemeClr w14:val="tx1"/>
                  </w14:solidFill>
                </w14:textFill>
              </w:rPr>
              <w:t>在处理时，需要</w:t>
            </w:r>
            <w:r>
              <w:rPr>
                <w:rFonts w:ascii="Calibri" w:hAnsi="Calibri"/>
                <w:color w:val="000000" w:themeColor="text1"/>
                <w:sz w:val="18"/>
                <w:szCs w:val="18"/>
                <w14:textFill>
                  <w14:solidFill>
                    <w14:schemeClr w14:val="tx1"/>
                  </w14:solidFill>
                </w14:textFill>
              </w:rPr>
              <w:t>过滤掉“http</w:t>
            </w:r>
            <w:r>
              <w:rPr>
                <w:rFonts w:hint="eastAsia" w:ascii="Calibri" w:hAnsi="Calibri"/>
                <w:color w:val="000000" w:themeColor="text1"/>
                <w:sz w:val="18"/>
                <w:szCs w:val="18"/>
                <w14:textFill>
                  <w14:solidFill>
                    <w14:schemeClr w14:val="tx1"/>
                  </w14:solidFill>
                </w14:textFill>
              </w:rPr>
              <w:t>://</w:t>
            </w:r>
            <w:r>
              <w:rPr>
                <w:rFonts w:ascii="Calibri" w:hAnsi="Calibri"/>
                <w:color w:val="000000" w:themeColor="text1"/>
                <w:sz w:val="18"/>
                <w:szCs w:val="18"/>
                <w14:textFill>
                  <w14:solidFill>
                    <w14:schemeClr w14:val="tx1"/>
                  </w14:solidFill>
                </w14:textFill>
              </w:rPr>
              <w:t>”</w:t>
            </w:r>
            <w:r>
              <w:rPr>
                <w:rFonts w:hint="eastAsia" w:ascii="Calibri" w:hAnsi="Calibri"/>
                <w:color w:val="000000" w:themeColor="text1"/>
                <w:sz w:val="18"/>
                <w:szCs w:val="18"/>
                <w14:textFill>
                  <w14:solidFill>
                    <w14:schemeClr w14:val="tx1"/>
                  </w14:solidFill>
                </w14:textFill>
              </w:rPr>
              <w:t>，采用通信</w:t>
            </w:r>
            <w:r>
              <w:rPr>
                <w:rFonts w:ascii="Calibri" w:hAnsi="Calibri"/>
                <w:color w:val="000000" w:themeColor="text1"/>
                <w:sz w:val="18"/>
                <w:szCs w:val="18"/>
                <w14:textFill>
                  <w14:solidFill>
                    <w14:schemeClr w14:val="tx1"/>
                  </w14:solidFill>
                </w14:textFill>
              </w:rPr>
              <w:t>协议为TCP</w:t>
            </w:r>
            <w:r>
              <w:rPr>
                <w:rFonts w:hint="eastAsia" w:ascii="Calibri" w:hAnsi="Calibri"/>
                <w:color w:val="000000" w:themeColor="text1"/>
                <w:sz w:val="18"/>
                <w:szCs w:val="18"/>
                <w14:textFill>
                  <w14:solidFill>
                    <w14:schemeClr w14:val="tx1"/>
                  </w14:solidFill>
                </w14:textFill>
              </w:rPr>
              <w:t>）</w:t>
            </w:r>
          </w:p>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取值1024</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DW_SPEED_MAX_RATE</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STRING(16)</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t>
            </w:r>
          </w:p>
        </w:tc>
        <w:tc>
          <w:tcPr>
            <w:tcW w:w="1016"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无</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下载峰值速率（KB）</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DW_SPEED_RATE</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STRING(16)</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t>
            </w:r>
          </w:p>
        </w:tc>
        <w:tc>
          <w:tcPr>
            <w:tcW w:w="1016"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无</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下载平均速率（KB）</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UP_SPEED_MAX_RATE</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STRING(16)</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t>
            </w:r>
          </w:p>
        </w:tc>
        <w:tc>
          <w:tcPr>
            <w:tcW w:w="1016"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无</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上传峰值速率（KB）</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32"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UP_SPEED_RATE</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STRING(16)</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t>
            </w:r>
          </w:p>
        </w:tc>
        <w:tc>
          <w:tcPr>
            <w:tcW w:w="1016"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无</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上传平均速率（KB）</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BEGIN_TIME</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STRING(32)</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t>
            </w:r>
          </w:p>
        </w:tc>
        <w:tc>
          <w:tcPr>
            <w:tcW w:w="1016"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无</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测速起始时间（yyyy-MM-dd HH:mm:ss）</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END_TIME</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STRING(32)</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t>
            </w:r>
          </w:p>
        </w:tc>
        <w:tc>
          <w:tcPr>
            <w:tcW w:w="1016"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无</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测速结束时间（yyyy-MM-dd HH:mm:ss）</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1.1</w:t>
            </w:r>
          </w:p>
        </w:tc>
      </w:tr>
    </w:tbl>
    <w:p>
      <w:pPr>
        <w:spacing w:before="240" w:after="15"/>
        <w:ind w:left="420" w:hanging="420" w:hangingChars="199"/>
        <w:rPr>
          <w:b/>
          <w:color w:val="000000" w:themeColor="text1"/>
          <w14:textFill>
            <w14:solidFill>
              <w14:schemeClr w14:val="tx1"/>
            </w14:solidFill>
          </w14:textFill>
        </w:rPr>
      </w:pPr>
      <w:r>
        <w:rPr>
          <w:rFonts w:hint="eastAsia"/>
          <w:b/>
          <w:color w:val="000000" w:themeColor="text1"/>
          <w14:textFill>
            <w14:solidFill>
              <w14:schemeClr w14:val="tx1"/>
            </w14:solidFill>
          </w14:textFill>
        </w:rPr>
        <w:t>方法</w:t>
      </w:r>
    </w:p>
    <w:p>
      <w:pPr>
        <w:pStyle w:val="345"/>
        <w:numPr>
          <w:ilvl w:val="0"/>
          <w:numId w:val="129"/>
        </w:numPr>
        <w:spacing w:after="15"/>
        <w:ind w:firstLineChars="0"/>
        <w:rPr>
          <w:color w:val="000000" w:themeColor="text1"/>
          <w14:textFill>
            <w14:solidFill>
              <w14:schemeClr w14:val="tx1"/>
            </w14:solidFill>
          </w14:textFill>
        </w:rPr>
      </w:pPr>
      <w:r>
        <w:rPr>
          <w:color w:val="000000" w:themeColor="text1"/>
          <w14:textFill>
            <w14:solidFill>
              <w14:schemeClr w14:val="tx1"/>
            </w14:solidFill>
          </w14:textFill>
        </w:rPr>
        <w:t>StartTest(IN UINT32 time, OUT UINT32 result, OUT STRING errdesc);</w:t>
      </w:r>
    </w:p>
    <w:p>
      <w:pPr>
        <w:pStyle w:val="345"/>
        <w:numPr>
          <w:ilvl w:val="0"/>
          <w:numId w:val="142"/>
        </w:numPr>
        <w:spacing w:after="15"/>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启动测速。</w:t>
      </w:r>
    </w:p>
    <w:p>
      <w:pPr>
        <w:pStyle w:val="345"/>
        <w:numPr>
          <w:ilvl w:val="0"/>
          <w:numId w:val="142"/>
        </w:numPr>
        <w:spacing w:after="15"/>
        <w:ind w:firstLineChars="0"/>
        <w:rPr>
          <w:color w:val="000000" w:themeColor="text1"/>
          <w14:textFill>
            <w14:solidFill>
              <w14:schemeClr w14:val="tx1"/>
            </w14:solidFill>
          </w14:textFill>
        </w:rPr>
      </w:pPr>
      <w:r>
        <w:rPr>
          <w:color w:val="000000" w:themeColor="text1"/>
          <w14:textFill>
            <w14:solidFill>
              <w14:schemeClr w14:val="tx1"/>
            </w14:solidFill>
          </w14:textFill>
        </w:rPr>
        <w:t>time为持续时间</w:t>
      </w:r>
      <w:r>
        <w:rPr>
          <w:rFonts w:hint="eastAsia"/>
          <w:color w:val="000000" w:themeColor="text1"/>
          <w14:textFill>
            <w14:solidFill>
              <w14:schemeClr w14:val="tx1"/>
            </w14:solidFill>
          </w14:textFill>
        </w:rPr>
        <w:t>，如果</w:t>
      </w:r>
      <w:r>
        <w:rPr>
          <w:color w:val="000000" w:themeColor="text1"/>
          <w14:textFill>
            <w14:solidFill>
              <w14:schemeClr w14:val="tx1"/>
            </w14:solidFill>
          </w14:textFill>
        </w:rPr>
        <w:t>SpeedType</w:t>
      </w:r>
      <w:r>
        <w:rPr>
          <w:rFonts w:hint="eastAsia"/>
          <w:color w:val="000000" w:themeColor="text1"/>
          <w14:textFill>
            <w14:solidFill>
              <w14:schemeClr w14:val="tx1"/>
            </w14:solidFill>
          </w14:textFill>
        </w:rPr>
        <w:t>=3，则上下行时间均为time</w:t>
      </w:r>
      <w:r>
        <w:rPr>
          <w:color w:val="000000" w:themeColor="text1"/>
          <w14:textFill>
            <w14:solidFill>
              <w14:schemeClr w14:val="tx1"/>
            </w14:solidFill>
          </w14:textFill>
        </w:rPr>
        <w:t>秒</w:t>
      </w:r>
      <w:r>
        <w:rPr>
          <w:rFonts w:hint="eastAsia"/>
          <w:color w:val="000000" w:themeColor="text1"/>
          <w14:textFill>
            <w14:solidFill>
              <w14:schemeClr w14:val="tx1"/>
            </w14:solidFill>
          </w14:textFill>
        </w:rPr>
        <w:t>。</w:t>
      </w:r>
    </w:p>
    <w:p>
      <w:pPr>
        <w:pStyle w:val="345"/>
        <w:numPr>
          <w:ilvl w:val="0"/>
          <w:numId w:val="142"/>
        </w:numPr>
        <w:spacing w:after="15"/>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开始正式测试前，应清除DW_SPEED_MAX_RATE、DW_SPEED_RATE、UP_SPEED_MAX_RATE、UP_SPEED_RATE、BEGIN_TIME、END_TIME的属性值。</w:t>
      </w:r>
    </w:p>
    <w:p>
      <w:pPr>
        <w:pStyle w:val="345"/>
        <w:numPr>
          <w:ilvl w:val="0"/>
          <w:numId w:val="142"/>
        </w:numPr>
        <w:spacing w:after="15"/>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测速结束后，更新相关测速状态和测试结果。</w:t>
      </w:r>
    </w:p>
    <w:p>
      <w:pPr>
        <w:pStyle w:val="345"/>
        <w:numPr>
          <w:ilvl w:val="0"/>
          <w:numId w:val="142"/>
        </w:numPr>
        <w:spacing w:after="15"/>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请注意测速前后的</w:t>
      </w:r>
      <w:r>
        <w:rPr>
          <w:rFonts w:hint="eastAsia"/>
          <w:color w:val="000000" w:themeColor="text1"/>
          <w:sz w:val="20"/>
          <w:szCs w:val="20"/>
          <w14:textFill>
            <w14:solidFill>
              <w14:schemeClr w14:val="tx1"/>
            </w14:solidFill>
          </w14:textFill>
        </w:rPr>
        <w:t>Testing</w:t>
      </w:r>
      <w:r>
        <w:rPr>
          <w:color w:val="000000" w:themeColor="text1"/>
          <w:sz w:val="20"/>
          <w:szCs w:val="20"/>
          <w14:textFill>
            <w14:solidFill>
              <w14:schemeClr w14:val="tx1"/>
            </w14:solidFill>
          </w14:textFill>
        </w:rPr>
        <w:t>Status</w:t>
      </w:r>
      <w:r>
        <w:rPr>
          <w:rFonts w:hint="eastAsia"/>
          <w:color w:val="000000" w:themeColor="text1"/>
          <w14:textFill>
            <w14:solidFill>
              <w14:schemeClr w14:val="tx1"/>
            </w14:solidFill>
          </w14:textFill>
        </w:rPr>
        <w:t>状态和变更通知。</w:t>
      </w:r>
    </w:p>
    <w:p>
      <w:pPr>
        <w:spacing w:after="15"/>
        <w:rPr>
          <w:color w:val="000000" w:themeColor="text1"/>
          <w14:textFill>
            <w14:solidFill>
              <w14:schemeClr w14:val="tx1"/>
            </w14:solidFill>
          </w14:textFill>
        </w:rPr>
      </w:pPr>
    </w:p>
    <w:p>
      <w:pPr>
        <w:pStyle w:val="147"/>
        <w:spacing w:beforeLines="0" w:afterLines="0"/>
        <w:rPr>
          <w:b/>
        </w:rPr>
      </w:pPr>
      <w:r>
        <w:rPr>
          <w:b/>
        </w:rPr>
        <w:t>com.ctc.igd1.</w:t>
      </w:r>
      <w:r>
        <w:rPr>
          <w:rFonts w:hint="eastAsia"/>
          <w:b/>
        </w:rPr>
        <w:t>F</w:t>
      </w:r>
      <w:r>
        <w:rPr>
          <w:b/>
        </w:rPr>
        <w:t>eature</w:t>
      </w:r>
      <w:r>
        <w:rPr>
          <w:rFonts w:hint="eastAsia"/>
          <w:b/>
        </w:rPr>
        <w:t>F</w:t>
      </w:r>
      <w:r>
        <w:rPr>
          <w:b/>
        </w:rPr>
        <w:t>lag</w:t>
      </w:r>
    </w:p>
    <w:p>
      <w:pPr>
        <w:spacing w:before="240" w:after="15"/>
        <w:ind w:left="420" w:leftChars="200"/>
        <w:rPr>
          <w:b/>
          <w:color w:val="000000" w:themeColor="text1"/>
          <w14:textFill>
            <w14:solidFill>
              <w14:schemeClr w14:val="tx1"/>
            </w14:solidFill>
          </w14:textFill>
        </w:rPr>
      </w:pPr>
      <w:r>
        <w:rPr>
          <w:rFonts w:hint="eastAsia"/>
          <w:b/>
          <w:color w:val="000000" w:themeColor="text1"/>
          <w14:textFill>
            <w14:solidFill>
              <w14:schemeClr w14:val="tx1"/>
            </w14:solidFill>
          </w14:textFill>
        </w:rPr>
        <w:t>属性</w:t>
      </w:r>
    </w:p>
    <w:tbl>
      <w:tblPr>
        <w:tblStyle w:val="66"/>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2"/>
        <w:gridCol w:w="1203"/>
        <w:gridCol w:w="998"/>
        <w:gridCol w:w="1016"/>
        <w:gridCol w:w="2605"/>
        <w:gridCol w:w="1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属性名</w:t>
            </w:r>
          </w:p>
        </w:tc>
        <w:tc>
          <w:tcPr>
            <w:tcW w:w="1203"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类型</w:t>
            </w:r>
          </w:p>
        </w:tc>
        <w:tc>
          <w:tcPr>
            <w:tcW w:w="998"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权限</w:t>
            </w:r>
          </w:p>
        </w:tc>
        <w:tc>
          <w:tcPr>
            <w:tcW w:w="1016"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变更通知</w:t>
            </w:r>
          </w:p>
        </w:tc>
        <w:tc>
          <w:tcPr>
            <w:tcW w:w="2605"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备注</w:t>
            </w:r>
          </w:p>
        </w:tc>
        <w:tc>
          <w:tcPr>
            <w:tcW w:w="1143"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H248</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BOOLEAN</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t>
            </w:r>
          </w:p>
        </w:tc>
        <w:tc>
          <w:tcPr>
            <w:tcW w:w="1016"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无</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color w:val="000000"/>
                <w:sz w:val="18"/>
                <w:szCs w:val="18"/>
              </w:rPr>
              <w:t>当前网关是否实际使用</w:t>
            </w:r>
            <w:r>
              <w:rPr>
                <w:rFonts w:ascii="Calibri" w:hAnsi="Calibri" w:cs="Calibri"/>
                <w:color w:val="000000"/>
                <w:sz w:val="18"/>
                <w:szCs w:val="18"/>
              </w:rPr>
              <w:t>H248</w:t>
            </w:r>
            <w:r>
              <w:rPr>
                <w:rFonts w:hint="eastAsia"/>
                <w:color w:val="000000"/>
                <w:sz w:val="18"/>
                <w:szCs w:val="18"/>
              </w:rPr>
              <w:t>业务，</w:t>
            </w:r>
            <w:r>
              <w:rPr>
                <w:rFonts w:ascii="Calibri" w:hAnsi="Calibri" w:cs="Calibri"/>
                <w:color w:val="000000"/>
                <w:sz w:val="18"/>
                <w:szCs w:val="18"/>
              </w:rPr>
              <w:t>TRUE:</w:t>
            </w:r>
            <w:r>
              <w:rPr>
                <w:rFonts w:hint="eastAsia"/>
                <w:color w:val="000000"/>
                <w:sz w:val="18"/>
                <w:szCs w:val="18"/>
              </w:rPr>
              <w:t>在用</w:t>
            </w:r>
            <w:r>
              <w:rPr>
                <w:rFonts w:ascii="Calibri" w:hAnsi="Calibri" w:cs="Calibri"/>
                <w:color w:val="000000"/>
                <w:sz w:val="18"/>
                <w:szCs w:val="18"/>
              </w:rPr>
              <w:t>FALSE:</w:t>
            </w:r>
            <w:r>
              <w:rPr>
                <w:rFonts w:hint="eastAsia"/>
                <w:color w:val="000000"/>
                <w:sz w:val="18"/>
                <w:szCs w:val="18"/>
              </w:rPr>
              <w:t>未使用</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PortBind</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BOOLEAN</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t>
            </w:r>
          </w:p>
        </w:tc>
        <w:tc>
          <w:tcPr>
            <w:tcW w:w="1016"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无</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color w:val="000000"/>
                <w:sz w:val="18"/>
                <w:szCs w:val="18"/>
              </w:rPr>
              <w:t>当前网关是否实际使用端口绑定业务，</w:t>
            </w:r>
            <w:r>
              <w:rPr>
                <w:rFonts w:ascii="Calibri" w:hAnsi="Calibri" w:cs="Calibri"/>
                <w:color w:val="000000"/>
                <w:sz w:val="18"/>
                <w:szCs w:val="18"/>
              </w:rPr>
              <w:t>TRUE:</w:t>
            </w:r>
            <w:r>
              <w:rPr>
                <w:rFonts w:hint="eastAsia"/>
                <w:color w:val="000000"/>
                <w:sz w:val="18"/>
                <w:szCs w:val="18"/>
              </w:rPr>
              <w:t>在用</w:t>
            </w:r>
            <w:r>
              <w:rPr>
                <w:rFonts w:ascii="Calibri" w:hAnsi="Calibri" w:cs="Calibri"/>
                <w:color w:val="000000"/>
                <w:sz w:val="18"/>
                <w:szCs w:val="18"/>
              </w:rPr>
              <w:t>FALSE:</w:t>
            </w:r>
            <w:r>
              <w:rPr>
                <w:rFonts w:hint="eastAsia"/>
                <w:color w:val="000000"/>
                <w:sz w:val="18"/>
                <w:szCs w:val="18"/>
              </w:rPr>
              <w:t>未使用</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VlanBind</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BOOLEAN</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t>
            </w:r>
          </w:p>
        </w:tc>
        <w:tc>
          <w:tcPr>
            <w:tcW w:w="1016"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无</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color w:val="000000"/>
                <w:sz w:val="18"/>
                <w:szCs w:val="18"/>
              </w:rPr>
              <w:t>当前网关是否实际使用</w:t>
            </w:r>
            <w:r>
              <w:rPr>
                <w:rFonts w:ascii="Calibri" w:hAnsi="Calibri" w:cs="Calibri"/>
                <w:color w:val="000000"/>
                <w:sz w:val="18"/>
                <w:szCs w:val="18"/>
              </w:rPr>
              <w:t>VLAN</w:t>
            </w:r>
            <w:r>
              <w:rPr>
                <w:rStyle w:val="344"/>
                <w:rFonts w:ascii="Calibri" w:hAnsi="Calibri" w:cs="Calibri"/>
                <w:color w:val="000000"/>
                <w:sz w:val="18"/>
                <w:szCs w:val="18"/>
              </w:rPr>
              <w:t> </w:t>
            </w:r>
            <w:r>
              <w:rPr>
                <w:rFonts w:hint="eastAsia"/>
                <w:color w:val="000000"/>
                <w:sz w:val="18"/>
                <w:szCs w:val="18"/>
              </w:rPr>
              <w:t>绑定业务，</w:t>
            </w:r>
            <w:r>
              <w:rPr>
                <w:rFonts w:ascii="Calibri" w:hAnsi="Calibri" w:cs="Calibri"/>
                <w:color w:val="000000"/>
                <w:sz w:val="18"/>
                <w:szCs w:val="18"/>
              </w:rPr>
              <w:t>TRUE:</w:t>
            </w:r>
            <w:r>
              <w:rPr>
                <w:rFonts w:hint="eastAsia"/>
                <w:color w:val="000000"/>
                <w:sz w:val="18"/>
                <w:szCs w:val="18"/>
              </w:rPr>
              <w:t>在用</w:t>
            </w:r>
            <w:r>
              <w:rPr>
                <w:rStyle w:val="344"/>
                <w:rFonts w:ascii="Calibri" w:hAnsi="Calibri" w:cs="Calibri"/>
                <w:color w:val="000000"/>
                <w:sz w:val="18"/>
                <w:szCs w:val="18"/>
              </w:rPr>
              <w:t> </w:t>
            </w:r>
            <w:r>
              <w:rPr>
                <w:rFonts w:ascii="Calibri" w:hAnsi="Calibri" w:cs="Calibri"/>
                <w:color w:val="000000"/>
                <w:sz w:val="18"/>
                <w:szCs w:val="18"/>
              </w:rPr>
              <w:t>FALSE:</w:t>
            </w:r>
            <w:r>
              <w:rPr>
                <w:rFonts w:hint="eastAsia"/>
                <w:color w:val="000000"/>
                <w:sz w:val="18"/>
                <w:szCs w:val="18"/>
              </w:rPr>
              <w:t>未使用</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OnDemondDialin</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BOOLEAN</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t>
            </w:r>
          </w:p>
        </w:tc>
        <w:tc>
          <w:tcPr>
            <w:tcW w:w="1016"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无</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color w:val="000000"/>
                <w:sz w:val="18"/>
                <w:szCs w:val="18"/>
              </w:rPr>
              <w:t>当前网关是否实际使用按需拨号业务，</w:t>
            </w:r>
            <w:r>
              <w:rPr>
                <w:rFonts w:ascii="Calibri" w:hAnsi="Calibri" w:cs="Calibri"/>
                <w:color w:val="000000"/>
                <w:sz w:val="18"/>
                <w:szCs w:val="18"/>
              </w:rPr>
              <w:t>TRUE:</w:t>
            </w:r>
            <w:r>
              <w:rPr>
                <w:rFonts w:hint="eastAsia"/>
                <w:color w:val="000000"/>
                <w:sz w:val="18"/>
                <w:szCs w:val="18"/>
              </w:rPr>
              <w:t>在用</w:t>
            </w:r>
            <w:r>
              <w:rPr>
                <w:rFonts w:ascii="Calibri" w:hAnsi="Calibri" w:cs="Calibri"/>
                <w:color w:val="000000"/>
                <w:sz w:val="18"/>
                <w:szCs w:val="18"/>
              </w:rPr>
              <w:t>FALSE:</w:t>
            </w:r>
            <w:r>
              <w:rPr>
                <w:rFonts w:hint="eastAsia"/>
                <w:color w:val="000000"/>
                <w:sz w:val="18"/>
                <w:szCs w:val="18"/>
              </w:rPr>
              <w:t>未使用</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1.2</w:t>
            </w:r>
          </w:p>
        </w:tc>
      </w:tr>
    </w:tbl>
    <w:p>
      <w:pPr>
        <w:spacing w:after="15"/>
        <w:rPr>
          <w:color w:val="000000" w:themeColor="text1"/>
          <w14:textFill>
            <w14:solidFill>
              <w14:schemeClr w14:val="tx1"/>
            </w14:solidFill>
          </w14:textFill>
        </w:rPr>
      </w:pPr>
      <w:r>
        <w:rPr>
          <w:color w:val="000000" w:themeColor="text1"/>
          <w14:textFill>
            <w14:solidFill>
              <w14:schemeClr w14:val="tx1"/>
            </w14:solidFill>
          </w14:textFill>
        </w:rPr>
        <w:tab/>
      </w:r>
    </w:p>
    <w:p>
      <w:pPr>
        <w:pStyle w:val="147"/>
        <w:spacing w:beforeLines="0" w:afterLines="0"/>
        <w:rPr>
          <w:b/>
        </w:rPr>
      </w:pPr>
      <w:r>
        <w:rPr>
          <w:b/>
        </w:rPr>
        <w:t>com.ctc.igd1.CLOUDVR</w:t>
      </w:r>
    </w:p>
    <w:p>
      <w:pPr>
        <w:spacing w:after="15"/>
        <w:rPr>
          <w:color w:val="000000" w:themeColor="text1"/>
          <w14:textFill>
            <w14:solidFill>
              <w14:schemeClr w14:val="tx1"/>
            </w14:solidFill>
          </w14:textFill>
        </w:rPr>
      </w:pPr>
      <w:r>
        <w:rPr>
          <w:rFonts w:hint="eastAsia"/>
          <w:color w:val="000000" w:themeColor="text1"/>
          <w14:textFill>
            <w14:solidFill>
              <w14:schemeClr w14:val="tx1"/>
            </w14:solidFill>
          </w14:textFill>
        </w:rPr>
        <w:t>属性</w:t>
      </w:r>
    </w:p>
    <w:tbl>
      <w:tblPr>
        <w:tblStyle w:val="66"/>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2"/>
        <w:gridCol w:w="1203"/>
        <w:gridCol w:w="998"/>
        <w:gridCol w:w="1016"/>
        <w:gridCol w:w="2605"/>
        <w:gridCol w:w="1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属性名</w:t>
            </w:r>
          </w:p>
        </w:tc>
        <w:tc>
          <w:tcPr>
            <w:tcW w:w="1203"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类型</w:t>
            </w:r>
          </w:p>
        </w:tc>
        <w:tc>
          <w:tcPr>
            <w:tcW w:w="998"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权限</w:t>
            </w:r>
          </w:p>
        </w:tc>
        <w:tc>
          <w:tcPr>
            <w:tcW w:w="1016"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变更通知</w:t>
            </w:r>
          </w:p>
        </w:tc>
        <w:tc>
          <w:tcPr>
            <w:tcW w:w="2605"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备注</w:t>
            </w:r>
          </w:p>
        </w:tc>
        <w:tc>
          <w:tcPr>
            <w:tcW w:w="1143" w:type="dxa"/>
            <w:shd w:val="clear" w:color="auto" w:fill="D9D9D9"/>
          </w:tcPr>
          <w:p>
            <w:pPr>
              <w:spacing w:after="15"/>
              <w:jc w:val="center"/>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Enable</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BOOLEAN</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t>
            </w:r>
          </w:p>
        </w:tc>
        <w:tc>
          <w:tcPr>
            <w:tcW w:w="1016"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有</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color w:val="000000"/>
                <w:sz w:val="18"/>
                <w:szCs w:val="18"/>
              </w:rPr>
              <w:t>Cloud VR是否启用，缺省值：false</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32"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UserID</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STRING</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t>
            </w:r>
          </w:p>
        </w:tc>
        <w:tc>
          <w:tcPr>
            <w:tcW w:w="1016"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无</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Cloud VR用户账号信息，缺省为空</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Password</w:t>
            </w:r>
          </w:p>
        </w:tc>
        <w:tc>
          <w:tcPr>
            <w:tcW w:w="1203"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STRING</w:t>
            </w:r>
          </w:p>
        </w:tc>
        <w:tc>
          <w:tcPr>
            <w:tcW w:w="998" w:type="dxa"/>
          </w:tcPr>
          <w:p>
            <w:pPr>
              <w:spacing w:after="15"/>
              <w:rPr>
                <w:rFonts w:ascii="Calibri" w:hAnsi="Calibri"/>
                <w:color w:val="000000" w:themeColor="text1"/>
                <w:sz w:val="18"/>
                <w:szCs w:val="18"/>
                <w14:textFill>
                  <w14:solidFill>
                    <w14:schemeClr w14:val="tx1"/>
                  </w14:solidFill>
                </w14:textFill>
              </w:rPr>
            </w:pPr>
            <w:r>
              <w:rPr>
                <w:rFonts w:ascii="Calibri" w:hAnsi="Calibri"/>
                <w:color w:val="000000" w:themeColor="text1"/>
                <w:sz w:val="18"/>
                <w:szCs w:val="18"/>
                <w14:textFill>
                  <w14:solidFill>
                    <w14:schemeClr w14:val="tx1"/>
                  </w14:solidFill>
                </w14:textFill>
              </w:rPr>
              <w:t>read</w:t>
            </w:r>
          </w:p>
        </w:tc>
        <w:tc>
          <w:tcPr>
            <w:tcW w:w="1016"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无</w:t>
            </w:r>
          </w:p>
        </w:tc>
        <w:tc>
          <w:tcPr>
            <w:tcW w:w="2605"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Cloud VR用户密码信息，缺省为空</w:t>
            </w:r>
          </w:p>
        </w:tc>
        <w:tc>
          <w:tcPr>
            <w:tcW w:w="1143" w:type="dxa"/>
          </w:tcPr>
          <w:p>
            <w:pPr>
              <w:spacing w:after="15"/>
              <w:rPr>
                <w:rFonts w:ascii="Calibri" w:hAnsi="Calibri"/>
                <w:color w:val="000000" w:themeColor="text1"/>
                <w:sz w:val="18"/>
                <w:szCs w:val="18"/>
                <w14:textFill>
                  <w14:solidFill>
                    <w14:schemeClr w14:val="tx1"/>
                  </w14:solidFill>
                </w14:textFill>
              </w:rPr>
            </w:pPr>
            <w:r>
              <w:rPr>
                <w:rFonts w:hint="eastAsia" w:ascii="Calibri" w:hAnsi="Calibri"/>
                <w:color w:val="000000" w:themeColor="text1"/>
                <w:sz w:val="18"/>
                <w:szCs w:val="18"/>
                <w14:textFill>
                  <w14:solidFill>
                    <w14:schemeClr w14:val="tx1"/>
                  </w14:solidFill>
                </w14:textFill>
              </w:rPr>
              <w:t>1.2</w:t>
            </w:r>
          </w:p>
        </w:tc>
      </w:tr>
    </w:tbl>
    <w:p>
      <w:pPr>
        <w:spacing w:after="15"/>
        <w:rPr>
          <w:color w:val="000000" w:themeColor="text1"/>
          <w14:textFill>
            <w14:solidFill>
              <w14:schemeClr w14:val="tx1"/>
            </w14:solidFill>
          </w14:textFill>
        </w:rPr>
      </w:pPr>
    </w:p>
    <w:p>
      <w:pPr>
        <w:spacing w:after="15"/>
        <w:rPr>
          <w:color w:val="000000" w:themeColor="text1"/>
          <w14:textFill>
            <w14:solidFill>
              <w14:schemeClr w14:val="tx1"/>
            </w14:solidFill>
          </w14:textFill>
        </w:rPr>
      </w:pPr>
    </w:p>
    <w:p>
      <w:pPr>
        <w:pStyle w:val="162"/>
        <w:spacing w:before="156" w:after="156"/>
      </w:pPr>
      <w:bookmarkStart w:id="893" w:name="_Toc505380736"/>
      <w:bookmarkEnd w:id="893"/>
      <w:bookmarkStart w:id="894" w:name="_Toc505380788"/>
      <w:bookmarkEnd w:id="894"/>
      <w:bookmarkStart w:id="895" w:name="_Toc505380787"/>
      <w:bookmarkEnd w:id="895"/>
      <w:bookmarkStart w:id="896" w:name="_Toc505380845"/>
      <w:bookmarkEnd w:id="896"/>
      <w:bookmarkStart w:id="897" w:name="_Toc532477851"/>
      <w:bookmarkStart w:id="898" w:name="_Toc447897273"/>
      <w:r>
        <w:rPr>
          <w:rFonts w:hint="eastAsia"/>
        </w:rPr>
        <w:t>DBus对象</w:t>
      </w:r>
      <w:bookmarkEnd w:id="897"/>
      <w:bookmarkEnd w:id="898"/>
    </w:p>
    <w:p>
      <w:pPr>
        <w:pStyle w:val="47"/>
        <w:spacing w:after="15"/>
      </w:pPr>
    </w:p>
    <w:tbl>
      <w:tblPr>
        <w:tblStyle w:val="66"/>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0"/>
        <w:gridCol w:w="3544"/>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spacing w:after="15"/>
              <w:rPr>
                <w:sz w:val="20"/>
              </w:rPr>
            </w:pPr>
            <w:r>
              <w:rPr>
                <w:sz w:val="20"/>
              </w:rPr>
              <w:t>Object Path</w:t>
            </w:r>
          </w:p>
        </w:tc>
        <w:tc>
          <w:tcPr>
            <w:tcW w:w="3544" w:type="dxa"/>
          </w:tcPr>
          <w:p>
            <w:pPr>
              <w:spacing w:after="15"/>
              <w:rPr>
                <w:sz w:val="20"/>
              </w:rPr>
            </w:pPr>
            <w:r>
              <w:rPr>
                <w:rFonts w:hint="eastAsia"/>
                <w:sz w:val="20"/>
              </w:rPr>
              <w:t>接口名</w:t>
            </w:r>
          </w:p>
        </w:tc>
        <w:tc>
          <w:tcPr>
            <w:tcW w:w="2126" w:type="dxa"/>
          </w:tcPr>
          <w:p>
            <w:pPr>
              <w:spacing w:after="15"/>
              <w:rPr>
                <w:sz w:val="20"/>
              </w:rPr>
            </w:pPr>
            <w:r>
              <w:rPr>
                <w:rFonts w:hint="eastAsia"/>
                <w:sz w:val="20"/>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w:t>
            </w:r>
          </w:p>
        </w:tc>
        <w:tc>
          <w:tcPr>
            <w:tcW w:w="3544" w:type="dxa"/>
            <w:vAlign w:val="center"/>
          </w:tcPr>
          <w:p>
            <w:pPr>
              <w:spacing w:after="15"/>
              <w:rPr>
                <w:sz w:val="20"/>
              </w:rPr>
            </w:pPr>
            <w:r>
              <w:rPr>
                <w:rFonts w:hint="eastAsia" w:eastAsia="等线"/>
                <w:color w:val="000000"/>
                <w:sz w:val="20"/>
                <w:szCs w:val="21"/>
              </w:rPr>
              <w:t>　</w:t>
            </w:r>
          </w:p>
        </w:tc>
        <w:tc>
          <w:tcPr>
            <w:tcW w:w="2126" w:type="dxa"/>
            <w:vAlign w:val="center"/>
          </w:tcPr>
          <w:p>
            <w:pPr>
              <w:spacing w:after="15"/>
              <w:rPr>
                <w:sz w:val="20"/>
              </w:rPr>
            </w:pPr>
            <w:r>
              <w:rPr>
                <w:rFonts w:hint="eastAsia" w:eastAsia="等线"/>
                <w:color w:val="000000"/>
                <w:sz w:val="20"/>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/com/ctc/igd1/Config/DHCPServer</w:t>
            </w:r>
          </w:p>
        </w:tc>
        <w:tc>
          <w:tcPr>
            <w:tcW w:w="3544" w:type="dxa"/>
            <w:vAlign w:val="center"/>
          </w:tcPr>
          <w:p>
            <w:pPr>
              <w:spacing w:after="15"/>
              <w:rPr>
                <w:sz w:val="20"/>
              </w:rPr>
            </w:pPr>
            <w:r>
              <w:rPr>
                <w:rFonts w:eastAsia="等线"/>
                <w:color w:val="000000"/>
                <w:sz w:val="20"/>
                <w:szCs w:val="21"/>
              </w:rPr>
              <w:t>com.ctc.igd1.DHCPServer</w:t>
            </w:r>
          </w:p>
        </w:tc>
        <w:tc>
          <w:tcPr>
            <w:tcW w:w="2126" w:type="dxa"/>
            <w:vAlign w:val="center"/>
          </w:tcPr>
          <w:p>
            <w:pPr>
              <w:spacing w:after="15"/>
              <w:rPr>
                <w:sz w:val="20"/>
              </w:rPr>
            </w:pPr>
            <w:r>
              <w:rPr>
                <w:rFonts w:eastAsia="等线"/>
                <w:color w:val="000000"/>
                <w:sz w:val="20"/>
                <w:szCs w:val="21"/>
              </w:rPr>
              <w:t>DHCP</w:t>
            </w:r>
            <w:r>
              <w:rPr>
                <w:rFonts w:hint="eastAsia"/>
                <w:color w:val="000000"/>
                <w:sz w:val="20"/>
                <w:szCs w:val="21"/>
              </w:rPr>
              <w:t>服务配置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/com/ctc/igd1/Config/IncomingFilter</w:t>
            </w:r>
          </w:p>
        </w:tc>
        <w:tc>
          <w:tcPr>
            <w:tcW w:w="3544" w:type="dxa"/>
            <w:vAlign w:val="center"/>
          </w:tcPr>
          <w:p>
            <w:pPr>
              <w:spacing w:after="15"/>
              <w:rPr>
                <w:sz w:val="20"/>
              </w:rPr>
            </w:pPr>
            <w:r>
              <w:rPr>
                <w:rFonts w:eastAsia="等线"/>
                <w:color w:val="000000"/>
                <w:sz w:val="20"/>
                <w:szCs w:val="21"/>
              </w:rPr>
              <w:t>com.ctc.igd1.IncomingFilter</w:t>
            </w:r>
          </w:p>
        </w:tc>
        <w:tc>
          <w:tcPr>
            <w:tcW w:w="2126" w:type="dxa"/>
            <w:vAlign w:val="center"/>
          </w:tcPr>
          <w:p>
            <w:pPr>
              <w:spacing w:after="15"/>
              <w:rPr>
                <w:sz w:val="20"/>
              </w:rPr>
            </w:pPr>
            <w:r>
              <w:rPr>
                <w:rFonts w:hint="eastAsia"/>
                <w:color w:val="000000"/>
                <w:sz w:val="20"/>
                <w:szCs w:val="21"/>
              </w:rPr>
              <w:t>插件端口配置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/com/ctc/igd1/Config/IPV6/DHCPV6S</w:t>
            </w:r>
          </w:p>
        </w:tc>
        <w:tc>
          <w:tcPr>
            <w:tcW w:w="3544" w:type="dxa"/>
            <w:vAlign w:val="center"/>
          </w:tcPr>
          <w:p>
            <w:pPr>
              <w:spacing w:after="15"/>
              <w:rPr>
                <w:sz w:val="20"/>
              </w:rPr>
            </w:pPr>
            <w:r>
              <w:rPr>
                <w:rFonts w:eastAsia="等线"/>
                <w:color w:val="000000"/>
                <w:sz w:val="20"/>
                <w:szCs w:val="21"/>
              </w:rPr>
              <w:t>com.ctc.igd1.DHCPV6Server</w:t>
            </w:r>
          </w:p>
        </w:tc>
        <w:tc>
          <w:tcPr>
            <w:tcW w:w="2126" w:type="dxa"/>
            <w:vAlign w:val="center"/>
          </w:tcPr>
          <w:p>
            <w:pPr>
              <w:spacing w:after="15"/>
              <w:rPr>
                <w:sz w:val="20"/>
              </w:rPr>
            </w:pPr>
            <w:r>
              <w:rPr>
                <w:rFonts w:eastAsia="等线"/>
                <w:color w:val="000000"/>
                <w:sz w:val="20"/>
                <w:szCs w:val="21"/>
              </w:rPr>
              <w:t>DHCPV6</w:t>
            </w:r>
            <w:r>
              <w:rPr>
                <w:rFonts w:hint="eastAsia"/>
                <w:color w:val="000000"/>
                <w:sz w:val="20"/>
                <w:szCs w:val="21"/>
              </w:rPr>
              <w:t>服务器配置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/com/ctc/igd1/Config/IPV6/LAN</w:t>
            </w:r>
          </w:p>
        </w:tc>
        <w:tc>
          <w:tcPr>
            <w:tcW w:w="3544" w:type="dxa"/>
            <w:vAlign w:val="center"/>
          </w:tcPr>
          <w:p>
            <w:pPr>
              <w:spacing w:after="15"/>
              <w:rPr>
                <w:sz w:val="20"/>
              </w:rPr>
            </w:pPr>
            <w:r>
              <w:rPr>
                <w:rFonts w:eastAsia="等线"/>
                <w:color w:val="000000"/>
                <w:sz w:val="20"/>
                <w:szCs w:val="21"/>
              </w:rPr>
              <w:t>com.ctc.igd1.IPV6LANConfig</w:t>
            </w:r>
          </w:p>
        </w:tc>
        <w:tc>
          <w:tcPr>
            <w:tcW w:w="2126" w:type="dxa"/>
            <w:vAlign w:val="center"/>
          </w:tcPr>
          <w:p>
            <w:pPr>
              <w:spacing w:after="15"/>
              <w:rPr>
                <w:sz w:val="20"/>
              </w:rPr>
            </w:pPr>
            <w:r>
              <w:rPr>
                <w:rFonts w:eastAsia="等线"/>
                <w:color w:val="000000"/>
                <w:sz w:val="20"/>
                <w:szCs w:val="21"/>
              </w:rPr>
              <w:t>IPV6 LAN</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/com/ctc/igd1/Config/IPV6/RA</w:t>
            </w:r>
          </w:p>
        </w:tc>
        <w:tc>
          <w:tcPr>
            <w:tcW w:w="3544" w:type="dxa"/>
            <w:vAlign w:val="center"/>
          </w:tcPr>
          <w:p>
            <w:pPr>
              <w:spacing w:after="15"/>
              <w:rPr>
                <w:sz w:val="20"/>
              </w:rPr>
            </w:pPr>
            <w:r>
              <w:rPr>
                <w:rFonts w:eastAsia="等线"/>
                <w:color w:val="000000"/>
                <w:sz w:val="20"/>
                <w:szCs w:val="21"/>
              </w:rPr>
              <w:t>com.ctc.igd1.RouterAdvertisement</w:t>
            </w:r>
          </w:p>
        </w:tc>
        <w:tc>
          <w:tcPr>
            <w:tcW w:w="2126" w:type="dxa"/>
            <w:vAlign w:val="center"/>
          </w:tcPr>
          <w:p>
            <w:pPr>
              <w:spacing w:after="15"/>
              <w:rPr>
                <w:sz w:val="20"/>
              </w:rPr>
            </w:pPr>
            <w:r>
              <w:rPr>
                <w:rFonts w:eastAsia="等线"/>
                <w:color w:val="000000"/>
                <w:sz w:val="20"/>
                <w:szCs w:val="21"/>
              </w:rPr>
              <w:t>IPV6 RA</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/com/ctc/igd1/Config/LANHosts</w:t>
            </w:r>
          </w:p>
        </w:tc>
        <w:tc>
          <w:tcPr>
            <w:tcW w:w="3544" w:type="dxa"/>
            <w:vAlign w:val="center"/>
          </w:tcPr>
          <w:p>
            <w:pPr>
              <w:spacing w:after="15"/>
              <w:rPr>
                <w:sz w:val="20"/>
              </w:rPr>
            </w:pPr>
            <w:r>
              <w:rPr>
                <w:rFonts w:eastAsia="等线"/>
                <w:color w:val="000000"/>
                <w:sz w:val="20"/>
                <w:szCs w:val="21"/>
              </w:rPr>
              <w:t>com.ctc.igd1.LANHostManager</w:t>
            </w:r>
            <w:r>
              <w:rPr>
                <w:rFonts w:eastAsia="等线"/>
                <w:color w:val="000000"/>
                <w:sz w:val="20"/>
                <w:szCs w:val="21"/>
              </w:rPr>
              <w:br w:type="textWrapping"/>
            </w:r>
            <w:r>
              <w:rPr>
                <w:rFonts w:eastAsia="等线"/>
                <w:color w:val="000000"/>
                <w:sz w:val="20"/>
                <w:szCs w:val="21"/>
              </w:rPr>
              <w:t>com.ctc.igd1.ObjectManager</w:t>
            </w:r>
          </w:p>
        </w:tc>
        <w:tc>
          <w:tcPr>
            <w:tcW w:w="2126" w:type="dxa"/>
            <w:vAlign w:val="center"/>
          </w:tcPr>
          <w:p>
            <w:pPr>
              <w:spacing w:after="15"/>
              <w:rPr>
                <w:sz w:val="20"/>
              </w:rPr>
            </w:pPr>
            <w:r>
              <w:rPr>
                <w:rFonts w:hint="eastAsia"/>
                <w:color w:val="000000"/>
                <w:sz w:val="20"/>
                <w:szCs w:val="21"/>
              </w:rPr>
              <w:t>查看内网设备信息（不要求</w:t>
            </w:r>
            <w:r>
              <w:rPr>
                <w:color w:val="000000"/>
                <w:sz w:val="20"/>
                <w:szCs w:val="21"/>
              </w:rPr>
              <w:t>AddObject</w:t>
            </w:r>
            <w:r>
              <w:rPr>
                <w:rFonts w:hint="eastAsia"/>
                <w:color w:val="000000"/>
                <w:sz w:val="20"/>
                <w:szCs w:val="21"/>
              </w:rPr>
              <w:t>方法，但应支持对不受控的离线设备实例进行</w:t>
            </w:r>
            <w:r>
              <w:rPr>
                <w:color w:val="000000"/>
                <w:sz w:val="20"/>
                <w:szCs w:val="21"/>
              </w:rPr>
              <w:t>DeleteObject</w:t>
            </w:r>
            <w:r>
              <w:rPr>
                <w:rFonts w:hint="eastAsia"/>
                <w:color w:val="000000"/>
                <w:sz w:val="20"/>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/com/ctc/igd1/Config/LANHosts/{i}</w:t>
            </w:r>
          </w:p>
        </w:tc>
        <w:tc>
          <w:tcPr>
            <w:tcW w:w="3544" w:type="dxa"/>
            <w:vAlign w:val="center"/>
          </w:tcPr>
          <w:p>
            <w:pPr>
              <w:spacing w:after="15"/>
              <w:rPr>
                <w:sz w:val="20"/>
              </w:rPr>
            </w:pPr>
            <w:r>
              <w:rPr>
                <w:rFonts w:eastAsia="等线"/>
                <w:color w:val="000000"/>
                <w:sz w:val="20"/>
                <w:szCs w:val="21"/>
              </w:rPr>
              <w:t>com.ctc.igd1.LANHost</w:t>
            </w:r>
          </w:p>
        </w:tc>
        <w:tc>
          <w:tcPr>
            <w:tcW w:w="2126" w:type="dxa"/>
            <w:vAlign w:val="center"/>
          </w:tcPr>
          <w:p>
            <w:pPr>
              <w:spacing w:after="15"/>
              <w:rPr>
                <w:sz w:val="20"/>
              </w:rPr>
            </w:pPr>
            <w:r>
              <w:rPr>
                <w:rFonts w:hint="eastAsia"/>
                <w:color w:val="000000"/>
                <w:sz w:val="20"/>
                <w:szCs w:val="21"/>
              </w:rPr>
              <w:t>查看内网设备信息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/com/ctc/igd1/Config/Peripheral/LED</w:t>
            </w:r>
          </w:p>
        </w:tc>
        <w:tc>
          <w:tcPr>
            <w:tcW w:w="3544" w:type="dxa"/>
            <w:vAlign w:val="center"/>
          </w:tcPr>
          <w:p>
            <w:pPr>
              <w:spacing w:after="15"/>
              <w:rPr>
                <w:sz w:val="20"/>
              </w:rPr>
            </w:pPr>
            <w:r>
              <w:rPr>
                <w:rFonts w:eastAsia="等线"/>
                <w:color w:val="000000"/>
                <w:sz w:val="20"/>
                <w:szCs w:val="21"/>
              </w:rPr>
              <w:t>com.ctc.igd1.LED</w:t>
            </w:r>
          </w:p>
        </w:tc>
        <w:tc>
          <w:tcPr>
            <w:tcW w:w="2126" w:type="dxa"/>
            <w:vAlign w:val="center"/>
          </w:tcPr>
          <w:p>
            <w:pPr>
              <w:spacing w:after="15"/>
              <w:rPr>
                <w:sz w:val="20"/>
              </w:rPr>
            </w:pPr>
            <w:r>
              <w:rPr>
                <w:rFonts w:eastAsia="等线"/>
                <w:color w:val="000000"/>
                <w:sz w:val="20"/>
                <w:szCs w:val="21"/>
              </w:rPr>
              <w:t>LED</w:t>
            </w:r>
            <w:r>
              <w:rPr>
                <w:rFonts w:hint="eastAsia"/>
                <w:color w:val="000000"/>
                <w:sz w:val="20"/>
                <w:szCs w:val="21"/>
              </w:rPr>
              <w:t>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/com/ctc/igd1/Config/PortMapping</w:t>
            </w:r>
          </w:p>
        </w:tc>
        <w:tc>
          <w:tcPr>
            <w:tcW w:w="3544" w:type="dxa"/>
            <w:vAlign w:val="center"/>
          </w:tcPr>
          <w:p>
            <w:pPr>
              <w:spacing w:after="15"/>
              <w:rPr>
                <w:sz w:val="20"/>
              </w:rPr>
            </w:pPr>
            <w:r>
              <w:rPr>
                <w:rFonts w:eastAsia="等线"/>
                <w:color w:val="000000"/>
                <w:sz w:val="20"/>
                <w:szCs w:val="21"/>
              </w:rPr>
              <w:t>com.ctc.igd1.ObjectManager</w:t>
            </w:r>
          </w:p>
        </w:tc>
        <w:tc>
          <w:tcPr>
            <w:tcW w:w="2126" w:type="dxa"/>
            <w:vAlign w:val="center"/>
          </w:tcPr>
          <w:p>
            <w:pPr>
              <w:spacing w:after="15"/>
              <w:rPr>
                <w:sz w:val="20"/>
              </w:rPr>
            </w:pPr>
            <w:r>
              <w:rPr>
                <w:rFonts w:hint="eastAsia"/>
                <w:color w:val="000000"/>
                <w:sz w:val="20"/>
                <w:szCs w:val="21"/>
              </w:rPr>
              <w:t>端口映射配置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/com/ctc/igd1/Config/PortMapping/{i}</w:t>
            </w:r>
          </w:p>
        </w:tc>
        <w:tc>
          <w:tcPr>
            <w:tcW w:w="3544" w:type="dxa"/>
            <w:vAlign w:val="center"/>
          </w:tcPr>
          <w:p>
            <w:pPr>
              <w:spacing w:after="15"/>
              <w:rPr>
                <w:sz w:val="20"/>
              </w:rPr>
            </w:pPr>
            <w:r>
              <w:rPr>
                <w:rFonts w:eastAsia="等线"/>
                <w:color w:val="000000"/>
                <w:sz w:val="20"/>
                <w:szCs w:val="21"/>
              </w:rPr>
              <w:t>com.ctc.igd1.PortMapping</w:t>
            </w:r>
          </w:p>
        </w:tc>
        <w:tc>
          <w:tcPr>
            <w:tcW w:w="2126" w:type="dxa"/>
            <w:vAlign w:val="center"/>
          </w:tcPr>
          <w:p>
            <w:pPr>
              <w:spacing w:after="15"/>
              <w:rPr>
                <w:sz w:val="20"/>
              </w:rPr>
            </w:pPr>
            <w:r>
              <w:rPr>
                <w:rFonts w:hint="eastAsia"/>
                <w:color w:val="000000"/>
                <w:sz w:val="20"/>
                <w:szCs w:val="21"/>
              </w:rPr>
              <w:t>端口映射配置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/com/ctc/igd1/Config/Power/SleepTimers</w:t>
            </w:r>
          </w:p>
        </w:tc>
        <w:tc>
          <w:tcPr>
            <w:tcW w:w="3544" w:type="dxa"/>
            <w:vAlign w:val="center"/>
          </w:tcPr>
          <w:p>
            <w:pPr>
              <w:spacing w:after="15"/>
              <w:rPr>
                <w:sz w:val="20"/>
              </w:rPr>
            </w:pPr>
            <w:r>
              <w:rPr>
                <w:rFonts w:eastAsia="等线"/>
                <w:color w:val="000000"/>
                <w:sz w:val="20"/>
                <w:szCs w:val="21"/>
              </w:rPr>
              <w:t>com.ctc.igd1.ObjectManager</w:t>
            </w:r>
          </w:p>
        </w:tc>
        <w:tc>
          <w:tcPr>
            <w:tcW w:w="2126" w:type="dxa"/>
            <w:vAlign w:val="center"/>
          </w:tcPr>
          <w:p>
            <w:pPr>
              <w:spacing w:after="15"/>
              <w:rPr>
                <w:sz w:val="20"/>
              </w:rPr>
            </w:pPr>
            <w:r>
              <w:rPr>
                <w:rFonts w:hint="eastAsia"/>
                <w:color w:val="000000"/>
                <w:sz w:val="20"/>
                <w:szCs w:val="21"/>
              </w:rPr>
              <w:t>休眠控制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/com/ctc/igd1/Config/Power/SleepTimers/{i}</w:t>
            </w:r>
          </w:p>
        </w:tc>
        <w:tc>
          <w:tcPr>
            <w:tcW w:w="3544" w:type="dxa"/>
            <w:vAlign w:val="center"/>
          </w:tcPr>
          <w:p>
            <w:pPr>
              <w:spacing w:after="15"/>
              <w:rPr>
                <w:sz w:val="20"/>
              </w:rPr>
            </w:pPr>
            <w:r>
              <w:rPr>
                <w:rFonts w:eastAsia="等线"/>
                <w:color w:val="000000"/>
                <w:sz w:val="20"/>
                <w:szCs w:val="21"/>
              </w:rPr>
              <w:t>com.ctc.igd1.SleepTimer</w:t>
            </w:r>
          </w:p>
        </w:tc>
        <w:tc>
          <w:tcPr>
            <w:tcW w:w="2126" w:type="dxa"/>
            <w:vAlign w:val="center"/>
          </w:tcPr>
          <w:p>
            <w:pPr>
              <w:spacing w:after="15"/>
              <w:rPr>
                <w:sz w:val="20"/>
              </w:rPr>
            </w:pPr>
            <w:r>
              <w:rPr>
                <w:rFonts w:hint="eastAsia"/>
                <w:color w:val="000000"/>
                <w:sz w:val="20"/>
                <w:szCs w:val="21"/>
              </w:rPr>
              <w:t>休眠控制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/com/ctc/igd1/Config/WLAN/BandSteering</w:t>
            </w:r>
          </w:p>
        </w:tc>
        <w:tc>
          <w:tcPr>
            <w:tcW w:w="3544" w:type="dxa"/>
            <w:vAlign w:val="center"/>
          </w:tcPr>
          <w:p>
            <w:pPr>
              <w:spacing w:after="15"/>
              <w:rPr>
                <w:sz w:val="20"/>
              </w:rPr>
            </w:pPr>
            <w:r>
              <w:rPr>
                <w:rFonts w:eastAsia="等线"/>
                <w:color w:val="000000"/>
                <w:sz w:val="20"/>
                <w:szCs w:val="21"/>
              </w:rPr>
              <w:t>com.ctc.igd1.WiFiBandSteering</w:t>
            </w:r>
          </w:p>
        </w:tc>
        <w:tc>
          <w:tcPr>
            <w:tcW w:w="2126" w:type="dxa"/>
            <w:vAlign w:val="center"/>
          </w:tcPr>
          <w:p>
            <w:pPr>
              <w:spacing w:after="15"/>
              <w:rPr>
                <w:sz w:val="20"/>
              </w:rPr>
            </w:pPr>
            <w:r>
              <w:rPr>
                <w:rFonts w:eastAsia="等线"/>
                <w:color w:val="000000"/>
                <w:sz w:val="20"/>
                <w:szCs w:val="21"/>
              </w:rPr>
              <w:t xml:space="preserve">Wifi BandSteering </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/com/ctc/igd1/Config/WLAN/Devices</w:t>
            </w:r>
          </w:p>
        </w:tc>
        <w:tc>
          <w:tcPr>
            <w:tcW w:w="3544" w:type="dxa"/>
            <w:vAlign w:val="center"/>
          </w:tcPr>
          <w:p>
            <w:pPr>
              <w:spacing w:after="15"/>
              <w:rPr>
                <w:sz w:val="20"/>
              </w:rPr>
            </w:pPr>
            <w:r>
              <w:rPr>
                <w:rFonts w:eastAsia="等线"/>
                <w:color w:val="000000"/>
                <w:sz w:val="20"/>
                <w:szCs w:val="21"/>
              </w:rPr>
              <w:t>com.ctc.igd1.ObjectManager</w:t>
            </w:r>
          </w:p>
        </w:tc>
        <w:tc>
          <w:tcPr>
            <w:tcW w:w="2126" w:type="dxa"/>
            <w:vAlign w:val="center"/>
          </w:tcPr>
          <w:p>
            <w:pPr>
              <w:spacing w:after="15"/>
              <w:rPr>
                <w:sz w:val="20"/>
              </w:rPr>
            </w:pPr>
            <w:r>
              <w:rPr>
                <w:rFonts w:eastAsia="等线"/>
                <w:color w:val="000000"/>
                <w:sz w:val="20"/>
                <w:szCs w:val="21"/>
              </w:rPr>
              <w:t>WiFi</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/com/ctc/igd1/Config/WLAN/Devices/{i}</w:t>
            </w:r>
          </w:p>
        </w:tc>
        <w:tc>
          <w:tcPr>
            <w:tcW w:w="3544" w:type="dxa"/>
            <w:vAlign w:val="center"/>
          </w:tcPr>
          <w:p>
            <w:pPr>
              <w:spacing w:after="15"/>
              <w:rPr>
                <w:sz w:val="20"/>
              </w:rPr>
            </w:pPr>
            <w:r>
              <w:rPr>
                <w:rFonts w:eastAsia="等线"/>
                <w:color w:val="000000"/>
                <w:sz w:val="20"/>
                <w:szCs w:val="21"/>
              </w:rPr>
              <w:t>com.ctc.igd1.WLANConfiguration</w:t>
            </w:r>
          </w:p>
        </w:tc>
        <w:tc>
          <w:tcPr>
            <w:tcW w:w="2126" w:type="dxa"/>
            <w:vAlign w:val="center"/>
          </w:tcPr>
          <w:p>
            <w:pPr>
              <w:spacing w:after="15"/>
              <w:rPr>
                <w:sz w:val="20"/>
              </w:rPr>
            </w:pPr>
            <w:r>
              <w:rPr>
                <w:rFonts w:eastAsia="等线"/>
                <w:color w:val="000000"/>
                <w:sz w:val="20"/>
                <w:szCs w:val="21"/>
              </w:rPr>
              <w:t>WiFi</w:t>
            </w:r>
            <w:r>
              <w:rPr>
                <w:rFonts w:hint="eastAsia"/>
                <w:color w:val="000000"/>
                <w:sz w:val="20"/>
                <w:szCs w:val="21"/>
              </w:rPr>
              <w:t>配置，注意</w:t>
            </w:r>
            <w:r>
              <w:rPr>
                <w:rFonts w:eastAsia="等线"/>
                <w:color w:val="000000"/>
                <w:sz w:val="20"/>
                <w:szCs w:val="21"/>
              </w:rPr>
              <w:t>{i}</w:t>
            </w:r>
            <w:r>
              <w:rPr>
                <w:rFonts w:hint="eastAsia"/>
                <w:color w:val="000000"/>
                <w:sz w:val="20"/>
                <w:szCs w:val="21"/>
              </w:rPr>
              <w:t>须和</w:t>
            </w:r>
            <w:r>
              <w:rPr>
                <w:rFonts w:eastAsia="等线"/>
                <w:color w:val="000000"/>
                <w:sz w:val="20"/>
                <w:szCs w:val="21"/>
              </w:rPr>
              <w:t>SSIDIndex</w:t>
            </w:r>
            <w:r>
              <w:rPr>
                <w:rFonts w:hint="eastAsia"/>
                <w:color w:val="000000"/>
                <w:sz w:val="20"/>
                <w:szCs w:val="21"/>
              </w:rPr>
              <w:t>保持一致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/com/ctc/igd1/Config/WLAN/Devices/{i}/WPS</w:t>
            </w:r>
          </w:p>
        </w:tc>
        <w:tc>
          <w:tcPr>
            <w:tcW w:w="3544" w:type="dxa"/>
            <w:vAlign w:val="center"/>
          </w:tcPr>
          <w:p>
            <w:pPr>
              <w:spacing w:after="15"/>
              <w:rPr>
                <w:sz w:val="20"/>
              </w:rPr>
            </w:pPr>
            <w:r>
              <w:rPr>
                <w:rFonts w:eastAsia="等线"/>
                <w:color w:val="000000"/>
                <w:sz w:val="20"/>
                <w:szCs w:val="21"/>
              </w:rPr>
              <w:t>com.ctc.igd1.WPS</w:t>
            </w:r>
          </w:p>
        </w:tc>
        <w:tc>
          <w:tcPr>
            <w:tcW w:w="2126" w:type="dxa"/>
            <w:vAlign w:val="center"/>
          </w:tcPr>
          <w:p>
            <w:pPr>
              <w:spacing w:after="15"/>
              <w:rPr>
                <w:sz w:val="20"/>
              </w:rPr>
            </w:pPr>
            <w:r>
              <w:rPr>
                <w:rFonts w:eastAsia="等线"/>
                <w:color w:val="000000"/>
                <w:sz w:val="20"/>
                <w:szCs w:val="21"/>
              </w:rPr>
              <w:t>WiFi</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/com/ctc/igd1/Config/WLAN/ExTimers</w:t>
            </w:r>
          </w:p>
        </w:tc>
        <w:tc>
          <w:tcPr>
            <w:tcW w:w="3544" w:type="dxa"/>
            <w:vAlign w:val="center"/>
          </w:tcPr>
          <w:p>
            <w:pPr>
              <w:spacing w:after="15"/>
              <w:rPr>
                <w:sz w:val="20"/>
              </w:rPr>
            </w:pPr>
            <w:bookmarkStart w:id="899" w:name="RANGE!B18"/>
            <w:r>
              <w:rPr>
                <w:rFonts w:eastAsia="等线"/>
                <w:color w:val="000000"/>
                <w:sz w:val="20"/>
                <w:szCs w:val="21"/>
              </w:rPr>
              <w:t>com.ctc.igd1.ObjectManager</w:t>
            </w:r>
            <w:bookmarkEnd w:id="899"/>
          </w:p>
        </w:tc>
        <w:tc>
          <w:tcPr>
            <w:tcW w:w="2126" w:type="dxa"/>
            <w:vAlign w:val="center"/>
          </w:tcPr>
          <w:p>
            <w:pPr>
              <w:spacing w:after="15"/>
              <w:rPr>
                <w:sz w:val="20"/>
              </w:rPr>
            </w:pPr>
            <w:r>
              <w:rPr>
                <w:rFonts w:eastAsia="等线"/>
                <w:color w:val="000000"/>
                <w:sz w:val="20"/>
                <w:szCs w:val="21"/>
              </w:rPr>
              <w:t>WiFi</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/com/ctc/igd1/Config/WLAN/ExTimers/{i}</w:t>
            </w:r>
          </w:p>
        </w:tc>
        <w:tc>
          <w:tcPr>
            <w:tcW w:w="3544" w:type="dxa"/>
            <w:vAlign w:val="center"/>
          </w:tcPr>
          <w:p>
            <w:pPr>
              <w:spacing w:after="15"/>
              <w:rPr>
                <w:sz w:val="20"/>
              </w:rPr>
            </w:pPr>
            <w:r>
              <w:rPr>
                <w:rFonts w:eastAsia="等线"/>
                <w:color w:val="000000"/>
                <w:sz w:val="20"/>
                <w:szCs w:val="21"/>
              </w:rPr>
              <w:t>com.ctc.igd1.WiFiTimer1</w:t>
            </w:r>
          </w:p>
        </w:tc>
        <w:tc>
          <w:tcPr>
            <w:tcW w:w="2126" w:type="dxa"/>
            <w:vAlign w:val="center"/>
          </w:tcPr>
          <w:p>
            <w:pPr>
              <w:spacing w:after="15"/>
              <w:rPr>
                <w:sz w:val="20"/>
              </w:rPr>
            </w:pPr>
            <w:r>
              <w:rPr>
                <w:rFonts w:eastAsia="等线"/>
                <w:color w:val="000000"/>
                <w:sz w:val="20"/>
                <w:szCs w:val="21"/>
              </w:rPr>
              <w:t>WiFi</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/com/ctc/igd1/Config/WLAN/Timer</w:t>
            </w:r>
          </w:p>
        </w:tc>
        <w:tc>
          <w:tcPr>
            <w:tcW w:w="3544" w:type="dxa"/>
            <w:vAlign w:val="center"/>
          </w:tcPr>
          <w:p>
            <w:pPr>
              <w:spacing w:after="15"/>
              <w:rPr>
                <w:sz w:val="20"/>
              </w:rPr>
            </w:pPr>
            <w:bookmarkStart w:id="900" w:name="OLE_LINK31"/>
            <w:bookmarkStart w:id="901" w:name="OLE_LINK32"/>
            <w:r>
              <w:rPr>
                <w:rFonts w:eastAsia="等线"/>
                <w:color w:val="000000"/>
                <w:sz w:val="20"/>
                <w:szCs w:val="21"/>
              </w:rPr>
              <w:t>com.ctc.igd1.WiFiTimer</w:t>
            </w:r>
            <w:bookmarkEnd w:id="900"/>
            <w:bookmarkEnd w:id="901"/>
          </w:p>
        </w:tc>
        <w:tc>
          <w:tcPr>
            <w:tcW w:w="2126" w:type="dxa"/>
            <w:vAlign w:val="center"/>
          </w:tcPr>
          <w:p>
            <w:pPr>
              <w:spacing w:after="15"/>
              <w:rPr>
                <w:sz w:val="20"/>
              </w:rPr>
            </w:pPr>
            <w:r>
              <w:rPr>
                <w:rFonts w:eastAsia="等线"/>
                <w:color w:val="000000"/>
                <w:sz w:val="20"/>
                <w:szCs w:val="21"/>
              </w:rPr>
              <w:t>WiFi</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/com/ctc/igd1/Diagnostics/HttpDownload</w:t>
            </w:r>
          </w:p>
        </w:tc>
        <w:tc>
          <w:tcPr>
            <w:tcW w:w="3544" w:type="dxa"/>
            <w:vAlign w:val="center"/>
          </w:tcPr>
          <w:p>
            <w:pPr>
              <w:spacing w:after="15"/>
              <w:rPr>
                <w:sz w:val="20"/>
              </w:rPr>
            </w:pPr>
            <w:r>
              <w:rPr>
                <w:rFonts w:eastAsia="等线"/>
                <w:color w:val="000000"/>
                <w:sz w:val="20"/>
                <w:szCs w:val="21"/>
              </w:rPr>
              <w:t>com.ctc.igd1.HttpDownloadTest</w:t>
            </w:r>
            <w:r>
              <w:rPr>
                <w:rFonts w:eastAsia="等线"/>
                <w:color w:val="000000"/>
                <w:sz w:val="20"/>
                <w:szCs w:val="21"/>
              </w:rPr>
              <w:br w:type="textWrapping"/>
            </w:r>
            <w:r>
              <w:rPr>
                <w:rFonts w:eastAsia="等线"/>
                <w:color w:val="000000"/>
                <w:sz w:val="20"/>
                <w:szCs w:val="21"/>
              </w:rPr>
              <w:t>com.ctc.igd1.SpeedTestFF</w:t>
            </w:r>
          </w:p>
        </w:tc>
        <w:tc>
          <w:tcPr>
            <w:tcW w:w="2126" w:type="dxa"/>
            <w:vAlign w:val="center"/>
          </w:tcPr>
          <w:p>
            <w:pPr>
              <w:spacing w:after="15"/>
              <w:rPr>
                <w:sz w:val="20"/>
              </w:rPr>
            </w:pPr>
            <w:r>
              <w:rPr>
                <w:rFonts w:hint="eastAsia"/>
                <w:color w:val="000000"/>
                <w:sz w:val="20"/>
                <w:szCs w:val="21"/>
              </w:rPr>
              <w:t>设备诊断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/com/ctc/igd1/Diagnostics/IADTest</w:t>
            </w:r>
          </w:p>
        </w:tc>
        <w:tc>
          <w:tcPr>
            <w:tcW w:w="3544" w:type="dxa"/>
            <w:vAlign w:val="center"/>
          </w:tcPr>
          <w:p>
            <w:pPr>
              <w:spacing w:after="15"/>
              <w:rPr>
                <w:sz w:val="20"/>
              </w:rPr>
            </w:pPr>
            <w:r>
              <w:rPr>
                <w:rFonts w:eastAsia="等线"/>
                <w:color w:val="000000"/>
                <w:sz w:val="20"/>
                <w:szCs w:val="21"/>
              </w:rPr>
              <w:t>com.ctc.igd1.IADDiagnostics</w:t>
            </w:r>
          </w:p>
        </w:tc>
        <w:tc>
          <w:tcPr>
            <w:tcW w:w="2126" w:type="dxa"/>
            <w:vAlign w:val="center"/>
          </w:tcPr>
          <w:p>
            <w:pPr>
              <w:spacing w:after="15"/>
              <w:rPr>
                <w:sz w:val="20"/>
              </w:rPr>
            </w:pPr>
            <w:r>
              <w:rPr>
                <w:rFonts w:eastAsia="等线"/>
                <w:color w:val="000000"/>
                <w:sz w:val="20"/>
                <w:szCs w:val="21"/>
              </w:rPr>
              <w:t>IAD</w:t>
            </w:r>
            <w:r>
              <w:rPr>
                <w:rFonts w:hint="eastAsia"/>
                <w:color w:val="000000"/>
                <w:sz w:val="20"/>
                <w:szCs w:val="21"/>
              </w:rPr>
              <w:t>诊断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/com/ctc/igd1/Diagnostics/VoiceSimulateTest</w:t>
            </w:r>
          </w:p>
        </w:tc>
        <w:tc>
          <w:tcPr>
            <w:tcW w:w="3544" w:type="dxa"/>
            <w:vAlign w:val="center"/>
          </w:tcPr>
          <w:p>
            <w:pPr>
              <w:spacing w:after="15"/>
              <w:rPr>
                <w:sz w:val="20"/>
              </w:rPr>
            </w:pPr>
            <w:r>
              <w:rPr>
                <w:rFonts w:eastAsia="等线"/>
                <w:color w:val="000000"/>
                <w:sz w:val="20"/>
                <w:szCs w:val="21"/>
              </w:rPr>
              <w:t>com.ctc.igd1.VOIPSimulateTest</w:t>
            </w:r>
          </w:p>
        </w:tc>
        <w:tc>
          <w:tcPr>
            <w:tcW w:w="2126" w:type="dxa"/>
            <w:vAlign w:val="center"/>
          </w:tcPr>
          <w:p>
            <w:pPr>
              <w:spacing w:after="15"/>
              <w:rPr>
                <w:sz w:val="20"/>
              </w:rPr>
            </w:pPr>
            <w:r>
              <w:rPr>
                <w:rFonts w:hint="eastAsia"/>
                <w:color w:val="000000"/>
                <w:sz w:val="20"/>
                <w:szCs w:val="21"/>
              </w:rPr>
              <w:t>语音测试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/com/ctc/igd1/Info/Device</w:t>
            </w:r>
          </w:p>
        </w:tc>
        <w:tc>
          <w:tcPr>
            <w:tcW w:w="3544" w:type="dxa"/>
            <w:vAlign w:val="center"/>
          </w:tcPr>
          <w:p>
            <w:pPr>
              <w:spacing w:after="15"/>
              <w:rPr>
                <w:sz w:val="20"/>
              </w:rPr>
            </w:pPr>
            <w:r>
              <w:rPr>
                <w:rFonts w:eastAsia="等线"/>
                <w:color w:val="000000"/>
                <w:sz w:val="20"/>
                <w:szCs w:val="21"/>
              </w:rPr>
              <w:t>com.ctc.igd1.DeviceInfo</w:t>
            </w:r>
          </w:p>
        </w:tc>
        <w:tc>
          <w:tcPr>
            <w:tcW w:w="2126" w:type="dxa"/>
            <w:vAlign w:val="center"/>
          </w:tcPr>
          <w:p>
            <w:pPr>
              <w:spacing w:after="15"/>
              <w:rPr>
                <w:sz w:val="20"/>
              </w:rPr>
            </w:pPr>
            <w:r>
              <w:rPr>
                <w:rFonts w:hint="eastAsia"/>
                <w:color w:val="000000"/>
                <w:sz w:val="20"/>
                <w:szCs w:val="21"/>
              </w:rPr>
              <w:t>查看设备信息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/com/ctc/igd1/Info/Network</w:t>
            </w:r>
          </w:p>
        </w:tc>
        <w:tc>
          <w:tcPr>
            <w:tcW w:w="3544" w:type="dxa"/>
            <w:vAlign w:val="center"/>
          </w:tcPr>
          <w:p>
            <w:pPr>
              <w:spacing w:after="15"/>
              <w:rPr>
                <w:sz w:val="20"/>
              </w:rPr>
            </w:pPr>
            <w:r>
              <w:rPr>
                <w:rFonts w:eastAsia="等线"/>
                <w:color w:val="000000"/>
                <w:sz w:val="20"/>
                <w:szCs w:val="21"/>
              </w:rPr>
              <w:t>com.ctc.igd1.NetworkInfo</w:t>
            </w:r>
          </w:p>
        </w:tc>
        <w:tc>
          <w:tcPr>
            <w:tcW w:w="2126" w:type="dxa"/>
            <w:vAlign w:val="center"/>
          </w:tcPr>
          <w:p>
            <w:pPr>
              <w:spacing w:after="15"/>
              <w:rPr>
                <w:sz w:val="20"/>
              </w:rPr>
            </w:pPr>
            <w:r>
              <w:rPr>
                <w:rFonts w:hint="eastAsia"/>
                <w:color w:val="000000"/>
                <w:sz w:val="20"/>
                <w:szCs w:val="21"/>
              </w:rPr>
              <w:t>查看网络信息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/com/ctc/igd1/Info/Network/WANConnectionDb</w:t>
            </w:r>
          </w:p>
        </w:tc>
        <w:tc>
          <w:tcPr>
            <w:tcW w:w="3544" w:type="dxa"/>
            <w:vAlign w:val="center"/>
          </w:tcPr>
          <w:p>
            <w:pPr>
              <w:spacing w:after="15"/>
              <w:rPr>
                <w:sz w:val="20"/>
              </w:rPr>
            </w:pPr>
            <w:r>
              <w:rPr>
                <w:rFonts w:eastAsia="等线"/>
                <w:color w:val="000000"/>
                <w:sz w:val="20"/>
                <w:szCs w:val="21"/>
              </w:rPr>
              <w:t>com.ctc.igd1.WANConnectionDb</w:t>
            </w:r>
            <w:r>
              <w:rPr>
                <w:rFonts w:eastAsia="等线"/>
                <w:color w:val="000000"/>
                <w:sz w:val="20"/>
                <w:szCs w:val="21"/>
              </w:rPr>
              <w:br w:type="textWrapping"/>
            </w:r>
            <w:r>
              <w:rPr>
                <w:rFonts w:eastAsia="等线"/>
                <w:color w:val="000000"/>
                <w:sz w:val="20"/>
                <w:szCs w:val="21"/>
              </w:rPr>
              <w:t>com.ctc.igd1.ObjectManager</w:t>
            </w:r>
          </w:p>
        </w:tc>
        <w:tc>
          <w:tcPr>
            <w:tcW w:w="2126" w:type="dxa"/>
            <w:vAlign w:val="center"/>
          </w:tcPr>
          <w:p>
            <w:pPr>
              <w:spacing w:after="15"/>
              <w:rPr>
                <w:sz w:val="20"/>
              </w:rPr>
            </w:pPr>
            <w:r>
              <w:rPr>
                <w:rFonts w:hint="eastAsia"/>
                <w:color w:val="000000"/>
                <w:sz w:val="20"/>
                <w:szCs w:val="21"/>
              </w:rPr>
              <w:t>查看网络信息（不要求AddObject和</w:t>
            </w:r>
            <w:r>
              <w:rPr>
                <w:color w:val="000000"/>
                <w:sz w:val="20"/>
                <w:szCs w:val="21"/>
              </w:rPr>
              <w:t xml:space="preserve"> DeleteObject</w:t>
            </w:r>
            <w:r>
              <w:rPr>
                <w:rFonts w:hint="eastAsia"/>
                <w:color w:val="000000"/>
                <w:sz w:val="2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/com/ctc/igd1/Info/Network/WANConnectionDb/{i}</w:t>
            </w:r>
          </w:p>
        </w:tc>
        <w:tc>
          <w:tcPr>
            <w:tcW w:w="3544" w:type="dxa"/>
            <w:vAlign w:val="center"/>
          </w:tcPr>
          <w:p>
            <w:pPr>
              <w:spacing w:after="15"/>
              <w:rPr>
                <w:sz w:val="20"/>
              </w:rPr>
            </w:pPr>
            <w:r>
              <w:rPr>
                <w:rFonts w:eastAsia="等线"/>
                <w:color w:val="000000"/>
                <w:sz w:val="20"/>
                <w:szCs w:val="21"/>
              </w:rPr>
              <w:t>com.ctc.igd1.WANConnectionInfo</w:t>
            </w:r>
          </w:p>
        </w:tc>
        <w:tc>
          <w:tcPr>
            <w:tcW w:w="2126" w:type="dxa"/>
            <w:vAlign w:val="center"/>
          </w:tcPr>
          <w:p>
            <w:pPr>
              <w:spacing w:after="15"/>
              <w:rPr>
                <w:sz w:val="20"/>
              </w:rPr>
            </w:pPr>
            <w:r>
              <w:rPr>
                <w:rFonts w:hint="eastAsia"/>
                <w:color w:val="000000"/>
                <w:sz w:val="20"/>
                <w:szCs w:val="21"/>
              </w:rPr>
              <w:t>查看网络信息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15"/>
              <w:rPr>
                <w:sz w:val="20"/>
              </w:rPr>
            </w:pPr>
            <w:r>
              <w:rPr>
                <w:rFonts w:eastAsia="等线"/>
                <w:color w:val="000000"/>
                <w:sz w:val="20"/>
                <w:szCs w:val="21"/>
              </w:rPr>
              <w:t>/com/ctc/igd1/Info/PhoneConnectivity</w:t>
            </w:r>
          </w:p>
        </w:tc>
        <w:tc>
          <w:tcPr>
            <w:tcW w:w="3544" w:type="dxa"/>
            <w:vAlign w:val="center"/>
          </w:tcPr>
          <w:p>
            <w:pPr>
              <w:spacing w:after="15"/>
              <w:rPr>
                <w:sz w:val="20"/>
              </w:rPr>
            </w:pPr>
            <w:r>
              <w:rPr>
                <w:rFonts w:eastAsia="等线"/>
                <w:color w:val="000000"/>
                <w:sz w:val="20"/>
                <w:szCs w:val="21"/>
              </w:rPr>
              <w:t>com.ctc.igd1.PhoneConnectivity</w:t>
            </w:r>
          </w:p>
        </w:tc>
        <w:tc>
          <w:tcPr>
            <w:tcW w:w="2126" w:type="dxa"/>
            <w:vAlign w:val="center"/>
          </w:tcPr>
          <w:p>
            <w:pPr>
              <w:spacing w:after="15"/>
              <w:rPr>
                <w:sz w:val="20"/>
              </w:rPr>
            </w:pPr>
            <w:r>
              <w:rPr>
                <w:rFonts w:hint="eastAsia"/>
                <w:color w:val="000000"/>
                <w:sz w:val="20"/>
                <w:szCs w:val="21"/>
              </w:rPr>
              <w:t>电话状态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sz w:val="20"/>
              </w:rPr>
            </w:pPr>
            <w:r>
              <w:rPr>
                <w:rFonts w:eastAsia="等线"/>
                <w:color w:val="000000"/>
                <w:sz w:val="20"/>
                <w:szCs w:val="21"/>
              </w:rPr>
              <w:t>/com/ctc/igd1/Info/PON</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sz w:val="20"/>
              </w:rPr>
            </w:pPr>
            <w:r>
              <w:rPr>
                <w:rFonts w:eastAsia="等线"/>
                <w:color w:val="000000"/>
                <w:sz w:val="20"/>
                <w:szCs w:val="21"/>
              </w:rPr>
              <w:t>com.ctc.igd1.PONInfo</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sz w:val="20"/>
              </w:rPr>
            </w:pPr>
            <w:r>
              <w:rPr>
                <w:rFonts w:hint="eastAsia"/>
                <w:color w:val="000000"/>
                <w:sz w:val="20"/>
                <w:szCs w:val="21"/>
              </w:rPr>
              <w:t>查看</w:t>
            </w:r>
            <w:r>
              <w:rPr>
                <w:color w:val="000000"/>
                <w:sz w:val="20"/>
                <w:szCs w:val="21"/>
              </w:rPr>
              <w:t>PON</w:t>
            </w:r>
            <w:r>
              <w:rPr>
                <w:rFonts w:hint="eastAsia"/>
                <w:color w:val="000000"/>
                <w:sz w:val="20"/>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sz w:val="20"/>
              </w:rPr>
            </w:pPr>
            <w:r>
              <w:rPr>
                <w:rFonts w:eastAsia="等线"/>
                <w:color w:val="000000"/>
                <w:sz w:val="20"/>
                <w:szCs w:val="21"/>
              </w:rPr>
              <w:t>/com/ctc/igd1/Info/Voice/PoorQualityStats</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sz w:val="20"/>
              </w:rPr>
            </w:pPr>
            <w:r>
              <w:rPr>
                <w:rFonts w:eastAsia="等线"/>
                <w:color w:val="000000"/>
                <w:sz w:val="20"/>
                <w:szCs w:val="21"/>
              </w:rPr>
              <w:t>com.ctc.igd1.ObjectManager</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sz w:val="20"/>
              </w:rPr>
            </w:pPr>
            <w:r>
              <w:rPr>
                <w:rFonts w:hint="eastAsia"/>
                <w:color w:val="000000"/>
                <w:sz w:val="20"/>
                <w:szCs w:val="21"/>
              </w:rPr>
              <w:t>语音异常统计，</w:t>
            </w:r>
            <w:r>
              <w:rPr>
                <w:rFonts w:hint="eastAsia" w:ascii="宋体" w:hAnsi="宋体" w:cs="Calibri"/>
                <w:bCs/>
                <w:kern w:val="0"/>
                <w:sz w:val="18"/>
                <w:szCs w:val="18"/>
              </w:rPr>
              <w:t>不需要支持AddObject和DelObject方法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sz w:val="20"/>
              </w:rPr>
            </w:pPr>
            <w:r>
              <w:rPr>
                <w:rFonts w:eastAsia="等线"/>
                <w:color w:val="000000"/>
                <w:sz w:val="20"/>
                <w:szCs w:val="21"/>
              </w:rPr>
              <w:t>/com/ctc/igd1/Info/Voice/PoorQualityStats/{i}</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sz w:val="20"/>
              </w:rPr>
            </w:pPr>
            <w:r>
              <w:rPr>
                <w:rFonts w:eastAsia="等线"/>
                <w:color w:val="000000"/>
                <w:sz w:val="20"/>
                <w:szCs w:val="21"/>
              </w:rPr>
              <w:t>com.ctc.igd1.VoicePoorQualityStats</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sz w:val="20"/>
              </w:rPr>
            </w:pPr>
            <w:r>
              <w:rPr>
                <w:rFonts w:hint="eastAsia"/>
                <w:color w:val="000000"/>
                <w:sz w:val="20"/>
                <w:szCs w:val="21"/>
              </w:rPr>
              <w:t>语音异常统计，</w:t>
            </w:r>
            <w:r>
              <w:rPr>
                <w:rFonts w:hint="eastAsia" w:ascii="宋体" w:hAnsi="宋体" w:cs="Calibri"/>
                <w:bCs/>
                <w:kern w:val="0"/>
                <w:sz w:val="18"/>
                <w:szCs w:val="18"/>
              </w:rPr>
              <w:t>不需要支持AddObject和DelObject方法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/com/ctc/igd1/Info/VoIP</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com.ctc.igd1.VoIPInfo</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hint="eastAsia"/>
                <w:color w:val="000000"/>
                <w:sz w:val="20"/>
                <w:szCs w:val="21"/>
              </w:rPr>
              <w:t>查看电话信息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bookmarkStart w:id="902" w:name="_Hlk29719105"/>
            <w:r>
              <w:rPr>
                <w:rFonts w:eastAsia="等线"/>
                <w:color w:val="000000"/>
                <w:sz w:val="20"/>
                <w:szCs w:val="21"/>
              </w:rPr>
              <w:t>/com/ctc/igd1/Info/WiFi</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com.ctc.igd1.WiFiInfo</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hint="eastAsia"/>
                <w:color w:val="000000"/>
                <w:sz w:val="20"/>
                <w:szCs w:val="21"/>
              </w:rPr>
              <w:t>查看</w:t>
            </w:r>
            <w:r>
              <w:rPr>
                <w:color w:val="000000"/>
                <w:sz w:val="20"/>
                <w:szCs w:val="21"/>
              </w:rPr>
              <w:t>WiFi</w:t>
            </w:r>
            <w:r>
              <w:rPr>
                <w:rFonts w:hint="eastAsia"/>
                <w:color w:val="000000"/>
                <w:sz w:val="20"/>
                <w:szCs w:val="21"/>
              </w:rPr>
              <w:t>信息</w:t>
            </w:r>
          </w:p>
        </w:tc>
      </w:tr>
      <w:bookmarkEnd w:id="90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/com/ctc/igd1/Info/FeatureFlag</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com.ctc.igd1.FeatureFl</w:t>
            </w:r>
            <w:r>
              <w:rPr>
                <w:rFonts w:hint="eastAsia" w:eastAsia="等线"/>
                <w:color w:val="000000"/>
                <w:sz w:val="20"/>
                <w:szCs w:val="21"/>
              </w:rPr>
              <w:t>a</w:t>
            </w:r>
            <w:r>
              <w:rPr>
                <w:rFonts w:eastAsia="等线"/>
                <w:color w:val="000000"/>
                <w:sz w:val="20"/>
                <w:szCs w:val="21"/>
              </w:rPr>
              <w:t>g</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sz w:val="20"/>
                <w:szCs w:val="21"/>
              </w:rPr>
            </w:pPr>
            <w:r>
              <w:rPr>
                <w:rFonts w:hint="eastAsia"/>
                <w:color w:val="000000"/>
                <w:sz w:val="20"/>
                <w:szCs w:val="21"/>
              </w:rPr>
              <w:t>查看已有功能是否使用信息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/com/ctc/igd1/Network/DNSFilter</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com.ctc.igd1.ObjectManager</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DNS</w:t>
            </w:r>
            <w:r>
              <w:rPr>
                <w:rFonts w:hint="eastAsia"/>
                <w:color w:val="000000"/>
                <w:sz w:val="20"/>
                <w:szCs w:val="21"/>
              </w:rPr>
              <w:t>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/com/ctc/igd1/Network/DNSFilter/{i}</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com.ctc.igd1.DNSFilter</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DNS</w:t>
            </w:r>
            <w:r>
              <w:rPr>
                <w:rFonts w:hint="eastAsia"/>
                <w:color w:val="000000"/>
                <w:sz w:val="20"/>
                <w:szCs w:val="21"/>
              </w:rPr>
              <w:t>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/com/ctc/igd1/Network/DNSSpeedLimit</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com.ctc.igd1.DNSSpeedLimit</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DNS</w:t>
            </w:r>
            <w:r>
              <w:rPr>
                <w:rFonts w:hint="eastAsia"/>
                <w:color w:val="000000"/>
                <w:sz w:val="20"/>
                <w:szCs w:val="21"/>
              </w:rPr>
              <w:t>限速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/com/ctc/igd1/Network/IPTV</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com.ctc.igd1.IPTV</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IPTV</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/com/ctc/igd1/Network/MACBl</w:t>
            </w:r>
            <w:r>
              <w:rPr>
                <w:rFonts w:hint="eastAsia" w:eastAsia="等线"/>
                <w:color w:val="000000"/>
                <w:sz w:val="20"/>
                <w:szCs w:val="21"/>
              </w:rPr>
              <w:t>a</w:t>
            </w:r>
            <w:r>
              <w:rPr>
                <w:rFonts w:eastAsia="等线"/>
                <w:color w:val="000000"/>
                <w:sz w:val="20"/>
                <w:szCs w:val="21"/>
              </w:rPr>
              <w:t>ckList</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com.ctc.igd1.ObjectManager</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MAC</w:t>
            </w:r>
            <w:r>
              <w:rPr>
                <w:rFonts w:hint="eastAsia"/>
                <w:color w:val="000000"/>
                <w:sz w:val="20"/>
                <w:szCs w:val="21"/>
              </w:rPr>
              <w:t>黑名单配置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/com/ctc/igd1/Network/MACBl</w:t>
            </w:r>
            <w:r>
              <w:rPr>
                <w:rFonts w:hint="eastAsia" w:eastAsia="等线"/>
                <w:color w:val="000000"/>
                <w:sz w:val="20"/>
                <w:szCs w:val="21"/>
              </w:rPr>
              <w:t>a</w:t>
            </w:r>
            <w:r>
              <w:rPr>
                <w:rFonts w:eastAsia="等线"/>
                <w:color w:val="000000"/>
                <w:sz w:val="20"/>
                <w:szCs w:val="21"/>
              </w:rPr>
              <w:t>ckList/{i}</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com.ctc.igd1.MACBl</w:t>
            </w:r>
            <w:r>
              <w:rPr>
                <w:rFonts w:hint="eastAsia" w:eastAsia="等线"/>
                <w:color w:val="000000"/>
                <w:sz w:val="20"/>
                <w:szCs w:val="21"/>
              </w:rPr>
              <w:t>a</w:t>
            </w:r>
            <w:r>
              <w:rPr>
                <w:rFonts w:eastAsia="等线"/>
                <w:color w:val="000000"/>
                <w:sz w:val="20"/>
                <w:szCs w:val="21"/>
              </w:rPr>
              <w:t>ckList</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MAC</w:t>
            </w:r>
            <w:r>
              <w:rPr>
                <w:rFonts w:hint="eastAsia"/>
                <w:color w:val="000000"/>
                <w:sz w:val="20"/>
                <w:szCs w:val="21"/>
              </w:rPr>
              <w:t>黑名单配置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/com/ctc/igd1/Network/MACWhiteList</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com.ctc.igd1.ObjectManager</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MAC</w:t>
            </w:r>
            <w:r>
              <w:rPr>
                <w:rFonts w:hint="eastAsia"/>
                <w:color w:val="000000"/>
                <w:sz w:val="20"/>
                <w:szCs w:val="21"/>
              </w:rPr>
              <w:t>白名单配置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/com/ctc/igd1/Network/MACWhiteList/{i}</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com.ctc.igd1.MACWhiteList</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MAC</w:t>
            </w:r>
            <w:r>
              <w:rPr>
                <w:rFonts w:hint="eastAsia"/>
                <w:color w:val="000000"/>
                <w:sz w:val="20"/>
                <w:szCs w:val="21"/>
              </w:rPr>
              <w:t>白名单配置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/com/ctc/igd1/Network/QoS</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com.ctc.igd1.QoS</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QoS</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/com/ctc/igd1/Network/QoS/App</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com.ctc.igd1.ObjectManager</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QoS</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/com/ctc/igd1/Network/QoS/App/{i}</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com.ctc.igd1.QoSApp</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QoS</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/com/ctc/igd1/Network/QoS/Classification</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com.ctc.igd1.ObjectManager</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QoS</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/com/ctc/igd1/Network/QoS/Classification/{i}</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com.ctc.igd1.QoSClassification</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QoS</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/com/ctc/igd1/Network/QoS/Classification/{i}/Type</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com.ctc.igd1.ObjectManager</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QoS</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/com/ctc/igd1/Network/QoS/Classification/{i}/Type/{i}</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com.ctc.igd1.QoSClassificationType</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QoS</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/com/ctc/igd1/Network/QoS/PriorityQueue</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com.ctc.igd1.ObjectManager</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QoS</w:t>
            </w:r>
            <w:r>
              <w:rPr>
                <w:rFonts w:hint="eastAsia"/>
                <w:color w:val="000000"/>
                <w:sz w:val="20"/>
                <w:szCs w:val="21"/>
              </w:rPr>
              <w:t>配置，不需要支持AddObject和DelObject方法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/com/ctc/igd1/Network/QoS/PriorityQueue/{i}</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com.ctc.igd1.QosPriorityQueue</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QoS</w:t>
            </w:r>
            <w:r>
              <w:rPr>
                <w:rFonts w:hint="eastAsia"/>
                <w:color w:val="000000"/>
                <w:sz w:val="20"/>
                <w:szCs w:val="21"/>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/com/ctc/igd1/Network/URLFilter</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com.ctc.igd1.ObjectManager</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URL</w:t>
            </w:r>
            <w:r>
              <w:rPr>
                <w:rFonts w:hint="eastAsia"/>
                <w:color w:val="000000"/>
                <w:sz w:val="20"/>
                <w:szCs w:val="21"/>
              </w:rPr>
              <w:t>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/com/ctc/igd1/Network/URLFilter/{i}</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com.ctc.igd1.URLFilter</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URL</w:t>
            </w:r>
            <w:r>
              <w:rPr>
                <w:rFonts w:hint="eastAsia"/>
                <w:color w:val="000000"/>
                <w:sz w:val="20"/>
                <w:szCs w:val="21"/>
              </w:rPr>
              <w:t>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/com/ctc/igd1/Telecom/CWMP</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com.ctc.igd1.CWMP</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TR098</w:t>
            </w:r>
            <w:r>
              <w:rPr>
                <w:rFonts w:hint="eastAsia"/>
                <w:color w:val="000000"/>
                <w:sz w:val="20"/>
                <w:szCs w:val="21"/>
              </w:rPr>
              <w:t>参数配置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/com/ctc/igd1/Telecom/PlatformService</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com.ctc.igd1.PlatformService</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hint="eastAsia"/>
                <w:color w:val="000000"/>
                <w:sz w:val="20"/>
                <w:szCs w:val="21"/>
              </w:rPr>
              <w:t>平台服务相关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/com/ctc/igd1/Telecom/PPPoE</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com.ctc.igd1.PPPoE</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hint="eastAsia"/>
                <w:color w:val="000000"/>
                <w:sz w:val="20"/>
                <w:szCs w:val="21"/>
              </w:rPr>
              <w:t>电信配置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/com/ctc/igd1/Telecom/System</w:t>
            </w:r>
          </w:p>
        </w:tc>
        <w:tc>
          <w:tcPr>
            <w:tcW w:w="3544"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eastAsia="等线"/>
                <w:color w:val="000000"/>
                <w:sz w:val="20"/>
                <w:szCs w:val="21"/>
              </w:rPr>
              <w:t>com.ctc.igd1.SysCmd</w:t>
            </w:r>
          </w:p>
        </w:tc>
        <w:tc>
          <w:tcPr>
            <w:tcW w:w="2126" w:type="dxa"/>
            <w:tcBorders>
              <w:top w:val="single" w:color="auto" w:sz="4" w:space="0"/>
              <w:left w:val="single" w:color="auto" w:sz="4" w:space="0"/>
              <w:bottom w:val="single" w:color="auto" w:sz="4" w:space="0"/>
              <w:right w:val="single" w:color="auto" w:sz="4" w:space="0"/>
            </w:tcBorders>
            <w:vAlign w:val="center"/>
          </w:tcPr>
          <w:p>
            <w:pPr>
              <w:spacing w:after="15"/>
              <w:rPr>
                <w:color w:val="000000" w:themeColor="text1"/>
                <w:sz w:val="20"/>
                <w14:textFill>
                  <w14:solidFill>
                    <w14:schemeClr w14:val="tx1"/>
                  </w14:solidFill>
                </w14:textFill>
              </w:rPr>
            </w:pPr>
            <w:r>
              <w:rPr>
                <w:rFonts w:hint="eastAsia"/>
                <w:color w:val="000000"/>
                <w:sz w:val="20"/>
                <w:szCs w:val="21"/>
              </w:rPr>
              <w:t>电信配置</w:t>
            </w:r>
          </w:p>
        </w:tc>
      </w:tr>
    </w:tbl>
    <w:p>
      <w:pPr>
        <w:spacing w:after="15"/>
      </w:pPr>
    </w:p>
    <w:p>
      <w:pPr>
        <w:pStyle w:val="47"/>
        <w:spacing w:after="15"/>
        <w:ind w:firstLine="0" w:firstLineChars="0"/>
      </w:pPr>
    </w:p>
    <w:p>
      <w:pPr>
        <w:pStyle w:val="161"/>
        <w:spacing w:before="312" w:after="312"/>
      </w:pPr>
      <w:bookmarkStart w:id="903" w:name="_Toc447897274"/>
      <w:bookmarkStart w:id="904" w:name="_Toc532477852"/>
      <w:r>
        <w:rPr>
          <w:rFonts w:hint="eastAsia"/>
        </w:rPr>
        <w:t>其它网关服务接口要求</w:t>
      </w:r>
      <w:bookmarkEnd w:id="903"/>
      <w:bookmarkEnd w:id="904"/>
    </w:p>
    <w:p>
      <w:pPr>
        <w:pStyle w:val="162"/>
        <w:spacing w:before="156" w:after="156"/>
      </w:pPr>
      <w:bookmarkStart w:id="905" w:name="_Toc447897275"/>
      <w:bookmarkStart w:id="906" w:name="_Toc532477853"/>
      <w:r>
        <w:rPr>
          <w:rFonts w:hint="eastAsia"/>
        </w:rPr>
        <w:t>USB设备管理服务</w:t>
      </w:r>
      <w:bookmarkEnd w:id="905"/>
      <w:bookmarkEnd w:id="906"/>
    </w:p>
    <w:p>
      <w:pPr>
        <w:pStyle w:val="47"/>
        <w:spacing w:after="15"/>
        <w:ind w:firstLine="0" w:firstLineChars="0"/>
      </w:pPr>
    </w:p>
    <w:p>
      <w:pPr>
        <w:spacing w:after="15"/>
      </w:pPr>
      <w:r>
        <w:rPr>
          <w:rFonts w:hint="eastAsia"/>
        </w:rPr>
        <w:tab/>
      </w:r>
      <w:r>
        <w:rPr>
          <w:rFonts w:hint="eastAsia"/>
        </w:rPr>
        <w:t>为了支持USB Dongle以及USB存储业务，厂家需按照本章节规范，封装DBus服务，提供给开发者，实现所插USB设备（含通过USB HUB下挂的设备）的控制和访问。</w:t>
      </w:r>
    </w:p>
    <w:p>
      <w:pPr>
        <w:spacing w:after="15"/>
      </w:pPr>
      <w:r>
        <w:rPr>
          <w:rFonts w:hint="eastAsia"/>
        </w:rPr>
        <w:t>对于非存储类设备，在/com/ctc/igd1/Storage/usb/devices/{i}下只需要com.ctc.igd1.usb.Device接口，不需要com.ctc.igd1.usb.FileSystem接口。</w:t>
      </w:r>
    </w:p>
    <w:p>
      <w:pPr>
        <w:spacing w:after="15"/>
      </w:pPr>
    </w:p>
    <w:p>
      <w:pPr>
        <w:pStyle w:val="147"/>
        <w:spacing w:beforeLines="0" w:afterLines="0"/>
      </w:pPr>
      <w:r>
        <w:rPr>
          <w:rFonts w:hint="eastAsia"/>
        </w:rPr>
        <w:t>DBus接口</w:t>
      </w:r>
    </w:p>
    <w:p>
      <w:pPr>
        <w:pStyle w:val="152"/>
        <w:spacing w:before="156" w:after="156"/>
      </w:pPr>
      <w:bookmarkStart w:id="907" w:name="_Toc447897276"/>
      <w:r>
        <w:rPr>
          <w:rFonts w:hint="eastAsia"/>
        </w:rPr>
        <w:t>com.ctc.igd1.usb.Device</w:t>
      </w:r>
      <w:bookmarkEnd w:id="907"/>
    </w:p>
    <w:p>
      <w:pPr>
        <w:spacing w:before="240" w:after="15"/>
        <w:ind w:left="420" w:leftChars="200"/>
        <w:rPr>
          <w:b/>
        </w:rPr>
      </w:pPr>
      <w:r>
        <w:rPr>
          <w:rFonts w:hint="eastAsia"/>
          <w:b/>
        </w:rPr>
        <w:t>属性</w:t>
      </w:r>
    </w:p>
    <w:tbl>
      <w:tblPr>
        <w:tblStyle w:val="66"/>
        <w:tblW w:w="8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1"/>
        <w:gridCol w:w="1657"/>
        <w:gridCol w:w="1154"/>
        <w:gridCol w:w="1079"/>
        <w:gridCol w:w="1450"/>
        <w:gridCol w:w="1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1" w:type="dxa"/>
            <w:shd w:val="clear" w:color="auto" w:fill="D8D8D8" w:themeFill="background1" w:themeFillShade="D9"/>
          </w:tcPr>
          <w:p>
            <w:pPr>
              <w:spacing w:after="15"/>
              <w:rPr>
                <w:rFonts w:ascii="Calibri" w:hAnsi="Calibri"/>
                <w:sz w:val="18"/>
              </w:rPr>
            </w:pPr>
            <w:r>
              <w:rPr>
                <w:rFonts w:hint="eastAsia" w:ascii="Calibri" w:hAnsi="Calibri"/>
                <w:sz w:val="18"/>
              </w:rPr>
              <w:t>属性名</w:t>
            </w:r>
          </w:p>
        </w:tc>
        <w:tc>
          <w:tcPr>
            <w:tcW w:w="1657" w:type="dxa"/>
            <w:shd w:val="clear" w:color="auto" w:fill="D8D8D8" w:themeFill="background1" w:themeFillShade="D9"/>
          </w:tcPr>
          <w:p>
            <w:pPr>
              <w:spacing w:after="15"/>
              <w:rPr>
                <w:rFonts w:ascii="Calibri" w:hAnsi="Calibri"/>
                <w:sz w:val="18"/>
              </w:rPr>
            </w:pPr>
            <w:r>
              <w:rPr>
                <w:rFonts w:hint="eastAsia" w:ascii="Calibri" w:hAnsi="Calibri"/>
                <w:sz w:val="18"/>
              </w:rPr>
              <w:t>类型</w:t>
            </w:r>
          </w:p>
        </w:tc>
        <w:tc>
          <w:tcPr>
            <w:tcW w:w="1154" w:type="dxa"/>
            <w:shd w:val="clear" w:color="auto" w:fill="D8D8D8" w:themeFill="background1" w:themeFillShade="D9"/>
          </w:tcPr>
          <w:p>
            <w:pPr>
              <w:spacing w:after="15"/>
              <w:rPr>
                <w:rFonts w:ascii="Calibri" w:hAnsi="Calibri"/>
                <w:sz w:val="18"/>
              </w:rPr>
            </w:pPr>
            <w:r>
              <w:rPr>
                <w:rFonts w:hint="eastAsia" w:ascii="Calibri" w:hAnsi="Calibri"/>
                <w:sz w:val="18"/>
              </w:rPr>
              <w:t>权限</w:t>
            </w:r>
          </w:p>
        </w:tc>
        <w:tc>
          <w:tcPr>
            <w:tcW w:w="1079" w:type="dxa"/>
            <w:shd w:val="clear" w:color="auto" w:fill="D8D8D8" w:themeFill="background1" w:themeFillShade="D9"/>
          </w:tcPr>
          <w:p>
            <w:pPr>
              <w:spacing w:after="15"/>
              <w:rPr>
                <w:rFonts w:ascii="Calibri" w:hAnsi="Calibri"/>
                <w:sz w:val="18"/>
              </w:rPr>
            </w:pPr>
            <w:r>
              <w:rPr>
                <w:rFonts w:hint="eastAsia" w:ascii="Calibri" w:hAnsi="Calibri"/>
                <w:sz w:val="18"/>
              </w:rPr>
              <w:t>变更通知</w:t>
            </w:r>
          </w:p>
        </w:tc>
        <w:tc>
          <w:tcPr>
            <w:tcW w:w="1450" w:type="dxa"/>
            <w:shd w:val="clear" w:color="auto" w:fill="D8D8D8" w:themeFill="background1" w:themeFillShade="D9"/>
          </w:tcPr>
          <w:p>
            <w:pPr>
              <w:spacing w:after="15"/>
              <w:rPr>
                <w:rFonts w:ascii="Calibri" w:hAnsi="Calibri"/>
                <w:sz w:val="18"/>
              </w:rPr>
            </w:pPr>
            <w:r>
              <w:rPr>
                <w:rFonts w:hint="eastAsia" w:ascii="Calibri" w:hAnsi="Calibri"/>
                <w:sz w:val="18"/>
              </w:rPr>
              <w:t>备注</w:t>
            </w:r>
          </w:p>
        </w:tc>
        <w:tc>
          <w:tcPr>
            <w:tcW w:w="1309" w:type="dxa"/>
            <w:shd w:val="clear" w:color="auto" w:fill="D8D8D8" w:themeFill="background1" w:themeFillShade="D9"/>
          </w:tcPr>
          <w:p>
            <w:pPr>
              <w:spacing w:after="15"/>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1" w:type="dxa"/>
          </w:tcPr>
          <w:p>
            <w:pPr>
              <w:spacing w:after="15"/>
              <w:rPr>
                <w:rFonts w:ascii="Calibri" w:hAnsi="Calibri"/>
                <w:sz w:val="18"/>
              </w:rPr>
            </w:pPr>
            <w:r>
              <w:rPr>
                <w:rFonts w:hint="eastAsia" w:ascii="Calibri" w:hAnsi="Calibri"/>
                <w:sz w:val="18"/>
              </w:rPr>
              <w:t>DeviceType</w:t>
            </w:r>
          </w:p>
        </w:tc>
        <w:tc>
          <w:tcPr>
            <w:tcW w:w="1657" w:type="dxa"/>
          </w:tcPr>
          <w:p>
            <w:pPr>
              <w:spacing w:after="15"/>
              <w:rPr>
                <w:rFonts w:ascii="Calibri" w:hAnsi="Calibri"/>
                <w:sz w:val="18"/>
              </w:rPr>
            </w:pPr>
            <w:r>
              <w:rPr>
                <w:rFonts w:hint="eastAsia" w:ascii="Calibri" w:hAnsi="Calibri"/>
                <w:sz w:val="18"/>
              </w:rPr>
              <w:t>UINT16</w:t>
            </w:r>
          </w:p>
        </w:tc>
        <w:tc>
          <w:tcPr>
            <w:tcW w:w="1154" w:type="dxa"/>
          </w:tcPr>
          <w:p>
            <w:pPr>
              <w:spacing w:after="15"/>
              <w:rPr>
                <w:rFonts w:ascii="Calibri" w:hAnsi="Calibri"/>
                <w:sz w:val="18"/>
              </w:rPr>
            </w:pPr>
            <w:r>
              <w:rPr>
                <w:rFonts w:hint="eastAsia" w:ascii="Calibri" w:hAnsi="Calibri"/>
                <w:sz w:val="18"/>
              </w:rPr>
              <w:t>read</w:t>
            </w:r>
          </w:p>
        </w:tc>
        <w:tc>
          <w:tcPr>
            <w:tcW w:w="1079" w:type="dxa"/>
          </w:tcPr>
          <w:p>
            <w:pPr>
              <w:spacing w:after="15"/>
              <w:rPr>
                <w:rFonts w:ascii="Calibri" w:hAnsi="Calibri"/>
                <w:sz w:val="18"/>
              </w:rPr>
            </w:pPr>
            <w:r>
              <w:rPr>
                <w:rFonts w:hint="eastAsia" w:ascii="Calibri" w:hAnsi="Calibri"/>
                <w:sz w:val="18"/>
              </w:rPr>
              <w:t>无</w:t>
            </w:r>
          </w:p>
        </w:tc>
        <w:tc>
          <w:tcPr>
            <w:tcW w:w="1450" w:type="dxa"/>
          </w:tcPr>
          <w:p>
            <w:pPr>
              <w:spacing w:after="15"/>
              <w:rPr>
                <w:rFonts w:ascii="Calibri" w:hAnsi="Calibri"/>
                <w:sz w:val="18"/>
              </w:rPr>
            </w:pPr>
            <w:r>
              <w:rPr>
                <w:rFonts w:hint="eastAsia" w:ascii="Calibri" w:hAnsi="Calibri"/>
                <w:sz w:val="18"/>
              </w:rPr>
              <w:t>CtUsbDevType</w:t>
            </w:r>
          </w:p>
        </w:tc>
        <w:tc>
          <w:tcPr>
            <w:tcW w:w="130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1" w:type="dxa"/>
          </w:tcPr>
          <w:p>
            <w:pPr>
              <w:spacing w:after="15"/>
              <w:rPr>
                <w:rFonts w:ascii="Calibri" w:hAnsi="Calibri"/>
                <w:sz w:val="18"/>
              </w:rPr>
            </w:pPr>
            <w:r>
              <w:rPr>
                <w:rFonts w:hint="eastAsia" w:ascii="Calibri" w:hAnsi="Calibri"/>
                <w:sz w:val="18"/>
              </w:rPr>
              <w:t>DeviceId</w:t>
            </w:r>
          </w:p>
        </w:tc>
        <w:tc>
          <w:tcPr>
            <w:tcW w:w="1657" w:type="dxa"/>
          </w:tcPr>
          <w:p>
            <w:pPr>
              <w:spacing w:after="15"/>
              <w:rPr>
                <w:rFonts w:ascii="Calibri" w:hAnsi="Calibri"/>
                <w:sz w:val="18"/>
              </w:rPr>
            </w:pPr>
            <w:r>
              <w:rPr>
                <w:rFonts w:hint="eastAsia" w:ascii="Calibri" w:hAnsi="Calibri"/>
                <w:sz w:val="18"/>
              </w:rPr>
              <w:t>INT32</w:t>
            </w:r>
          </w:p>
        </w:tc>
        <w:tc>
          <w:tcPr>
            <w:tcW w:w="1154" w:type="dxa"/>
          </w:tcPr>
          <w:p>
            <w:pPr>
              <w:spacing w:after="15"/>
              <w:rPr>
                <w:rFonts w:ascii="Calibri" w:hAnsi="Calibri"/>
                <w:sz w:val="18"/>
              </w:rPr>
            </w:pPr>
            <w:r>
              <w:rPr>
                <w:rFonts w:hint="eastAsia" w:ascii="Calibri" w:hAnsi="Calibri"/>
                <w:sz w:val="18"/>
              </w:rPr>
              <w:t>read</w:t>
            </w:r>
          </w:p>
        </w:tc>
        <w:tc>
          <w:tcPr>
            <w:tcW w:w="1079" w:type="dxa"/>
          </w:tcPr>
          <w:p>
            <w:pPr>
              <w:spacing w:after="15"/>
              <w:rPr>
                <w:rFonts w:ascii="Calibri" w:hAnsi="Calibri"/>
                <w:sz w:val="18"/>
              </w:rPr>
            </w:pPr>
            <w:r>
              <w:rPr>
                <w:rFonts w:hint="eastAsia" w:ascii="Calibri" w:hAnsi="Calibri"/>
                <w:sz w:val="18"/>
              </w:rPr>
              <w:t>无</w:t>
            </w:r>
          </w:p>
        </w:tc>
        <w:tc>
          <w:tcPr>
            <w:tcW w:w="1450" w:type="dxa"/>
          </w:tcPr>
          <w:p>
            <w:pPr>
              <w:spacing w:after="15"/>
              <w:rPr>
                <w:rFonts w:ascii="Calibri" w:hAnsi="Calibri"/>
                <w:sz w:val="18"/>
              </w:rPr>
            </w:pPr>
          </w:p>
        </w:tc>
        <w:tc>
          <w:tcPr>
            <w:tcW w:w="130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1" w:type="dxa"/>
          </w:tcPr>
          <w:p>
            <w:pPr>
              <w:spacing w:after="15"/>
              <w:rPr>
                <w:rFonts w:ascii="Calibri" w:hAnsi="Calibri"/>
                <w:sz w:val="18"/>
              </w:rPr>
            </w:pPr>
            <w:r>
              <w:rPr>
                <w:rFonts w:hint="eastAsia" w:ascii="Calibri" w:hAnsi="Calibri"/>
                <w:sz w:val="18"/>
              </w:rPr>
              <w:t>DeviceName</w:t>
            </w:r>
          </w:p>
        </w:tc>
        <w:tc>
          <w:tcPr>
            <w:tcW w:w="1657" w:type="dxa"/>
          </w:tcPr>
          <w:p>
            <w:pPr>
              <w:spacing w:after="15"/>
              <w:rPr>
                <w:rFonts w:ascii="Calibri" w:hAnsi="Calibri"/>
                <w:sz w:val="18"/>
              </w:rPr>
            </w:pPr>
            <w:r>
              <w:rPr>
                <w:rFonts w:hint="eastAsia" w:ascii="Calibri" w:hAnsi="Calibri"/>
                <w:sz w:val="18"/>
              </w:rPr>
              <w:t>STRING</w:t>
            </w:r>
            <w:r>
              <w:rPr>
                <w:rFonts w:ascii="Calibri" w:hAnsi="Calibri"/>
                <w:sz w:val="18"/>
              </w:rPr>
              <w:t>(63)</w:t>
            </w:r>
          </w:p>
        </w:tc>
        <w:tc>
          <w:tcPr>
            <w:tcW w:w="1154" w:type="dxa"/>
          </w:tcPr>
          <w:p>
            <w:pPr>
              <w:spacing w:after="15"/>
              <w:rPr>
                <w:rFonts w:ascii="Calibri" w:hAnsi="Calibri"/>
                <w:sz w:val="18"/>
              </w:rPr>
            </w:pPr>
            <w:r>
              <w:rPr>
                <w:rFonts w:hint="eastAsia" w:ascii="Calibri" w:hAnsi="Calibri"/>
                <w:sz w:val="18"/>
              </w:rPr>
              <w:t>read</w:t>
            </w:r>
          </w:p>
        </w:tc>
        <w:tc>
          <w:tcPr>
            <w:tcW w:w="1079" w:type="dxa"/>
          </w:tcPr>
          <w:p>
            <w:pPr>
              <w:spacing w:after="15"/>
              <w:rPr>
                <w:rFonts w:ascii="Calibri" w:hAnsi="Calibri"/>
                <w:sz w:val="18"/>
              </w:rPr>
            </w:pPr>
            <w:r>
              <w:rPr>
                <w:rFonts w:hint="eastAsia" w:ascii="Calibri" w:hAnsi="Calibri"/>
                <w:sz w:val="18"/>
              </w:rPr>
              <w:t>无</w:t>
            </w:r>
          </w:p>
        </w:tc>
        <w:tc>
          <w:tcPr>
            <w:tcW w:w="1450" w:type="dxa"/>
          </w:tcPr>
          <w:p>
            <w:pPr>
              <w:spacing w:after="15"/>
              <w:rPr>
                <w:rFonts w:ascii="Calibri" w:hAnsi="Calibri"/>
                <w:sz w:val="18"/>
              </w:rPr>
            </w:pPr>
          </w:p>
        </w:tc>
        <w:tc>
          <w:tcPr>
            <w:tcW w:w="1309"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ascii="Calibri" w:hAnsi="Calibri"/>
                <w:sz w:val="18"/>
              </w:rPr>
              <w:t>Vendor</w:t>
            </w:r>
          </w:p>
        </w:tc>
        <w:tc>
          <w:tcPr>
            <w:tcW w:w="165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STRING</w:t>
            </w:r>
            <w:r>
              <w:rPr>
                <w:rFonts w:ascii="Calibri" w:hAnsi="Calibri"/>
                <w:sz w:val="18"/>
              </w:rPr>
              <w:t>(63)</w:t>
            </w:r>
          </w:p>
        </w:tc>
        <w:tc>
          <w:tcPr>
            <w:tcW w:w="115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read</w:t>
            </w:r>
          </w:p>
        </w:tc>
        <w:tc>
          <w:tcPr>
            <w:tcW w:w="107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无</w:t>
            </w:r>
          </w:p>
        </w:tc>
        <w:tc>
          <w:tcPr>
            <w:tcW w:w="145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ascii="Calibri" w:hAnsi="Calibri"/>
                <w:sz w:val="18"/>
              </w:rPr>
              <w:t>厂商名字, 例如SanDisk</w:t>
            </w:r>
          </w:p>
        </w:tc>
        <w:tc>
          <w:tcPr>
            <w:tcW w:w="130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ascii="Calibri" w:hAnsi="Calibri"/>
                <w:sz w:val="18"/>
              </w:rPr>
              <w:t>Model   </w:t>
            </w:r>
          </w:p>
        </w:tc>
        <w:tc>
          <w:tcPr>
            <w:tcW w:w="165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ascii="Calibri" w:hAnsi="Calibri"/>
                <w:sz w:val="18"/>
              </w:rPr>
              <w:t>STRING(63)</w:t>
            </w:r>
          </w:p>
        </w:tc>
        <w:tc>
          <w:tcPr>
            <w:tcW w:w="115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ascii="Calibri" w:hAnsi="Calibri"/>
                <w:sz w:val="18"/>
              </w:rPr>
              <w:t>read</w:t>
            </w:r>
          </w:p>
        </w:tc>
        <w:tc>
          <w:tcPr>
            <w:tcW w:w="107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无</w:t>
            </w:r>
          </w:p>
        </w:tc>
        <w:tc>
          <w:tcPr>
            <w:tcW w:w="145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ascii="Calibri" w:hAnsi="Calibri"/>
                <w:sz w:val="18"/>
              </w:rPr>
              <w:t>USB 型号，例如: U3 Cruzer Micro</w:t>
            </w:r>
          </w:p>
        </w:tc>
        <w:tc>
          <w:tcPr>
            <w:tcW w:w="130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ascii="Calibri" w:hAnsi="Calibri"/>
                <w:sz w:val="18"/>
              </w:rPr>
              <w:t>WriteProtection</w:t>
            </w:r>
          </w:p>
        </w:tc>
        <w:tc>
          <w:tcPr>
            <w:tcW w:w="165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ascii="Calibri" w:hAnsi="Calibri"/>
                <w:sz w:val="18"/>
              </w:rPr>
              <w:t>BOOLEAN</w:t>
            </w:r>
          </w:p>
        </w:tc>
        <w:tc>
          <w:tcPr>
            <w:tcW w:w="115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ascii="Calibri" w:hAnsi="Calibri"/>
                <w:sz w:val="18"/>
              </w:rPr>
              <w:t>read</w:t>
            </w:r>
          </w:p>
        </w:tc>
        <w:tc>
          <w:tcPr>
            <w:tcW w:w="107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无</w:t>
            </w:r>
          </w:p>
        </w:tc>
        <w:tc>
          <w:tcPr>
            <w:tcW w:w="145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写保护</w:t>
            </w:r>
            <w:r>
              <w:rPr>
                <w:rFonts w:ascii="Calibri" w:hAnsi="Calibri"/>
                <w:sz w:val="18"/>
              </w:rPr>
              <w:t>：true，</w:t>
            </w:r>
            <w:r>
              <w:rPr>
                <w:rFonts w:hint="eastAsia" w:ascii="Calibri" w:hAnsi="Calibri"/>
                <w:sz w:val="18"/>
              </w:rPr>
              <w:t>没有写保护</w:t>
            </w:r>
            <w:r>
              <w:rPr>
                <w:rFonts w:ascii="Calibri" w:hAnsi="Calibri"/>
                <w:sz w:val="18"/>
              </w:rPr>
              <w:t>：false</w:t>
            </w:r>
          </w:p>
        </w:tc>
        <w:tc>
          <w:tcPr>
            <w:tcW w:w="130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rPr>
            </w:pPr>
            <w:r>
              <w:rPr>
                <w:rFonts w:hint="eastAsia" w:ascii="Calibri" w:hAnsi="Calibri"/>
                <w:sz w:val="18"/>
              </w:rPr>
              <w:t>1.0</w:t>
            </w:r>
          </w:p>
        </w:tc>
      </w:tr>
    </w:tbl>
    <w:p>
      <w:pPr>
        <w:pStyle w:val="47"/>
        <w:spacing w:after="15"/>
        <w:ind w:firstLine="0" w:firstLineChars="0"/>
      </w:pPr>
      <w:bookmarkStart w:id="908" w:name="_Toc447897277"/>
    </w:p>
    <w:p>
      <w:pPr>
        <w:pStyle w:val="152"/>
        <w:spacing w:before="156" w:after="156"/>
      </w:pPr>
      <w:r>
        <w:rPr>
          <w:rFonts w:hint="eastAsia"/>
        </w:rPr>
        <w:t>com.ctc.igd1.usb.FileSystem</w:t>
      </w:r>
      <w:bookmarkEnd w:id="908"/>
    </w:p>
    <w:p>
      <w:pPr>
        <w:spacing w:before="240" w:after="15"/>
        <w:ind w:left="420" w:leftChars="200"/>
        <w:rPr>
          <w:b/>
        </w:rPr>
      </w:pPr>
      <w:r>
        <w:rPr>
          <w:rFonts w:hint="eastAsia"/>
          <w:b/>
        </w:rPr>
        <w:t>属性</w:t>
      </w:r>
    </w:p>
    <w:tbl>
      <w:tblPr>
        <w:tblStyle w:val="66"/>
        <w:tblW w:w="83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0"/>
        <w:gridCol w:w="1141"/>
        <w:gridCol w:w="913"/>
        <w:gridCol w:w="1118"/>
        <w:gridCol w:w="1885"/>
        <w:gridCol w:w="1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shd w:val="clear" w:color="auto" w:fill="D9D9D9"/>
          </w:tcPr>
          <w:p>
            <w:pPr>
              <w:spacing w:after="15"/>
              <w:jc w:val="center"/>
              <w:rPr>
                <w:rFonts w:ascii="Calibri" w:hAnsi="Calibri"/>
                <w:sz w:val="18"/>
              </w:rPr>
            </w:pPr>
            <w:r>
              <w:rPr>
                <w:rFonts w:ascii="Calibri" w:hAnsi="Calibri"/>
                <w:sz w:val="18"/>
              </w:rPr>
              <w:t>属性名</w:t>
            </w:r>
          </w:p>
        </w:tc>
        <w:tc>
          <w:tcPr>
            <w:tcW w:w="1141" w:type="dxa"/>
            <w:shd w:val="clear" w:color="auto" w:fill="D9D9D9"/>
          </w:tcPr>
          <w:p>
            <w:pPr>
              <w:spacing w:after="15"/>
              <w:jc w:val="center"/>
              <w:rPr>
                <w:rFonts w:ascii="Calibri" w:hAnsi="Calibri"/>
                <w:sz w:val="18"/>
              </w:rPr>
            </w:pPr>
            <w:r>
              <w:rPr>
                <w:rFonts w:ascii="Calibri" w:hAnsi="Calibri"/>
                <w:sz w:val="18"/>
              </w:rPr>
              <w:t>类型</w:t>
            </w:r>
          </w:p>
        </w:tc>
        <w:tc>
          <w:tcPr>
            <w:tcW w:w="913" w:type="dxa"/>
            <w:shd w:val="clear" w:color="auto" w:fill="D9D9D9"/>
          </w:tcPr>
          <w:p>
            <w:pPr>
              <w:spacing w:after="15"/>
              <w:jc w:val="center"/>
              <w:rPr>
                <w:rFonts w:ascii="Calibri" w:hAnsi="Calibri"/>
                <w:sz w:val="18"/>
              </w:rPr>
            </w:pPr>
            <w:r>
              <w:rPr>
                <w:rFonts w:ascii="Calibri" w:hAnsi="Calibri"/>
                <w:sz w:val="18"/>
              </w:rPr>
              <w:t>权限</w:t>
            </w:r>
          </w:p>
        </w:tc>
        <w:tc>
          <w:tcPr>
            <w:tcW w:w="1118" w:type="dxa"/>
            <w:shd w:val="clear" w:color="auto" w:fill="D9D9D9"/>
          </w:tcPr>
          <w:p>
            <w:pPr>
              <w:spacing w:after="15"/>
              <w:jc w:val="center"/>
              <w:rPr>
                <w:rFonts w:ascii="Calibri" w:hAnsi="Calibri"/>
                <w:sz w:val="18"/>
              </w:rPr>
            </w:pPr>
            <w:r>
              <w:rPr>
                <w:rFonts w:ascii="Calibri" w:hAnsi="Calibri"/>
                <w:sz w:val="18"/>
              </w:rPr>
              <w:t>变更通知</w:t>
            </w:r>
          </w:p>
        </w:tc>
        <w:tc>
          <w:tcPr>
            <w:tcW w:w="1885" w:type="dxa"/>
            <w:shd w:val="clear" w:color="auto" w:fill="D9D9D9"/>
          </w:tcPr>
          <w:p>
            <w:pPr>
              <w:spacing w:after="15"/>
              <w:jc w:val="center"/>
              <w:rPr>
                <w:rFonts w:ascii="Calibri" w:hAnsi="Calibri"/>
                <w:sz w:val="18"/>
              </w:rPr>
            </w:pPr>
            <w:r>
              <w:rPr>
                <w:rFonts w:ascii="Calibri" w:hAnsi="Calibri"/>
                <w:sz w:val="18"/>
              </w:rPr>
              <w:t>备注</w:t>
            </w:r>
          </w:p>
        </w:tc>
        <w:tc>
          <w:tcPr>
            <w:tcW w:w="1828"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spacing w:after="15"/>
              <w:rPr>
                <w:rFonts w:ascii="Calibri" w:hAnsi="Calibri"/>
                <w:sz w:val="18"/>
              </w:rPr>
            </w:pPr>
            <w:r>
              <w:rPr>
                <w:rFonts w:ascii="Calibri" w:hAnsi="Calibri"/>
                <w:sz w:val="18"/>
              </w:rPr>
              <w:t>MountPoint</w:t>
            </w:r>
          </w:p>
        </w:tc>
        <w:tc>
          <w:tcPr>
            <w:tcW w:w="1141" w:type="dxa"/>
          </w:tcPr>
          <w:p>
            <w:pPr>
              <w:spacing w:after="15"/>
              <w:rPr>
                <w:rFonts w:ascii="Calibri" w:hAnsi="Calibri"/>
                <w:sz w:val="18"/>
              </w:rPr>
            </w:pPr>
            <w:r>
              <w:rPr>
                <w:rFonts w:ascii="Calibri" w:hAnsi="Calibri"/>
                <w:sz w:val="18"/>
              </w:rPr>
              <w:t>STRING(127)</w:t>
            </w:r>
          </w:p>
        </w:tc>
        <w:tc>
          <w:tcPr>
            <w:tcW w:w="913" w:type="dxa"/>
          </w:tcPr>
          <w:p>
            <w:pPr>
              <w:spacing w:after="15"/>
              <w:rPr>
                <w:rFonts w:ascii="Calibri" w:hAnsi="Calibri"/>
                <w:sz w:val="18"/>
              </w:rPr>
            </w:pPr>
            <w:r>
              <w:rPr>
                <w:rFonts w:ascii="Calibri" w:hAnsi="Calibri"/>
                <w:sz w:val="18"/>
              </w:rPr>
              <w:t>read</w:t>
            </w:r>
          </w:p>
        </w:tc>
        <w:tc>
          <w:tcPr>
            <w:tcW w:w="1118" w:type="dxa"/>
          </w:tcPr>
          <w:p>
            <w:pPr>
              <w:spacing w:after="15"/>
              <w:rPr>
                <w:rFonts w:ascii="Calibri" w:hAnsi="Calibri"/>
                <w:sz w:val="18"/>
              </w:rPr>
            </w:pPr>
            <w:r>
              <w:rPr>
                <w:rFonts w:ascii="Calibri" w:hAnsi="Calibri"/>
                <w:sz w:val="18"/>
              </w:rPr>
              <w:t>无</w:t>
            </w:r>
          </w:p>
        </w:tc>
        <w:tc>
          <w:tcPr>
            <w:tcW w:w="1885" w:type="dxa"/>
          </w:tcPr>
          <w:p>
            <w:pPr>
              <w:spacing w:after="15"/>
              <w:rPr>
                <w:rFonts w:ascii="Calibri" w:hAnsi="Calibri"/>
                <w:sz w:val="18"/>
              </w:rPr>
            </w:pPr>
            <w:r>
              <w:rPr>
                <w:rFonts w:ascii="Calibri" w:hAnsi="Calibri"/>
                <w:sz w:val="18"/>
              </w:rPr>
              <w:t>挂载点</w:t>
            </w:r>
          </w:p>
        </w:tc>
        <w:tc>
          <w:tcPr>
            <w:tcW w:w="1828"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spacing w:after="15"/>
              <w:rPr>
                <w:rFonts w:ascii="Calibri" w:hAnsi="Calibri"/>
                <w:sz w:val="18"/>
              </w:rPr>
            </w:pPr>
            <w:r>
              <w:rPr>
                <w:rFonts w:ascii="Calibri" w:hAnsi="Calibri"/>
                <w:sz w:val="18"/>
              </w:rPr>
              <w:t>TotalSize</w:t>
            </w:r>
          </w:p>
        </w:tc>
        <w:tc>
          <w:tcPr>
            <w:tcW w:w="1141" w:type="dxa"/>
          </w:tcPr>
          <w:p>
            <w:pPr>
              <w:spacing w:after="15"/>
              <w:rPr>
                <w:rFonts w:ascii="Calibri" w:hAnsi="Calibri"/>
                <w:sz w:val="18"/>
              </w:rPr>
            </w:pPr>
            <w:r>
              <w:rPr>
                <w:rFonts w:ascii="Calibri" w:hAnsi="Calibri"/>
                <w:sz w:val="18"/>
              </w:rPr>
              <w:t>UINT64</w:t>
            </w:r>
          </w:p>
        </w:tc>
        <w:tc>
          <w:tcPr>
            <w:tcW w:w="913" w:type="dxa"/>
          </w:tcPr>
          <w:p>
            <w:pPr>
              <w:spacing w:after="15"/>
              <w:rPr>
                <w:rFonts w:ascii="Calibri" w:hAnsi="Calibri"/>
                <w:sz w:val="18"/>
              </w:rPr>
            </w:pPr>
            <w:r>
              <w:rPr>
                <w:rFonts w:ascii="Calibri" w:hAnsi="Calibri"/>
                <w:sz w:val="18"/>
              </w:rPr>
              <w:t>read</w:t>
            </w:r>
          </w:p>
        </w:tc>
        <w:tc>
          <w:tcPr>
            <w:tcW w:w="1118" w:type="dxa"/>
          </w:tcPr>
          <w:p>
            <w:pPr>
              <w:spacing w:after="15"/>
              <w:rPr>
                <w:rFonts w:ascii="Calibri" w:hAnsi="Calibri"/>
                <w:sz w:val="18"/>
              </w:rPr>
            </w:pPr>
            <w:r>
              <w:rPr>
                <w:rFonts w:ascii="Calibri" w:hAnsi="Calibri"/>
                <w:sz w:val="18"/>
              </w:rPr>
              <w:t>无</w:t>
            </w:r>
          </w:p>
        </w:tc>
        <w:tc>
          <w:tcPr>
            <w:tcW w:w="1885" w:type="dxa"/>
          </w:tcPr>
          <w:p>
            <w:pPr>
              <w:spacing w:after="15"/>
              <w:rPr>
                <w:rFonts w:ascii="Calibri" w:hAnsi="Calibri"/>
                <w:sz w:val="18"/>
              </w:rPr>
            </w:pPr>
            <w:r>
              <w:rPr>
                <w:rFonts w:ascii="Calibri" w:hAnsi="Calibri"/>
                <w:sz w:val="18"/>
              </w:rPr>
              <w:t>单位byte</w:t>
            </w:r>
          </w:p>
        </w:tc>
        <w:tc>
          <w:tcPr>
            <w:tcW w:w="1828"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spacing w:after="15"/>
              <w:rPr>
                <w:rFonts w:ascii="Calibri" w:hAnsi="Calibri"/>
                <w:sz w:val="18"/>
              </w:rPr>
            </w:pPr>
            <w:r>
              <w:rPr>
                <w:rFonts w:ascii="Calibri" w:hAnsi="Calibri"/>
                <w:sz w:val="18"/>
              </w:rPr>
              <w:t>UsedSize</w:t>
            </w:r>
          </w:p>
        </w:tc>
        <w:tc>
          <w:tcPr>
            <w:tcW w:w="1141" w:type="dxa"/>
          </w:tcPr>
          <w:p>
            <w:pPr>
              <w:spacing w:after="15"/>
              <w:rPr>
                <w:rFonts w:ascii="Calibri" w:hAnsi="Calibri"/>
                <w:sz w:val="18"/>
              </w:rPr>
            </w:pPr>
            <w:r>
              <w:rPr>
                <w:rFonts w:ascii="Calibri" w:hAnsi="Calibri"/>
                <w:sz w:val="18"/>
              </w:rPr>
              <w:t>UINT64</w:t>
            </w:r>
          </w:p>
        </w:tc>
        <w:tc>
          <w:tcPr>
            <w:tcW w:w="913" w:type="dxa"/>
          </w:tcPr>
          <w:p>
            <w:pPr>
              <w:spacing w:after="15"/>
              <w:rPr>
                <w:rFonts w:ascii="Calibri" w:hAnsi="Calibri"/>
                <w:sz w:val="18"/>
              </w:rPr>
            </w:pPr>
            <w:r>
              <w:rPr>
                <w:rFonts w:ascii="Calibri" w:hAnsi="Calibri"/>
                <w:sz w:val="18"/>
              </w:rPr>
              <w:t>read</w:t>
            </w:r>
          </w:p>
        </w:tc>
        <w:tc>
          <w:tcPr>
            <w:tcW w:w="1118" w:type="dxa"/>
          </w:tcPr>
          <w:p>
            <w:pPr>
              <w:spacing w:after="15"/>
              <w:rPr>
                <w:rFonts w:ascii="Calibri" w:hAnsi="Calibri"/>
                <w:sz w:val="18"/>
              </w:rPr>
            </w:pPr>
            <w:r>
              <w:rPr>
                <w:rFonts w:ascii="Calibri" w:hAnsi="Calibri"/>
                <w:sz w:val="18"/>
              </w:rPr>
              <w:t>无</w:t>
            </w:r>
          </w:p>
        </w:tc>
        <w:tc>
          <w:tcPr>
            <w:tcW w:w="1885" w:type="dxa"/>
          </w:tcPr>
          <w:p>
            <w:pPr>
              <w:spacing w:after="15"/>
              <w:rPr>
                <w:rFonts w:ascii="Calibri" w:hAnsi="Calibri"/>
                <w:sz w:val="18"/>
              </w:rPr>
            </w:pPr>
            <w:r>
              <w:rPr>
                <w:rFonts w:ascii="Calibri" w:hAnsi="Calibri"/>
                <w:sz w:val="18"/>
              </w:rPr>
              <w:t>单位byte</w:t>
            </w:r>
          </w:p>
        </w:tc>
        <w:tc>
          <w:tcPr>
            <w:tcW w:w="1828"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spacing w:after="15"/>
              <w:rPr>
                <w:rFonts w:ascii="Calibri" w:hAnsi="Calibri"/>
                <w:sz w:val="18"/>
              </w:rPr>
            </w:pPr>
            <w:r>
              <w:rPr>
                <w:rFonts w:ascii="Calibri" w:hAnsi="Calibri"/>
                <w:sz w:val="18"/>
              </w:rPr>
              <w:t>FreeSize</w:t>
            </w:r>
          </w:p>
        </w:tc>
        <w:tc>
          <w:tcPr>
            <w:tcW w:w="1141" w:type="dxa"/>
          </w:tcPr>
          <w:p>
            <w:pPr>
              <w:spacing w:after="15"/>
              <w:rPr>
                <w:rFonts w:ascii="Calibri" w:hAnsi="Calibri"/>
                <w:sz w:val="18"/>
              </w:rPr>
            </w:pPr>
            <w:r>
              <w:rPr>
                <w:rFonts w:ascii="Calibri" w:hAnsi="Calibri"/>
                <w:sz w:val="18"/>
              </w:rPr>
              <w:t>UINT64</w:t>
            </w:r>
          </w:p>
        </w:tc>
        <w:tc>
          <w:tcPr>
            <w:tcW w:w="913" w:type="dxa"/>
          </w:tcPr>
          <w:p>
            <w:pPr>
              <w:spacing w:after="15"/>
              <w:rPr>
                <w:rFonts w:ascii="Calibri" w:hAnsi="Calibri"/>
                <w:sz w:val="18"/>
              </w:rPr>
            </w:pPr>
            <w:r>
              <w:rPr>
                <w:rFonts w:ascii="Calibri" w:hAnsi="Calibri"/>
                <w:sz w:val="18"/>
              </w:rPr>
              <w:t>read</w:t>
            </w:r>
          </w:p>
        </w:tc>
        <w:tc>
          <w:tcPr>
            <w:tcW w:w="1118" w:type="dxa"/>
          </w:tcPr>
          <w:p>
            <w:pPr>
              <w:spacing w:after="15"/>
              <w:rPr>
                <w:rFonts w:ascii="Calibri" w:hAnsi="Calibri"/>
                <w:sz w:val="18"/>
              </w:rPr>
            </w:pPr>
            <w:r>
              <w:rPr>
                <w:rFonts w:ascii="Calibri" w:hAnsi="Calibri"/>
                <w:sz w:val="18"/>
              </w:rPr>
              <w:t>无</w:t>
            </w:r>
          </w:p>
        </w:tc>
        <w:tc>
          <w:tcPr>
            <w:tcW w:w="1885" w:type="dxa"/>
          </w:tcPr>
          <w:p>
            <w:pPr>
              <w:spacing w:after="15"/>
              <w:rPr>
                <w:rFonts w:ascii="Calibri" w:hAnsi="Calibri"/>
                <w:sz w:val="18"/>
              </w:rPr>
            </w:pPr>
            <w:r>
              <w:rPr>
                <w:rFonts w:ascii="Calibri" w:hAnsi="Calibri"/>
                <w:sz w:val="18"/>
              </w:rPr>
              <w:t>单位byte</w:t>
            </w:r>
          </w:p>
        </w:tc>
        <w:tc>
          <w:tcPr>
            <w:tcW w:w="1828"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spacing w:after="15"/>
              <w:rPr>
                <w:rFonts w:ascii="Calibri" w:hAnsi="Calibri"/>
                <w:sz w:val="18"/>
              </w:rPr>
            </w:pPr>
            <w:r>
              <w:rPr>
                <w:rFonts w:ascii="Calibri" w:hAnsi="Calibri"/>
                <w:sz w:val="18"/>
              </w:rPr>
              <w:t>Label</w:t>
            </w:r>
          </w:p>
        </w:tc>
        <w:tc>
          <w:tcPr>
            <w:tcW w:w="1141" w:type="dxa"/>
          </w:tcPr>
          <w:p>
            <w:pPr>
              <w:spacing w:after="15"/>
              <w:rPr>
                <w:rFonts w:ascii="Calibri" w:hAnsi="Calibri"/>
                <w:sz w:val="18"/>
              </w:rPr>
            </w:pPr>
            <w:r>
              <w:rPr>
                <w:rFonts w:ascii="Calibri" w:hAnsi="Calibri"/>
                <w:sz w:val="18"/>
              </w:rPr>
              <w:t>STRING(127)</w:t>
            </w:r>
          </w:p>
        </w:tc>
        <w:tc>
          <w:tcPr>
            <w:tcW w:w="913" w:type="dxa"/>
          </w:tcPr>
          <w:p>
            <w:pPr>
              <w:spacing w:after="15"/>
              <w:rPr>
                <w:rFonts w:ascii="Calibri" w:hAnsi="Calibri"/>
                <w:sz w:val="18"/>
              </w:rPr>
            </w:pPr>
            <w:r>
              <w:rPr>
                <w:rFonts w:ascii="Calibri" w:hAnsi="Calibri"/>
                <w:sz w:val="18"/>
              </w:rPr>
              <w:t>read</w:t>
            </w:r>
          </w:p>
        </w:tc>
        <w:tc>
          <w:tcPr>
            <w:tcW w:w="1118" w:type="dxa"/>
          </w:tcPr>
          <w:p>
            <w:pPr>
              <w:spacing w:after="15"/>
              <w:rPr>
                <w:rFonts w:ascii="Calibri" w:hAnsi="Calibri"/>
                <w:sz w:val="18"/>
              </w:rPr>
            </w:pPr>
            <w:r>
              <w:rPr>
                <w:rFonts w:ascii="Calibri" w:hAnsi="Calibri"/>
                <w:sz w:val="18"/>
              </w:rPr>
              <w:t>无</w:t>
            </w:r>
          </w:p>
        </w:tc>
        <w:tc>
          <w:tcPr>
            <w:tcW w:w="1885" w:type="dxa"/>
          </w:tcPr>
          <w:p>
            <w:pPr>
              <w:spacing w:after="15"/>
              <w:rPr>
                <w:rFonts w:ascii="Calibri" w:hAnsi="Calibri"/>
                <w:sz w:val="18"/>
              </w:rPr>
            </w:pPr>
            <w:r>
              <w:rPr>
                <w:rFonts w:ascii="Calibri" w:hAnsi="Calibri"/>
                <w:sz w:val="18"/>
              </w:rPr>
              <w:t>标签名称</w:t>
            </w:r>
          </w:p>
        </w:tc>
        <w:tc>
          <w:tcPr>
            <w:tcW w:w="1828" w:type="dxa"/>
          </w:tcPr>
          <w:p>
            <w:pPr>
              <w:spacing w:after="15"/>
              <w:rPr>
                <w:rFonts w:ascii="Calibri" w:hAnsi="Calibri"/>
                <w:sz w:val="18"/>
              </w:rPr>
            </w:pPr>
            <w:r>
              <w:rPr>
                <w:rFonts w:hint="eastAsia" w:ascii="Calibri" w:hAnsi="Calibri"/>
                <w:sz w:val="18"/>
              </w:rPr>
              <w:t>1.0</w:t>
            </w:r>
          </w:p>
        </w:tc>
      </w:tr>
    </w:tbl>
    <w:p>
      <w:pPr>
        <w:spacing w:before="240" w:after="15"/>
        <w:ind w:left="420" w:hanging="420" w:hangingChars="199"/>
        <w:rPr>
          <w:b/>
        </w:rPr>
      </w:pPr>
      <w:r>
        <w:rPr>
          <w:rFonts w:hint="eastAsia"/>
          <w:b/>
        </w:rPr>
        <w:t>方法</w:t>
      </w:r>
    </w:p>
    <w:p>
      <w:pPr>
        <w:pStyle w:val="345"/>
        <w:numPr>
          <w:ilvl w:val="0"/>
          <w:numId w:val="129"/>
        </w:numPr>
        <w:ind w:firstLineChars="0"/>
      </w:pPr>
      <w:r>
        <w:rPr>
          <w:rFonts w:hint="eastAsia"/>
        </w:rPr>
        <w:t>Mount(IN a{sv} options, OUT s mount_path, OUT UINT32 result，OUT STRING errdesc);</w:t>
      </w:r>
    </w:p>
    <w:p>
      <w:pPr>
        <w:pStyle w:val="345"/>
        <w:ind w:left="360" w:firstLine="0" w:firstLineChars="0"/>
      </w:pPr>
      <w:r>
        <w:rPr>
          <w:rFonts w:hint="eastAsia"/>
        </w:rPr>
        <w:t>挂载文件系统</w:t>
      </w:r>
    </w:p>
    <w:p>
      <w:pPr>
        <w:pStyle w:val="345"/>
        <w:numPr>
          <w:ilvl w:val="0"/>
          <w:numId w:val="129"/>
        </w:numPr>
        <w:ind w:firstLineChars="0"/>
      </w:pPr>
      <w:r>
        <w:rPr>
          <w:rFonts w:hint="eastAsia"/>
        </w:rPr>
        <w:t>Unmount{IN a{sv} options, OUT UINT32 result，OUT STRING errdesc</w:t>
      </w:r>
      <w:r>
        <w:t xml:space="preserve"> }</w:t>
      </w:r>
      <w:r>
        <w:rPr>
          <w:rFonts w:hint="eastAsia"/>
        </w:rPr>
        <w:t>;</w:t>
      </w:r>
    </w:p>
    <w:p>
      <w:pPr>
        <w:pStyle w:val="345"/>
        <w:ind w:left="360" w:firstLine="0" w:firstLineChars="0"/>
      </w:pPr>
      <w:r>
        <w:rPr>
          <w:rFonts w:hint="eastAsia"/>
        </w:rPr>
        <w:t>卸载文件系统</w:t>
      </w:r>
    </w:p>
    <w:p>
      <w:pPr>
        <w:pStyle w:val="345"/>
        <w:numPr>
          <w:ilvl w:val="0"/>
          <w:numId w:val="129"/>
        </w:numPr>
        <w:ind w:firstLineChars="0"/>
      </w:pPr>
      <w:r>
        <w:rPr>
          <w:rFonts w:hint="eastAsia"/>
        </w:rPr>
        <w:t>SetLabel(IN s label, OUT UINT32 result，OUT STRING errdesc);</w:t>
      </w:r>
    </w:p>
    <w:p>
      <w:pPr>
        <w:pStyle w:val="345"/>
        <w:ind w:left="360" w:firstLine="0" w:firstLineChars="0"/>
      </w:pPr>
      <w:r>
        <w:rPr>
          <w:rFonts w:hint="eastAsia"/>
        </w:rPr>
        <w:t>设置</w:t>
      </w:r>
      <w:r>
        <w:rPr>
          <w:rFonts w:hint="eastAsia" w:ascii="Arial" w:hAnsi="Arial" w:cs="Arial"/>
          <w:szCs w:val="21"/>
        </w:rPr>
        <w:t>Label</w:t>
      </w:r>
    </w:p>
    <w:p>
      <w:pPr>
        <w:pStyle w:val="345"/>
        <w:numPr>
          <w:ilvl w:val="0"/>
          <w:numId w:val="129"/>
        </w:numPr>
        <w:ind w:firstLineChars="0"/>
      </w:pPr>
      <w:r>
        <w:rPr>
          <w:rFonts w:ascii="Arial" w:hAnsi="Arial" w:cs="Arial"/>
          <w:szCs w:val="21"/>
        </w:rPr>
        <w:t>Format(IN a{sv} options</w:t>
      </w:r>
      <w:r>
        <w:rPr>
          <w:rFonts w:hint="eastAsia"/>
        </w:rPr>
        <w:t>, OUT UINT32 result，OUT STRING errdesc</w:t>
      </w:r>
      <w:r>
        <w:rPr>
          <w:rFonts w:ascii="Arial" w:hAnsi="Arial" w:cs="Arial"/>
          <w:szCs w:val="21"/>
        </w:rPr>
        <w:t>)</w:t>
      </w:r>
      <w:r>
        <w:rPr>
          <w:rFonts w:hint="eastAsia" w:ascii="Arial" w:hAnsi="Arial" w:cs="Arial"/>
          <w:szCs w:val="21"/>
        </w:rPr>
        <w:t>;</w:t>
      </w:r>
    </w:p>
    <w:p>
      <w:pPr>
        <w:pStyle w:val="345"/>
        <w:ind w:left="360" w:firstLine="0" w:firstLineChars="0"/>
      </w:pPr>
      <w:r>
        <w:rPr>
          <w:rFonts w:ascii="Arial" w:hAnsi="Arial" w:cs="Arial"/>
          <w:szCs w:val="21"/>
        </w:rPr>
        <w:t>格式化USB设备</w:t>
      </w:r>
    </w:p>
    <w:p>
      <w:pPr>
        <w:spacing w:after="15"/>
      </w:pPr>
    </w:p>
    <w:p>
      <w:pPr>
        <w:spacing w:after="15" w:line="309" w:lineRule="atLeast"/>
        <w:rPr>
          <w:rFonts w:ascii="Arial" w:hAnsi="Arial" w:cs="Arial"/>
          <w:kern w:val="0"/>
          <w:szCs w:val="21"/>
        </w:rPr>
      </w:pPr>
      <w:r>
        <w:rPr>
          <w:rFonts w:ascii="Arial" w:hAnsi="Arial" w:cs="Arial"/>
          <w:kern w:val="0"/>
          <w:szCs w:val="21"/>
        </w:rPr>
        <w:t>result：</w:t>
      </w:r>
      <w:r>
        <w:rPr>
          <w:rFonts w:hint="eastAsia" w:ascii="Arial" w:hAnsi="Arial" w:cs="Arial"/>
          <w:kern w:val="0"/>
          <w:szCs w:val="21"/>
        </w:rPr>
        <w:t xml:space="preserve">0 on success, </w:t>
      </w:r>
      <w:r>
        <w:rPr>
          <w:rFonts w:ascii="Arial" w:hAnsi="Arial" w:cs="Arial"/>
          <w:kern w:val="0"/>
          <w:szCs w:val="21"/>
        </w:rPr>
        <w:t>1</w:t>
      </w:r>
      <w:r>
        <w:rPr>
          <w:rFonts w:hint="eastAsia" w:ascii="Arial" w:hAnsi="Arial" w:cs="Arial"/>
          <w:kern w:val="0"/>
          <w:szCs w:val="21"/>
        </w:rPr>
        <w:t xml:space="preserve"> on fail</w:t>
      </w:r>
    </w:p>
    <w:p>
      <w:pPr>
        <w:spacing w:after="15" w:line="309" w:lineRule="atLeast"/>
        <w:rPr>
          <w:rFonts w:ascii="Arial" w:hAnsi="Arial" w:cs="Arial"/>
          <w:kern w:val="0"/>
          <w:szCs w:val="21"/>
        </w:rPr>
      </w:pPr>
      <w:r>
        <w:rPr>
          <w:rFonts w:ascii="Arial" w:hAnsi="Arial" w:cs="Arial"/>
          <w:kern w:val="0"/>
          <w:szCs w:val="21"/>
        </w:rPr>
        <w:t>errdesc: If errdesc is NULL or function success, do nothing; otherwise fill with error description</w:t>
      </w:r>
      <w:r>
        <w:rPr>
          <w:rFonts w:hint="eastAsia" w:ascii="Arial" w:hAnsi="Arial" w:cs="Arial"/>
          <w:kern w:val="0"/>
          <w:szCs w:val="21"/>
        </w:rPr>
        <w:t>。</w:t>
      </w:r>
    </w:p>
    <w:p>
      <w:pPr>
        <w:spacing w:after="15"/>
      </w:pPr>
    </w:p>
    <w:p>
      <w:pPr>
        <w:spacing w:after="15" w:line="309" w:lineRule="atLeast"/>
        <w:rPr>
          <w:rFonts w:ascii="Arial" w:hAnsi="Arial" w:cs="Arial"/>
          <w:kern w:val="0"/>
          <w:szCs w:val="21"/>
        </w:rPr>
      </w:pPr>
      <w:r>
        <w:rPr>
          <w:rFonts w:hint="eastAsia"/>
        </w:rPr>
        <w:t>备注：</w:t>
      </w:r>
      <w:r>
        <w:rPr>
          <w:rFonts w:ascii="Arial" w:hAnsi="Arial" w:cs="Arial"/>
          <w:kern w:val="0"/>
          <w:szCs w:val="21"/>
        </w:rPr>
        <w:br w:type="textWrapping"/>
      </w:r>
      <w:r>
        <w:rPr>
          <w:rFonts w:ascii="Arial" w:hAnsi="Arial" w:cs="Arial"/>
          <w:kern w:val="0"/>
          <w:szCs w:val="21"/>
        </w:rPr>
        <w:t>Mount/Unmount命令的参数中，有部分是带短号的，比如’-t’，也有不带短号的，比如mount的路径。对{sv}现在统一定义如下：</w:t>
      </w:r>
    </w:p>
    <w:p>
      <w:pPr>
        <w:widowControl/>
        <w:spacing w:after="15" w:line="309" w:lineRule="atLeast"/>
        <w:jc w:val="left"/>
        <w:rPr>
          <w:rFonts w:ascii="Arial" w:hAnsi="Arial" w:cs="Arial"/>
          <w:kern w:val="0"/>
          <w:szCs w:val="21"/>
        </w:rPr>
      </w:pPr>
      <w:r>
        <w:rPr>
          <w:rFonts w:hint="eastAsia" w:ascii="Arial" w:hAnsi="Arial" w:cs="Arial"/>
          <w:kern w:val="0"/>
          <w:szCs w:val="21"/>
        </w:rPr>
        <w:tab/>
      </w:r>
      <w:r>
        <w:rPr>
          <w:rFonts w:ascii="Arial" w:hAnsi="Arial" w:cs="Arial"/>
          <w:kern w:val="0"/>
          <w:szCs w:val="21"/>
        </w:rPr>
        <w:t>1）所有的带短号的，都作为这里的STRING，短号后面的参数则作为GVariant。也有部分带短号的option是不带参数的，比如’-r’，’-w’等，碰到这种情况GVariant的内容就用字符串”NULL”来填充</w:t>
      </w:r>
      <w:r>
        <w:rPr>
          <w:rFonts w:hint="eastAsia" w:ascii="Arial" w:hAnsi="Arial" w:cs="Arial"/>
          <w:kern w:val="0"/>
          <w:szCs w:val="21"/>
        </w:rPr>
        <w:t>；</w:t>
      </w:r>
    </w:p>
    <w:p>
      <w:pPr>
        <w:widowControl/>
        <w:spacing w:after="15" w:line="309" w:lineRule="atLeast"/>
        <w:jc w:val="left"/>
        <w:rPr>
          <w:rFonts w:ascii="Arial" w:hAnsi="Arial" w:cs="Arial"/>
          <w:kern w:val="0"/>
          <w:szCs w:val="21"/>
        </w:rPr>
      </w:pPr>
      <w:r>
        <w:rPr>
          <w:rFonts w:hint="eastAsia" w:ascii="Arial" w:hAnsi="Arial" w:cs="Arial"/>
          <w:kern w:val="0"/>
          <w:szCs w:val="21"/>
        </w:rPr>
        <w:tab/>
      </w:r>
      <w:r>
        <w:rPr>
          <w:rFonts w:ascii="Arial" w:hAnsi="Arial" w:cs="Arial"/>
          <w:kern w:val="0"/>
          <w:szCs w:val="21"/>
        </w:rPr>
        <w:t>2）对于不带短号的参数，把STRING部分用字符串”NULL”来填充，Gvariant的内容就用参数内容即可</w:t>
      </w:r>
      <w:r>
        <w:rPr>
          <w:rFonts w:hint="eastAsia" w:ascii="Arial" w:hAnsi="Arial" w:cs="Arial"/>
          <w:kern w:val="0"/>
          <w:szCs w:val="21"/>
        </w:rPr>
        <w:t>；</w:t>
      </w:r>
    </w:p>
    <w:p>
      <w:pPr>
        <w:widowControl/>
        <w:spacing w:after="15" w:line="309" w:lineRule="atLeast"/>
        <w:jc w:val="left"/>
        <w:rPr>
          <w:rFonts w:ascii="Arial" w:hAnsi="Arial" w:cs="Arial"/>
          <w:kern w:val="0"/>
          <w:szCs w:val="21"/>
        </w:rPr>
      </w:pPr>
      <w:r>
        <w:rPr>
          <w:rFonts w:hint="eastAsia" w:ascii="Arial" w:hAnsi="Arial" w:cs="Arial"/>
          <w:kern w:val="0"/>
          <w:szCs w:val="21"/>
        </w:rPr>
        <w:tab/>
      </w:r>
      <w:r>
        <w:rPr>
          <w:rFonts w:ascii="Arial" w:hAnsi="Arial" w:cs="Arial"/>
          <w:kern w:val="0"/>
          <w:szCs w:val="21"/>
        </w:rPr>
        <w:t>3）{sv}可以为mount里面’-o’的内容，也可以指其它的参数</w:t>
      </w:r>
      <w:r>
        <w:rPr>
          <w:rFonts w:hint="eastAsia" w:ascii="Arial" w:hAnsi="Arial" w:cs="Arial"/>
          <w:kern w:val="0"/>
          <w:szCs w:val="21"/>
        </w:rPr>
        <w:t>。</w:t>
      </w:r>
    </w:p>
    <w:p>
      <w:pPr>
        <w:widowControl/>
        <w:spacing w:after="15" w:line="309" w:lineRule="atLeast"/>
        <w:jc w:val="left"/>
        <w:rPr>
          <w:rFonts w:ascii="Arial" w:hAnsi="Arial" w:cs="Arial"/>
          <w:kern w:val="0"/>
          <w:szCs w:val="21"/>
        </w:rPr>
      </w:pPr>
      <w:r>
        <w:rPr>
          <w:rFonts w:ascii="Arial" w:hAnsi="Arial" w:cs="Arial"/>
          <w:kern w:val="0"/>
          <w:szCs w:val="21"/>
        </w:rPr>
        <w:t>比如’mount -t smbfs –r -o username=guest,password=guest /dev/sdb1 /mnt/mydir’这命令，转化后就是这样的：</w:t>
      </w:r>
    </w:p>
    <w:p>
      <w:pPr>
        <w:widowControl/>
        <w:spacing w:after="15" w:line="309" w:lineRule="atLeast"/>
        <w:jc w:val="left"/>
        <w:rPr>
          <w:rFonts w:ascii="Arial" w:hAnsi="Arial" w:cs="Arial"/>
          <w:kern w:val="0"/>
          <w:szCs w:val="21"/>
        </w:rPr>
      </w:pPr>
      <w:r>
        <w:rPr>
          <w:rFonts w:ascii="Arial" w:hAnsi="Arial" w:cs="Arial"/>
          <w:kern w:val="0"/>
          <w:szCs w:val="21"/>
        </w:rPr>
        <w:t>{ &lt;string:”-t”, variant:string:”smbfs”&gt;,</w:t>
      </w:r>
    </w:p>
    <w:p>
      <w:pPr>
        <w:widowControl/>
        <w:spacing w:after="15" w:line="309" w:lineRule="atLeast"/>
        <w:jc w:val="left"/>
        <w:rPr>
          <w:rFonts w:ascii="Arial" w:hAnsi="Arial" w:cs="Arial"/>
          <w:kern w:val="0"/>
          <w:szCs w:val="21"/>
        </w:rPr>
      </w:pPr>
      <w:r>
        <w:rPr>
          <w:rFonts w:ascii="Arial" w:hAnsi="Arial" w:cs="Arial"/>
          <w:kern w:val="0"/>
          <w:szCs w:val="21"/>
        </w:rPr>
        <w:t> &lt;string:”-r”, variant:string:”NULL”&gt;,</w:t>
      </w:r>
    </w:p>
    <w:p>
      <w:pPr>
        <w:widowControl/>
        <w:spacing w:after="15" w:line="309" w:lineRule="atLeast"/>
        <w:jc w:val="left"/>
        <w:rPr>
          <w:rFonts w:ascii="Arial" w:hAnsi="Arial" w:cs="Arial"/>
          <w:kern w:val="0"/>
          <w:szCs w:val="21"/>
        </w:rPr>
      </w:pPr>
      <w:r>
        <w:rPr>
          <w:rFonts w:ascii="Arial" w:hAnsi="Arial" w:cs="Arial"/>
          <w:kern w:val="0"/>
          <w:szCs w:val="21"/>
        </w:rPr>
        <w:t> &lt;string:”-o”, variant:string:”username=guest,password=guest”&gt;</w:t>
      </w:r>
      <w:r>
        <w:rPr>
          <w:rFonts w:hint="eastAsia" w:ascii="Arial" w:hAnsi="Arial" w:cs="Arial"/>
          <w:kern w:val="0"/>
          <w:szCs w:val="21"/>
        </w:rPr>
        <w:t>,</w:t>
      </w:r>
    </w:p>
    <w:p>
      <w:pPr>
        <w:widowControl/>
        <w:spacing w:after="15" w:line="309" w:lineRule="atLeast"/>
        <w:jc w:val="left"/>
        <w:rPr>
          <w:rFonts w:ascii="Arial" w:hAnsi="Arial" w:cs="Arial"/>
          <w:kern w:val="0"/>
          <w:szCs w:val="21"/>
        </w:rPr>
      </w:pPr>
      <w:r>
        <w:rPr>
          <w:rFonts w:hint="eastAsia" w:ascii="Arial" w:hAnsi="Arial" w:cs="Arial"/>
          <w:kern w:val="0"/>
          <w:szCs w:val="21"/>
        </w:rPr>
        <w:t>&lt;sting:</w:t>
      </w:r>
      <w:r>
        <w:rPr>
          <w:rFonts w:ascii="Arial" w:hAnsi="Arial" w:cs="Arial"/>
          <w:kern w:val="0"/>
          <w:szCs w:val="21"/>
        </w:rPr>
        <w:t>”</w:t>
      </w:r>
      <w:r>
        <w:rPr>
          <w:rFonts w:hint="eastAsia" w:ascii="Arial" w:hAnsi="Arial" w:cs="Arial"/>
          <w:kern w:val="0"/>
          <w:szCs w:val="21"/>
        </w:rPr>
        <w:t>NULL</w:t>
      </w:r>
      <w:r>
        <w:rPr>
          <w:rFonts w:ascii="Arial" w:hAnsi="Arial" w:cs="Arial"/>
          <w:kern w:val="0"/>
          <w:szCs w:val="21"/>
        </w:rPr>
        <w:t>”</w:t>
      </w:r>
      <w:r>
        <w:rPr>
          <w:rFonts w:hint="eastAsia" w:ascii="Arial" w:hAnsi="Arial" w:cs="Arial"/>
          <w:kern w:val="0"/>
          <w:szCs w:val="21"/>
        </w:rPr>
        <w:t>, variant:string:</w:t>
      </w:r>
      <w:r>
        <w:rPr>
          <w:rFonts w:ascii="Arial" w:hAnsi="Arial" w:cs="Arial"/>
          <w:kern w:val="0"/>
          <w:szCs w:val="21"/>
        </w:rPr>
        <w:t>”</w:t>
      </w:r>
      <w:r>
        <w:rPr>
          <w:rFonts w:hint="eastAsia" w:ascii="Arial" w:hAnsi="Arial" w:cs="Arial"/>
          <w:kern w:val="0"/>
          <w:szCs w:val="21"/>
        </w:rPr>
        <w:t>/dev/sdb1</w:t>
      </w:r>
      <w:r>
        <w:rPr>
          <w:rFonts w:ascii="Arial" w:hAnsi="Arial" w:cs="Arial"/>
          <w:kern w:val="0"/>
          <w:szCs w:val="21"/>
        </w:rPr>
        <w:t>”</w:t>
      </w:r>
      <w:r>
        <w:rPr>
          <w:rFonts w:hint="eastAsia" w:ascii="Arial" w:hAnsi="Arial" w:cs="Arial"/>
          <w:kern w:val="0"/>
          <w:szCs w:val="21"/>
        </w:rPr>
        <w:t>&gt;,</w:t>
      </w:r>
    </w:p>
    <w:p>
      <w:pPr>
        <w:widowControl/>
        <w:spacing w:after="15" w:line="309" w:lineRule="atLeast"/>
        <w:jc w:val="left"/>
        <w:rPr>
          <w:rFonts w:ascii="Arial" w:hAnsi="Arial" w:cs="Arial"/>
          <w:kern w:val="0"/>
          <w:szCs w:val="21"/>
        </w:rPr>
      </w:pPr>
      <w:r>
        <w:rPr>
          <w:rFonts w:hint="eastAsia" w:ascii="Arial" w:hAnsi="Arial" w:cs="Arial"/>
          <w:kern w:val="0"/>
          <w:szCs w:val="21"/>
        </w:rPr>
        <w:t>&lt;sting:</w:t>
      </w:r>
      <w:r>
        <w:rPr>
          <w:rFonts w:ascii="Arial" w:hAnsi="Arial" w:cs="Arial"/>
          <w:kern w:val="0"/>
          <w:szCs w:val="21"/>
        </w:rPr>
        <w:t>”</w:t>
      </w:r>
      <w:r>
        <w:rPr>
          <w:rFonts w:hint="eastAsia" w:ascii="Arial" w:hAnsi="Arial" w:cs="Arial"/>
          <w:kern w:val="0"/>
          <w:szCs w:val="21"/>
        </w:rPr>
        <w:t>NULL</w:t>
      </w:r>
      <w:r>
        <w:rPr>
          <w:rFonts w:ascii="Arial" w:hAnsi="Arial" w:cs="Arial"/>
          <w:kern w:val="0"/>
          <w:szCs w:val="21"/>
        </w:rPr>
        <w:t>”</w:t>
      </w:r>
      <w:r>
        <w:rPr>
          <w:rFonts w:hint="eastAsia" w:ascii="Arial" w:hAnsi="Arial" w:cs="Arial"/>
          <w:kern w:val="0"/>
          <w:szCs w:val="21"/>
        </w:rPr>
        <w:t>, variant:sting:</w:t>
      </w:r>
      <w:r>
        <w:rPr>
          <w:rFonts w:ascii="Arial" w:hAnsi="Arial" w:cs="Arial"/>
          <w:kern w:val="0"/>
          <w:szCs w:val="21"/>
        </w:rPr>
        <w:t>”</w:t>
      </w:r>
      <w:r>
        <w:rPr>
          <w:rFonts w:hint="eastAsia" w:ascii="Arial" w:hAnsi="Arial" w:cs="Arial"/>
          <w:kern w:val="0"/>
          <w:szCs w:val="21"/>
        </w:rPr>
        <w:t>/mnt/mydir</w:t>
      </w:r>
      <w:r>
        <w:rPr>
          <w:rFonts w:ascii="Arial" w:hAnsi="Arial" w:cs="Arial"/>
          <w:kern w:val="0"/>
          <w:szCs w:val="21"/>
        </w:rPr>
        <w:t>”</w:t>
      </w:r>
      <w:r>
        <w:rPr>
          <w:rFonts w:hint="eastAsia" w:ascii="Arial" w:hAnsi="Arial" w:cs="Arial"/>
          <w:kern w:val="0"/>
          <w:szCs w:val="21"/>
        </w:rPr>
        <w:t>&gt;</w:t>
      </w:r>
      <w:r>
        <w:rPr>
          <w:rFonts w:ascii="Arial" w:hAnsi="Arial" w:cs="Arial"/>
          <w:kern w:val="0"/>
          <w:szCs w:val="21"/>
        </w:rPr>
        <w:t>}</w:t>
      </w:r>
    </w:p>
    <w:p>
      <w:pPr>
        <w:widowControl/>
        <w:spacing w:after="15" w:line="309" w:lineRule="atLeast"/>
        <w:jc w:val="left"/>
        <w:rPr>
          <w:rFonts w:ascii="Arial" w:hAnsi="Arial" w:cs="Arial"/>
          <w:kern w:val="0"/>
          <w:szCs w:val="21"/>
        </w:rPr>
      </w:pPr>
    </w:p>
    <w:p>
      <w:pPr>
        <w:widowControl/>
        <w:spacing w:after="15" w:line="309" w:lineRule="atLeast"/>
        <w:jc w:val="left"/>
        <w:rPr>
          <w:rFonts w:ascii="Arial" w:hAnsi="Arial" w:cs="Arial"/>
          <w:kern w:val="0"/>
          <w:szCs w:val="21"/>
        </w:rPr>
      </w:pPr>
      <w:r>
        <w:rPr>
          <w:rFonts w:ascii="Arial" w:hAnsi="Arial" w:cs="Arial"/>
          <w:kern w:val="0"/>
          <w:szCs w:val="21"/>
        </w:rPr>
        <w:t>/dev/sdb1 指Com.ctc.igd1.usb.Device 里面的DeviceId 或者DeviceName 参数</w:t>
      </w:r>
      <w:r>
        <w:rPr>
          <w:rFonts w:hint="eastAsia" w:ascii="Arial" w:hAnsi="Arial" w:cs="Arial"/>
          <w:kern w:val="0"/>
          <w:szCs w:val="21"/>
        </w:rPr>
        <w:t>；</w:t>
      </w:r>
    </w:p>
    <w:p>
      <w:pPr>
        <w:widowControl/>
        <w:spacing w:after="15" w:line="309" w:lineRule="atLeast"/>
        <w:jc w:val="left"/>
        <w:rPr>
          <w:rFonts w:ascii="Arial" w:hAnsi="Arial" w:cs="Arial"/>
          <w:kern w:val="0"/>
          <w:szCs w:val="21"/>
        </w:rPr>
      </w:pPr>
      <w:r>
        <w:rPr>
          <w:rFonts w:ascii="Arial" w:hAnsi="Arial" w:cs="Arial"/>
          <w:kern w:val="0"/>
          <w:szCs w:val="21"/>
        </w:rPr>
        <w:t>/mnt/mydir指Com.ctc.igd1.usb.FileSystem的MountPoint参数</w:t>
      </w:r>
      <w:r>
        <w:rPr>
          <w:rFonts w:hint="eastAsia" w:ascii="Arial" w:hAnsi="Arial" w:cs="Arial"/>
          <w:kern w:val="0"/>
          <w:szCs w:val="21"/>
        </w:rPr>
        <w:t>。</w:t>
      </w:r>
    </w:p>
    <w:p>
      <w:pPr>
        <w:widowControl/>
        <w:spacing w:after="15" w:line="309" w:lineRule="atLeast"/>
        <w:jc w:val="left"/>
        <w:rPr>
          <w:rFonts w:ascii="Arial" w:hAnsi="Arial" w:cs="Arial"/>
          <w:kern w:val="0"/>
          <w:szCs w:val="21"/>
        </w:rPr>
      </w:pPr>
    </w:p>
    <w:p>
      <w:pPr>
        <w:pStyle w:val="147"/>
        <w:spacing w:beforeLines="0" w:afterLines="0"/>
      </w:pPr>
      <w:r>
        <w:rPr>
          <w:rFonts w:hint="eastAsia"/>
        </w:rPr>
        <w:t>DBus对象</w:t>
      </w:r>
    </w:p>
    <w:tbl>
      <w:tblPr>
        <w:tblStyle w:val="66"/>
        <w:tblW w:w="87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8"/>
        <w:gridCol w:w="2660"/>
        <w:gridCol w:w="2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8" w:type="dxa"/>
            <w:shd w:val="clear" w:color="auto" w:fill="D8D8D8" w:themeFill="background1" w:themeFillShade="D9"/>
          </w:tcPr>
          <w:p>
            <w:pPr>
              <w:spacing w:after="15"/>
              <w:rPr>
                <w:rFonts w:ascii="Calibri" w:hAnsi="Calibri"/>
                <w:sz w:val="18"/>
              </w:rPr>
            </w:pPr>
            <w:r>
              <w:rPr>
                <w:rFonts w:hint="eastAsia" w:ascii="Calibri" w:hAnsi="Calibri"/>
                <w:sz w:val="18"/>
              </w:rPr>
              <w:t>Object Path</w:t>
            </w:r>
          </w:p>
        </w:tc>
        <w:tc>
          <w:tcPr>
            <w:tcW w:w="2660" w:type="dxa"/>
            <w:shd w:val="clear" w:color="auto" w:fill="D8D8D8" w:themeFill="background1" w:themeFillShade="D9"/>
          </w:tcPr>
          <w:p>
            <w:pPr>
              <w:spacing w:after="15"/>
              <w:rPr>
                <w:rFonts w:ascii="Calibri" w:hAnsi="Calibri"/>
                <w:sz w:val="18"/>
              </w:rPr>
            </w:pPr>
            <w:r>
              <w:rPr>
                <w:rFonts w:hint="eastAsia" w:ascii="Calibri" w:hAnsi="Calibri"/>
                <w:sz w:val="18"/>
              </w:rPr>
              <w:t>接口</w:t>
            </w:r>
          </w:p>
        </w:tc>
        <w:tc>
          <w:tcPr>
            <w:tcW w:w="2513" w:type="dxa"/>
            <w:shd w:val="clear" w:color="auto" w:fill="D8D8D8" w:themeFill="background1" w:themeFillShade="D9"/>
          </w:tcPr>
          <w:p>
            <w:pPr>
              <w:spacing w:after="15"/>
              <w:rPr>
                <w:rFonts w:ascii="Calibri" w:hAnsi="Calibri"/>
                <w:sz w:val="18"/>
              </w:rPr>
            </w:pPr>
            <w:r>
              <w:rPr>
                <w:rFonts w:hint="eastAsia" w:ascii="Calibri" w:hAnsi="Calibri"/>
                <w:sz w:val="18"/>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8" w:type="dxa"/>
          </w:tcPr>
          <w:p>
            <w:pPr>
              <w:spacing w:after="15"/>
              <w:rPr>
                <w:rFonts w:ascii="Calibri" w:hAnsi="Calibri"/>
                <w:sz w:val="18"/>
              </w:rPr>
            </w:pPr>
            <w:r>
              <w:rPr>
                <w:rFonts w:hint="eastAsia" w:ascii="Calibri" w:hAnsi="Calibri"/>
                <w:sz w:val="18"/>
              </w:rPr>
              <w:t>/com/ctc/igd1</w:t>
            </w:r>
            <w:r>
              <w:rPr>
                <w:rFonts w:ascii="Calibri" w:hAnsi="Calibri"/>
                <w:sz w:val="18"/>
              </w:rPr>
              <w:t>/Storage</w:t>
            </w:r>
            <w:r>
              <w:rPr>
                <w:rFonts w:hint="eastAsia" w:ascii="Calibri" w:hAnsi="Calibri"/>
                <w:sz w:val="18"/>
              </w:rPr>
              <w:t>/usb</w:t>
            </w:r>
          </w:p>
        </w:tc>
        <w:tc>
          <w:tcPr>
            <w:tcW w:w="2660" w:type="dxa"/>
          </w:tcPr>
          <w:p>
            <w:pPr>
              <w:spacing w:after="15"/>
              <w:rPr>
                <w:rFonts w:ascii="Calibri" w:hAnsi="Calibri"/>
                <w:sz w:val="18"/>
              </w:rPr>
            </w:pPr>
          </w:p>
        </w:tc>
        <w:tc>
          <w:tcPr>
            <w:tcW w:w="2513" w:type="dxa"/>
          </w:tcPr>
          <w:p>
            <w:pPr>
              <w:spacing w:after="15"/>
              <w:rPr>
                <w:rFonts w:ascii="Calibri" w:hAnsi="Calibri"/>
                <w:sz w:val="18"/>
              </w:rPr>
            </w:pPr>
            <w:r>
              <w:rPr>
                <w:rFonts w:ascii="Calibri" w:hAnsi="Calibri"/>
                <w:sz w:val="18"/>
              </w:rPr>
              <w:t>USB控制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8" w:type="dxa"/>
          </w:tcPr>
          <w:p>
            <w:pPr>
              <w:spacing w:after="15"/>
              <w:rPr>
                <w:rFonts w:ascii="Calibri" w:hAnsi="Calibri"/>
                <w:sz w:val="18"/>
              </w:rPr>
            </w:pPr>
            <w:r>
              <w:rPr>
                <w:rFonts w:hint="eastAsia" w:ascii="Calibri" w:hAnsi="Calibri"/>
                <w:sz w:val="18"/>
              </w:rPr>
              <w:t>/com/ctc/igd1</w:t>
            </w:r>
            <w:r>
              <w:rPr>
                <w:rFonts w:ascii="Calibri" w:hAnsi="Calibri"/>
                <w:sz w:val="18"/>
              </w:rPr>
              <w:t>/Storage</w:t>
            </w:r>
            <w:r>
              <w:rPr>
                <w:rFonts w:hint="eastAsia" w:ascii="Calibri" w:hAnsi="Calibri"/>
                <w:sz w:val="18"/>
              </w:rPr>
              <w:t>/usb/devices</w:t>
            </w:r>
          </w:p>
        </w:tc>
        <w:tc>
          <w:tcPr>
            <w:tcW w:w="2660" w:type="dxa"/>
          </w:tcPr>
          <w:p>
            <w:pPr>
              <w:spacing w:after="15"/>
              <w:rPr>
                <w:rFonts w:ascii="Calibri" w:hAnsi="Calibri"/>
                <w:sz w:val="18"/>
              </w:rPr>
            </w:pPr>
            <w:r>
              <w:rPr>
                <w:rFonts w:hint="eastAsia" w:ascii="Calibri" w:hAnsi="Calibri"/>
                <w:sz w:val="18"/>
              </w:rPr>
              <w:t>com.ctc.igd1.ObjectManager</w:t>
            </w:r>
          </w:p>
        </w:tc>
        <w:tc>
          <w:tcPr>
            <w:tcW w:w="2513" w:type="dxa"/>
          </w:tcPr>
          <w:p>
            <w:pPr>
              <w:spacing w:after="15"/>
              <w:rPr>
                <w:rFonts w:ascii="Calibri" w:hAnsi="Calibri"/>
                <w:sz w:val="18"/>
              </w:rPr>
            </w:pPr>
            <w:r>
              <w:rPr>
                <w:rFonts w:ascii="Calibri" w:hAnsi="Calibri"/>
                <w:sz w:val="18"/>
              </w:rPr>
              <w:t>USB控制（</w:t>
            </w:r>
            <w:r>
              <w:rPr>
                <w:rFonts w:hint="eastAsia" w:ascii="Calibri" w:hAnsi="Calibri"/>
                <w:sz w:val="18"/>
              </w:rPr>
              <w:t>不要求AddObject、DeleteObject方法</w:t>
            </w:r>
            <w:r>
              <w:rPr>
                <w:rFonts w:ascii="Calibri" w:hAnsi="Calibri"/>
                <w:sz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8" w:type="dxa"/>
          </w:tcPr>
          <w:p>
            <w:pPr>
              <w:spacing w:after="15"/>
              <w:rPr>
                <w:rFonts w:ascii="Calibri" w:hAnsi="Calibri"/>
                <w:sz w:val="18"/>
              </w:rPr>
            </w:pPr>
            <w:r>
              <w:rPr>
                <w:rFonts w:hint="eastAsia" w:ascii="Calibri" w:hAnsi="Calibri"/>
                <w:sz w:val="18"/>
              </w:rPr>
              <w:t>/com/ctc/igd1</w:t>
            </w:r>
            <w:r>
              <w:rPr>
                <w:rFonts w:ascii="Calibri" w:hAnsi="Calibri"/>
                <w:sz w:val="18"/>
              </w:rPr>
              <w:t>/Storage</w:t>
            </w:r>
            <w:r>
              <w:rPr>
                <w:rFonts w:hint="eastAsia" w:ascii="Calibri" w:hAnsi="Calibri"/>
                <w:sz w:val="18"/>
              </w:rPr>
              <w:t>/usb/devices/{i}</w:t>
            </w:r>
          </w:p>
        </w:tc>
        <w:tc>
          <w:tcPr>
            <w:tcW w:w="2660" w:type="dxa"/>
          </w:tcPr>
          <w:p>
            <w:pPr>
              <w:spacing w:after="15"/>
              <w:rPr>
                <w:rFonts w:ascii="Calibri" w:hAnsi="Calibri"/>
                <w:sz w:val="18"/>
              </w:rPr>
            </w:pPr>
            <w:r>
              <w:rPr>
                <w:rFonts w:ascii="Calibri" w:hAnsi="Calibri"/>
                <w:sz w:val="18"/>
              </w:rPr>
              <w:t>com.ctc.igd1.usb.FileSystem</w:t>
            </w:r>
          </w:p>
          <w:p>
            <w:pPr>
              <w:spacing w:after="15"/>
              <w:rPr>
                <w:rFonts w:ascii="Calibri" w:hAnsi="Calibri"/>
                <w:sz w:val="18"/>
              </w:rPr>
            </w:pPr>
            <w:r>
              <w:rPr>
                <w:rFonts w:hint="eastAsia" w:ascii="Calibri" w:hAnsi="Calibri"/>
                <w:sz w:val="18"/>
              </w:rPr>
              <w:t>com.ctc.igd1.usb.Device</w:t>
            </w:r>
          </w:p>
        </w:tc>
        <w:tc>
          <w:tcPr>
            <w:tcW w:w="2513" w:type="dxa"/>
          </w:tcPr>
          <w:p>
            <w:pPr>
              <w:spacing w:after="15"/>
              <w:rPr>
                <w:rFonts w:ascii="Calibri" w:hAnsi="Calibri"/>
                <w:sz w:val="18"/>
              </w:rPr>
            </w:pPr>
            <w:r>
              <w:rPr>
                <w:rFonts w:ascii="Calibri" w:hAnsi="Calibri"/>
                <w:sz w:val="18"/>
              </w:rPr>
              <w:t>USB控制</w:t>
            </w:r>
          </w:p>
        </w:tc>
      </w:tr>
    </w:tbl>
    <w:p>
      <w:pPr>
        <w:spacing w:after="15"/>
      </w:pPr>
    </w:p>
    <w:p>
      <w:pPr>
        <w:pStyle w:val="162"/>
        <w:spacing w:beforeLines="0" w:afterLines="0"/>
        <w:ind w:left="-57"/>
      </w:pPr>
      <w:bookmarkStart w:id="909" w:name="_Toc447897278"/>
      <w:bookmarkStart w:id="910" w:name="_Toc532477854"/>
      <w:r>
        <w:rPr>
          <w:rFonts w:hint="eastAsia"/>
        </w:rPr>
        <w:t>NAS服务</w:t>
      </w:r>
      <w:bookmarkEnd w:id="909"/>
      <w:bookmarkEnd w:id="910"/>
    </w:p>
    <w:p>
      <w:pPr>
        <w:pStyle w:val="147"/>
        <w:spacing w:beforeLines="0" w:afterLines="0"/>
      </w:pPr>
      <w:r>
        <w:rPr>
          <w:rFonts w:hint="eastAsia"/>
        </w:rPr>
        <w:t>DBus接口</w:t>
      </w:r>
    </w:p>
    <w:p>
      <w:pPr>
        <w:pStyle w:val="152"/>
        <w:spacing w:before="156" w:after="156"/>
      </w:pPr>
      <w:bookmarkStart w:id="911" w:name="_Toc447897280"/>
      <w:r>
        <w:rPr>
          <w:rFonts w:hint="eastAsia"/>
        </w:rPr>
        <w:t>com.ctc.igd1.NASAccess</w:t>
      </w:r>
      <w:bookmarkEnd w:id="911"/>
    </w:p>
    <w:p>
      <w:pPr>
        <w:spacing w:before="240" w:after="15"/>
        <w:ind w:left="420" w:hanging="420" w:hangingChars="199"/>
        <w:rPr>
          <w:b/>
        </w:rPr>
      </w:pPr>
      <w:r>
        <w:rPr>
          <w:rFonts w:hint="eastAsia"/>
          <w:b/>
        </w:rPr>
        <w:t>方法</w:t>
      </w:r>
    </w:p>
    <w:p>
      <w:pPr>
        <w:pStyle w:val="345"/>
        <w:numPr>
          <w:ilvl w:val="0"/>
          <w:numId w:val="129"/>
        </w:numPr>
        <w:ind w:firstLineChars="0"/>
      </w:pPr>
      <w:r>
        <w:t>GetFileNum(IN STRING folderName, OUT UINT32 fileNum, OUT UINT32 result, OUT STRING errdesc);</w:t>
      </w:r>
    </w:p>
    <w:p>
      <w:pPr>
        <w:spacing w:after="15"/>
      </w:pPr>
    </w:p>
    <w:p>
      <w:pPr>
        <w:pStyle w:val="345"/>
        <w:numPr>
          <w:ilvl w:val="0"/>
          <w:numId w:val="129"/>
        </w:numPr>
        <w:ind w:firstLineChars="0"/>
      </w:pPr>
      <w:r>
        <w:t>ListFolder(IN STRING folderName, IN UINT32 StartIndex, IN UINT32 EndIndex, OUT ARRAY&lt;STRUCT&lt;STRING, STRING, BOOLEAN, UINT</w:t>
      </w:r>
      <w:r>
        <w:rPr>
          <w:rFonts w:hint="eastAsia"/>
        </w:rPr>
        <w:t>64</w:t>
      </w:r>
      <w:r>
        <w:t>, STRING&gt;&gt; FileList, OUT UINT32 result, OUT STRING errdesc);</w:t>
      </w:r>
    </w:p>
    <w:p>
      <w:pPr>
        <w:spacing w:after="15"/>
        <w:ind w:left="426"/>
        <w:rPr>
          <w:i/>
          <w:sz w:val="20"/>
        </w:rPr>
      </w:pPr>
      <w:r>
        <w:rPr>
          <w:i/>
          <w:sz w:val="20"/>
        </w:rPr>
        <w:t>FileList: FileName – STRING, PhysicalFolderName – STRING, IsFolder – BOOLEAN, FileSize – UINT64, ModifiedTime – STRING.</w:t>
      </w:r>
    </w:p>
    <w:p>
      <w:pPr>
        <w:spacing w:after="15"/>
      </w:pPr>
    </w:p>
    <w:p>
      <w:pPr>
        <w:pStyle w:val="345"/>
        <w:numPr>
          <w:ilvl w:val="0"/>
          <w:numId w:val="129"/>
        </w:numPr>
        <w:ind w:firstLineChars="0"/>
      </w:pPr>
      <w:r>
        <w:t>CreateFolder(IN STRING folderName, OUT UINT32 result, OUT STRING errdesc);</w:t>
      </w:r>
    </w:p>
    <w:p>
      <w:pPr>
        <w:spacing w:after="15"/>
      </w:pPr>
    </w:p>
    <w:p>
      <w:pPr>
        <w:pStyle w:val="345"/>
        <w:numPr>
          <w:ilvl w:val="0"/>
          <w:numId w:val="129"/>
        </w:numPr>
        <w:ind w:firstLineChars="0"/>
      </w:pPr>
      <w:r>
        <w:t>Rename(IN STRING oldName, IN STRING newName, OUT UINT32 result, OUT STRING errdesc);</w:t>
      </w:r>
    </w:p>
    <w:p>
      <w:pPr>
        <w:spacing w:after="15"/>
      </w:pPr>
    </w:p>
    <w:p>
      <w:pPr>
        <w:pStyle w:val="345"/>
        <w:numPr>
          <w:ilvl w:val="0"/>
          <w:numId w:val="129"/>
        </w:numPr>
        <w:ind w:firstLineChars="0"/>
      </w:pPr>
      <w:r>
        <w:t>Remove(IN STRING name, OUT UINT32 result, OUT STRING errdesc);</w:t>
      </w:r>
    </w:p>
    <w:p>
      <w:pPr>
        <w:spacing w:after="15"/>
      </w:pPr>
    </w:p>
    <w:p>
      <w:pPr>
        <w:pStyle w:val="345"/>
        <w:numPr>
          <w:ilvl w:val="0"/>
          <w:numId w:val="129"/>
        </w:numPr>
        <w:ind w:firstLineChars="0"/>
      </w:pPr>
      <w:r>
        <w:t>Move(IN STRING filename, IN STRING destFolderName, OUT UINT32 result, OUT STRING errdesc);</w:t>
      </w:r>
    </w:p>
    <w:p>
      <w:pPr>
        <w:spacing w:after="15"/>
      </w:pPr>
    </w:p>
    <w:p>
      <w:pPr>
        <w:pStyle w:val="345"/>
        <w:numPr>
          <w:ilvl w:val="0"/>
          <w:numId w:val="129"/>
        </w:numPr>
        <w:ind w:firstLineChars="0"/>
      </w:pPr>
      <w:r>
        <w:t>Copy(IN STRING name, IN STRING destFolderName, OUT UINT32 TransactionId, OUT UINT32 result, OUT STRING errdesc);</w:t>
      </w:r>
    </w:p>
    <w:p>
      <w:pPr>
        <w:spacing w:after="15"/>
      </w:pPr>
    </w:p>
    <w:p>
      <w:pPr>
        <w:pStyle w:val="345"/>
        <w:numPr>
          <w:ilvl w:val="0"/>
          <w:numId w:val="129"/>
        </w:numPr>
        <w:ind w:firstLineChars="0"/>
      </w:pPr>
      <w:r>
        <w:t>GetCopyProgress(IN UINT32 TransactionId,OUT UINT32 Percent, OUT UINT32 result, OUT STRING errdesc);</w:t>
      </w:r>
    </w:p>
    <w:p>
      <w:pPr>
        <w:spacing w:after="15"/>
      </w:pPr>
    </w:p>
    <w:p>
      <w:pPr>
        <w:spacing w:after="15"/>
      </w:pPr>
      <w:r>
        <w:t>result：0 on success, 1 on fail</w:t>
      </w:r>
    </w:p>
    <w:p>
      <w:pPr>
        <w:spacing w:after="15"/>
      </w:pPr>
      <w:r>
        <w:t>errdesc: If errdesc is NULL or function success, do nothing; otherwise fill with error description</w:t>
      </w:r>
    </w:p>
    <w:p>
      <w:pPr>
        <w:spacing w:after="15"/>
      </w:pPr>
    </w:p>
    <w:p>
      <w:pPr>
        <w:spacing w:after="15"/>
      </w:pPr>
      <w:r>
        <w:t>备注：</w:t>
      </w:r>
    </w:p>
    <w:p>
      <w:pPr>
        <w:spacing w:after="15"/>
      </w:pPr>
      <w:r>
        <w:t>1、ListFolder方法只需查询当前路径的文件及文件夹，不需要递归查询；</w:t>
      </w:r>
    </w:p>
    <w:p>
      <w:pPr>
        <w:spacing w:after="15"/>
      </w:pPr>
      <w:r>
        <w:t>2、StartIndex从1开始。</w:t>
      </w:r>
    </w:p>
    <w:p>
      <w:pPr>
        <w:spacing w:after="15"/>
      </w:pPr>
    </w:p>
    <w:p>
      <w:pPr>
        <w:pStyle w:val="147"/>
        <w:spacing w:beforeLines="0" w:afterLines="0"/>
      </w:pPr>
      <w:r>
        <w:t>D</w:t>
      </w:r>
      <w:r>
        <w:rPr>
          <w:rFonts w:hint="eastAsia"/>
        </w:rPr>
        <w:t>Bus对象</w:t>
      </w:r>
    </w:p>
    <w:tbl>
      <w:tblPr>
        <w:tblStyle w:val="6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8"/>
        <w:gridCol w:w="2421"/>
        <w:gridCol w:w="2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8" w:type="dxa"/>
          </w:tcPr>
          <w:p>
            <w:pPr>
              <w:spacing w:after="15"/>
              <w:rPr>
                <w:sz w:val="18"/>
              </w:rPr>
            </w:pPr>
            <w:r>
              <w:rPr>
                <w:rFonts w:hint="eastAsia"/>
                <w:sz w:val="18"/>
              </w:rPr>
              <w:t>Object Path</w:t>
            </w:r>
          </w:p>
        </w:tc>
        <w:tc>
          <w:tcPr>
            <w:tcW w:w="2421" w:type="dxa"/>
          </w:tcPr>
          <w:p>
            <w:pPr>
              <w:spacing w:after="15"/>
              <w:rPr>
                <w:sz w:val="18"/>
              </w:rPr>
            </w:pPr>
            <w:r>
              <w:rPr>
                <w:rFonts w:hint="eastAsia"/>
                <w:sz w:val="18"/>
              </w:rPr>
              <w:t>接口</w:t>
            </w:r>
          </w:p>
        </w:tc>
        <w:tc>
          <w:tcPr>
            <w:tcW w:w="2513" w:type="dxa"/>
          </w:tcPr>
          <w:p>
            <w:pPr>
              <w:spacing w:after="15"/>
              <w:rPr>
                <w:sz w:val="18"/>
              </w:rPr>
            </w:pPr>
            <w:r>
              <w:rPr>
                <w:rFonts w:hint="eastAsia"/>
                <w:sz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8" w:type="dxa"/>
          </w:tcPr>
          <w:p>
            <w:pPr>
              <w:spacing w:after="15"/>
              <w:rPr>
                <w:sz w:val="18"/>
              </w:rPr>
            </w:pPr>
            <w:r>
              <w:rPr>
                <w:rFonts w:hint="eastAsia"/>
                <w:sz w:val="18"/>
              </w:rPr>
              <w:t>/com/ctc/igd1</w:t>
            </w:r>
            <w:r>
              <w:rPr>
                <w:sz w:val="18"/>
              </w:rPr>
              <w:t>/Storage</w:t>
            </w:r>
            <w:r>
              <w:rPr>
                <w:rFonts w:hint="eastAsia"/>
                <w:sz w:val="18"/>
              </w:rPr>
              <w:t>/nas</w:t>
            </w:r>
          </w:p>
        </w:tc>
        <w:tc>
          <w:tcPr>
            <w:tcW w:w="2421" w:type="dxa"/>
          </w:tcPr>
          <w:p>
            <w:pPr>
              <w:spacing w:after="15"/>
              <w:rPr>
                <w:sz w:val="18"/>
              </w:rPr>
            </w:pPr>
            <w:r>
              <w:rPr>
                <w:rFonts w:hint="eastAsia"/>
                <w:sz w:val="18"/>
              </w:rPr>
              <w:t>com.ctc.igd1.NASAccess</w:t>
            </w:r>
          </w:p>
        </w:tc>
        <w:tc>
          <w:tcPr>
            <w:tcW w:w="2513" w:type="dxa"/>
          </w:tcPr>
          <w:p>
            <w:pPr>
              <w:spacing w:after="15"/>
              <w:rPr>
                <w:sz w:val="18"/>
              </w:rPr>
            </w:pPr>
            <w:r>
              <w:rPr>
                <w:sz w:val="18"/>
              </w:rPr>
              <w:t>NAS控制</w:t>
            </w:r>
          </w:p>
        </w:tc>
      </w:tr>
    </w:tbl>
    <w:p>
      <w:pPr>
        <w:spacing w:after="15"/>
      </w:pPr>
      <w:bookmarkStart w:id="912" w:name="_Toc444965283"/>
    </w:p>
    <w:p>
      <w:pPr>
        <w:pStyle w:val="162"/>
        <w:spacing w:beforeLines="0" w:afterLines="0"/>
        <w:ind w:left="-57"/>
      </w:pPr>
      <w:bookmarkStart w:id="913" w:name="_Toc532477855"/>
      <w:bookmarkStart w:id="914" w:name="_Toc447897281"/>
      <w:r>
        <w:rPr>
          <w:rFonts w:hint="eastAsia"/>
        </w:rPr>
        <w:t>VPN客户端服务</w:t>
      </w:r>
      <w:bookmarkEnd w:id="913"/>
      <w:bookmarkEnd w:id="914"/>
    </w:p>
    <w:p>
      <w:pPr>
        <w:pStyle w:val="147"/>
        <w:numPr>
          <w:ilvl w:val="3"/>
          <w:numId w:val="143"/>
        </w:numPr>
        <w:spacing w:beforeLines="0" w:afterLines="0"/>
      </w:pPr>
      <w:r>
        <w:t>D</w:t>
      </w:r>
      <w:r>
        <w:rPr>
          <w:rFonts w:hint="eastAsia"/>
        </w:rPr>
        <w:t>Bus接口</w:t>
      </w:r>
    </w:p>
    <w:bookmarkEnd w:id="912"/>
    <w:p>
      <w:pPr>
        <w:pStyle w:val="152"/>
        <w:spacing w:before="156" w:after="156"/>
      </w:pPr>
      <w:bookmarkStart w:id="915" w:name="_Toc447897282"/>
      <w:r>
        <w:rPr>
          <w:rFonts w:hint="eastAsia"/>
        </w:rPr>
        <w:t>com.ctc.igd1.VPNConnection</w:t>
      </w:r>
      <w:bookmarkEnd w:id="915"/>
    </w:p>
    <w:p>
      <w:pPr>
        <w:spacing w:before="240" w:after="15"/>
        <w:ind w:left="420" w:leftChars="200"/>
        <w:rPr>
          <w:b/>
        </w:rPr>
      </w:pPr>
      <w:r>
        <w:rPr>
          <w:rFonts w:hint="eastAsia"/>
          <w:b/>
        </w:rPr>
        <w:t>属性</w:t>
      </w:r>
    </w:p>
    <w:tbl>
      <w:tblPr>
        <w:tblStyle w:val="67"/>
        <w:tblW w:w="875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1134"/>
        <w:gridCol w:w="992"/>
        <w:gridCol w:w="1134"/>
        <w:gridCol w:w="2744"/>
        <w:gridCol w:w="12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属性名</w:t>
            </w:r>
          </w:p>
        </w:tc>
        <w:tc>
          <w:tcPr>
            <w:tcW w:w="1134"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类型</w:t>
            </w:r>
          </w:p>
        </w:tc>
        <w:tc>
          <w:tcPr>
            <w:tcW w:w="992"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权限</w:t>
            </w:r>
          </w:p>
        </w:tc>
        <w:tc>
          <w:tcPr>
            <w:tcW w:w="1134"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变更通知</w:t>
            </w:r>
          </w:p>
        </w:tc>
        <w:tc>
          <w:tcPr>
            <w:tcW w:w="2744"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备注</w:t>
            </w:r>
          </w:p>
        </w:tc>
        <w:tc>
          <w:tcPr>
            <w:tcW w:w="1225" w:type="dxa"/>
            <w:shd w:val="clear" w:color="auto" w:fill="D8D8D8" w:themeFill="background1" w:themeFillShade="D9"/>
          </w:tcPr>
          <w:p>
            <w:pPr>
              <w:spacing w:after="15"/>
              <w:jc w:val="center"/>
              <w:rPr>
                <w:rFonts w:asciiTheme="minorHAnsi" w:hAnsiTheme="minorHAnsi" w:eastAsiaTheme="minorEastAsia"/>
              </w:rPr>
            </w:pPr>
            <w:r>
              <w:rPr>
                <w:rFonts w:hint="eastAsia" w:asciiTheme="minorHAnsi" w:hAnsiTheme="minorHAnsi" w:eastAsiaTheme="minorEastAsia"/>
              </w:rPr>
              <w:t>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1526" w:type="dxa"/>
          </w:tcPr>
          <w:p>
            <w:pPr>
              <w:spacing w:after="15"/>
              <w:rPr>
                <w:rFonts w:asciiTheme="minorHAnsi" w:hAnsiTheme="minorHAnsi" w:eastAsiaTheme="minorEastAsia"/>
              </w:rPr>
            </w:pPr>
            <w:r>
              <w:rPr>
                <w:rFonts w:hint="eastAsia" w:asciiTheme="minorHAnsi" w:hAnsiTheme="minorHAnsi" w:eastAsiaTheme="minorEastAsia"/>
              </w:rPr>
              <w:t>vpn_type</w:t>
            </w:r>
          </w:p>
        </w:tc>
        <w:tc>
          <w:tcPr>
            <w:tcW w:w="1134" w:type="dxa"/>
          </w:tcPr>
          <w:p>
            <w:pPr>
              <w:spacing w:after="15"/>
              <w:rPr>
                <w:rFonts w:asciiTheme="minorHAnsi" w:hAnsiTheme="minorHAnsi" w:eastAsiaTheme="minorEastAsia"/>
              </w:rPr>
            </w:pPr>
            <w:r>
              <w:rPr>
                <w:rFonts w:asciiTheme="minorHAnsi" w:hAnsiTheme="minorHAnsi" w:eastAsiaTheme="minorEastAsia"/>
              </w:rPr>
              <w:t>STRING(15)</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hint="eastAsia" w:asciiTheme="minorHAnsi" w:hAnsiTheme="minorHAnsi" w:eastAsiaTheme="minorEastAsia"/>
              </w:rPr>
              <w:t>VPN的</w:t>
            </w:r>
            <w:r>
              <w:rPr>
                <w:rFonts w:asciiTheme="minorHAnsi" w:hAnsiTheme="minorHAnsi" w:eastAsiaTheme="minorEastAsia"/>
              </w:rPr>
              <w:t>类型：l2tp</w:t>
            </w:r>
            <w:r>
              <w:rPr>
                <w:rFonts w:hint="eastAsia" w:asciiTheme="minorHAnsi" w:hAnsiTheme="minorHAnsi" w:eastAsiaTheme="minorEastAsia"/>
              </w:rPr>
              <w:t>或</w:t>
            </w:r>
            <w:r>
              <w:rPr>
                <w:rFonts w:asciiTheme="minorHAnsi" w:hAnsiTheme="minorHAnsi" w:eastAsiaTheme="minorEastAsia"/>
              </w:rPr>
              <w:t>pptp</w:t>
            </w:r>
          </w:p>
        </w:tc>
        <w:tc>
          <w:tcPr>
            <w:tcW w:w="1225" w:type="dxa"/>
          </w:tcPr>
          <w:p>
            <w:pPr>
              <w:spacing w:after="15"/>
              <w:rPr>
                <w:rFonts w:asciiTheme="minorHAnsi" w:hAnsiTheme="minorHAnsi" w:eastAsiaTheme="minorEastAsia"/>
              </w:rPr>
            </w:pPr>
            <w:r>
              <w:rPr>
                <w:rFonts w:hint="eastAsia" w:ascii="Calibri" w:hAnsi="Calibri"/>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hint="eastAsia" w:asciiTheme="minorHAnsi" w:hAnsiTheme="minorHAnsi" w:eastAsiaTheme="minorEastAsia"/>
              </w:rPr>
              <w:t>tunnel_name</w:t>
            </w:r>
          </w:p>
        </w:tc>
        <w:tc>
          <w:tcPr>
            <w:tcW w:w="1134" w:type="dxa"/>
          </w:tcPr>
          <w:p>
            <w:pPr>
              <w:spacing w:after="15"/>
              <w:rPr>
                <w:rFonts w:asciiTheme="minorHAnsi" w:hAnsiTheme="minorHAnsi" w:eastAsiaTheme="minorEastAsia"/>
              </w:rPr>
            </w:pPr>
            <w:r>
              <w:rPr>
                <w:rFonts w:asciiTheme="minorHAnsi" w:hAnsiTheme="minorHAnsi" w:eastAsiaTheme="minorEastAsia"/>
              </w:rPr>
              <w:t>STRING(63)</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hint="eastAsia" w:asciiTheme="minorHAnsi" w:hAnsiTheme="minorHAnsi" w:eastAsiaTheme="minorEastAsia"/>
              </w:rPr>
              <w:t>VPN通道</w:t>
            </w:r>
            <w:r>
              <w:rPr>
                <w:rFonts w:asciiTheme="minorHAnsi" w:hAnsiTheme="minorHAnsi" w:eastAsiaTheme="minorEastAsia"/>
              </w:rPr>
              <w:t>的名称</w:t>
            </w:r>
          </w:p>
        </w:tc>
        <w:tc>
          <w:tcPr>
            <w:tcW w:w="1225" w:type="dxa"/>
          </w:tcPr>
          <w:p>
            <w:pPr>
              <w:spacing w:after="15"/>
              <w:rPr>
                <w:rFonts w:asciiTheme="minorHAnsi" w:hAnsiTheme="minorHAnsi" w:eastAsiaTheme="minorEastAsia"/>
              </w:rPr>
            </w:pPr>
            <w:r>
              <w:rPr>
                <w:rFonts w:hint="eastAsia" w:ascii="Calibri" w:hAnsi="Calibri"/>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asciiTheme="minorHAnsi" w:hAnsiTheme="minorHAnsi" w:eastAsiaTheme="minorEastAsia"/>
              </w:rPr>
              <w:t>user_id</w:t>
            </w:r>
          </w:p>
        </w:tc>
        <w:tc>
          <w:tcPr>
            <w:tcW w:w="1134" w:type="dxa"/>
          </w:tcPr>
          <w:p>
            <w:pPr>
              <w:spacing w:after="15"/>
              <w:rPr>
                <w:rFonts w:asciiTheme="minorHAnsi" w:hAnsiTheme="minorHAnsi" w:eastAsiaTheme="minorEastAsia"/>
              </w:rPr>
            </w:pPr>
            <w:r>
              <w:rPr>
                <w:rFonts w:asciiTheme="minorHAnsi" w:hAnsiTheme="minorHAnsi" w:eastAsiaTheme="minorEastAsia"/>
              </w:rPr>
              <w:t>STRING(63)</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asciiTheme="minorHAnsi" w:hAnsiTheme="minorHAnsi" w:eastAsiaTheme="minorEastAsia"/>
              </w:rPr>
              <w:t>由平台分配，用于区分VPN业务的</w:t>
            </w:r>
            <w:r>
              <w:rPr>
                <w:rFonts w:hint="eastAsia" w:asciiTheme="minorHAnsi" w:hAnsiTheme="minorHAnsi" w:eastAsiaTheme="minorEastAsia"/>
              </w:rPr>
              <w:t>提供</w:t>
            </w:r>
            <w:r>
              <w:rPr>
                <w:rFonts w:asciiTheme="minorHAnsi" w:hAnsiTheme="minorHAnsi" w:eastAsiaTheme="minorEastAsia"/>
              </w:rPr>
              <w:t>者</w:t>
            </w:r>
            <w:r>
              <w:rPr>
                <w:rFonts w:hint="eastAsia" w:asciiTheme="minorHAnsi" w:hAnsiTheme="minorHAnsi" w:eastAsiaTheme="minorEastAsia"/>
              </w:rPr>
              <w:t>，标识</w:t>
            </w:r>
            <w:r>
              <w:rPr>
                <w:rFonts w:asciiTheme="minorHAnsi" w:hAnsiTheme="minorHAnsi" w:eastAsiaTheme="minorEastAsia"/>
              </w:rPr>
              <w:t>VPN通道</w:t>
            </w:r>
          </w:p>
        </w:tc>
        <w:tc>
          <w:tcPr>
            <w:tcW w:w="1225" w:type="dxa"/>
          </w:tcPr>
          <w:p>
            <w:pPr>
              <w:spacing w:after="15"/>
              <w:rPr>
                <w:rFonts w:asciiTheme="minorHAnsi" w:hAnsiTheme="minorHAnsi" w:eastAsiaTheme="minorEastAsia"/>
              </w:rPr>
            </w:pPr>
            <w:r>
              <w:rPr>
                <w:rFonts w:hint="eastAsia" w:ascii="Calibri" w:hAnsi="Calibri"/>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hint="eastAsia" w:asciiTheme="minorHAnsi" w:hAnsiTheme="minorHAnsi" w:eastAsiaTheme="minorEastAsia"/>
              </w:rPr>
              <w:t>vpn_enable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BYTE</w:t>
            </w:r>
          </w:p>
        </w:tc>
        <w:tc>
          <w:tcPr>
            <w:tcW w:w="992" w:type="dxa"/>
          </w:tcPr>
          <w:p>
            <w:pPr>
              <w:spacing w:after="15"/>
              <w:rPr>
                <w:rFonts w:asciiTheme="minorHAnsi" w:hAnsiTheme="minorHAnsi" w:eastAsiaTheme="minorEastAsia"/>
              </w:rPr>
            </w:pPr>
            <w:r>
              <w:rPr>
                <w:rFonts w:hint="eastAsia"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hint="eastAsia" w:asciiTheme="minorHAnsi" w:hAnsiTheme="minorHAnsi" w:eastAsiaTheme="minorEastAsia"/>
              </w:rPr>
              <w:t>1表示使能，0表示去使能</w:t>
            </w:r>
          </w:p>
        </w:tc>
        <w:tc>
          <w:tcPr>
            <w:tcW w:w="1225" w:type="dxa"/>
          </w:tcPr>
          <w:p>
            <w:pPr>
              <w:spacing w:after="15"/>
              <w:rPr>
                <w:rFonts w:asciiTheme="minorHAnsi" w:hAnsiTheme="minorHAnsi" w:eastAsiaTheme="minorEastAsia"/>
              </w:rPr>
            </w:pPr>
            <w:r>
              <w:rPr>
                <w:rFonts w:hint="eastAsia" w:ascii="Calibri" w:hAnsi="Calibri"/>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hint="eastAsia" w:asciiTheme="minorHAnsi" w:hAnsiTheme="minorHAnsi" w:eastAsiaTheme="minorEastAsia"/>
              </w:rPr>
              <w:t>vpn_status</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BYTE</w:t>
            </w:r>
          </w:p>
        </w:tc>
        <w:tc>
          <w:tcPr>
            <w:tcW w:w="992" w:type="dxa"/>
          </w:tcPr>
          <w:p>
            <w:pPr>
              <w:spacing w:after="15"/>
              <w:rPr>
                <w:rFonts w:asciiTheme="minorHAnsi" w:hAnsiTheme="minorHAnsi" w:eastAsiaTheme="minorEastAsia"/>
              </w:rPr>
            </w:pPr>
            <w:r>
              <w:rPr>
                <w:rFonts w:hint="eastAsia" w:asciiTheme="minorHAnsi" w:hAnsiTheme="minorHAnsi" w:eastAsiaTheme="minorEastAsia"/>
              </w:rPr>
              <w:t>read</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asciiTheme="minorHAnsi" w:hAnsiTheme="minorHAnsi" w:eastAsiaTheme="minorEastAsia"/>
              </w:rPr>
              <w:t>V</w:t>
            </w:r>
            <w:r>
              <w:rPr>
                <w:rFonts w:hint="eastAsia" w:asciiTheme="minorHAnsi" w:hAnsiTheme="minorHAnsi" w:eastAsiaTheme="minorEastAsia"/>
              </w:rPr>
              <w:t>pn通道的状态，</w:t>
            </w:r>
          </w:p>
          <w:p>
            <w:pPr>
              <w:spacing w:after="15"/>
              <w:rPr>
                <w:rFonts w:asciiTheme="minorHAnsi" w:hAnsiTheme="minorHAnsi" w:eastAsiaTheme="minorEastAsia"/>
              </w:rPr>
            </w:pPr>
            <w:r>
              <w:rPr>
                <w:rFonts w:hint="eastAsia" w:asciiTheme="minorHAnsi" w:hAnsiTheme="minorHAnsi" w:eastAsiaTheme="minorEastAsia"/>
              </w:rPr>
              <w:t>0表示正常，1表示不正常</w:t>
            </w:r>
          </w:p>
        </w:tc>
        <w:tc>
          <w:tcPr>
            <w:tcW w:w="1225" w:type="dxa"/>
          </w:tcPr>
          <w:p>
            <w:pPr>
              <w:spacing w:after="15"/>
              <w:rPr>
                <w:rFonts w:asciiTheme="minorHAnsi" w:hAnsiTheme="minorHAnsi" w:eastAsiaTheme="minorEastAsia"/>
              </w:rPr>
            </w:pPr>
            <w:r>
              <w:rPr>
                <w:rFonts w:hint="eastAsia" w:ascii="Calibri" w:hAnsi="Calibri"/>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hint="eastAsia" w:asciiTheme="minorHAnsi" w:hAnsiTheme="minorHAnsi" w:eastAsiaTheme="minorEastAsia"/>
              </w:rPr>
              <w:t>vpn</w:t>
            </w:r>
            <w:r>
              <w:rPr>
                <w:rFonts w:asciiTheme="minorHAnsi" w:hAnsiTheme="minorHAnsi" w:eastAsiaTheme="minorEastAsia"/>
              </w:rPr>
              <w:t>_mode</w:t>
            </w:r>
          </w:p>
        </w:tc>
        <w:tc>
          <w:tcPr>
            <w:tcW w:w="1134" w:type="dxa"/>
          </w:tcPr>
          <w:p>
            <w:pPr>
              <w:spacing w:after="15"/>
              <w:rPr>
                <w:rFonts w:asciiTheme="minorHAnsi" w:hAnsiTheme="minorHAnsi" w:eastAsiaTheme="minorEastAsia"/>
              </w:rPr>
            </w:pPr>
            <w:r>
              <w:rPr>
                <w:rFonts w:asciiTheme="minorHAnsi" w:hAnsiTheme="minorHAnsi" w:eastAsiaTheme="minorEastAsia"/>
              </w:rPr>
              <w:t>STRING(15)</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hint="eastAsia" w:asciiTheme="minorHAnsi" w:hAnsiTheme="minorHAnsi" w:eastAsiaTheme="minorEastAsia"/>
              </w:rPr>
              <w:t>VPN模式</w:t>
            </w:r>
            <w:r>
              <w:rPr>
                <w:rFonts w:asciiTheme="minorHAnsi" w:hAnsiTheme="minorHAnsi" w:eastAsiaTheme="minorEastAsia"/>
              </w:rPr>
              <w:t>，代表该VPN</w:t>
            </w:r>
            <w:r>
              <w:rPr>
                <w:rFonts w:hint="eastAsia" w:asciiTheme="minorHAnsi" w:hAnsiTheme="minorHAnsi" w:eastAsiaTheme="minorEastAsia"/>
              </w:rPr>
              <w:t>是否</w:t>
            </w:r>
            <w:r>
              <w:rPr>
                <w:rFonts w:asciiTheme="minorHAnsi" w:hAnsiTheme="minorHAnsi" w:eastAsiaTheme="minorEastAsia"/>
              </w:rPr>
              <w:t>采用动态账号；</w:t>
            </w:r>
          </w:p>
          <w:p>
            <w:pPr>
              <w:spacing w:after="15"/>
              <w:rPr>
                <w:rFonts w:asciiTheme="minorHAnsi" w:hAnsiTheme="minorHAnsi" w:eastAsiaTheme="minorEastAsia"/>
              </w:rPr>
            </w:pPr>
            <w:r>
              <w:rPr>
                <w:rFonts w:hint="eastAsia" w:asciiTheme="minorHAnsi" w:hAnsiTheme="minorHAnsi" w:eastAsiaTheme="minorEastAsia"/>
              </w:rPr>
              <w:t>参数</w:t>
            </w:r>
            <w:r>
              <w:rPr>
                <w:rFonts w:asciiTheme="minorHAnsi" w:hAnsiTheme="minorHAnsi" w:eastAsiaTheme="minorEastAsia"/>
              </w:rPr>
              <w:t>包括：</w:t>
            </w:r>
          </w:p>
          <w:p>
            <w:pPr>
              <w:spacing w:after="15"/>
              <w:rPr>
                <w:rFonts w:asciiTheme="minorHAnsi" w:hAnsiTheme="minorHAnsi" w:eastAsiaTheme="minorEastAsia"/>
              </w:rPr>
            </w:pPr>
            <w:r>
              <w:rPr>
                <w:rFonts w:asciiTheme="minorHAnsi" w:hAnsiTheme="minorHAnsi" w:eastAsiaTheme="minorEastAsia"/>
              </w:rPr>
              <w:t>random</w:t>
            </w:r>
            <w:r>
              <w:rPr>
                <w:rFonts w:hint="eastAsia" w:asciiTheme="minorHAnsi" w:hAnsiTheme="minorHAnsi" w:eastAsiaTheme="minorEastAsia"/>
              </w:rPr>
              <w:t>：</w:t>
            </w:r>
            <w:r>
              <w:rPr>
                <w:rFonts w:asciiTheme="minorHAnsi" w:hAnsiTheme="minorHAnsi" w:eastAsiaTheme="minorEastAsia"/>
              </w:rPr>
              <w:t>动态账号，每次重连时需要向平台请求</w:t>
            </w:r>
            <w:r>
              <w:rPr>
                <w:rFonts w:hint="eastAsia" w:asciiTheme="minorHAnsi" w:hAnsiTheme="minorHAnsi" w:eastAsiaTheme="minorEastAsia"/>
              </w:rPr>
              <w:t>账号；</w:t>
            </w:r>
          </w:p>
          <w:p>
            <w:pPr>
              <w:spacing w:after="15"/>
              <w:rPr>
                <w:rFonts w:asciiTheme="minorHAnsi" w:hAnsiTheme="minorHAnsi" w:eastAsiaTheme="minorEastAsia"/>
              </w:rPr>
            </w:pPr>
            <w:r>
              <w:rPr>
                <w:rFonts w:asciiTheme="minorHAnsi" w:hAnsiTheme="minorHAnsi" w:eastAsiaTheme="minorEastAsia"/>
              </w:rPr>
              <w:t>steady</w:t>
            </w:r>
            <w:r>
              <w:rPr>
                <w:rFonts w:hint="eastAsia" w:asciiTheme="minorHAnsi" w:hAnsiTheme="minorHAnsi" w:eastAsiaTheme="minorEastAsia"/>
              </w:rPr>
              <w:t>：</w:t>
            </w:r>
            <w:r>
              <w:rPr>
                <w:rFonts w:asciiTheme="minorHAnsi" w:hAnsiTheme="minorHAnsi" w:eastAsiaTheme="minorEastAsia"/>
              </w:rPr>
              <w:t>账号恒定；</w:t>
            </w:r>
          </w:p>
        </w:tc>
        <w:tc>
          <w:tcPr>
            <w:tcW w:w="1225" w:type="dxa"/>
          </w:tcPr>
          <w:p>
            <w:pPr>
              <w:spacing w:after="15"/>
              <w:rPr>
                <w:rFonts w:asciiTheme="minorHAnsi" w:hAnsiTheme="minorHAnsi" w:eastAsiaTheme="minorEastAsia"/>
              </w:rPr>
            </w:pPr>
            <w:r>
              <w:rPr>
                <w:rFonts w:hint="eastAsia" w:ascii="Calibri" w:hAnsi="Calibri"/>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asciiTheme="minorHAnsi" w:hAnsiTheme="minorHAnsi" w:eastAsiaTheme="minorEastAsia"/>
              </w:rPr>
              <w:t>vpn_priority</w:t>
            </w:r>
          </w:p>
        </w:tc>
        <w:tc>
          <w:tcPr>
            <w:tcW w:w="1134" w:type="dxa"/>
          </w:tcPr>
          <w:p>
            <w:pPr>
              <w:spacing w:after="15"/>
              <w:rPr>
                <w:rFonts w:asciiTheme="minorHAnsi" w:hAnsiTheme="minorHAnsi" w:eastAsiaTheme="minorEastAsia"/>
              </w:rPr>
            </w:pPr>
            <w:r>
              <w:rPr>
                <w:rFonts w:asciiTheme="minorHAnsi" w:hAnsiTheme="minorHAnsi" w:eastAsiaTheme="minorEastAsia"/>
              </w:rPr>
              <w:t>STRING(7)</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asciiTheme="minorHAnsi" w:hAnsiTheme="minorHAnsi" w:eastAsiaTheme="minorEastAsia"/>
              </w:rPr>
              <w:t>VPN</w:t>
            </w:r>
            <w:r>
              <w:rPr>
                <w:rFonts w:hint="eastAsia" w:asciiTheme="minorHAnsi" w:hAnsiTheme="minorHAnsi" w:eastAsiaTheme="minorEastAsia"/>
              </w:rPr>
              <w:t>的</w:t>
            </w:r>
            <w:r>
              <w:rPr>
                <w:rFonts w:asciiTheme="minorHAnsi" w:hAnsiTheme="minorHAnsi" w:eastAsiaTheme="minorEastAsia"/>
              </w:rPr>
              <w:t>优先级，</w:t>
            </w:r>
            <w:r>
              <w:rPr>
                <w:rFonts w:hint="eastAsia" w:asciiTheme="minorHAnsi" w:hAnsiTheme="minorHAnsi" w:eastAsiaTheme="minorEastAsia"/>
              </w:rPr>
              <w:t>取值</w:t>
            </w:r>
            <w:r>
              <w:rPr>
                <w:rFonts w:asciiTheme="minorHAnsi" w:hAnsiTheme="minorHAnsi" w:eastAsiaTheme="minorEastAsia"/>
              </w:rPr>
              <w:t>0—7，</w:t>
            </w:r>
            <w:r>
              <w:rPr>
                <w:rFonts w:hint="eastAsia" w:asciiTheme="minorHAnsi" w:hAnsiTheme="minorHAnsi" w:eastAsiaTheme="minorEastAsia"/>
              </w:rPr>
              <w:t>值</w:t>
            </w:r>
            <w:r>
              <w:rPr>
                <w:rFonts w:asciiTheme="minorHAnsi" w:hAnsiTheme="minorHAnsi" w:eastAsiaTheme="minorEastAsia"/>
              </w:rPr>
              <w:t>越</w:t>
            </w:r>
            <w:r>
              <w:rPr>
                <w:rFonts w:hint="eastAsia" w:asciiTheme="minorHAnsi" w:hAnsiTheme="minorHAnsi" w:eastAsiaTheme="minorEastAsia"/>
              </w:rPr>
              <w:t>小</w:t>
            </w:r>
            <w:r>
              <w:rPr>
                <w:rFonts w:asciiTheme="minorHAnsi" w:hAnsiTheme="minorHAnsi" w:eastAsiaTheme="minorEastAsia"/>
              </w:rPr>
              <w:t>优先级越高；</w:t>
            </w:r>
          </w:p>
        </w:tc>
        <w:tc>
          <w:tcPr>
            <w:tcW w:w="1225" w:type="dxa"/>
          </w:tcPr>
          <w:p>
            <w:pPr>
              <w:spacing w:after="15"/>
              <w:rPr>
                <w:rFonts w:asciiTheme="minorHAnsi" w:hAnsiTheme="minorHAnsi" w:eastAsiaTheme="minorEastAsia"/>
              </w:rPr>
            </w:pPr>
            <w:r>
              <w:rPr>
                <w:rFonts w:hint="eastAsia" w:ascii="Calibri" w:hAnsi="Calibri"/>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asciiTheme="minorHAnsi" w:hAnsiTheme="minorHAnsi" w:eastAsiaTheme="minorEastAsia"/>
              </w:rPr>
              <w:t>vpn_idletime</w:t>
            </w:r>
          </w:p>
        </w:tc>
        <w:tc>
          <w:tcPr>
            <w:tcW w:w="1134" w:type="dxa"/>
          </w:tcPr>
          <w:p>
            <w:pPr>
              <w:spacing w:after="15"/>
              <w:rPr>
                <w:rFonts w:asciiTheme="minorHAnsi" w:hAnsiTheme="minorHAnsi" w:eastAsiaTheme="minorEastAsia"/>
              </w:rPr>
            </w:pPr>
            <w:r>
              <w:rPr>
                <w:rFonts w:asciiTheme="minorHAnsi" w:hAnsiTheme="minorHAnsi" w:eastAsiaTheme="minorEastAsia"/>
              </w:rPr>
              <w:t>STRING(15)</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hint="eastAsia" w:asciiTheme="minorHAnsi" w:hAnsiTheme="minorHAnsi" w:eastAsiaTheme="minorEastAsia"/>
              </w:rPr>
              <w:t>VPN</w:t>
            </w:r>
            <w:r>
              <w:rPr>
                <w:rFonts w:asciiTheme="minorHAnsi" w:hAnsiTheme="minorHAnsi" w:eastAsiaTheme="minorEastAsia"/>
              </w:rPr>
              <w:t>自动断开</w:t>
            </w:r>
            <w:r>
              <w:rPr>
                <w:rFonts w:hint="eastAsia" w:asciiTheme="minorHAnsi" w:hAnsiTheme="minorHAnsi" w:eastAsiaTheme="minorEastAsia"/>
              </w:rPr>
              <w:t>前</w:t>
            </w:r>
            <w:r>
              <w:rPr>
                <w:rFonts w:asciiTheme="minorHAnsi" w:hAnsiTheme="minorHAnsi" w:eastAsiaTheme="minorEastAsia"/>
              </w:rPr>
              <w:t>需等待的时间，</w:t>
            </w:r>
            <w:r>
              <w:rPr>
                <w:rFonts w:hint="eastAsia" w:asciiTheme="minorHAnsi" w:hAnsiTheme="minorHAnsi" w:eastAsiaTheme="minorEastAsia"/>
              </w:rPr>
              <w:t>单位</w:t>
            </w:r>
            <w:r>
              <w:rPr>
                <w:rFonts w:asciiTheme="minorHAnsi" w:hAnsiTheme="minorHAnsi" w:eastAsiaTheme="minorEastAsia"/>
              </w:rPr>
              <w:t>为</w:t>
            </w:r>
            <w:r>
              <w:rPr>
                <w:rFonts w:hint="eastAsia" w:asciiTheme="minorHAnsi" w:hAnsiTheme="minorHAnsi" w:eastAsiaTheme="minorEastAsia"/>
              </w:rPr>
              <w:t>秒</w:t>
            </w:r>
            <w:r>
              <w:rPr>
                <w:rFonts w:asciiTheme="minorHAnsi" w:hAnsiTheme="minorHAnsi" w:eastAsiaTheme="minorEastAsia"/>
              </w:rPr>
              <w:t>。</w:t>
            </w:r>
            <w:r>
              <w:rPr>
                <w:rFonts w:hint="eastAsia" w:asciiTheme="minorHAnsi" w:hAnsiTheme="minorHAnsi" w:eastAsiaTheme="minorEastAsia"/>
              </w:rPr>
              <w:t>默认值</w:t>
            </w:r>
            <w:r>
              <w:rPr>
                <w:rFonts w:asciiTheme="minorHAnsi" w:hAnsiTheme="minorHAnsi" w:eastAsiaTheme="minorEastAsia"/>
              </w:rPr>
              <w:t>：0，</w:t>
            </w:r>
            <w:r>
              <w:rPr>
                <w:rFonts w:hint="eastAsia" w:asciiTheme="minorHAnsi" w:hAnsiTheme="minorHAnsi" w:eastAsiaTheme="minorEastAsia"/>
              </w:rPr>
              <w:t>代表</w:t>
            </w:r>
            <w:r>
              <w:rPr>
                <w:rFonts w:asciiTheme="minorHAnsi" w:hAnsiTheme="minorHAnsi" w:eastAsiaTheme="minorEastAsia"/>
              </w:rPr>
              <w:t>不断开；</w:t>
            </w:r>
          </w:p>
        </w:tc>
        <w:tc>
          <w:tcPr>
            <w:tcW w:w="1225" w:type="dxa"/>
          </w:tcPr>
          <w:p>
            <w:pPr>
              <w:spacing w:after="15"/>
              <w:rPr>
                <w:rFonts w:asciiTheme="minorHAnsi" w:hAnsiTheme="minorHAnsi" w:eastAsiaTheme="minorEastAsia"/>
              </w:rPr>
            </w:pPr>
            <w:r>
              <w:rPr>
                <w:rFonts w:hint="eastAsia" w:ascii="Calibri" w:hAnsi="Calibri"/>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hint="eastAsia" w:asciiTheme="minorHAnsi" w:hAnsiTheme="minorHAnsi" w:eastAsiaTheme="minorEastAsia"/>
              </w:rPr>
              <w:t>account_proxy</w:t>
            </w:r>
          </w:p>
        </w:tc>
        <w:tc>
          <w:tcPr>
            <w:tcW w:w="1134" w:type="dxa"/>
          </w:tcPr>
          <w:p>
            <w:pPr>
              <w:spacing w:after="15"/>
              <w:rPr>
                <w:rFonts w:asciiTheme="minorHAnsi" w:hAnsiTheme="minorHAnsi" w:eastAsiaTheme="minorEastAsia"/>
              </w:rPr>
            </w:pPr>
            <w:r>
              <w:rPr>
                <w:rFonts w:asciiTheme="minorHAnsi" w:hAnsiTheme="minorHAnsi" w:eastAsiaTheme="minorEastAsia"/>
              </w:rPr>
              <w:t>STRING(63)</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asciiTheme="minorHAnsi" w:hAnsiTheme="minorHAnsi" w:eastAsiaTheme="minorEastAsia"/>
              </w:rPr>
              <w:t>VPN</w:t>
            </w:r>
            <w:r>
              <w:rPr>
                <w:rFonts w:hint="eastAsia" w:asciiTheme="minorHAnsi" w:hAnsiTheme="minorHAnsi" w:eastAsiaTheme="minorEastAsia"/>
              </w:rPr>
              <w:t>获取</w:t>
            </w:r>
            <w:r>
              <w:rPr>
                <w:rFonts w:asciiTheme="minorHAnsi" w:hAnsiTheme="minorHAnsi" w:eastAsiaTheme="minorEastAsia"/>
              </w:rPr>
              <w:t>动态账号</w:t>
            </w:r>
            <w:r>
              <w:rPr>
                <w:rFonts w:hint="eastAsia" w:asciiTheme="minorHAnsi" w:hAnsiTheme="minorHAnsi" w:eastAsiaTheme="minorEastAsia"/>
              </w:rPr>
              <w:t>密码</w:t>
            </w:r>
            <w:r>
              <w:rPr>
                <w:rFonts w:asciiTheme="minorHAnsi" w:hAnsiTheme="minorHAnsi" w:eastAsiaTheme="minorEastAsia"/>
              </w:rPr>
              <w:t>的地址；仅</w:t>
            </w:r>
            <w:r>
              <w:rPr>
                <w:rFonts w:hint="eastAsia" w:asciiTheme="minorHAnsi" w:hAnsiTheme="minorHAnsi" w:eastAsiaTheme="minorEastAsia"/>
              </w:rPr>
              <w:t>当</w:t>
            </w:r>
            <w:r>
              <w:rPr>
                <w:rFonts w:asciiTheme="minorHAnsi" w:hAnsiTheme="minorHAnsi" w:eastAsiaTheme="minorEastAsia"/>
              </w:rPr>
              <w:t>vpn_mode为random时生效；</w:t>
            </w:r>
          </w:p>
        </w:tc>
        <w:tc>
          <w:tcPr>
            <w:tcW w:w="1225" w:type="dxa"/>
          </w:tcPr>
          <w:p>
            <w:pPr>
              <w:spacing w:after="15"/>
              <w:rPr>
                <w:rFonts w:asciiTheme="minorHAnsi" w:hAnsiTheme="minorHAnsi" w:eastAsiaTheme="minorEastAsia"/>
              </w:rPr>
            </w:pPr>
            <w:r>
              <w:rPr>
                <w:rFonts w:hint="eastAsia" w:ascii="Calibri" w:hAnsi="Calibri"/>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asciiTheme="minorHAnsi" w:hAnsiTheme="minorHAnsi" w:eastAsiaTheme="minorEastAsia"/>
              </w:rPr>
              <w:t>vpn_addr</w:t>
            </w:r>
          </w:p>
        </w:tc>
        <w:tc>
          <w:tcPr>
            <w:tcW w:w="1134" w:type="dxa"/>
          </w:tcPr>
          <w:p>
            <w:pPr>
              <w:spacing w:after="15"/>
              <w:rPr>
                <w:rFonts w:asciiTheme="minorHAnsi" w:hAnsiTheme="minorHAnsi" w:eastAsiaTheme="minorEastAsia"/>
              </w:rPr>
            </w:pPr>
            <w:r>
              <w:rPr>
                <w:rFonts w:asciiTheme="minorHAnsi" w:hAnsiTheme="minorHAnsi" w:eastAsiaTheme="minorEastAsia"/>
              </w:rPr>
              <w:t>STRING(63)</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asciiTheme="minorHAnsi" w:hAnsiTheme="minorHAnsi" w:eastAsiaTheme="minorEastAsia"/>
              </w:rPr>
              <w:t>VPN</w:t>
            </w:r>
            <w:r>
              <w:rPr>
                <w:rFonts w:hint="eastAsia" w:asciiTheme="minorHAnsi" w:hAnsiTheme="minorHAnsi" w:eastAsiaTheme="minorEastAsia"/>
              </w:rPr>
              <w:t>连接</w:t>
            </w:r>
            <w:r>
              <w:rPr>
                <w:rFonts w:asciiTheme="minorHAnsi" w:hAnsiTheme="minorHAnsi" w:eastAsiaTheme="minorEastAsia"/>
              </w:rPr>
              <w:t>的地址</w:t>
            </w:r>
          </w:p>
        </w:tc>
        <w:tc>
          <w:tcPr>
            <w:tcW w:w="1225" w:type="dxa"/>
          </w:tcPr>
          <w:p>
            <w:pPr>
              <w:spacing w:after="15"/>
              <w:rPr>
                <w:rFonts w:asciiTheme="minorHAnsi" w:hAnsiTheme="minorHAnsi" w:eastAsiaTheme="minorEastAsia"/>
              </w:rPr>
            </w:pPr>
            <w:r>
              <w:rPr>
                <w:rFonts w:hint="eastAsia" w:ascii="Calibri" w:hAnsi="Calibri"/>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asciiTheme="minorHAnsi" w:hAnsiTheme="minorHAnsi" w:eastAsiaTheme="minorEastAsia"/>
              </w:rPr>
              <w:t>vpn_account</w:t>
            </w:r>
          </w:p>
        </w:tc>
        <w:tc>
          <w:tcPr>
            <w:tcW w:w="1134" w:type="dxa"/>
          </w:tcPr>
          <w:p>
            <w:pPr>
              <w:spacing w:after="15"/>
              <w:rPr>
                <w:rFonts w:asciiTheme="minorHAnsi" w:hAnsiTheme="minorHAnsi" w:eastAsiaTheme="minorEastAsia"/>
              </w:rPr>
            </w:pPr>
            <w:r>
              <w:rPr>
                <w:rFonts w:asciiTheme="minorHAnsi" w:hAnsiTheme="minorHAnsi" w:eastAsiaTheme="minorEastAsia"/>
              </w:rPr>
              <w:t>STRING(63)</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asciiTheme="minorHAnsi" w:hAnsiTheme="minorHAnsi" w:eastAsiaTheme="minorEastAsia"/>
              </w:rPr>
              <w:t>VPN</w:t>
            </w:r>
            <w:r>
              <w:rPr>
                <w:rFonts w:hint="eastAsia" w:asciiTheme="minorHAnsi" w:hAnsiTheme="minorHAnsi" w:eastAsiaTheme="minorEastAsia"/>
              </w:rPr>
              <w:t>账号</w:t>
            </w:r>
          </w:p>
        </w:tc>
        <w:tc>
          <w:tcPr>
            <w:tcW w:w="1225" w:type="dxa"/>
          </w:tcPr>
          <w:p>
            <w:pPr>
              <w:spacing w:after="15"/>
              <w:rPr>
                <w:rFonts w:asciiTheme="minorHAnsi" w:hAnsiTheme="minorHAnsi" w:eastAsiaTheme="minorEastAsia"/>
              </w:rPr>
            </w:pPr>
            <w:r>
              <w:rPr>
                <w:rFonts w:hint="eastAsia" w:ascii="Calibri" w:hAnsi="Calibri"/>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hint="eastAsia" w:asciiTheme="minorHAnsi" w:hAnsiTheme="minorHAnsi" w:eastAsiaTheme="minorEastAsia"/>
              </w:rPr>
              <w:t>vpn_pwd</w:t>
            </w:r>
          </w:p>
        </w:tc>
        <w:tc>
          <w:tcPr>
            <w:tcW w:w="1134" w:type="dxa"/>
          </w:tcPr>
          <w:p>
            <w:pPr>
              <w:spacing w:after="15"/>
              <w:rPr>
                <w:rFonts w:asciiTheme="minorHAnsi" w:hAnsiTheme="minorHAnsi" w:eastAsiaTheme="minorEastAsia"/>
              </w:rPr>
            </w:pPr>
            <w:r>
              <w:rPr>
                <w:rFonts w:asciiTheme="minorHAnsi" w:hAnsiTheme="minorHAnsi" w:eastAsiaTheme="minorEastAsia"/>
              </w:rPr>
              <w:t>STRING(63)</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asciiTheme="minorHAnsi" w:hAnsiTheme="minorHAnsi" w:eastAsiaTheme="minorEastAsia"/>
              </w:rPr>
              <w:t>VPN</w:t>
            </w:r>
            <w:r>
              <w:rPr>
                <w:rFonts w:hint="eastAsia" w:asciiTheme="minorHAnsi" w:hAnsiTheme="minorHAnsi" w:eastAsiaTheme="minorEastAsia"/>
              </w:rPr>
              <w:t>密码</w:t>
            </w:r>
          </w:p>
        </w:tc>
        <w:tc>
          <w:tcPr>
            <w:tcW w:w="1225" w:type="dxa"/>
          </w:tcPr>
          <w:p>
            <w:pPr>
              <w:spacing w:after="15"/>
              <w:rPr>
                <w:rFonts w:asciiTheme="minorHAnsi" w:hAnsiTheme="minorHAnsi" w:eastAsiaTheme="minorEastAsia"/>
              </w:rPr>
            </w:pPr>
            <w:r>
              <w:rPr>
                <w:rFonts w:hint="eastAsia" w:ascii="Calibri" w:hAnsi="Calibri"/>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hint="eastAsia" w:asciiTheme="minorHAnsi" w:hAnsiTheme="minorHAnsi" w:eastAsiaTheme="minorEastAsia"/>
              </w:rPr>
              <w:t>vpn_port</w:t>
            </w:r>
          </w:p>
        </w:tc>
        <w:tc>
          <w:tcPr>
            <w:tcW w:w="1134" w:type="dxa"/>
          </w:tcPr>
          <w:p>
            <w:pPr>
              <w:spacing w:after="15"/>
              <w:rPr>
                <w:rFonts w:asciiTheme="minorHAnsi" w:hAnsiTheme="minorHAnsi" w:eastAsiaTheme="minorEastAsia"/>
              </w:rPr>
            </w:pPr>
            <w:r>
              <w:rPr>
                <w:rFonts w:asciiTheme="minorHAnsi" w:hAnsiTheme="minorHAnsi" w:eastAsiaTheme="minorEastAsia"/>
              </w:rPr>
              <w:t>STRING(5)</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asciiTheme="minorHAnsi" w:hAnsiTheme="minorHAnsi" w:eastAsiaTheme="minorEastAsia"/>
              </w:rPr>
              <w:t>VPN</w:t>
            </w:r>
            <w:r>
              <w:rPr>
                <w:rFonts w:hint="eastAsia" w:asciiTheme="minorHAnsi" w:hAnsiTheme="minorHAnsi" w:eastAsiaTheme="minorEastAsia"/>
              </w:rPr>
              <w:t>端口</w:t>
            </w:r>
          </w:p>
        </w:tc>
        <w:tc>
          <w:tcPr>
            <w:tcW w:w="1225" w:type="dxa"/>
          </w:tcPr>
          <w:p>
            <w:pPr>
              <w:spacing w:after="15"/>
              <w:rPr>
                <w:rFonts w:asciiTheme="minorHAnsi" w:hAnsiTheme="minorHAnsi" w:eastAsiaTheme="minorEastAsia"/>
              </w:rPr>
            </w:pPr>
            <w:r>
              <w:rPr>
                <w:rFonts w:hint="eastAsia" w:ascii="Calibri" w:hAnsi="Calibri"/>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asciiTheme="minorHAnsi" w:hAnsiTheme="minorHAnsi" w:eastAsiaTheme="minorEastAsia"/>
              </w:rPr>
              <w:t>attach_mode</w:t>
            </w:r>
          </w:p>
        </w:tc>
        <w:tc>
          <w:tcPr>
            <w:tcW w:w="1134" w:type="dxa"/>
          </w:tcPr>
          <w:p>
            <w:pPr>
              <w:spacing w:after="15"/>
              <w:rPr>
                <w:rFonts w:asciiTheme="minorHAnsi" w:hAnsiTheme="minorHAnsi" w:eastAsiaTheme="minorEastAsia"/>
              </w:rPr>
            </w:pPr>
            <w:r>
              <w:rPr>
                <w:rFonts w:asciiTheme="minorHAnsi" w:hAnsiTheme="minorHAnsi" w:eastAsiaTheme="minorEastAsia"/>
              </w:rPr>
              <w:t>STRING(3)</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hint="eastAsia" w:asciiTheme="minorHAnsi" w:hAnsiTheme="minorHAnsi" w:eastAsiaTheme="minorEastAsia"/>
              </w:rPr>
              <w:t>0（默认值）；同时支持按目的地址和按源MAC地址；</w:t>
            </w:r>
          </w:p>
          <w:p>
            <w:pPr>
              <w:spacing w:after="15"/>
              <w:rPr>
                <w:rFonts w:asciiTheme="minorHAnsi" w:hAnsiTheme="minorHAnsi" w:eastAsiaTheme="minorEastAsia"/>
              </w:rPr>
            </w:pPr>
            <w:r>
              <w:rPr>
                <w:rFonts w:hint="eastAsia" w:asciiTheme="minorHAnsi" w:hAnsiTheme="minorHAnsi" w:eastAsiaTheme="minorEastAsia"/>
              </w:rPr>
              <w:t>1：按</w:t>
            </w:r>
            <w:r>
              <w:rPr>
                <w:rFonts w:asciiTheme="minorHAnsi" w:hAnsiTheme="minorHAnsi" w:eastAsiaTheme="minorEastAsia"/>
              </w:rPr>
              <w:t>目的地址；</w:t>
            </w:r>
          </w:p>
          <w:p>
            <w:pPr>
              <w:spacing w:after="15"/>
              <w:rPr>
                <w:rFonts w:asciiTheme="minorHAnsi" w:hAnsiTheme="minorHAnsi" w:eastAsiaTheme="minorEastAsia"/>
              </w:rPr>
            </w:pPr>
            <w:r>
              <w:rPr>
                <w:rFonts w:hint="eastAsia" w:asciiTheme="minorHAnsi" w:hAnsiTheme="minorHAnsi" w:eastAsiaTheme="minorEastAsia"/>
              </w:rPr>
              <w:t>2：按</w:t>
            </w:r>
            <w:r>
              <w:rPr>
                <w:rFonts w:asciiTheme="minorHAnsi" w:hAnsiTheme="minorHAnsi" w:eastAsiaTheme="minorEastAsia"/>
              </w:rPr>
              <w:t>源MAC地址。</w:t>
            </w:r>
          </w:p>
        </w:tc>
        <w:tc>
          <w:tcPr>
            <w:tcW w:w="1225" w:type="dxa"/>
          </w:tcPr>
          <w:p>
            <w:pPr>
              <w:spacing w:after="15"/>
              <w:rPr>
                <w:rFonts w:asciiTheme="minorHAnsi" w:hAnsiTheme="minorHAnsi" w:eastAsiaTheme="minorEastAsia"/>
              </w:rPr>
            </w:pPr>
            <w:r>
              <w:rPr>
                <w:rFonts w:hint="eastAsia" w:ascii="Calibri" w:hAnsi="Calibri"/>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hint="eastAsia" w:asciiTheme="minorHAnsi" w:hAnsiTheme="minorHAnsi" w:eastAsiaTheme="minorEastAsia"/>
              </w:rPr>
              <w:t>domains</w:t>
            </w:r>
          </w:p>
        </w:tc>
        <w:tc>
          <w:tcPr>
            <w:tcW w:w="1134" w:type="dxa"/>
          </w:tcPr>
          <w:p>
            <w:pPr>
              <w:spacing w:after="15"/>
              <w:rPr>
                <w:rFonts w:asciiTheme="minorHAnsi" w:hAnsiTheme="minorHAnsi" w:eastAsiaTheme="minorEastAsia"/>
              </w:rPr>
            </w:pPr>
            <w:r>
              <w:rPr>
                <w:rFonts w:asciiTheme="minorHAnsi" w:hAnsiTheme="minorHAnsi" w:eastAsiaTheme="minorEastAsia"/>
              </w:rPr>
              <w:t>ARRAY&lt;STRING(63)&gt;</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hint="eastAsia" w:asciiTheme="minorHAnsi" w:hAnsiTheme="minorHAnsi" w:eastAsiaTheme="minorEastAsia"/>
              </w:rPr>
              <w:t>加速域名，</w:t>
            </w:r>
            <w:r>
              <w:rPr>
                <w:rFonts w:asciiTheme="minorHAnsi" w:hAnsiTheme="minorHAnsi" w:eastAsiaTheme="minorEastAsia"/>
              </w:rPr>
              <w:t>ARRAY内容的</w:t>
            </w:r>
            <w:r>
              <w:rPr>
                <w:rFonts w:hint="eastAsia" w:asciiTheme="minorHAnsi" w:hAnsiTheme="minorHAnsi" w:eastAsiaTheme="minorEastAsia"/>
              </w:rPr>
              <w:t>最大条目数为</w:t>
            </w:r>
            <w:r>
              <w:rPr>
                <w:rFonts w:asciiTheme="minorHAnsi" w:hAnsiTheme="minorHAnsi" w:eastAsiaTheme="minorEastAsia"/>
              </w:rPr>
              <w:t>2048</w:t>
            </w:r>
            <w:r>
              <w:rPr>
                <w:rFonts w:hint="eastAsia" w:asciiTheme="minorHAnsi" w:hAnsiTheme="minorHAnsi" w:eastAsiaTheme="minorEastAsia"/>
              </w:rPr>
              <w:t>。</w:t>
            </w:r>
            <w:r>
              <w:rPr>
                <w:rFonts w:asciiTheme="minorHAnsi" w:hAnsiTheme="minorHAnsi" w:eastAsiaTheme="minorEastAsia"/>
              </w:rPr>
              <w:t>attach_mode为</w:t>
            </w:r>
            <w:r>
              <w:rPr>
                <w:rFonts w:hint="eastAsia" w:asciiTheme="minorHAnsi" w:hAnsiTheme="minorHAnsi" w:eastAsiaTheme="minorEastAsia"/>
              </w:rPr>
              <w:t>0或</w:t>
            </w:r>
            <w:r>
              <w:rPr>
                <w:rFonts w:asciiTheme="minorHAnsi" w:hAnsiTheme="minorHAnsi" w:eastAsiaTheme="minorEastAsia"/>
              </w:rPr>
              <w:t>1</w:t>
            </w:r>
            <w:r>
              <w:rPr>
                <w:rFonts w:hint="eastAsia" w:asciiTheme="minorHAnsi" w:hAnsiTheme="minorHAnsi" w:eastAsiaTheme="minorEastAsia"/>
              </w:rPr>
              <w:t>时</w:t>
            </w:r>
            <w:r>
              <w:rPr>
                <w:rFonts w:asciiTheme="minorHAnsi" w:hAnsiTheme="minorHAnsi" w:eastAsiaTheme="minorEastAsia"/>
              </w:rPr>
              <w:t>，</w:t>
            </w:r>
            <w:r>
              <w:rPr>
                <w:rFonts w:hint="eastAsia" w:asciiTheme="minorHAnsi" w:hAnsiTheme="minorHAnsi" w:eastAsiaTheme="minorEastAsia"/>
              </w:rPr>
              <w:t>该</w:t>
            </w:r>
            <w:r>
              <w:rPr>
                <w:rFonts w:asciiTheme="minorHAnsi" w:hAnsiTheme="minorHAnsi" w:eastAsiaTheme="minorEastAsia"/>
              </w:rPr>
              <w:t>参数生效，网关以新配置内容覆盖原有配置</w:t>
            </w:r>
          </w:p>
        </w:tc>
        <w:tc>
          <w:tcPr>
            <w:tcW w:w="1225" w:type="dxa"/>
          </w:tcPr>
          <w:p>
            <w:pPr>
              <w:spacing w:after="15"/>
              <w:rPr>
                <w:rFonts w:asciiTheme="minorHAnsi" w:hAnsiTheme="minorHAnsi" w:eastAsiaTheme="minorEastAsia"/>
              </w:rPr>
            </w:pPr>
            <w:r>
              <w:rPr>
                <w:rFonts w:hint="eastAsia" w:ascii="Calibri" w:hAnsi="Calibri"/>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hint="eastAsia" w:asciiTheme="minorHAnsi" w:hAnsiTheme="minorHAnsi" w:eastAsiaTheme="minorEastAsia"/>
              </w:rPr>
              <w:t>ips</w:t>
            </w:r>
          </w:p>
        </w:tc>
        <w:tc>
          <w:tcPr>
            <w:tcW w:w="1134" w:type="dxa"/>
          </w:tcPr>
          <w:p>
            <w:pPr>
              <w:spacing w:after="15"/>
              <w:rPr>
                <w:rFonts w:asciiTheme="minorHAnsi" w:hAnsiTheme="minorHAnsi" w:eastAsiaTheme="minorEastAsia"/>
              </w:rPr>
            </w:pPr>
            <w:r>
              <w:rPr>
                <w:rFonts w:asciiTheme="minorHAnsi" w:hAnsiTheme="minorHAnsi" w:eastAsiaTheme="minorEastAsia"/>
              </w:rPr>
              <w:t>ARRAY&lt;STRING(63)&gt;</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hint="eastAsia" w:asciiTheme="minorHAnsi" w:hAnsiTheme="minorHAnsi" w:eastAsiaTheme="minorEastAsia"/>
              </w:rPr>
              <w:t>加速IP，</w:t>
            </w:r>
            <w:r>
              <w:rPr>
                <w:rFonts w:asciiTheme="minorHAnsi" w:hAnsiTheme="minorHAnsi" w:eastAsiaTheme="minorEastAsia"/>
              </w:rPr>
              <w:t>ARRAY内容的</w:t>
            </w:r>
            <w:r>
              <w:rPr>
                <w:rFonts w:hint="eastAsia" w:asciiTheme="minorHAnsi" w:hAnsiTheme="minorHAnsi" w:eastAsiaTheme="minorEastAsia"/>
              </w:rPr>
              <w:t>最大条目数为</w:t>
            </w:r>
            <w:r>
              <w:rPr>
                <w:rFonts w:asciiTheme="minorHAnsi" w:hAnsiTheme="minorHAnsi" w:eastAsiaTheme="minorEastAsia"/>
              </w:rPr>
              <w:t>2048</w:t>
            </w:r>
            <w:r>
              <w:rPr>
                <w:rFonts w:hint="eastAsia" w:asciiTheme="minorHAnsi" w:hAnsiTheme="minorHAnsi" w:eastAsiaTheme="minorEastAsia"/>
              </w:rPr>
              <w:t>。</w:t>
            </w:r>
            <w:r>
              <w:rPr>
                <w:rFonts w:asciiTheme="minorHAnsi" w:hAnsiTheme="minorHAnsi" w:eastAsiaTheme="minorEastAsia"/>
              </w:rPr>
              <w:t>attach_mode为</w:t>
            </w:r>
            <w:r>
              <w:rPr>
                <w:rFonts w:hint="eastAsia" w:asciiTheme="minorHAnsi" w:hAnsiTheme="minorHAnsi" w:eastAsiaTheme="minorEastAsia"/>
              </w:rPr>
              <w:t>0或</w:t>
            </w:r>
            <w:r>
              <w:rPr>
                <w:rFonts w:asciiTheme="minorHAnsi" w:hAnsiTheme="minorHAnsi" w:eastAsiaTheme="minorEastAsia"/>
              </w:rPr>
              <w:t>1</w:t>
            </w:r>
            <w:r>
              <w:rPr>
                <w:rFonts w:hint="eastAsia" w:asciiTheme="minorHAnsi" w:hAnsiTheme="minorHAnsi" w:eastAsiaTheme="minorEastAsia"/>
              </w:rPr>
              <w:t>时</w:t>
            </w:r>
            <w:r>
              <w:rPr>
                <w:rFonts w:asciiTheme="minorHAnsi" w:hAnsiTheme="minorHAnsi" w:eastAsiaTheme="minorEastAsia"/>
              </w:rPr>
              <w:t>，</w:t>
            </w:r>
            <w:r>
              <w:rPr>
                <w:rFonts w:hint="eastAsia" w:asciiTheme="minorHAnsi" w:hAnsiTheme="minorHAnsi" w:eastAsiaTheme="minorEastAsia"/>
              </w:rPr>
              <w:t>该</w:t>
            </w:r>
            <w:r>
              <w:rPr>
                <w:rFonts w:asciiTheme="minorHAnsi" w:hAnsiTheme="minorHAnsi" w:eastAsiaTheme="minorEastAsia"/>
              </w:rPr>
              <w:t>参数生效，网关以新配置内容覆盖原有配置</w:t>
            </w:r>
          </w:p>
        </w:tc>
        <w:tc>
          <w:tcPr>
            <w:tcW w:w="1225" w:type="dxa"/>
          </w:tcPr>
          <w:p>
            <w:pPr>
              <w:spacing w:after="15"/>
              <w:rPr>
                <w:rFonts w:asciiTheme="minorHAnsi" w:hAnsiTheme="minorHAnsi" w:eastAsiaTheme="minorEastAsia"/>
              </w:rPr>
            </w:pPr>
            <w:r>
              <w:rPr>
                <w:rFonts w:hint="eastAsia" w:ascii="Calibri" w:hAnsi="Calibri"/>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26" w:type="dxa"/>
          </w:tcPr>
          <w:p>
            <w:pPr>
              <w:spacing w:after="15"/>
              <w:rPr>
                <w:rFonts w:asciiTheme="minorHAnsi" w:hAnsiTheme="minorHAnsi" w:eastAsiaTheme="minorEastAsia"/>
              </w:rPr>
            </w:pPr>
            <w:r>
              <w:rPr>
                <w:rFonts w:asciiTheme="minorHAnsi" w:hAnsiTheme="minorHAnsi" w:eastAsiaTheme="minorEastAsia"/>
              </w:rPr>
              <w:t>terminal_mac</w:t>
            </w:r>
          </w:p>
        </w:tc>
        <w:tc>
          <w:tcPr>
            <w:tcW w:w="1134" w:type="dxa"/>
          </w:tcPr>
          <w:p>
            <w:pPr>
              <w:spacing w:after="15"/>
              <w:rPr>
                <w:rFonts w:asciiTheme="minorHAnsi" w:hAnsiTheme="minorHAnsi" w:eastAsiaTheme="minorEastAsia"/>
              </w:rPr>
            </w:pPr>
            <w:r>
              <w:rPr>
                <w:rFonts w:asciiTheme="minorHAnsi" w:hAnsiTheme="minorHAnsi" w:eastAsiaTheme="minorEastAsia"/>
              </w:rPr>
              <w:t>ARRAY&lt;STRING(</w:t>
            </w:r>
            <w:r>
              <w:rPr>
                <w:rFonts w:hint="eastAsia" w:asciiTheme="minorHAnsi" w:hAnsiTheme="minorHAnsi" w:eastAsiaTheme="minorEastAsia"/>
              </w:rPr>
              <w:t>20</w:t>
            </w:r>
            <w:r>
              <w:rPr>
                <w:rFonts w:asciiTheme="minorHAnsi" w:hAnsiTheme="minorHAnsi" w:eastAsiaTheme="minorEastAsia"/>
              </w:rPr>
              <w:t>)&gt;</w:t>
            </w:r>
          </w:p>
        </w:tc>
        <w:tc>
          <w:tcPr>
            <w:tcW w:w="992" w:type="dxa"/>
          </w:tcPr>
          <w:p>
            <w:pPr>
              <w:spacing w:after="15"/>
              <w:rPr>
                <w:rFonts w:asciiTheme="minorHAnsi" w:hAnsiTheme="minorHAnsi" w:eastAsiaTheme="minorEastAsia"/>
              </w:rPr>
            </w:pPr>
            <w:r>
              <w:rPr>
                <w:rFonts w:asciiTheme="minorHAnsi" w:hAnsiTheme="minorHAnsi" w:eastAsiaTheme="minorEastAsia"/>
              </w:rPr>
              <w:t>readwrite</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744" w:type="dxa"/>
          </w:tcPr>
          <w:p>
            <w:pPr>
              <w:spacing w:after="15"/>
              <w:rPr>
                <w:rFonts w:asciiTheme="minorHAnsi" w:hAnsiTheme="minorHAnsi" w:eastAsiaTheme="minorEastAsia"/>
              </w:rPr>
            </w:pPr>
            <w:r>
              <w:rPr>
                <w:rFonts w:hint="eastAsia" w:asciiTheme="minorHAnsi" w:hAnsiTheme="minorHAnsi" w:eastAsiaTheme="minorEastAsia"/>
              </w:rPr>
              <w:t>加速MAC，</w:t>
            </w:r>
            <w:r>
              <w:rPr>
                <w:rFonts w:asciiTheme="minorHAnsi" w:hAnsiTheme="minorHAnsi" w:eastAsiaTheme="minorEastAsia"/>
              </w:rPr>
              <w:t>ARRAY内容的</w:t>
            </w:r>
            <w:r>
              <w:rPr>
                <w:rFonts w:hint="eastAsia" w:asciiTheme="minorHAnsi" w:hAnsiTheme="minorHAnsi" w:eastAsiaTheme="minorEastAsia"/>
              </w:rPr>
              <w:t>最大条目数为64。</w:t>
            </w:r>
            <w:r>
              <w:rPr>
                <w:rFonts w:asciiTheme="minorHAnsi" w:hAnsiTheme="minorHAnsi" w:eastAsiaTheme="minorEastAsia"/>
              </w:rPr>
              <w:t>attach_mode为</w:t>
            </w:r>
            <w:r>
              <w:rPr>
                <w:rFonts w:hint="eastAsia" w:asciiTheme="minorHAnsi" w:hAnsiTheme="minorHAnsi" w:eastAsiaTheme="minorEastAsia"/>
              </w:rPr>
              <w:t>0或</w:t>
            </w:r>
            <w:r>
              <w:rPr>
                <w:rFonts w:asciiTheme="minorHAnsi" w:hAnsiTheme="minorHAnsi" w:eastAsiaTheme="minorEastAsia"/>
              </w:rPr>
              <w:t>2</w:t>
            </w:r>
            <w:r>
              <w:rPr>
                <w:rFonts w:hint="eastAsia" w:asciiTheme="minorHAnsi" w:hAnsiTheme="minorHAnsi" w:eastAsiaTheme="minorEastAsia"/>
              </w:rPr>
              <w:t>时</w:t>
            </w:r>
            <w:r>
              <w:rPr>
                <w:rFonts w:asciiTheme="minorHAnsi" w:hAnsiTheme="minorHAnsi" w:eastAsiaTheme="minorEastAsia"/>
              </w:rPr>
              <w:t>生效，网关以新配置内容覆盖原有配置</w:t>
            </w:r>
          </w:p>
        </w:tc>
        <w:tc>
          <w:tcPr>
            <w:tcW w:w="1225" w:type="dxa"/>
          </w:tcPr>
          <w:p>
            <w:pPr>
              <w:spacing w:after="15"/>
              <w:rPr>
                <w:rFonts w:asciiTheme="minorHAnsi" w:hAnsiTheme="minorHAnsi" w:eastAsiaTheme="minorEastAsia"/>
              </w:rPr>
            </w:pPr>
            <w:r>
              <w:rPr>
                <w:rFonts w:hint="eastAsia" w:ascii="Calibri" w:hAnsi="Calibri"/>
              </w:rPr>
              <w:t>1.0</w:t>
            </w:r>
          </w:p>
        </w:tc>
      </w:tr>
    </w:tbl>
    <w:p>
      <w:pPr>
        <w:spacing w:after="15"/>
        <w:rPr>
          <w:rFonts w:eastAsiaTheme="minorEastAsia"/>
        </w:rPr>
      </w:pPr>
    </w:p>
    <w:p>
      <w:pPr>
        <w:spacing w:after="15"/>
        <w:rPr>
          <w:rFonts w:eastAsiaTheme="minorEastAsia"/>
        </w:rPr>
      </w:pPr>
      <w:r>
        <w:rPr>
          <w:rFonts w:hint="eastAsia" w:eastAsiaTheme="minorEastAsia"/>
        </w:rPr>
        <w:t>说明：</w:t>
      </w:r>
    </w:p>
    <w:p>
      <w:pPr>
        <w:spacing w:after="15"/>
        <w:rPr>
          <w:rFonts w:eastAsiaTheme="minorEastAsia"/>
        </w:rPr>
      </w:pPr>
      <w:r>
        <w:rPr>
          <w:rFonts w:hint="eastAsia" w:eastAsiaTheme="minorEastAsia"/>
        </w:rPr>
        <w:t>当</w:t>
      </w:r>
      <w:r>
        <w:rPr>
          <w:rFonts w:hint="eastAsia"/>
        </w:rPr>
        <w:t>vpn</w:t>
      </w:r>
      <w:r>
        <w:t>_mode</w:t>
      </w:r>
      <w:r>
        <w:rPr>
          <w:rFonts w:hint="eastAsia"/>
        </w:rPr>
        <w:t>参数为</w:t>
      </w:r>
      <w:r>
        <w:t>random</w:t>
      </w:r>
      <w:r>
        <w:rPr>
          <w:rFonts w:hint="eastAsia"/>
        </w:rPr>
        <w:t>时，网关建立VPN前需向平台获取VPN账号（由网关底层实现），具体要求参见《中国电信智能家庭网关与智能网关及应用管理平台接口技术要求》。</w:t>
      </w:r>
    </w:p>
    <w:p>
      <w:pPr>
        <w:spacing w:after="15"/>
        <w:rPr>
          <w:rFonts w:eastAsiaTheme="minorEastAsia"/>
        </w:rPr>
      </w:pPr>
    </w:p>
    <w:p>
      <w:pPr>
        <w:pStyle w:val="152"/>
        <w:tabs>
          <w:tab w:val="left" w:pos="360"/>
        </w:tabs>
        <w:spacing w:before="156" w:after="156"/>
        <w:rPr>
          <w:rFonts w:ascii="Times New Roman" w:eastAsiaTheme="minorEastAsia"/>
        </w:rPr>
      </w:pPr>
      <w:r>
        <w:rPr>
          <w:rFonts w:ascii="Times New Roman" w:eastAsiaTheme="minorEastAsia"/>
        </w:rPr>
        <w:t>com.ctc.igd1.</w:t>
      </w:r>
      <w:r>
        <w:rPr>
          <w:rFonts w:hint="eastAsia" w:ascii="Times New Roman" w:eastAsiaTheme="minorEastAsia"/>
        </w:rPr>
        <w:t>VPN</w:t>
      </w:r>
      <w:r>
        <w:rPr>
          <w:rFonts w:ascii="Times New Roman" w:eastAsiaTheme="minorEastAsia"/>
        </w:rPr>
        <w:t>Connection</w:t>
      </w:r>
      <w:r>
        <w:rPr>
          <w:rFonts w:hint="eastAsia" w:ascii="Times New Roman" w:eastAsiaTheme="minorEastAsia"/>
        </w:rPr>
        <w:t>Stats</w:t>
      </w:r>
    </w:p>
    <w:p>
      <w:pPr>
        <w:spacing w:before="240" w:after="15"/>
        <w:ind w:left="420" w:leftChars="200"/>
      </w:pPr>
      <w:r>
        <w:rPr>
          <w:rFonts w:hint="eastAsia"/>
          <w:b/>
        </w:rPr>
        <w:t>属性</w:t>
      </w:r>
    </w:p>
    <w:tbl>
      <w:tblPr>
        <w:tblStyle w:val="67"/>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42"/>
        <w:gridCol w:w="1560"/>
        <w:gridCol w:w="1134"/>
        <w:gridCol w:w="1134"/>
        <w:gridCol w:w="2318"/>
        <w:gridCol w:w="15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属性名</w:t>
            </w:r>
          </w:p>
        </w:tc>
        <w:tc>
          <w:tcPr>
            <w:tcW w:w="1560"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类型</w:t>
            </w:r>
          </w:p>
        </w:tc>
        <w:tc>
          <w:tcPr>
            <w:tcW w:w="1134"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权限</w:t>
            </w:r>
          </w:p>
        </w:tc>
        <w:tc>
          <w:tcPr>
            <w:tcW w:w="1134"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变更通知</w:t>
            </w:r>
          </w:p>
        </w:tc>
        <w:tc>
          <w:tcPr>
            <w:tcW w:w="2318"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备注</w:t>
            </w:r>
          </w:p>
        </w:tc>
        <w:tc>
          <w:tcPr>
            <w:tcW w:w="1509" w:type="dxa"/>
            <w:shd w:val="clear" w:color="auto" w:fill="D8D8D8" w:themeFill="background1" w:themeFillShade="D9"/>
          </w:tcPr>
          <w:p>
            <w:pPr>
              <w:spacing w:after="15"/>
              <w:jc w:val="center"/>
              <w:rPr>
                <w:rFonts w:asciiTheme="minorHAnsi" w:hAnsiTheme="minorHAnsi" w:eastAsiaTheme="minorEastAsia"/>
              </w:rPr>
            </w:pPr>
            <w:r>
              <w:rPr>
                <w:rFonts w:hint="eastAsia" w:asciiTheme="minorHAnsi" w:hAnsiTheme="minorHAnsi" w:eastAsiaTheme="minorEastAsia"/>
              </w:rPr>
              <w:t>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tcPr>
          <w:p>
            <w:pPr>
              <w:spacing w:after="15"/>
              <w:rPr>
                <w:rFonts w:asciiTheme="minorHAnsi" w:hAnsiTheme="minorHAnsi" w:eastAsiaTheme="minorEastAsia"/>
              </w:rPr>
            </w:pPr>
            <w:r>
              <w:rPr>
                <w:rFonts w:hint="eastAsia" w:asciiTheme="minorHAnsi" w:hAnsiTheme="minorHAnsi" w:eastAsiaTheme="minorEastAsia"/>
              </w:rPr>
              <w:t>data</w:t>
            </w:r>
          </w:p>
        </w:tc>
        <w:tc>
          <w:tcPr>
            <w:tcW w:w="1560" w:type="dxa"/>
          </w:tcPr>
          <w:p>
            <w:pPr>
              <w:spacing w:after="15"/>
              <w:rPr>
                <w:rFonts w:asciiTheme="minorHAnsi" w:hAnsiTheme="minorHAnsi" w:eastAsiaTheme="minorEastAsia"/>
              </w:rPr>
            </w:pPr>
            <w:r>
              <w:rPr>
                <w:rFonts w:asciiTheme="minorHAnsi" w:hAnsiTheme="minorHAnsi" w:eastAsiaTheme="minorEastAsia"/>
              </w:rPr>
              <w:t>ARRAY&lt;STRING(63)&gt;</w:t>
            </w:r>
          </w:p>
        </w:tc>
        <w:tc>
          <w:tcPr>
            <w:tcW w:w="1134" w:type="dxa"/>
          </w:tcPr>
          <w:p>
            <w:pPr>
              <w:spacing w:after="15"/>
              <w:rPr>
                <w:rFonts w:asciiTheme="minorHAnsi" w:hAnsiTheme="minorHAnsi" w:eastAsiaTheme="minorEastAsia"/>
              </w:rPr>
            </w:pPr>
            <w:r>
              <w:rPr>
                <w:rFonts w:asciiTheme="minorHAnsi" w:hAnsiTheme="minorHAnsi" w:eastAsiaTheme="minorEastAsia"/>
              </w:rPr>
              <w:t>read</w:t>
            </w:r>
          </w:p>
        </w:tc>
        <w:tc>
          <w:tcPr>
            <w:tcW w:w="1134" w:type="dxa"/>
          </w:tcPr>
          <w:p>
            <w:pPr>
              <w:spacing w:after="15"/>
              <w:rPr>
                <w:rFonts w:asciiTheme="minorHAnsi" w:hAnsiTheme="minorHAnsi" w:eastAsiaTheme="minorEastAsia"/>
              </w:rPr>
            </w:pPr>
            <w:r>
              <w:rPr>
                <w:rFonts w:hint="eastAsia" w:asciiTheme="minorHAnsi" w:hAnsiTheme="minorHAnsi" w:eastAsiaTheme="minorEastAsia"/>
              </w:rPr>
              <w:t>无</w:t>
            </w:r>
          </w:p>
        </w:tc>
        <w:tc>
          <w:tcPr>
            <w:tcW w:w="2318" w:type="dxa"/>
          </w:tcPr>
          <w:p>
            <w:pPr>
              <w:spacing w:after="15"/>
              <w:rPr>
                <w:rFonts w:asciiTheme="minorHAnsi" w:hAnsiTheme="minorHAnsi" w:eastAsiaTheme="minorEastAsia"/>
              </w:rPr>
            </w:pPr>
            <w:r>
              <w:rPr>
                <w:rFonts w:hint="eastAsia" w:asciiTheme="minorHAnsi" w:hAnsiTheme="minorHAnsi" w:eastAsiaTheme="minorEastAsia"/>
              </w:rPr>
              <w:t>domain</w:t>
            </w:r>
            <w:r>
              <w:rPr>
                <w:rFonts w:asciiTheme="minorHAnsi" w:hAnsiTheme="minorHAnsi" w:eastAsiaTheme="minorEastAsia"/>
              </w:rPr>
              <w:t>@count</w:t>
            </w:r>
            <w:r>
              <w:rPr>
                <w:rFonts w:hint="eastAsia" w:asciiTheme="minorHAnsi" w:hAnsiTheme="minorHAnsi" w:eastAsiaTheme="minorEastAsia"/>
              </w:rPr>
              <w:t>: 关联</w:t>
            </w:r>
            <w:r>
              <w:rPr>
                <w:rFonts w:asciiTheme="minorHAnsi" w:hAnsiTheme="minorHAnsi" w:eastAsiaTheme="minorEastAsia"/>
              </w:rPr>
              <w:t>的域名@</w:t>
            </w:r>
            <w:r>
              <w:rPr>
                <w:rFonts w:hint="eastAsia" w:asciiTheme="minorHAnsi" w:hAnsiTheme="minorHAnsi" w:eastAsiaTheme="minorEastAsia"/>
              </w:rPr>
              <w:t>次数或</w:t>
            </w:r>
          </w:p>
          <w:p>
            <w:pPr>
              <w:spacing w:after="15"/>
              <w:rPr>
                <w:rFonts w:asciiTheme="minorHAnsi" w:hAnsiTheme="minorHAnsi" w:eastAsiaTheme="minorEastAsia"/>
              </w:rPr>
            </w:pPr>
            <w:r>
              <w:rPr>
                <w:rFonts w:asciiTheme="minorHAnsi" w:hAnsiTheme="minorHAnsi" w:eastAsiaTheme="minorEastAsia"/>
              </w:rPr>
              <w:t>ip@count</w:t>
            </w:r>
            <w:r>
              <w:rPr>
                <w:rFonts w:hint="eastAsia" w:asciiTheme="minorHAnsi" w:hAnsiTheme="minorHAnsi" w:eastAsiaTheme="minorEastAsia"/>
              </w:rPr>
              <w:t>:关联</w:t>
            </w:r>
            <w:r>
              <w:rPr>
                <w:rFonts w:asciiTheme="minorHAnsi" w:hAnsiTheme="minorHAnsi" w:eastAsiaTheme="minorEastAsia"/>
              </w:rPr>
              <w:t>的ip@</w:t>
            </w:r>
            <w:r>
              <w:rPr>
                <w:rFonts w:hint="eastAsia" w:asciiTheme="minorHAnsi" w:hAnsiTheme="minorHAnsi" w:eastAsiaTheme="minorEastAsia"/>
              </w:rPr>
              <w:t>次数</w:t>
            </w:r>
          </w:p>
        </w:tc>
        <w:tc>
          <w:tcPr>
            <w:tcW w:w="1509" w:type="dxa"/>
          </w:tcPr>
          <w:p>
            <w:pPr>
              <w:spacing w:after="15"/>
              <w:rPr>
                <w:rFonts w:asciiTheme="minorHAnsi" w:hAnsiTheme="minorHAnsi" w:eastAsiaTheme="minorEastAsia"/>
              </w:rPr>
            </w:pPr>
            <w:r>
              <w:rPr>
                <w:rFonts w:hint="eastAsia" w:ascii="Calibri" w:hAnsi="Calibri"/>
              </w:rPr>
              <w:t>1.0</w:t>
            </w:r>
          </w:p>
        </w:tc>
      </w:tr>
    </w:tbl>
    <w:p>
      <w:pPr>
        <w:spacing w:after="15" w:line="350" w:lineRule="atLeast"/>
        <w:rPr>
          <w:b/>
        </w:rPr>
      </w:pPr>
      <w:r>
        <w:rPr>
          <w:rFonts w:hint="eastAsia"/>
          <w:b/>
        </w:rPr>
        <w:t>说明：</w:t>
      </w:r>
    </w:p>
    <w:p>
      <w:pPr>
        <w:spacing w:after="15" w:line="350" w:lineRule="atLeast"/>
        <w:rPr>
          <w:rFonts w:ascii="Helvetica" w:hAnsi="Helvetica" w:cs="Helvetica"/>
          <w:color w:val="000000"/>
          <w:szCs w:val="21"/>
        </w:rPr>
      </w:pPr>
      <w:r>
        <w:rPr>
          <w:rFonts w:ascii="Helvetica" w:hAnsi="Helvetica" w:cs="Helvetica"/>
          <w:color w:val="000000"/>
          <w:szCs w:val="21"/>
        </w:rPr>
        <w:t>目的地址是特定的domain或者IP的封包被VPN处理的次数,  比如有100个封包通过VPN发往 domain </w:t>
      </w:r>
      <w:r>
        <w:fldChar w:fldCharType="begin"/>
      </w:r>
      <w:r>
        <w:instrText xml:space="preserve"> HYPERLINK "http://www.amazon.com/" </w:instrText>
      </w:r>
      <w:r>
        <w:fldChar w:fldCharType="separate"/>
      </w:r>
      <w:r>
        <w:rPr>
          <w:rFonts w:ascii="Helvetica" w:hAnsi="Helvetica" w:cs="Helvetica"/>
          <w:color w:val="000000"/>
          <w:szCs w:val="21"/>
        </w:rPr>
        <w:t>www.amazon.com</w:t>
      </w:r>
      <w:r>
        <w:rPr>
          <w:rFonts w:ascii="Helvetica" w:hAnsi="Helvetica" w:cs="Helvetica"/>
          <w:color w:val="000000"/>
          <w:szCs w:val="21"/>
        </w:rPr>
        <w:fldChar w:fldCharType="end"/>
      </w:r>
      <w:r>
        <w:rPr>
          <w:rFonts w:ascii="Helvetica" w:hAnsi="Helvetica" w:cs="Helvetica"/>
          <w:color w:val="000000"/>
          <w:szCs w:val="21"/>
        </w:rPr>
        <w:t>, 则返回100。</w:t>
      </w:r>
    </w:p>
    <w:p>
      <w:pPr>
        <w:spacing w:after="15" w:line="350" w:lineRule="atLeast"/>
        <w:rPr>
          <w:rFonts w:ascii="Helvetica" w:hAnsi="Helvetica" w:cs="Helvetica"/>
          <w:color w:val="000000"/>
          <w:szCs w:val="21"/>
        </w:rPr>
      </w:pPr>
      <w:r>
        <w:rPr>
          <w:rFonts w:ascii="Helvetica" w:hAnsi="Helvetica" w:cs="Helvetica"/>
          <w:color w:val="000000"/>
          <w:szCs w:val="21"/>
        </w:rPr>
        <w:t>” domain@count”或者” ip@count”中的domain和ip按照下发的规则进行上报：下发的域名带通配符，则上报也按照有通配符的格式，若下发的IP是掩码格式，则上报也是掩码格式。</w:t>
      </w:r>
    </w:p>
    <w:p>
      <w:pPr>
        <w:spacing w:before="240" w:after="15"/>
        <w:ind w:left="420" w:leftChars="200"/>
        <w:rPr>
          <w:b/>
        </w:rPr>
      </w:pPr>
    </w:p>
    <w:p>
      <w:pPr>
        <w:pStyle w:val="147"/>
        <w:numPr>
          <w:ilvl w:val="3"/>
          <w:numId w:val="143"/>
        </w:numPr>
        <w:spacing w:beforeLines="0" w:afterLines="0"/>
      </w:pPr>
      <w:bookmarkStart w:id="916" w:name="_Toc444965285"/>
      <w:r>
        <w:t>D</w:t>
      </w:r>
      <w:r>
        <w:rPr>
          <w:rFonts w:hint="eastAsia"/>
        </w:rPr>
        <w:t>Bus对象</w:t>
      </w:r>
    </w:p>
    <w:bookmarkEnd w:id="916"/>
    <w:tbl>
      <w:tblPr>
        <w:tblStyle w:val="67"/>
        <w:tblW w:w="95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3"/>
        <w:gridCol w:w="3250"/>
        <w:gridCol w:w="18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3" w:type="dxa"/>
            <w:shd w:val="clear" w:color="auto" w:fill="D8D8D8" w:themeFill="background1" w:themeFillShade="D9"/>
          </w:tcPr>
          <w:p>
            <w:pPr>
              <w:spacing w:after="15"/>
              <w:jc w:val="center"/>
              <w:rPr>
                <w:rFonts w:asciiTheme="minorHAnsi" w:hAnsiTheme="minorHAnsi" w:eastAsiaTheme="minorEastAsia"/>
              </w:rPr>
            </w:pPr>
            <w:bookmarkStart w:id="917" w:name="_Toc444965286"/>
            <w:r>
              <w:rPr>
                <w:rFonts w:asciiTheme="minorHAnsi" w:hAnsiTheme="minorHAnsi" w:eastAsiaTheme="minorEastAsia"/>
              </w:rPr>
              <w:t>Object Path</w:t>
            </w:r>
          </w:p>
        </w:tc>
        <w:tc>
          <w:tcPr>
            <w:tcW w:w="3250"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接口</w:t>
            </w:r>
          </w:p>
        </w:tc>
        <w:tc>
          <w:tcPr>
            <w:tcW w:w="1817" w:type="dxa"/>
            <w:shd w:val="clear" w:color="auto" w:fill="D8D8D8" w:themeFill="background1" w:themeFillShade="D9"/>
          </w:tcPr>
          <w:p>
            <w:pPr>
              <w:spacing w:after="15"/>
              <w:jc w:val="center"/>
              <w:rPr>
                <w:rFonts w:asciiTheme="minorHAnsi" w:hAnsiTheme="minorHAnsi" w:eastAsiaTheme="minorEastAsia"/>
              </w:rPr>
            </w:pPr>
            <w:r>
              <w:rPr>
                <w:rFonts w:asciiTheme="minorHAnsi" w:hAnsiTheme="minorHAnsi" w:eastAsiaTheme="minorEastAsia"/>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3" w:type="dxa"/>
          </w:tcPr>
          <w:p>
            <w:pPr>
              <w:spacing w:after="15"/>
              <w:rPr>
                <w:rFonts w:asciiTheme="minorHAnsi" w:hAnsiTheme="minorHAnsi" w:eastAsiaTheme="minorEastAsia"/>
              </w:rPr>
            </w:pPr>
            <w:r>
              <w:rPr>
                <w:rFonts w:asciiTheme="minorHAnsi" w:hAnsiTheme="minorHAnsi" w:eastAsiaTheme="minorEastAsia"/>
              </w:rPr>
              <w:t>/com/ctc/igd1/Network /VPN /Connection</w:t>
            </w:r>
          </w:p>
        </w:tc>
        <w:tc>
          <w:tcPr>
            <w:tcW w:w="3250" w:type="dxa"/>
          </w:tcPr>
          <w:p>
            <w:pPr>
              <w:spacing w:after="15"/>
              <w:rPr>
                <w:rFonts w:asciiTheme="minorHAnsi" w:hAnsiTheme="minorHAnsi" w:eastAsiaTheme="minorEastAsia"/>
              </w:rPr>
            </w:pPr>
            <w:r>
              <w:rPr>
                <w:rFonts w:asciiTheme="minorHAnsi" w:hAnsiTheme="minorHAnsi" w:eastAsiaTheme="minorEastAsia"/>
              </w:rPr>
              <w:t>com.ctc.igd1.ObjectManager</w:t>
            </w:r>
          </w:p>
        </w:tc>
        <w:tc>
          <w:tcPr>
            <w:tcW w:w="1817" w:type="dxa"/>
          </w:tcPr>
          <w:p>
            <w:pPr>
              <w:spacing w:after="15"/>
              <w:rPr>
                <w:rFonts w:asciiTheme="minorHAnsi" w:hAnsiTheme="minorHAnsi" w:eastAsiaTheme="minorEastAsia"/>
              </w:rPr>
            </w:pPr>
            <w:r>
              <w:rPr>
                <w:rFonts w:asciiTheme="minorHAnsi" w:hAnsiTheme="minorHAnsi" w:eastAsiaTheme="minorEastAsia"/>
              </w:rPr>
              <w:t>VPN客户端控制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3" w:type="dxa"/>
          </w:tcPr>
          <w:p>
            <w:pPr>
              <w:spacing w:after="15"/>
              <w:rPr>
                <w:rFonts w:asciiTheme="minorHAnsi" w:hAnsiTheme="minorHAnsi" w:eastAsiaTheme="minorEastAsia"/>
              </w:rPr>
            </w:pPr>
            <w:r>
              <w:rPr>
                <w:rFonts w:asciiTheme="minorHAnsi" w:hAnsiTheme="minorHAnsi" w:eastAsiaTheme="minorEastAsia"/>
              </w:rPr>
              <w:t>/com/ctc/igd1/Network/VPN /Connection/{i}</w:t>
            </w:r>
          </w:p>
        </w:tc>
        <w:tc>
          <w:tcPr>
            <w:tcW w:w="3250" w:type="dxa"/>
          </w:tcPr>
          <w:p>
            <w:pPr>
              <w:spacing w:after="15"/>
              <w:rPr>
                <w:rFonts w:asciiTheme="minorHAnsi" w:hAnsiTheme="minorHAnsi" w:eastAsiaTheme="minorEastAsia"/>
              </w:rPr>
            </w:pPr>
            <w:r>
              <w:rPr>
                <w:rFonts w:asciiTheme="minorHAnsi" w:hAnsiTheme="minorHAnsi" w:eastAsiaTheme="minorEastAsia"/>
              </w:rPr>
              <w:t>com.ctc.igd1.</w:t>
            </w:r>
            <w:r>
              <w:rPr>
                <w:rFonts w:hint="eastAsia" w:asciiTheme="minorHAnsi" w:hAnsiTheme="minorHAnsi" w:eastAsiaTheme="minorEastAsia"/>
              </w:rPr>
              <w:t>VPN</w:t>
            </w:r>
            <w:r>
              <w:rPr>
                <w:rFonts w:asciiTheme="minorHAnsi" w:hAnsiTheme="minorHAnsi" w:eastAsiaTheme="minorEastAsia"/>
              </w:rPr>
              <w:t>Connection</w:t>
            </w:r>
          </w:p>
        </w:tc>
        <w:tc>
          <w:tcPr>
            <w:tcW w:w="1817" w:type="dxa"/>
          </w:tcPr>
          <w:p>
            <w:pPr>
              <w:spacing w:after="15"/>
              <w:rPr>
                <w:rFonts w:asciiTheme="minorHAnsi" w:hAnsiTheme="minorHAnsi" w:eastAsiaTheme="minorEastAsia"/>
              </w:rPr>
            </w:pPr>
            <w:r>
              <w:rPr>
                <w:rFonts w:asciiTheme="minorHAnsi" w:hAnsiTheme="minorHAnsi" w:eastAsiaTheme="minorEastAsia"/>
              </w:rPr>
              <w:t>VPN客户端控制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3" w:type="dxa"/>
          </w:tcPr>
          <w:p>
            <w:pPr>
              <w:spacing w:after="15"/>
              <w:rPr>
                <w:rFonts w:asciiTheme="minorHAnsi" w:hAnsiTheme="minorHAnsi" w:eastAsiaTheme="minorEastAsia"/>
              </w:rPr>
            </w:pPr>
            <w:r>
              <w:rPr>
                <w:rFonts w:asciiTheme="minorHAnsi" w:hAnsiTheme="minorHAnsi" w:eastAsiaTheme="minorEastAsia"/>
              </w:rPr>
              <w:t>/com/ctc/igd1/Network/VPN/Connection/{i}</w:t>
            </w:r>
            <w:r>
              <w:rPr>
                <w:rFonts w:hint="eastAsia" w:asciiTheme="minorHAnsi" w:hAnsiTheme="minorHAnsi" w:eastAsiaTheme="minorEastAsia"/>
              </w:rPr>
              <w:t>/Stats</w:t>
            </w:r>
          </w:p>
        </w:tc>
        <w:tc>
          <w:tcPr>
            <w:tcW w:w="3250" w:type="dxa"/>
          </w:tcPr>
          <w:p>
            <w:pPr>
              <w:spacing w:after="15"/>
              <w:rPr>
                <w:rFonts w:asciiTheme="minorHAnsi" w:hAnsiTheme="minorHAnsi" w:eastAsiaTheme="minorEastAsia"/>
              </w:rPr>
            </w:pPr>
            <w:r>
              <w:rPr>
                <w:rFonts w:asciiTheme="minorHAnsi" w:hAnsiTheme="minorHAnsi" w:eastAsiaTheme="minorEastAsia"/>
              </w:rPr>
              <w:t>com.ctc.igd1.</w:t>
            </w:r>
            <w:r>
              <w:rPr>
                <w:rFonts w:hint="eastAsia" w:asciiTheme="minorHAnsi" w:hAnsiTheme="minorHAnsi" w:eastAsiaTheme="minorEastAsia"/>
              </w:rPr>
              <w:t>VPN</w:t>
            </w:r>
            <w:r>
              <w:rPr>
                <w:rFonts w:asciiTheme="minorHAnsi" w:hAnsiTheme="minorHAnsi" w:eastAsiaTheme="minorEastAsia"/>
              </w:rPr>
              <w:t>Connection</w:t>
            </w:r>
            <w:r>
              <w:rPr>
                <w:rFonts w:hint="eastAsia" w:asciiTheme="minorHAnsi" w:hAnsiTheme="minorHAnsi" w:eastAsiaTheme="minorEastAsia"/>
              </w:rPr>
              <w:t>Stats</w:t>
            </w:r>
          </w:p>
        </w:tc>
        <w:tc>
          <w:tcPr>
            <w:tcW w:w="1817" w:type="dxa"/>
          </w:tcPr>
          <w:p>
            <w:pPr>
              <w:spacing w:after="15"/>
              <w:rPr>
                <w:rFonts w:asciiTheme="minorHAnsi" w:hAnsiTheme="minorHAnsi" w:eastAsiaTheme="minorEastAsia"/>
              </w:rPr>
            </w:pPr>
            <w:r>
              <w:rPr>
                <w:rFonts w:asciiTheme="minorHAnsi" w:hAnsiTheme="minorHAnsi" w:eastAsiaTheme="minorEastAsia"/>
              </w:rPr>
              <w:t>VPN客户端控制</w:t>
            </w:r>
            <w:r>
              <w:rPr>
                <w:rFonts w:hint="eastAsia" w:asciiTheme="minorHAnsi" w:hAnsiTheme="minorHAnsi" w:eastAsiaTheme="minorEastAsia"/>
              </w:rPr>
              <w:t>统计</w:t>
            </w:r>
          </w:p>
        </w:tc>
      </w:tr>
    </w:tbl>
    <w:p>
      <w:pPr>
        <w:spacing w:after="15"/>
      </w:pPr>
    </w:p>
    <w:p>
      <w:pPr>
        <w:spacing w:after="15"/>
      </w:pPr>
    </w:p>
    <w:p>
      <w:pPr>
        <w:pStyle w:val="162"/>
        <w:spacing w:beforeLines="0" w:afterLines="0"/>
        <w:ind w:left="-57"/>
      </w:pPr>
      <w:bookmarkStart w:id="918" w:name="_Toc447897283"/>
      <w:bookmarkStart w:id="919" w:name="_Toc532477856"/>
      <w:r>
        <w:rPr>
          <w:rFonts w:hint="eastAsia"/>
        </w:rPr>
        <w:t>DNS服务</w:t>
      </w:r>
      <w:bookmarkEnd w:id="918"/>
      <w:bookmarkEnd w:id="919"/>
    </w:p>
    <w:p>
      <w:pPr>
        <w:pStyle w:val="147"/>
        <w:numPr>
          <w:ilvl w:val="3"/>
          <w:numId w:val="143"/>
        </w:numPr>
        <w:spacing w:beforeLines="0" w:afterLines="0"/>
      </w:pPr>
      <w:r>
        <w:t>D</w:t>
      </w:r>
      <w:r>
        <w:rPr>
          <w:rFonts w:hint="eastAsia"/>
        </w:rPr>
        <w:t>Bus接口</w:t>
      </w:r>
    </w:p>
    <w:bookmarkEnd w:id="917"/>
    <w:p>
      <w:pPr>
        <w:pStyle w:val="152"/>
        <w:spacing w:before="156" w:after="156"/>
      </w:pPr>
      <w:bookmarkStart w:id="920" w:name="_Toc447897284"/>
      <w:r>
        <w:rPr>
          <w:rFonts w:hint="eastAsia"/>
        </w:rPr>
        <w:t>com.ctc.igd1.DNSServerConfig</w:t>
      </w:r>
      <w:bookmarkEnd w:id="920"/>
    </w:p>
    <w:p>
      <w:pPr>
        <w:spacing w:before="240" w:after="15"/>
        <w:ind w:left="420" w:leftChars="200"/>
        <w:rPr>
          <w:b/>
        </w:rPr>
      </w:pPr>
      <w:bookmarkStart w:id="921" w:name="OLE_LINK19"/>
      <w:bookmarkStart w:id="922" w:name="OLE_LINK20"/>
      <w:r>
        <w:rPr>
          <w:rFonts w:hint="eastAsia"/>
          <w:b/>
        </w:rPr>
        <w:t>属性</w:t>
      </w:r>
    </w:p>
    <w:tbl>
      <w:tblPr>
        <w:tblStyle w:val="66"/>
        <w:tblW w:w="8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418"/>
        <w:gridCol w:w="1276"/>
        <w:gridCol w:w="1276"/>
        <w:gridCol w:w="1893"/>
        <w:gridCol w:w="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D9D9D9"/>
          </w:tcPr>
          <w:p>
            <w:pPr>
              <w:spacing w:after="15"/>
              <w:jc w:val="center"/>
              <w:rPr>
                <w:rFonts w:ascii="Calibri" w:hAnsi="Calibri"/>
                <w:sz w:val="18"/>
              </w:rPr>
            </w:pPr>
            <w:r>
              <w:rPr>
                <w:rFonts w:ascii="Calibri" w:hAnsi="Calibri"/>
                <w:sz w:val="18"/>
              </w:rPr>
              <w:t>属性名</w:t>
            </w:r>
          </w:p>
        </w:tc>
        <w:tc>
          <w:tcPr>
            <w:tcW w:w="1418" w:type="dxa"/>
            <w:shd w:val="clear" w:color="auto" w:fill="D9D9D9"/>
          </w:tcPr>
          <w:p>
            <w:pPr>
              <w:spacing w:after="15"/>
              <w:jc w:val="center"/>
              <w:rPr>
                <w:rFonts w:ascii="Calibri" w:hAnsi="Calibri"/>
                <w:sz w:val="18"/>
              </w:rPr>
            </w:pPr>
            <w:r>
              <w:rPr>
                <w:rFonts w:ascii="Calibri" w:hAnsi="Calibri"/>
                <w:sz w:val="18"/>
              </w:rPr>
              <w:t>类型</w:t>
            </w:r>
          </w:p>
        </w:tc>
        <w:tc>
          <w:tcPr>
            <w:tcW w:w="1276" w:type="dxa"/>
            <w:shd w:val="clear" w:color="auto" w:fill="D9D9D9"/>
          </w:tcPr>
          <w:p>
            <w:pPr>
              <w:spacing w:after="15"/>
              <w:jc w:val="center"/>
              <w:rPr>
                <w:rFonts w:ascii="Calibri" w:hAnsi="Calibri"/>
                <w:sz w:val="18"/>
              </w:rPr>
            </w:pPr>
            <w:r>
              <w:rPr>
                <w:rFonts w:ascii="Calibri" w:hAnsi="Calibri"/>
                <w:sz w:val="18"/>
              </w:rPr>
              <w:t>权限</w:t>
            </w:r>
          </w:p>
        </w:tc>
        <w:tc>
          <w:tcPr>
            <w:tcW w:w="1276" w:type="dxa"/>
            <w:shd w:val="clear" w:color="auto" w:fill="D9D9D9"/>
          </w:tcPr>
          <w:p>
            <w:pPr>
              <w:spacing w:after="15"/>
              <w:jc w:val="center"/>
              <w:rPr>
                <w:rFonts w:ascii="Calibri" w:hAnsi="Calibri"/>
                <w:sz w:val="18"/>
              </w:rPr>
            </w:pPr>
            <w:r>
              <w:rPr>
                <w:rFonts w:ascii="Calibri" w:hAnsi="Calibri"/>
                <w:sz w:val="18"/>
              </w:rPr>
              <w:t>变更通知</w:t>
            </w:r>
          </w:p>
        </w:tc>
        <w:tc>
          <w:tcPr>
            <w:tcW w:w="1893" w:type="dxa"/>
            <w:shd w:val="clear" w:color="auto" w:fill="D9D9D9"/>
          </w:tcPr>
          <w:p>
            <w:pPr>
              <w:spacing w:after="15"/>
              <w:jc w:val="center"/>
              <w:rPr>
                <w:rFonts w:ascii="Calibri" w:hAnsi="Calibri"/>
                <w:sz w:val="18"/>
              </w:rPr>
            </w:pPr>
            <w:r>
              <w:rPr>
                <w:rFonts w:ascii="Calibri" w:hAnsi="Calibri"/>
                <w:sz w:val="18"/>
              </w:rPr>
              <w:t>备注</w:t>
            </w:r>
          </w:p>
        </w:tc>
        <w:tc>
          <w:tcPr>
            <w:tcW w:w="941"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rPr>
            </w:pPr>
            <w:r>
              <w:rPr>
                <w:rFonts w:ascii="Calibri" w:hAnsi="Calibri"/>
                <w:sz w:val="18"/>
              </w:rPr>
              <w:t>Server1</w:t>
            </w:r>
          </w:p>
        </w:tc>
        <w:tc>
          <w:tcPr>
            <w:tcW w:w="1418" w:type="dxa"/>
          </w:tcPr>
          <w:p>
            <w:pPr>
              <w:spacing w:after="15"/>
              <w:rPr>
                <w:rFonts w:ascii="Calibri" w:hAnsi="Calibri"/>
                <w:sz w:val="18"/>
              </w:rPr>
            </w:pPr>
            <w:r>
              <w:rPr>
                <w:rFonts w:ascii="Calibri" w:hAnsi="Calibri"/>
                <w:sz w:val="18"/>
              </w:rPr>
              <w:t>STRING(23)</w:t>
            </w:r>
          </w:p>
        </w:tc>
        <w:tc>
          <w:tcPr>
            <w:tcW w:w="1276" w:type="dxa"/>
          </w:tcPr>
          <w:p>
            <w:pPr>
              <w:spacing w:after="15"/>
              <w:rPr>
                <w:rFonts w:ascii="Calibri" w:hAnsi="Calibri"/>
                <w:sz w:val="18"/>
              </w:rPr>
            </w:pPr>
            <w:r>
              <w:rPr>
                <w:rFonts w:ascii="Calibri" w:hAnsi="Calibri"/>
                <w:sz w:val="18"/>
              </w:rPr>
              <w:t>readwrite</w:t>
            </w:r>
          </w:p>
        </w:tc>
        <w:tc>
          <w:tcPr>
            <w:tcW w:w="1276" w:type="dxa"/>
          </w:tcPr>
          <w:p>
            <w:pPr>
              <w:spacing w:after="15"/>
              <w:rPr>
                <w:rFonts w:ascii="Calibri" w:hAnsi="Calibri"/>
                <w:sz w:val="18"/>
              </w:rPr>
            </w:pPr>
            <w:r>
              <w:rPr>
                <w:rFonts w:ascii="Calibri" w:hAnsi="Calibri"/>
                <w:sz w:val="18"/>
              </w:rPr>
              <w:t>有</w:t>
            </w:r>
          </w:p>
        </w:tc>
        <w:tc>
          <w:tcPr>
            <w:tcW w:w="1893" w:type="dxa"/>
          </w:tcPr>
          <w:p>
            <w:pPr>
              <w:spacing w:after="15"/>
              <w:rPr>
                <w:rFonts w:ascii="Calibri" w:hAnsi="Calibri"/>
                <w:sz w:val="18"/>
              </w:rPr>
            </w:pPr>
            <w:r>
              <w:rPr>
                <w:rFonts w:ascii="Calibri" w:hAnsi="Calibri"/>
                <w:sz w:val="18"/>
              </w:rPr>
              <w:t>首选DNS服务器</w:t>
            </w:r>
          </w:p>
        </w:tc>
        <w:tc>
          <w:tcPr>
            <w:tcW w:w="941"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rPr>
            </w:pPr>
            <w:r>
              <w:rPr>
                <w:rFonts w:ascii="Calibri" w:hAnsi="Calibri"/>
                <w:sz w:val="18"/>
              </w:rPr>
              <w:t>Server2</w:t>
            </w:r>
          </w:p>
        </w:tc>
        <w:tc>
          <w:tcPr>
            <w:tcW w:w="1418" w:type="dxa"/>
          </w:tcPr>
          <w:p>
            <w:pPr>
              <w:spacing w:after="15"/>
              <w:rPr>
                <w:rFonts w:ascii="Calibri" w:hAnsi="Calibri"/>
                <w:sz w:val="18"/>
              </w:rPr>
            </w:pPr>
            <w:r>
              <w:rPr>
                <w:rFonts w:ascii="Calibri" w:hAnsi="Calibri"/>
                <w:sz w:val="18"/>
              </w:rPr>
              <w:t>STRING(23)</w:t>
            </w:r>
          </w:p>
        </w:tc>
        <w:tc>
          <w:tcPr>
            <w:tcW w:w="1276" w:type="dxa"/>
          </w:tcPr>
          <w:p>
            <w:pPr>
              <w:spacing w:after="15"/>
              <w:rPr>
                <w:rFonts w:ascii="Calibri" w:hAnsi="Calibri"/>
                <w:sz w:val="18"/>
              </w:rPr>
            </w:pPr>
            <w:r>
              <w:rPr>
                <w:rFonts w:ascii="Calibri" w:hAnsi="Calibri"/>
                <w:sz w:val="18"/>
              </w:rPr>
              <w:t>readwrite</w:t>
            </w:r>
          </w:p>
        </w:tc>
        <w:tc>
          <w:tcPr>
            <w:tcW w:w="1276" w:type="dxa"/>
          </w:tcPr>
          <w:p>
            <w:pPr>
              <w:spacing w:after="15"/>
              <w:rPr>
                <w:rFonts w:ascii="Calibri" w:hAnsi="Calibri"/>
                <w:sz w:val="18"/>
              </w:rPr>
            </w:pPr>
            <w:r>
              <w:rPr>
                <w:rFonts w:ascii="Calibri" w:hAnsi="Calibri"/>
                <w:sz w:val="18"/>
              </w:rPr>
              <w:t>有</w:t>
            </w:r>
          </w:p>
        </w:tc>
        <w:tc>
          <w:tcPr>
            <w:tcW w:w="1893" w:type="dxa"/>
          </w:tcPr>
          <w:p>
            <w:pPr>
              <w:spacing w:after="15"/>
              <w:rPr>
                <w:rFonts w:ascii="Calibri" w:hAnsi="Calibri"/>
                <w:sz w:val="18"/>
              </w:rPr>
            </w:pPr>
            <w:r>
              <w:rPr>
                <w:rFonts w:ascii="Calibri" w:hAnsi="Calibri"/>
                <w:sz w:val="18"/>
              </w:rPr>
              <w:t>备选DNS服务器</w:t>
            </w:r>
          </w:p>
        </w:tc>
        <w:tc>
          <w:tcPr>
            <w:tcW w:w="941" w:type="dxa"/>
          </w:tcPr>
          <w:p>
            <w:pPr>
              <w:spacing w:after="15"/>
              <w:rPr>
                <w:rFonts w:ascii="Calibri" w:hAnsi="Calibri"/>
                <w:sz w:val="18"/>
              </w:rPr>
            </w:pPr>
            <w:r>
              <w:rPr>
                <w:rFonts w:hint="eastAsia" w:ascii="Calibri" w:hAnsi="Calibri"/>
                <w:sz w:val="18"/>
              </w:rPr>
              <w:t>1.0</w:t>
            </w:r>
          </w:p>
        </w:tc>
      </w:tr>
    </w:tbl>
    <w:p>
      <w:pPr>
        <w:spacing w:after="15"/>
      </w:pPr>
    </w:p>
    <w:p>
      <w:pPr>
        <w:spacing w:before="240" w:after="15"/>
        <w:ind w:left="420" w:hanging="420" w:hangingChars="199"/>
        <w:rPr>
          <w:b/>
        </w:rPr>
      </w:pPr>
      <w:r>
        <w:rPr>
          <w:rFonts w:hint="eastAsia"/>
          <w:b/>
        </w:rPr>
        <w:t>方法</w:t>
      </w:r>
    </w:p>
    <w:p>
      <w:pPr>
        <w:pStyle w:val="345"/>
        <w:numPr>
          <w:ilvl w:val="0"/>
          <w:numId w:val="129"/>
        </w:numPr>
        <w:ind w:firstLineChars="0"/>
      </w:pPr>
      <w:r>
        <w:rPr>
          <w:rFonts w:cs="Calibri"/>
        </w:rPr>
        <w:t>FlushDNS(OUT UINT32 result</w:t>
      </w:r>
      <w:r>
        <w:rPr>
          <w:rFonts w:hint="eastAsia"/>
        </w:rPr>
        <w:t>，</w:t>
      </w:r>
      <w:r>
        <w:t>OUT STRING errdesc);</w:t>
      </w:r>
    </w:p>
    <w:p>
      <w:pPr>
        <w:spacing w:after="15"/>
        <w:ind w:firstLine="315" w:firstLineChars="150"/>
      </w:pPr>
      <w:r>
        <w:rPr>
          <w:rFonts w:hint="eastAsia"/>
        </w:rPr>
        <w:t>清除DNS缓存。</w:t>
      </w:r>
    </w:p>
    <w:bookmarkEnd w:id="921"/>
    <w:bookmarkEnd w:id="922"/>
    <w:p>
      <w:pPr>
        <w:spacing w:after="15"/>
      </w:pPr>
    </w:p>
    <w:p>
      <w:pPr>
        <w:pStyle w:val="152"/>
        <w:spacing w:before="156" w:after="156"/>
      </w:pPr>
      <w:bookmarkStart w:id="923" w:name="_Toc447897285"/>
      <w:r>
        <w:rPr>
          <w:rFonts w:hint="eastAsia"/>
        </w:rPr>
        <w:t>com.ctc.igd1.DNSTunnel</w:t>
      </w:r>
      <w:bookmarkEnd w:id="923"/>
    </w:p>
    <w:p>
      <w:pPr>
        <w:spacing w:before="240" w:after="15"/>
        <w:ind w:left="420" w:leftChars="200"/>
        <w:rPr>
          <w:b/>
        </w:rPr>
      </w:pPr>
      <w:r>
        <w:rPr>
          <w:rFonts w:hint="eastAsia"/>
          <w:b/>
        </w:rPr>
        <w:t>属性</w:t>
      </w:r>
    </w:p>
    <w:tbl>
      <w:tblPr>
        <w:tblStyle w:val="66"/>
        <w:tblW w:w="8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4"/>
        <w:gridCol w:w="1708"/>
        <w:gridCol w:w="1121"/>
        <w:gridCol w:w="1086"/>
        <w:gridCol w:w="1482"/>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4" w:type="dxa"/>
            <w:shd w:val="clear" w:color="auto" w:fill="D9D9D9"/>
          </w:tcPr>
          <w:p>
            <w:pPr>
              <w:spacing w:after="15"/>
              <w:rPr>
                <w:rFonts w:ascii="Calibri" w:hAnsi="Calibri"/>
                <w:sz w:val="18"/>
                <w:szCs w:val="18"/>
              </w:rPr>
            </w:pPr>
            <w:bookmarkStart w:id="924" w:name="_Toc444965288"/>
            <w:r>
              <w:rPr>
                <w:rFonts w:ascii="Calibri" w:hAnsi="Calibri"/>
                <w:sz w:val="18"/>
                <w:szCs w:val="18"/>
              </w:rPr>
              <w:t>属性名</w:t>
            </w:r>
          </w:p>
        </w:tc>
        <w:tc>
          <w:tcPr>
            <w:tcW w:w="1708" w:type="dxa"/>
            <w:shd w:val="clear" w:color="auto" w:fill="D9D9D9"/>
          </w:tcPr>
          <w:p>
            <w:pPr>
              <w:spacing w:after="15"/>
              <w:rPr>
                <w:rFonts w:ascii="Calibri" w:hAnsi="Calibri"/>
                <w:sz w:val="18"/>
                <w:szCs w:val="18"/>
              </w:rPr>
            </w:pPr>
            <w:r>
              <w:rPr>
                <w:rFonts w:ascii="Calibri" w:hAnsi="Calibri"/>
                <w:sz w:val="18"/>
                <w:szCs w:val="18"/>
              </w:rPr>
              <w:t>类型</w:t>
            </w:r>
          </w:p>
        </w:tc>
        <w:tc>
          <w:tcPr>
            <w:tcW w:w="1121" w:type="dxa"/>
            <w:shd w:val="clear" w:color="auto" w:fill="D9D9D9"/>
          </w:tcPr>
          <w:p>
            <w:pPr>
              <w:spacing w:after="15"/>
              <w:rPr>
                <w:rFonts w:ascii="Calibri" w:hAnsi="Calibri"/>
                <w:sz w:val="18"/>
                <w:szCs w:val="18"/>
              </w:rPr>
            </w:pPr>
            <w:r>
              <w:rPr>
                <w:rFonts w:ascii="Calibri" w:hAnsi="Calibri"/>
                <w:sz w:val="18"/>
                <w:szCs w:val="18"/>
              </w:rPr>
              <w:t>权限</w:t>
            </w:r>
          </w:p>
        </w:tc>
        <w:tc>
          <w:tcPr>
            <w:tcW w:w="1086" w:type="dxa"/>
            <w:shd w:val="clear" w:color="auto" w:fill="D9D9D9"/>
          </w:tcPr>
          <w:p>
            <w:pPr>
              <w:spacing w:after="15"/>
              <w:rPr>
                <w:rFonts w:ascii="Calibri" w:hAnsi="Calibri"/>
                <w:sz w:val="18"/>
                <w:szCs w:val="18"/>
              </w:rPr>
            </w:pPr>
            <w:r>
              <w:rPr>
                <w:rFonts w:ascii="Calibri" w:hAnsi="Calibri"/>
                <w:sz w:val="18"/>
                <w:szCs w:val="18"/>
              </w:rPr>
              <w:t>变更通知</w:t>
            </w:r>
          </w:p>
        </w:tc>
        <w:tc>
          <w:tcPr>
            <w:tcW w:w="1482" w:type="dxa"/>
            <w:shd w:val="clear" w:color="auto" w:fill="D9D9D9"/>
          </w:tcPr>
          <w:p>
            <w:pPr>
              <w:spacing w:after="15"/>
              <w:rPr>
                <w:rFonts w:ascii="Calibri" w:hAnsi="Calibri"/>
                <w:sz w:val="18"/>
                <w:szCs w:val="18"/>
              </w:rPr>
            </w:pPr>
            <w:r>
              <w:rPr>
                <w:rFonts w:ascii="Calibri" w:hAnsi="Calibri"/>
                <w:sz w:val="18"/>
                <w:szCs w:val="18"/>
              </w:rPr>
              <w:t>备注</w:t>
            </w:r>
          </w:p>
        </w:tc>
        <w:tc>
          <w:tcPr>
            <w:tcW w:w="1417" w:type="dxa"/>
            <w:shd w:val="clear" w:color="auto" w:fill="D9D9D9"/>
          </w:tcPr>
          <w:p>
            <w:pPr>
              <w:spacing w:after="15"/>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4" w:type="dxa"/>
          </w:tcPr>
          <w:p>
            <w:pPr>
              <w:spacing w:after="15"/>
              <w:rPr>
                <w:rFonts w:ascii="Calibri" w:hAnsi="Calibri"/>
                <w:sz w:val="18"/>
                <w:szCs w:val="18"/>
              </w:rPr>
            </w:pPr>
            <w:r>
              <w:rPr>
                <w:rFonts w:ascii="Calibri" w:hAnsi="Calibri"/>
                <w:sz w:val="18"/>
                <w:szCs w:val="18"/>
              </w:rPr>
              <w:t>ServerIP</w:t>
            </w:r>
          </w:p>
        </w:tc>
        <w:tc>
          <w:tcPr>
            <w:tcW w:w="1708" w:type="dxa"/>
          </w:tcPr>
          <w:p>
            <w:pPr>
              <w:spacing w:after="15"/>
              <w:rPr>
                <w:rFonts w:ascii="Calibri" w:hAnsi="Calibri"/>
                <w:sz w:val="18"/>
                <w:szCs w:val="18"/>
              </w:rPr>
            </w:pPr>
            <w:r>
              <w:rPr>
                <w:rFonts w:ascii="Calibri" w:hAnsi="Calibri"/>
                <w:sz w:val="18"/>
                <w:szCs w:val="18"/>
              </w:rPr>
              <w:t>STRING(23)</w:t>
            </w:r>
          </w:p>
        </w:tc>
        <w:tc>
          <w:tcPr>
            <w:tcW w:w="1121" w:type="dxa"/>
          </w:tcPr>
          <w:p>
            <w:pPr>
              <w:spacing w:after="15"/>
              <w:rPr>
                <w:rFonts w:ascii="Calibri" w:hAnsi="Calibri"/>
                <w:sz w:val="18"/>
                <w:szCs w:val="18"/>
              </w:rPr>
            </w:pPr>
            <w:r>
              <w:rPr>
                <w:rFonts w:ascii="Calibri" w:hAnsi="Calibri"/>
                <w:sz w:val="18"/>
                <w:szCs w:val="18"/>
              </w:rPr>
              <w:t>readwrite</w:t>
            </w:r>
          </w:p>
        </w:tc>
        <w:tc>
          <w:tcPr>
            <w:tcW w:w="1086" w:type="dxa"/>
          </w:tcPr>
          <w:p>
            <w:pPr>
              <w:spacing w:after="15"/>
              <w:rPr>
                <w:rFonts w:ascii="Calibri" w:hAnsi="Calibri"/>
                <w:sz w:val="18"/>
                <w:szCs w:val="18"/>
              </w:rPr>
            </w:pPr>
            <w:r>
              <w:rPr>
                <w:rFonts w:ascii="Calibri" w:hAnsi="Calibri"/>
                <w:sz w:val="18"/>
                <w:szCs w:val="18"/>
              </w:rPr>
              <w:t>无</w:t>
            </w:r>
          </w:p>
        </w:tc>
        <w:tc>
          <w:tcPr>
            <w:tcW w:w="1482" w:type="dxa"/>
          </w:tcPr>
          <w:p>
            <w:pPr>
              <w:spacing w:after="15"/>
              <w:rPr>
                <w:rFonts w:ascii="Calibri" w:hAnsi="Calibri"/>
                <w:sz w:val="18"/>
                <w:szCs w:val="18"/>
              </w:rPr>
            </w:pPr>
          </w:p>
        </w:tc>
        <w:tc>
          <w:tcPr>
            <w:tcW w:w="1417" w:type="dxa"/>
          </w:tcPr>
          <w:p>
            <w:pPr>
              <w:spacing w:after="15"/>
              <w:rPr>
                <w:rFonts w:ascii="Calibri" w:hAnsi="Calibri"/>
                <w:sz w:val="18"/>
                <w:szCs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74" w:type="dxa"/>
          </w:tcPr>
          <w:p>
            <w:pPr>
              <w:spacing w:after="15"/>
              <w:rPr>
                <w:rFonts w:ascii="Calibri" w:hAnsi="Calibri"/>
                <w:sz w:val="18"/>
                <w:szCs w:val="18"/>
              </w:rPr>
            </w:pPr>
            <w:r>
              <w:rPr>
                <w:rFonts w:ascii="Calibri" w:hAnsi="Calibri"/>
                <w:sz w:val="18"/>
                <w:szCs w:val="18"/>
              </w:rPr>
              <w:t>DomainName</w:t>
            </w:r>
          </w:p>
        </w:tc>
        <w:tc>
          <w:tcPr>
            <w:tcW w:w="1708" w:type="dxa"/>
          </w:tcPr>
          <w:p>
            <w:pPr>
              <w:spacing w:after="15"/>
              <w:rPr>
                <w:rFonts w:ascii="Calibri" w:hAnsi="Calibri"/>
                <w:sz w:val="18"/>
                <w:szCs w:val="18"/>
              </w:rPr>
            </w:pPr>
            <w:r>
              <w:rPr>
                <w:rFonts w:ascii="Calibri" w:hAnsi="Calibri"/>
                <w:sz w:val="18"/>
                <w:szCs w:val="18"/>
              </w:rPr>
              <w:t>ARRAY&lt;STRING(63)&gt;</w:t>
            </w:r>
          </w:p>
        </w:tc>
        <w:tc>
          <w:tcPr>
            <w:tcW w:w="1121" w:type="dxa"/>
          </w:tcPr>
          <w:p>
            <w:pPr>
              <w:spacing w:after="15"/>
              <w:rPr>
                <w:rFonts w:ascii="Calibri" w:hAnsi="Calibri"/>
                <w:sz w:val="18"/>
                <w:szCs w:val="18"/>
              </w:rPr>
            </w:pPr>
            <w:r>
              <w:rPr>
                <w:rFonts w:ascii="Calibri" w:hAnsi="Calibri"/>
                <w:sz w:val="18"/>
                <w:szCs w:val="18"/>
              </w:rPr>
              <w:t>readwrite</w:t>
            </w:r>
          </w:p>
        </w:tc>
        <w:tc>
          <w:tcPr>
            <w:tcW w:w="1086" w:type="dxa"/>
          </w:tcPr>
          <w:p>
            <w:pPr>
              <w:spacing w:after="15"/>
              <w:rPr>
                <w:rFonts w:ascii="Calibri" w:hAnsi="Calibri"/>
                <w:sz w:val="18"/>
                <w:szCs w:val="18"/>
              </w:rPr>
            </w:pPr>
            <w:r>
              <w:rPr>
                <w:rFonts w:ascii="Calibri" w:hAnsi="Calibri"/>
                <w:sz w:val="18"/>
                <w:szCs w:val="18"/>
              </w:rPr>
              <w:t>无</w:t>
            </w:r>
          </w:p>
        </w:tc>
        <w:tc>
          <w:tcPr>
            <w:tcW w:w="1482" w:type="dxa"/>
          </w:tcPr>
          <w:p>
            <w:pPr>
              <w:spacing w:after="15"/>
              <w:rPr>
                <w:rFonts w:ascii="Calibri" w:hAnsi="Calibri"/>
                <w:sz w:val="18"/>
                <w:szCs w:val="18"/>
              </w:rPr>
            </w:pPr>
          </w:p>
        </w:tc>
        <w:tc>
          <w:tcPr>
            <w:tcW w:w="1417" w:type="dxa"/>
          </w:tcPr>
          <w:p>
            <w:pPr>
              <w:spacing w:after="15"/>
              <w:rPr>
                <w:rFonts w:ascii="Calibri" w:hAnsi="Calibri"/>
                <w:sz w:val="18"/>
                <w:szCs w:val="18"/>
              </w:rPr>
            </w:pPr>
            <w:r>
              <w:rPr>
                <w:rFonts w:hint="eastAsia" w:ascii="Calibri" w:hAnsi="Calibri"/>
                <w:sz w:val="18"/>
              </w:rPr>
              <w:t>1.0</w:t>
            </w:r>
          </w:p>
        </w:tc>
      </w:tr>
    </w:tbl>
    <w:p>
      <w:pPr>
        <w:spacing w:after="15"/>
      </w:pPr>
    </w:p>
    <w:p>
      <w:pPr>
        <w:pStyle w:val="152"/>
        <w:spacing w:before="156" w:after="156"/>
      </w:pPr>
      <w:r>
        <w:rPr>
          <w:rFonts w:hint="eastAsia"/>
        </w:rPr>
        <w:t>com.ctc.igd1.DNSv6ServerConfig</w:t>
      </w:r>
    </w:p>
    <w:p>
      <w:pPr>
        <w:spacing w:before="240" w:after="15"/>
        <w:ind w:left="420" w:leftChars="200"/>
        <w:rPr>
          <w:b/>
        </w:rPr>
      </w:pPr>
      <w:r>
        <w:rPr>
          <w:rFonts w:hint="eastAsia"/>
          <w:b/>
        </w:rPr>
        <w:t>属性</w:t>
      </w:r>
    </w:p>
    <w:tbl>
      <w:tblPr>
        <w:tblStyle w:val="66"/>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418"/>
        <w:gridCol w:w="1276"/>
        <w:gridCol w:w="1276"/>
        <w:gridCol w:w="1893"/>
        <w:gridCol w:w="1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D9D9D9"/>
          </w:tcPr>
          <w:p>
            <w:pPr>
              <w:spacing w:after="15"/>
              <w:jc w:val="center"/>
              <w:rPr>
                <w:rFonts w:ascii="Calibri" w:hAnsi="Calibri"/>
                <w:sz w:val="18"/>
              </w:rPr>
            </w:pPr>
            <w:r>
              <w:rPr>
                <w:rFonts w:ascii="Calibri" w:hAnsi="Calibri"/>
                <w:sz w:val="18"/>
              </w:rPr>
              <w:t>属性名</w:t>
            </w:r>
          </w:p>
        </w:tc>
        <w:tc>
          <w:tcPr>
            <w:tcW w:w="1418" w:type="dxa"/>
            <w:shd w:val="clear" w:color="auto" w:fill="D9D9D9"/>
          </w:tcPr>
          <w:p>
            <w:pPr>
              <w:spacing w:after="15"/>
              <w:jc w:val="center"/>
              <w:rPr>
                <w:rFonts w:ascii="Calibri" w:hAnsi="Calibri"/>
                <w:sz w:val="18"/>
              </w:rPr>
            </w:pPr>
            <w:r>
              <w:rPr>
                <w:rFonts w:ascii="Calibri" w:hAnsi="Calibri"/>
                <w:sz w:val="18"/>
              </w:rPr>
              <w:t>类型</w:t>
            </w:r>
          </w:p>
        </w:tc>
        <w:tc>
          <w:tcPr>
            <w:tcW w:w="1276" w:type="dxa"/>
            <w:shd w:val="clear" w:color="auto" w:fill="D9D9D9"/>
          </w:tcPr>
          <w:p>
            <w:pPr>
              <w:spacing w:after="15"/>
              <w:jc w:val="center"/>
              <w:rPr>
                <w:rFonts w:ascii="Calibri" w:hAnsi="Calibri"/>
                <w:sz w:val="18"/>
              </w:rPr>
            </w:pPr>
            <w:r>
              <w:rPr>
                <w:rFonts w:ascii="Calibri" w:hAnsi="Calibri"/>
                <w:sz w:val="18"/>
              </w:rPr>
              <w:t>权限</w:t>
            </w:r>
          </w:p>
        </w:tc>
        <w:tc>
          <w:tcPr>
            <w:tcW w:w="1276" w:type="dxa"/>
            <w:shd w:val="clear" w:color="auto" w:fill="D9D9D9"/>
          </w:tcPr>
          <w:p>
            <w:pPr>
              <w:spacing w:after="15"/>
              <w:jc w:val="center"/>
              <w:rPr>
                <w:rFonts w:ascii="Calibri" w:hAnsi="Calibri"/>
                <w:sz w:val="18"/>
              </w:rPr>
            </w:pPr>
            <w:r>
              <w:rPr>
                <w:rFonts w:ascii="Calibri" w:hAnsi="Calibri"/>
                <w:sz w:val="18"/>
              </w:rPr>
              <w:t>变更通知</w:t>
            </w:r>
          </w:p>
        </w:tc>
        <w:tc>
          <w:tcPr>
            <w:tcW w:w="1893" w:type="dxa"/>
            <w:shd w:val="clear" w:color="auto" w:fill="D9D9D9"/>
          </w:tcPr>
          <w:p>
            <w:pPr>
              <w:spacing w:after="15"/>
              <w:jc w:val="center"/>
              <w:rPr>
                <w:rFonts w:ascii="Calibri" w:hAnsi="Calibri"/>
                <w:sz w:val="18"/>
              </w:rPr>
            </w:pPr>
            <w:r>
              <w:rPr>
                <w:rFonts w:ascii="Calibri" w:hAnsi="Calibri"/>
                <w:sz w:val="18"/>
              </w:rPr>
              <w:t>备注</w:t>
            </w:r>
          </w:p>
        </w:tc>
        <w:tc>
          <w:tcPr>
            <w:tcW w:w="1083"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rPr>
            </w:pPr>
            <w:r>
              <w:rPr>
                <w:rFonts w:ascii="Calibri" w:hAnsi="Calibri"/>
                <w:sz w:val="18"/>
              </w:rPr>
              <w:t>Server1</w:t>
            </w:r>
          </w:p>
        </w:tc>
        <w:tc>
          <w:tcPr>
            <w:tcW w:w="1418" w:type="dxa"/>
          </w:tcPr>
          <w:p>
            <w:pPr>
              <w:spacing w:after="15"/>
              <w:rPr>
                <w:rFonts w:ascii="Calibri" w:hAnsi="Calibri"/>
                <w:sz w:val="18"/>
              </w:rPr>
            </w:pPr>
            <w:r>
              <w:rPr>
                <w:rFonts w:ascii="Calibri" w:hAnsi="Calibri"/>
                <w:sz w:val="18"/>
              </w:rPr>
              <w:t>STRING(63)</w:t>
            </w:r>
          </w:p>
        </w:tc>
        <w:tc>
          <w:tcPr>
            <w:tcW w:w="1276" w:type="dxa"/>
          </w:tcPr>
          <w:p>
            <w:pPr>
              <w:spacing w:after="15"/>
              <w:rPr>
                <w:rFonts w:ascii="Calibri" w:hAnsi="Calibri"/>
                <w:sz w:val="18"/>
              </w:rPr>
            </w:pPr>
            <w:r>
              <w:rPr>
                <w:rFonts w:ascii="Calibri" w:hAnsi="Calibri"/>
                <w:sz w:val="18"/>
              </w:rPr>
              <w:t>readwrite</w:t>
            </w:r>
          </w:p>
        </w:tc>
        <w:tc>
          <w:tcPr>
            <w:tcW w:w="1276" w:type="dxa"/>
          </w:tcPr>
          <w:p>
            <w:pPr>
              <w:spacing w:after="15"/>
              <w:rPr>
                <w:rFonts w:ascii="Calibri" w:hAnsi="Calibri"/>
                <w:sz w:val="18"/>
              </w:rPr>
            </w:pPr>
            <w:r>
              <w:rPr>
                <w:rFonts w:ascii="Calibri" w:hAnsi="Calibri"/>
                <w:sz w:val="18"/>
              </w:rPr>
              <w:t>有</w:t>
            </w:r>
          </w:p>
        </w:tc>
        <w:tc>
          <w:tcPr>
            <w:tcW w:w="1893" w:type="dxa"/>
          </w:tcPr>
          <w:p>
            <w:pPr>
              <w:spacing w:after="15"/>
              <w:rPr>
                <w:rFonts w:ascii="Calibri" w:hAnsi="Calibri"/>
                <w:sz w:val="18"/>
              </w:rPr>
            </w:pPr>
            <w:r>
              <w:rPr>
                <w:rFonts w:ascii="Calibri" w:hAnsi="Calibri"/>
                <w:sz w:val="18"/>
              </w:rPr>
              <w:t>首选DNS服务器</w:t>
            </w:r>
          </w:p>
        </w:tc>
        <w:tc>
          <w:tcPr>
            <w:tcW w:w="1083"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spacing w:after="15"/>
              <w:rPr>
                <w:rFonts w:ascii="Calibri" w:hAnsi="Calibri"/>
                <w:sz w:val="18"/>
              </w:rPr>
            </w:pPr>
            <w:r>
              <w:rPr>
                <w:rFonts w:ascii="Calibri" w:hAnsi="Calibri"/>
                <w:sz w:val="18"/>
              </w:rPr>
              <w:t>Server2</w:t>
            </w:r>
          </w:p>
        </w:tc>
        <w:tc>
          <w:tcPr>
            <w:tcW w:w="1418" w:type="dxa"/>
          </w:tcPr>
          <w:p>
            <w:pPr>
              <w:spacing w:after="15"/>
              <w:rPr>
                <w:rFonts w:ascii="Calibri" w:hAnsi="Calibri"/>
                <w:sz w:val="18"/>
              </w:rPr>
            </w:pPr>
            <w:r>
              <w:rPr>
                <w:rFonts w:ascii="Calibri" w:hAnsi="Calibri"/>
                <w:sz w:val="18"/>
              </w:rPr>
              <w:t>STRING(63)</w:t>
            </w:r>
          </w:p>
        </w:tc>
        <w:tc>
          <w:tcPr>
            <w:tcW w:w="1276" w:type="dxa"/>
          </w:tcPr>
          <w:p>
            <w:pPr>
              <w:spacing w:after="15"/>
              <w:rPr>
                <w:rFonts w:ascii="Calibri" w:hAnsi="Calibri"/>
                <w:sz w:val="18"/>
              </w:rPr>
            </w:pPr>
            <w:r>
              <w:rPr>
                <w:rFonts w:ascii="Calibri" w:hAnsi="Calibri"/>
                <w:sz w:val="18"/>
              </w:rPr>
              <w:t>readwrite</w:t>
            </w:r>
          </w:p>
        </w:tc>
        <w:tc>
          <w:tcPr>
            <w:tcW w:w="1276" w:type="dxa"/>
          </w:tcPr>
          <w:p>
            <w:pPr>
              <w:spacing w:after="15"/>
              <w:rPr>
                <w:rFonts w:ascii="Calibri" w:hAnsi="Calibri"/>
                <w:sz w:val="18"/>
              </w:rPr>
            </w:pPr>
            <w:r>
              <w:rPr>
                <w:rFonts w:ascii="Calibri" w:hAnsi="Calibri"/>
                <w:sz w:val="18"/>
              </w:rPr>
              <w:t>有</w:t>
            </w:r>
          </w:p>
        </w:tc>
        <w:tc>
          <w:tcPr>
            <w:tcW w:w="1893" w:type="dxa"/>
          </w:tcPr>
          <w:p>
            <w:pPr>
              <w:spacing w:after="15"/>
              <w:rPr>
                <w:rFonts w:ascii="Calibri" w:hAnsi="Calibri"/>
                <w:sz w:val="18"/>
              </w:rPr>
            </w:pPr>
            <w:r>
              <w:rPr>
                <w:rFonts w:ascii="Calibri" w:hAnsi="Calibri"/>
                <w:sz w:val="18"/>
              </w:rPr>
              <w:t>备选DNS服务器</w:t>
            </w:r>
          </w:p>
        </w:tc>
        <w:tc>
          <w:tcPr>
            <w:tcW w:w="1083" w:type="dxa"/>
          </w:tcPr>
          <w:p>
            <w:pPr>
              <w:spacing w:after="15"/>
              <w:rPr>
                <w:rFonts w:ascii="Calibri" w:hAnsi="Calibri"/>
                <w:sz w:val="18"/>
              </w:rPr>
            </w:pPr>
            <w:r>
              <w:rPr>
                <w:rFonts w:hint="eastAsia" w:ascii="Calibri" w:hAnsi="Calibri"/>
                <w:sz w:val="18"/>
              </w:rPr>
              <w:t>1.0</w:t>
            </w:r>
          </w:p>
        </w:tc>
      </w:tr>
    </w:tbl>
    <w:p>
      <w:pPr>
        <w:spacing w:after="15"/>
      </w:pPr>
    </w:p>
    <w:p>
      <w:pPr>
        <w:spacing w:before="240" w:after="15"/>
        <w:ind w:left="420" w:hanging="420" w:hangingChars="199"/>
        <w:rPr>
          <w:b/>
        </w:rPr>
      </w:pPr>
      <w:r>
        <w:rPr>
          <w:rFonts w:hint="eastAsia"/>
          <w:b/>
        </w:rPr>
        <w:t>方法</w:t>
      </w:r>
    </w:p>
    <w:p>
      <w:pPr>
        <w:pStyle w:val="345"/>
        <w:numPr>
          <w:ilvl w:val="0"/>
          <w:numId w:val="129"/>
        </w:numPr>
        <w:ind w:firstLineChars="0"/>
      </w:pPr>
      <w:r>
        <w:rPr>
          <w:rFonts w:cs="Calibri"/>
        </w:rPr>
        <w:t>FlushDNS(OUT UINT32 result</w:t>
      </w:r>
      <w:r>
        <w:rPr>
          <w:rFonts w:hint="eastAsia"/>
        </w:rPr>
        <w:t>，</w:t>
      </w:r>
      <w:r>
        <w:t>OUT STRING errdesc);</w:t>
      </w:r>
    </w:p>
    <w:p>
      <w:pPr>
        <w:spacing w:after="15"/>
        <w:ind w:firstLine="315" w:firstLineChars="150"/>
      </w:pPr>
      <w:r>
        <w:rPr>
          <w:rFonts w:hint="eastAsia"/>
        </w:rPr>
        <w:t>清除DNS缓存。</w:t>
      </w:r>
    </w:p>
    <w:p>
      <w:pPr>
        <w:pStyle w:val="47"/>
        <w:spacing w:after="15"/>
      </w:pPr>
    </w:p>
    <w:p>
      <w:pPr>
        <w:spacing w:after="15"/>
      </w:pPr>
    </w:p>
    <w:p>
      <w:pPr>
        <w:pStyle w:val="147"/>
        <w:numPr>
          <w:ilvl w:val="3"/>
          <w:numId w:val="143"/>
        </w:numPr>
        <w:spacing w:beforeLines="0" w:afterLines="0"/>
      </w:pPr>
      <w:r>
        <w:t>D</w:t>
      </w:r>
      <w:r>
        <w:rPr>
          <w:rFonts w:hint="eastAsia"/>
        </w:rPr>
        <w:t>Bus对象</w:t>
      </w:r>
    </w:p>
    <w:bookmarkEnd w:id="924"/>
    <w:tbl>
      <w:tblPr>
        <w:tblStyle w:val="6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5"/>
        <w:gridCol w:w="3438"/>
        <w:gridCol w:w="1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5" w:type="dxa"/>
          </w:tcPr>
          <w:p>
            <w:pPr>
              <w:spacing w:after="15"/>
              <w:rPr>
                <w:sz w:val="18"/>
              </w:rPr>
            </w:pPr>
            <w:r>
              <w:rPr>
                <w:rFonts w:hint="eastAsia"/>
                <w:sz w:val="18"/>
              </w:rPr>
              <w:t>Object Path</w:t>
            </w:r>
          </w:p>
        </w:tc>
        <w:tc>
          <w:tcPr>
            <w:tcW w:w="3438" w:type="dxa"/>
          </w:tcPr>
          <w:p>
            <w:pPr>
              <w:spacing w:after="15"/>
              <w:rPr>
                <w:sz w:val="18"/>
              </w:rPr>
            </w:pPr>
            <w:r>
              <w:rPr>
                <w:rFonts w:hint="eastAsia"/>
                <w:sz w:val="18"/>
              </w:rPr>
              <w:t>接口</w:t>
            </w:r>
          </w:p>
        </w:tc>
        <w:tc>
          <w:tcPr>
            <w:tcW w:w="1919" w:type="dxa"/>
          </w:tcPr>
          <w:p>
            <w:pPr>
              <w:spacing w:after="15"/>
              <w:rPr>
                <w:sz w:val="18"/>
              </w:rPr>
            </w:pPr>
            <w:r>
              <w:rPr>
                <w:rFonts w:hint="eastAsia"/>
                <w:sz w:val="18"/>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5" w:type="dxa"/>
          </w:tcPr>
          <w:p>
            <w:pPr>
              <w:spacing w:after="15"/>
              <w:rPr>
                <w:sz w:val="18"/>
              </w:rPr>
            </w:pPr>
            <w:r>
              <w:rPr>
                <w:rFonts w:hint="eastAsia"/>
                <w:sz w:val="18"/>
              </w:rPr>
              <w:t>/com/ctc/igd1</w:t>
            </w:r>
            <w:r>
              <w:rPr>
                <w:sz w:val="18"/>
              </w:rPr>
              <w:t>/Network</w:t>
            </w:r>
            <w:r>
              <w:rPr>
                <w:rFonts w:hint="eastAsia"/>
                <w:sz w:val="18"/>
              </w:rPr>
              <w:t>/dns</w:t>
            </w:r>
          </w:p>
        </w:tc>
        <w:tc>
          <w:tcPr>
            <w:tcW w:w="3438" w:type="dxa"/>
          </w:tcPr>
          <w:p>
            <w:pPr>
              <w:spacing w:after="15"/>
              <w:rPr>
                <w:sz w:val="18"/>
              </w:rPr>
            </w:pPr>
            <w:r>
              <w:rPr>
                <w:rFonts w:hint="eastAsia"/>
                <w:sz w:val="18"/>
              </w:rPr>
              <w:t>com.ctc.igd1.ObjectManager</w:t>
            </w:r>
          </w:p>
          <w:p>
            <w:pPr>
              <w:spacing w:after="15"/>
              <w:rPr>
                <w:sz w:val="18"/>
              </w:rPr>
            </w:pPr>
            <w:r>
              <w:rPr>
                <w:rFonts w:hint="eastAsia"/>
                <w:sz w:val="18"/>
              </w:rPr>
              <w:t>com.ctc.igd1.DNSServerConfig</w:t>
            </w:r>
          </w:p>
        </w:tc>
        <w:tc>
          <w:tcPr>
            <w:tcW w:w="1919" w:type="dxa"/>
          </w:tcPr>
          <w:p>
            <w:pPr>
              <w:spacing w:after="15"/>
              <w:rPr>
                <w:sz w:val="18"/>
              </w:rPr>
            </w:pPr>
            <w:r>
              <w:rPr>
                <w:sz w:val="18"/>
              </w:rPr>
              <w:t>DNS服务配置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5" w:type="dxa"/>
          </w:tcPr>
          <w:p>
            <w:pPr>
              <w:spacing w:after="15"/>
              <w:rPr>
                <w:sz w:val="18"/>
              </w:rPr>
            </w:pPr>
            <w:r>
              <w:rPr>
                <w:rFonts w:hint="eastAsia"/>
                <w:sz w:val="18"/>
              </w:rPr>
              <w:t>/com/ctc/igd1</w:t>
            </w:r>
            <w:r>
              <w:rPr>
                <w:sz w:val="18"/>
              </w:rPr>
              <w:t>/Network</w:t>
            </w:r>
            <w:r>
              <w:rPr>
                <w:rFonts w:hint="eastAsia"/>
                <w:sz w:val="18"/>
              </w:rPr>
              <w:t>/dns/{i}</w:t>
            </w:r>
          </w:p>
        </w:tc>
        <w:tc>
          <w:tcPr>
            <w:tcW w:w="3438" w:type="dxa"/>
          </w:tcPr>
          <w:p>
            <w:pPr>
              <w:spacing w:after="15"/>
              <w:rPr>
                <w:sz w:val="18"/>
              </w:rPr>
            </w:pPr>
            <w:r>
              <w:rPr>
                <w:rFonts w:hint="eastAsia"/>
                <w:sz w:val="18"/>
              </w:rPr>
              <w:t>com.ctc.igd1.DNSTunnel</w:t>
            </w:r>
          </w:p>
        </w:tc>
        <w:tc>
          <w:tcPr>
            <w:tcW w:w="1919" w:type="dxa"/>
          </w:tcPr>
          <w:p>
            <w:pPr>
              <w:spacing w:after="15"/>
              <w:rPr>
                <w:sz w:val="18"/>
              </w:rPr>
            </w:pPr>
            <w:r>
              <w:rPr>
                <w:sz w:val="18"/>
              </w:rPr>
              <w:t>DNS服务配置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5" w:type="dxa"/>
          </w:tcPr>
          <w:p>
            <w:pPr>
              <w:spacing w:after="15"/>
              <w:rPr>
                <w:sz w:val="18"/>
              </w:rPr>
            </w:pPr>
            <w:r>
              <w:rPr>
                <w:rFonts w:hint="eastAsia"/>
                <w:sz w:val="18"/>
              </w:rPr>
              <w:t>/com/ctc/igd1/Network/dnsv6</w:t>
            </w:r>
          </w:p>
        </w:tc>
        <w:tc>
          <w:tcPr>
            <w:tcW w:w="3438" w:type="dxa"/>
          </w:tcPr>
          <w:p>
            <w:pPr>
              <w:spacing w:after="15"/>
              <w:rPr>
                <w:sz w:val="18"/>
              </w:rPr>
            </w:pPr>
            <w:r>
              <w:rPr>
                <w:rFonts w:hint="eastAsia"/>
                <w:sz w:val="18"/>
              </w:rPr>
              <w:t>com.ctc.igd1.DNSv6ServerConfig</w:t>
            </w:r>
          </w:p>
        </w:tc>
        <w:tc>
          <w:tcPr>
            <w:tcW w:w="1919" w:type="dxa"/>
          </w:tcPr>
          <w:p>
            <w:pPr>
              <w:spacing w:after="15"/>
              <w:rPr>
                <w:sz w:val="18"/>
              </w:rPr>
            </w:pPr>
            <w:r>
              <w:rPr>
                <w:rFonts w:hint="eastAsia"/>
                <w:sz w:val="18"/>
              </w:rPr>
              <w:t>DNSv6服务配置</w:t>
            </w:r>
          </w:p>
        </w:tc>
      </w:tr>
    </w:tbl>
    <w:p>
      <w:pPr>
        <w:spacing w:after="15"/>
      </w:pPr>
    </w:p>
    <w:p>
      <w:pPr>
        <w:pStyle w:val="162"/>
        <w:spacing w:beforeLines="0" w:afterLines="0"/>
        <w:ind w:left="-57"/>
      </w:pPr>
      <w:bookmarkStart w:id="925" w:name="_Toc532477857"/>
      <w:r>
        <w:rPr>
          <w:rFonts w:hint="eastAsia"/>
        </w:rPr>
        <w:t>DDNS服务</w:t>
      </w:r>
      <w:bookmarkEnd w:id="925"/>
    </w:p>
    <w:p>
      <w:pPr>
        <w:pStyle w:val="147"/>
        <w:numPr>
          <w:ilvl w:val="3"/>
          <w:numId w:val="143"/>
        </w:numPr>
        <w:spacing w:beforeLines="0" w:afterLines="0"/>
      </w:pPr>
      <w:r>
        <w:t>D</w:t>
      </w:r>
      <w:r>
        <w:rPr>
          <w:rFonts w:hint="eastAsia"/>
        </w:rPr>
        <w:t>Bus接口</w:t>
      </w:r>
    </w:p>
    <w:p>
      <w:pPr>
        <w:pStyle w:val="152"/>
        <w:spacing w:before="156" w:after="156"/>
      </w:pPr>
      <w:r>
        <w:rPr>
          <w:rFonts w:hint="eastAsia"/>
        </w:rPr>
        <w:t>com.ctc.igd1.DDNSServerConfig</w:t>
      </w:r>
    </w:p>
    <w:p>
      <w:pPr>
        <w:spacing w:before="240" w:after="15"/>
        <w:ind w:left="420" w:leftChars="200"/>
        <w:rPr>
          <w:b/>
        </w:rPr>
      </w:pPr>
      <w:r>
        <w:rPr>
          <w:rFonts w:hint="eastAsia"/>
          <w:b/>
        </w:rPr>
        <w:t>属性</w:t>
      </w:r>
    </w:p>
    <w:tbl>
      <w:tblPr>
        <w:tblStyle w:val="66"/>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1418"/>
        <w:gridCol w:w="1276"/>
        <w:gridCol w:w="1276"/>
        <w:gridCol w:w="1893"/>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shd w:val="clear" w:color="auto" w:fill="D9D9D9"/>
          </w:tcPr>
          <w:p>
            <w:pPr>
              <w:spacing w:after="15"/>
              <w:jc w:val="center"/>
              <w:rPr>
                <w:rFonts w:ascii="Calibri" w:hAnsi="Calibri"/>
                <w:sz w:val="18"/>
              </w:rPr>
            </w:pPr>
            <w:r>
              <w:rPr>
                <w:rFonts w:ascii="Calibri" w:hAnsi="Calibri"/>
                <w:sz w:val="18"/>
              </w:rPr>
              <w:t>属性名</w:t>
            </w:r>
          </w:p>
        </w:tc>
        <w:tc>
          <w:tcPr>
            <w:tcW w:w="1418" w:type="dxa"/>
            <w:shd w:val="clear" w:color="auto" w:fill="D9D9D9"/>
          </w:tcPr>
          <w:p>
            <w:pPr>
              <w:spacing w:after="15"/>
              <w:jc w:val="center"/>
              <w:rPr>
                <w:rFonts w:ascii="Calibri" w:hAnsi="Calibri"/>
                <w:sz w:val="18"/>
              </w:rPr>
            </w:pPr>
            <w:r>
              <w:rPr>
                <w:rFonts w:ascii="Calibri" w:hAnsi="Calibri"/>
                <w:sz w:val="18"/>
              </w:rPr>
              <w:t>类型</w:t>
            </w:r>
          </w:p>
        </w:tc>
        <w:tc>
          <w:tcPr>
            <w:tcW w:w="1276" w:type="dxa"/>
            <w:shd w:val="clear" w:color="auto" w:fill="D9D9D9"/>
          </w:tcPr>
          <w:p>
            <w:pPr>
              <w:spacing w:after="15"/>
              <w:jc w:val="center"/>
              <w:rPr>
                <w:rFonts w:ascii="Calibri" w:hAnsi="Calibri"/>
                <w:sz w:val="18"/>
              </w:rPr>
            </w:pPr>
            <w:r>
              <w:rPr>
                <w:rFonts w:ascii="Calibri" w:hAnsi="Calibri"/>
                <w:sz w:val="18"/>
              </w:rPr>
              <w:t>权限</w:t>
            </w:r>
          </w:p>
        </w:tc>
        <w:tc>
          <w:tcPr>
            <w:tcW w:w="1276" w:type="dxa"/>
            <w:shd w:val="clear" w:color="auto" w:fill="D9D9D9"/>
          </w:tcPr>
          <w:p>
            <w:pPr>
              <w:spacing w:after="15"/>
              <w:jc w:val="center"/>
              <w:rPr>
                <w:rFonts w:ascii="Calibri" w:hAnsi="Calibri"/>
                <w:sz w:val="18"/>
              </w:rPr>
            </w:pPr>
            <w:r>
              <w:rPr>
                <w:rFonts w:ascii="Calibri" w:hAnsi="Calibri"/>
                <w:sz w:val="18"/>
              </w:rPr>
              <w:t>变更通知</w:t>
            </w:r>
          </w:p>
        </w:tc>
        <w:tc>
          <w:tcPr>
            <w:tcW w:w="1893" w:type="dxa"/>
            <w:shd w:val="clear" w:color="auto" w:fill="D9D9D9"/>
          </w:tcPr>
          <w:p>
            <w:pPr>
              <w:spacing w:after="15"/>
              <w:jc w:val="center"/>
              <w:rPr>
                <w:rFonts w:ascii="Calibri" w:hAnsi="Calibri"/>
                <w:sz w:val="18"/>
              </w:rPr>
            </w:pPr>
            <w:r>
              <w:rPr>
                <w:rFonts w:ascii="Calibri" w:hAnsi="Calibri"/>
                <w:sz w:val="18"/>
              </w:rPr>
              <w:t>备注</w:t>
            </w:r>
          </w:p>
        </w:tc>
        <w:tc>
          <w:tcPr>
            <w:tcW w:w="1390"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spacing w:after="15"/>
              <w:rPr>
                <w:rFonts w:ascii="Calibri" w:hAnsi="Calibri"/>
                <w:sz w:val="18"/>
              </w:rPr>
            </w:pPr>
            <w:r>
              <w:rPr>
                <w:rFonts w:asciiTheme="minorHAnsi" w:hAnsiTheme="minorHAnsi" w:eastAsiaTheme="minorEastAsia"/>
                <w:sz w:val="18"/>
                <w:szCs w:val="18"/>
              </w:rPr>
              <w:t>DDNSCfgEnabled</w:t>
            </w:r>
          </w:p>
        </w:tc>
        <w:tc>
          <w:tcPr>
            <w:tcW w:w="1418" w:type="dxa"/>
          </w:tcPr>
          <w:p>
            <w:pPr>
              <w:spacing w:after="15"/>
              <w:rPr>
                <w:rFonts w:ascii="Calibri" w:hAnsi="Calibri"/>
                <w:sz w:val="18"/>
              </w:rPr>
            </w:pPr>
            <w:r>
              <w:rPr>
                <w:rFonts w:asciiTheme="minorHAnsi" w:hAnsiTheme="minorHAnsi" w:eastAsiaTheme="minorEastAsia"/>
                <w:sz w:val="18"/>
                <w:szCs w:val="18"/>
              </w:rPr>
              <w:t>BOOLEAN</w:t>
            </w:r>
          </w:p>
        </w:tc>
        <w:tc>
          <w:tcPr>
            <w:tcW w:w="1276" w:type="dxa"/>
          </w:tcPr>
          <w:p>
            <w:pPr>
              <w:spacing w:after="15"/>
              <w:rPr>
                <w:rFonts w:ascii="Calibri" w:hAnsi="Calibri"/>
                <w:sz w:val="18"/>
              </w:rPr>
            </w:pPr>
            <w:r>
              <w:rPr>
                <w:rFonts w:asciiTheme="minorHAnsi" w:hAnsiTheme="minorHAnsi" w:eastAsiaTheme="minorEastAsia"/>
                <w:sz w:val="18"/>
                <w:szCs w:val="18"/>
              </w:rPr>
              <w:t>readwrite</w:t>
            </w:r>
          </w:p>
        </w:tc>
        <w:tc>
          <w:tcPr>
            <w:tcW w:w="1276" w:type="dxa"/>
          </w:tcPr>
          <w:p>
            <w:pPr>
              <w:spacing w:after="15"/>
              <w:rPr>
                <w:rFonts w:ascii="Calibri" w:hAnsi="Calibri"/>
                <w:sz w:val="18"/>
              </w:rPr>
            </w:pPr>
            <w:r>
              <w:rPr>
                <w:rFonts w:asciiTheme="minorHAnsi" w:hAnsiTheme="minorHAnsi" w:eastAsiaTheme="minorEastAsia"/>
                <w:sz w:val="18"/>
                <w:szCs w:val="18"/>
              </w:rPr>
              <w:t>无</w:t>
            </w:r>
          </w:p>
        </w:tc>
        <w:tc>
          <w:tcPr>
            <w:tcW w:w="1893" w:type="dxa"/>
          </w:tcPr>
          <w:p>
            <w:pPr>
              <w:spacing w:before="156" w:after="15"/>
              <w:jc w:val="left"/>
              <w:rPr>
                <w:rFonts w:asciiTheme="minorHAnsi" w:hAnsiTheme="minorHAnsi" w:eastAsiaTheme="minorEastAsia"/>
                <w:sz w:val="18"/>
                <w:szCs w:val="18"/>
              </w:rPr>
            </w:pPr>
            <w:r>
              <w:rPr>
                <w:rFonts w:asciiTheme="minorHAnsi" w:hAnsiTheme="minorHAnsi" w:eastAsiaTheme="minorEastAsia"/>
                <w:sz w:val="18"/>
                <w:szCs w:val="18"/>
              </w:rPr>
              <w:t>启动DDNS功能开</w:t>
            </w:r>
          </w:p>
          <w:p>
            <w:pPr>
              <w:spacing w:before="156" w:after="15"/>
              <w:rPr>
                <w:rFonts w:ascii="Calibri" w:hAnsi="Calibri" w:eastAsia="黑体"/>
                <w:sz w:val="18"/>
              </w:rPr>
            </w:pPr>
            <w:r>
              <w:rPr>
                <w:rFonts w:asciiTheme="minorHAnsi" w:hAnsiTheme="minorHAnsi" w:eastAsiaTheme="minorEastAsia"/>
                <w:sz w:val="18"/>
                <w:szCs w:val="18"/>
              </w:rPr>
              <w:t>关量，取值范围(true,false)，缺省值：false</w:t>
            </w:r>
          </w:p>
        </w:tc>
        <w:tc>
          <w:tcPr>
            <w:tcW w:w="1390" w:type="dxa"/>
          </w:tcPr>
          <w:p>
            <w:pPr>
              <w:spacing w:before="156" w:after="15"/>
              <w:jc w:val="left"/>
              <w:rPr>
                <w:rFonts w:asciiTheme="minorHAnsi" w:hAnsiTheme="minorHAnsi" w:eastAsiaTheme="minorEastAsia"/>
                <w:sz w:val="18"/>
                <w:szCs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spacing w:after="15"/>
              <w:rPr>
                <w:rFonts w:asciiTheme="minorHAnsi" w:hAnsiTheme="minorHAnsi" w:eastAsiaTheme="minorEastAsia"/>
                <w:sz w:val="18"/>
                <w:szCs w:val="18"/>
              </w:rPr>
            </w:pPr>
            <w:r>
              <w:rPr>
                <w:rFonts w:hint="eastAsia" w:asciiTheme="minorHAnsi" w:hAnsiTheme="minorHAnsi" w:eastAsiaTheme="minorEastAsia"/>
                <w:sz w:val="18"/>
                <w:szCs w:val="18"/>
              </w:rPr>
              <w:t>DDNSStatus</w:t>
            </w:r>
          </w:p>
        </w:tc>
        <w:tc>
          <w:tcPr>
            <w:tcW w:w="1418" w:type="dxa"/>
          </w:tcPr>
          <w:p>
            <w:pPr>
              <w:spacing w:after="15"/>
              <w:rPr>
                <w:rFonts w:asciiTheme="minorHAnsi" w:hAnsiTheme="minorHAnsi" w:eastAsiaTheme="minorEastAsia"/>
                <w:sz w:val="18"/>
                <w:szCs w:val="18"/>
              </w:rPr>
            </w:pPr>
            <w:r>
              <w:rPr>
                <w:rFonts w:hint="eastAsia" w:asciiTheme="minorHAnsi" w:hAnsiTheme="minorHAnsi" w:eastAsiaTheme="minorEastAsia"/>
                <w:sz w:val="18"/>
                <w:szCs w:val="18"/>
              </w:rPr>
              <w:t>BTYE</w:t>
            </w:r>
          </w:p>
        </w:tc>
        <w:tc>
          <w:tcPr>
            <w:tcW w:w="1276" w:type="dxa"/>
          </w:tcPr>
          <w:p>
            <w:pPr>
              <w:spacing w:after="15"/>
              <w:rPr>
                <w:rFonts w:asciiTheme="minorHAnsi" w:hAnsiTheme="minorHAnsi" w:eastAsiaTheme="minorEastAsia"/>
                <w:sz w:val="18"/>
                <w:szCs w:val="18"/>
              </w:rPr>
            </w:pPr>
            <w:r>
              <w:rPr>
                <w:rFonts w:hint="eastAsia" w:asciiTheme="minorHAnsi" w:hAnsiTheme="minorHAnsi" w:eastAsiaTheme="minorEastAsia"/>
                <w:sz w:val="18"/>
                <w:szCs w:val="18"/>
              </w:rPr>
              <w:t>read</w:t>
            </w:r>
          </w:p>
        </w:tc>
        <w:tc>
          <w:tcPr>
            <w:tcW w:w="1276" w:type="dxa"/>
          </w:tcPr>
          <w:p>
            <w:pPr>
              <w:spacing w:after="15"/>
              <w:rPr>
                <w:rFonts w:asciiTheme="minorHAnsi" w:hAnsiTheme="minorHAnsi" w:eastAsiaTheme="minorEastAsia"/>
                <w:sz w:val="18"/>
                <w:szCs w:val="18"/>
              </w:rPr>
            </w:pPr>
            <w:r>
              <w:rPr>
                <w:rFonts w:hint="eastAsia" w:asciiTheme="minorHAnsi" w:hAnsiTheme="minorHAnsi" w:eastAsiaTheme="minorEastAsia"/>
                <w:sz w:val="18"/>
                <w:szCs w:val="18"/>
              </w:rPr>
              <w:t>无</w:t>
            </w:r>
          </w:p>
        </w:tc>
        <w:tc>
          <w:tcPr>
            <w:tcW w:w="1893" w:type="dxa"/>
          </w:tcPr>
          <w:p>
            <w:pPr>
              <w:spacing w:before="156" w:after="15"/>
              <w:rPr>
                <w:rFonts w:asciiTheme="minorHAnsi" w:hAnsiTheme="minorHAnsi" w:eastAsiaTheme="minorEastAsia"/>
                <w:sz w:val="18"/>
                <w:szCs w:val="18"/>
              </w:rPr>
            </w:pPr>
            <w:r>
              <w:rPr>
                <w:rFonts w:asciiTheme="minorHAnsi" w:hAnsiTheme="minorHAnsi" w:eastAsiaTheme="minorEastAsia"/>
                <w:sz w:val="18"/>
                <w:szCs w:val="18"/>
              </w:rPr>
              <w:t>DDNSStatus表示</w:t>
            </w:r>
            <w:r>
              <w:rPr>
                <w:rFonts w:hint="eastAsia" w:asciiTheme="minorHAnsi" w:hAnsiTheme="minorHAnsi" w:eastAsiaTheme="minorEastAsia"/>
                <w:sz w:val="18"/>
                <w:szCs w:val="18"/>
              </w:rPr>
              <w:t>此DDNS的当前的运行或错误状态（0表示正常运行,1表示未启用,2请填写服务端口,3表示连接DDNS服务商平台失败,4表示DDNS帐号在服务商平台认证失败, 5请填写DDNS用户名,6请填写DDNS密码,7请填写DDNS域名,8请填写DDNS主机名,9表示其它错误,错误码xxx,10 DDNS服务商拒绝服务,错误码xxx</w:t>
            </w:r>
            <w:r>
              <w:rPr>
                <w:rFonts w:hint="eastAsia"/>
                <w:sz w:val="18"/>
                <w:szCs w:val="18"/>
                <w:shd w:val="clear" w:color="auto" w:fill="FFFFFF"/>
              </w:rPr>
              <w:t>，</w:t>
            </w:r>
            <w:r>
              <w:rPr>
                <w:rFonts w:ascii="Calibri" w:hAnsi="Calibri" w:cs="Calibri"/>
                <w:sz w:val="18"/>
                <w:szCs w:val="18"/>
                <w:shd w:val="clear" w:color="auto" w:fill="FFFFFF"/>
              </w:rPr>
              <w:t>11</w:t>
            </w:r>
            <w:r>
              <w:rPr>
                <w:rFonts w:hint="eastAsia"/>
                <w:sz w:val="18"/>
                <w:szCs w:val="18"/>
                <w:shd w:val="clear" w:color="auto" w:fill="FFFFFF"/>
              </w:rPr>
              <w:t>表示正在向</w:t>
            </w:r>
            <w:r>
              <w:rPr>
                <w:rFonts w:ascii="Calibri" w:hAnsi="Calibri" w:cs="Calibri"/>
                <w:sz w:val="18"/>
                <w:szCs w:val="18"/>
                <w:shd w:val="clear" w:color="auto" w:fill="FFFFFF"/>
              </w:rPr>
              <w:t>DDNS</w:t>
            </w:r>
            <w:r>
              <w:rPr>
                <w:rFonts w:hint="eastAsia"/>
                <w:sz w:val="18"/>
                <w:szCs w:val="18"/>
                <w:shd w:val="clear" w:color="auto" w:fill="FFFFFF"/>
              </w:rPr>
              <w:t>服务商认证，</w:t>
            </w:r>
            <w:r>
              <w:rPr>
                <w:rFonts w:ascii="Calibri" w:hAnsi="Calibri" w:cs="Calibri"/>
                <w:sz w:val="18"/>
                <w:szCs w:val="18"/>
                <w:shd w:val="clear" w:color="auto" w:fill="FFFFFF"/>
              </w:rPr>
              <w:t>12</w:t>
            </w:r>
            <w:r>
              <w:rPr>
                <w:rFonts w:hint="eastAsia"/>
                <w:sz w:val="18"/>
                <w:szCs w:val="18"/>
                <w:shd w:val="clear" w:color="auto" w:fill="FFFFFF"/>
              </w:rPr>
              <w:t>表示认证成功，正在解析</w:t>
            </w:r>
            <w:r>
              <w:rPr>
                <w:rFonts w:hint="eastAsia" w:asciiTheme="minorHAnsi" w:hAnsiTheme="minorHAnsi" w:eastAsiaTheme="minorEastAsia"/>
                <w:sz w:val="18"/>
                <w:szCs w:val="18"/>
              </w:rPr>
              <w:t>）</w:t>
            </w:r>
          </w:p>
        </w:tc>
        <w:tc>
          <w:tcPr>
            <w:tcW w:w="1390" w:type="dxa"/>
          </w:tcPr>
          <w:p>
            <w:pPr>
              <w:spacing w:before="156" w:after="15"/>
              <w:rPr>
                <w:rFonts w:asciiTheme="minorHAnsi" w:hAnsiTheme="minorHAnsi" w:eastAsiaTheme="minorEastAsia"/>
                <w:sz w:val="18"/>
                <w:szCs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spacing w:after="15"/>
              <w:rPr>
                <w:rFonts w:ascii="Calibri" w:hAnsi="Calibri"/>
                <w:sz w:val="18"/>
              </w:rPr>
            </w:pPr>
            <w:r>
              <w:rPr>
                <w:rFonts w:asciiTheme="minorHAnsi" w:hAnsiTheme="minorHAnsi" w:eastAsiaTheme="minorEastAsia"/>
                <w:sz w:val="18"/>
                <w:szCs w:val="18"/>
              </w:rPr>
              <w:t>DDNSProvider</w:t>
            </w:r>
          </w:p>
        </w:tc>
        <w:tc>
          <w:tcPr>
            <w:tcW w:w="1418" w:type="dxa"/>
          </w:tcPr>
          <w:p>
            <w:pPr>
              <w:spacing w:after="15"/>
              <w:rPr>
                <w:rFonts w:ascii="Calibri" w:hAnsi="Calibri"/>
                <w:sz w:val="18"/>
              </w:rPr>
            </w:pPr>
            <w:r>
              <w:rPr>
                <w:rFonts w:asciiTheme="minorHAnsi" w:hAnsiTheme="minorHAnsi" w:eastAsiaTheme="minorEastAsia"/>
                <w:sz w:val="18"/>
                <w:szCs w:val="18"/>
              </w:rPr>
              <w:t>STRING(63)</w:t>
            </w:r>
          </w:p>
        </w:tc>
        <w:tc>
          <w:tcPr>
            <w:tcW w:w="1276" w:type="dxa"/>
          </w:tcPr>
          <w:p>
            <w:pPr>
              <w:spacing w:after="15"/>
              <w:rPr>
                <w:rFonts w:ascii="Calibri" w:hAnsi="Calibri"/>
                <w:sz w:val="18"/>
              </w:rPr>
            </w:pPr>
            <w:r>
              <w:rPr>
                <w:rFonts w:asciiTheme="minorHAnsi" w:hAnsiTheme="minorHAnsi" w:eastAsiaTheme="minorEastAsia"/>
                <w:sz w:val="18"/>
                <w:szCs w:val="18"/>
              </w:rPr>
              <w:t>readwrite</w:t>
            </w:r>
          </w:p>
        </w:tc>
        <w:tc>
          <w:tcPr>
            <w:tcW w:w="1276" w:type="dxa"/>
          </w:tcPr>
          <w:p>
            <w:pPr>
              <w:spacing w:after="15"/>
              <w:rPr>
                <w:rFonts w:ascii="Calibri" w:hAnsi="Calibri"/>
                <w:sz w:val="18"/>
              </w:rPr>
            </w:pPr>
            <w:r>
              <w:rPr>
                <w:rFonts w:asciiTheme="minorHAnsi" w:hAnsiTheme="minorHAnsi" w:eastAsiaTheme="minorEastAsia"/>
                <w:sz w:val="18"/>
                <w:szCs w:val="18"/>
              </w:rPr>
              <w:t>无</w:t>
            </w:r>
          </w:p>
        </w:tc>
        <w:tc>
          <w:tcPr>
            <w:tcW w:w="1893" w:type="dxa"/>
          </w:tcPr>
          <w:p>
            <w:pPr>
              <w:spacing w:before="156" w:after="15"/>
              <w:rPr>
                <w:rFonts w:ascii="Calibri" w:hAnsi="Calibri" w:eastAsia="黑体"/>
                <w:sz w:val="18"/>
              </w:rPr>
            </w:pPr>
            <w:r>
              <w:rPr>
                <w:rFonts w:asciiTheme="minorHAnsi" w:hAnsiTheme="minorHAnsi" w:eastAsiaTheme="minorEastAsia"/>
                <w:sz w:val="18"/>
                <w:szCs w:val="18"/>
              </w:rPr>
              <w:t>服务提供商</w:t>
            </w:r>
          </w:p>
        </w:tc>
        <w:tc>
          <w:tcPr>
            <w:tcW w:w="1390" w:type="dxa"/>
          </w:tcPr>
          <w:p>
            <w:pPr>
              <w:spacing w:before="156" w:after="15"/>
              <w:rPr>
                <w:rFonts w:asciiTheme="minorHAnsi" w:hAnsiTheme="minorHAnsi" w:eastAsiaTheme="minorEastAsia"/>
                <w:sz w:val="18"/>
                <w:szCs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spacing w:after="15"/>
              <w:rPr>
                <w:rFonts w:ascii="Calibri" w:hAnsi="Calibri"/>
                <w:sz w:val="18"/>
              </w:rPr>
            </w:pPr>
            <w:r>
              <w:rPr>
                <w:rFonts w:asciiTheme="minorHAnsi" w:hAnsiTheme="minorHAnsi" w:eastAsiaTheme="minorEastAsia"/>
                <w:sz w:val="18"/>
                <w:szCs w:val="18"/>
              </w:rPr>
              <w:t>DDNSUsername</w:t>
            </w:r>
          </w:p>
        </w:tc>
        <w:tc>
          <w:tcPr>
            <w:tcW w:w="1418" w:type="dxa"/>
          </w:tcPr>
          <w:p>
            <w:pPr>
              <w:spacing w:after="15"/>
              <w:rPr>
                <w:rFonts w:ascii="Calibri" w:hAnsi="Calibri"/>
                <w:sz w:val="18"/>
              </w:rPr>
            </w:pPr>
            <w:r>
              <w:rPr>
                <w:rFonts w:asciiTheme="minorHAnsi" w:hAnsiTheme="minorHAnsi" w:eastAsiaTheme="minorEastAsia"/>
                <w:sz w:val="18"/>
                <w:szCs w:val="18"/>
              </w:rPr>
              <w:t>STRING(31)</w:t>
            </w:r>
          </w:p>
        </w:tc>
        <w:tc>
          <w:tcPr>
            <w:tcW w:w="1276" w:type="dxa"/>
          </w:tcPr>
          <w:p>
            <w:pPr>
              <w:spacing w:after="15"/>
              <w:rPr>
                <w:rFonts w:ascii="Calibri" w:hAnsi="Calibri"/>
                <w:sz w:val="18"/>
              </w:rPr>
            </w:pPr>
            <w:r>
              <w:rPr>
                <w:rFonts w:asciiTheme="minorHAnsi" w:hAnsiTheme="minorHAnsi" w:eastAsiaTheme="minorEastAsia"/>
                <w:sz w:val="18"/>
                <w:szCs w:val="18"/>
              </w:rPr>
              <w:t>readwrite</w:t>
            </w:r>
          </w:p>
        </w:tc>
        <w:tc>
          <w:tcPr>
            <w:tcW w:w="1276" w:type="dxa"/>
          </w:tcPr>
          <w:p>
            <w:pPr>
              <w:spacing w:after="15"/>
              <w:rPr>
                <w:rFonts w:ascii="Calibri" w:hAnsi="Calibri"/>
                <w:sz w:val="18"/>
              </w:rPr>
            </w:pPr>
            <w:r>
              <w:rPr>
                <w:rFonts w:asciiTheme="minorHAnsi" w:hAnsiTheme="minorHAnsi" w:eastAsiaTheme="minorEastAsia"/>
                <w:sz w:val="18"/>
                <w:szCs w:val="18"/>
              </w:rPr>
              <w:t>无</w:t>
            </w:r>
          </w:p>
        </w:tc>
        <w:tc>
          <w:tcPr>
            <w:tcW w:w="1893" w:type="dxa"/>
          </w:tcPr>
          <w:p>
            <w:pPr>
              <w:spacing w:before="156" w:after="15"/>
              <w:rPr>
                <w:rFonts w:ascii="Calibri" w:hAnsi="Calibri" w:eastAsia="黑体"/>
                <w:sz w:val="18"/>
              </w:rPr>
            </w:pPr>
            <w:r>
              <w:rPr>
                <w:rFonts w:asciiTheme="minorHAnsi" w:hAnsiTheme="minorHAnsi" w:eastAsiaTheme="minorEastAsia"/>
                <w:sz w:val="18"/>
                <w:szCs w:val="18"/>
              </w:rPr>
              <w:t>DDNS用户名</w:t>
            </w:r>
          </w:p>
        </w:tc>
        <w:tc>
          <w:tcPr>
            <w:tcW w:w="1390" w:type="dxa"/>
          </w:tcPr>
          <w:p>
            <w:pPr>
              <w:spacing w:before="156" w:after="15"/>
              <w:rPr>
                <w:rFonts w:asciiTheme="minorHAnsi" w:hAnsiTheme="minorHAnsi" w:eastAsiaTheme="minorEastAsia"/>
                <w:sz w:val="18"/>
                <w:szCs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spacing w:after="15"/>
              <w:rPr>
                <w:rFonts w:ascii="Calibri" w:hAnsi="Calibri"/>
                <w:sz w:val="18"/>
              </w:rPr>
            </w:pPr>
            <w:r>
              <w:rPr>
                <w:rFonts w:asciiTheme="minorHAnsi" w:hAnsiTheme="minorHAnsi" w:eastAsiaTheme="minorEastAsia"/>
                <w:sz w:val="18"/>
                <w:szCs w:val="18"/>
              </w:rPr>
              <w:t>DDNSPassword</w:t>
            </w:r>
          </w:p>
        </w:tc>
        <w:tc>
          <w:tcPr>
            <w:tcW w:w="1418" w:type="dxa"/>
          </w:tcPr>
          <w:p>
            <w:pPr>
              <w:spacing w:after="15"/>
              <w:rPr>
                <w:rFonts w:ascii="Calibri" w:hAnsi="Calibri"/>
                <w:sz w:val="18"/>
              </w:rPr>
            </w:pPr>
            <w:r>
              <w:rPr>
                <w:rFonts w:asciiTheme="minorHAnsi" w:hAnsiTheme="minorHAnsi" w:eastAsiaTheme="minorEastAsia"/>
                <w:sz w:val="18"/>
                <w:szCs w:val="18"/>
              </w:rPr>
              <w:t>STRING(31)</w:t>
            </w:r>
          </w:p>
        </w:tc>
        <w:tc>
          <w:tcPr>
            <w:tcW w:w="1276" w:type="dxa"/>
          </w:tcPr>
          <w:p>
            <w:pPr>
              <w:spacing w:after="15"/>
              <w:rPr>
                <w:rFonts w:ascii="Calibri" w:hAnsi="Calibri"/>
                <w:sz w:val="18"/>
              </w:rPr>
            </w:pPr>
            <w:r>
              <w:rPr>
                <w:rFonts w:asciiTheme="minorHAnsi" w:hAnsiTheme="minorHAnsi" w:eastAsiaTheme="minorEastAsia"/>
                <w:sz w:val="18"/>
                <w:szCs w:val="18"/>
              </w:rPr>
              <w:t>readwrite</w:t>
            </w:r>
          </w:p>
        </w:tc>
        <w:tc>
          <w:tcPr>
            <w:tcW w:w="1276" w:type="dxa"/>
          </w:tcPr>
          <w:p>
            <w:pPr>
              <w:spacing w:after="15"/>
              <w:rPr>
                <w:rFonts w:ascii="Calibri" w:hAnsi="Calibri"/>
                <w:sz w:val="18"/>
              </w:rPr>
            </w:pPr>
            <w:r>
              <w:rPr>
                <w:rFonts w:asciiTheme="minorHAnsi" w:hAnsiTheme="minorHAnsi" w:eastAsiaTheme="minorEastAsia"/>
                <w:sz w:val="18"/>
                <w:szCs w:val="18"/>
              </w:rPr>
              <w:t>无</w:t>
            </w:r>
          </w:p>
        </w:tc>
        <w:tc>
          <w:tcPr>
            <w:tcW w:w="1893" w:type="dxa"/>
          </w:tcPr>
          <w:p>
            <w:pPr>
              <w:spacing w:before="156" w:after="15"/>
              <w:rPr>
                <w:rFonts w:ascii="Calibri" w:hAnsi="Calibri" w:eastAsia="黑体"/>
                <w:sz w:val="18"/>
              </w:rPr>
            </w:pPr>
            <w:r>
              <w:rPr>
                <w:rFonts w:asciiTheme="minorHAnsi" w:hAnsiTheme="minorHAnsi" w:eastAsiaTheme="minorEastAsia"/>
                <w:sz w:val="18"/>
                <w:szCs w:val="18"/>
              </w:rPr>
              <w:t>DDNS密码</w:t>
            </w:r>
          </w:p>
        </w:tc>
        <w:tc>
          <w:tcPr>
            <w:tcW w:w="1390" w:type="dxa"/>
          </w:tcPr>
          <w:p>
            <w:pPr>
              <w:spacing w:before="156" w:after="15"/>
              <w:rPr>
                <w:rFonts w:asciiTheme="minorHAnsi" w:hAnsiTheme="minorHAnsi" w:eastAsiaTheme="minorEastAsia"/>
                <w:sz w:val="18"/>
                <w:szCs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spacing w:after="15"/>
              <w:rPr>
                <w:rFonts w:ascii="Calibri" w:hAnsi="Calibri"/>
                <w:sz w:val="18"/>
              </w:rPr>
            </w:pPr>
            <w:r>
              <w:rPr>
                <w:rFonts w:asciiTheme="minorHAnsi" w:hAnsiTheme="minorHAnsi" w:eastAsiaTheme="minorEastAsia"/>
                <w:sz w:val="18"/>
                <w:szCs w:val="18"/>
              </w:rPr>
              <w:t>ServicePort</w:t>
            </w:r>
          </w:p>
        </w:tc>
        <w:tc>
          <w:tcPr>
            <w:tcW w:w="1418" w:type="dxa"/>
          </w:tcPr>
          <w:p>
            <w:pPr>
              <w:spacing w:after="15"/>
              <w:rPr>
                <w:rFonts w:ascii="Calibri" w:hAnsi="Calibri"/>
                <w:sz w:val="18"/>
              </w:rPr>
            </w:pPr>
            <w:r>
              <w:rPr>
                <w:rFonts w:asciiTheme="minorHAnsi" w:hAnsiTheme="minorHAnsi" w:eastAsiaTheme="minorEastAsia"/>
                <w:sz w:val="18"/>
                <w:szCs w:val="18"/>
              </w:rPr>
              <w:t>UINT32</w:t>
            </w:r>
          </w:p>
        </w:tc>
        <w:tc>
          <w:tcPr>
            <w:tcW w:w="1276" w:type="dxa"/>
          </w:tcPr>
          <w:p>
            <w:pPr>
              <w:spacing w:after="15"/>
              <w:rPr>
                <w:rFonts w:ascii="Calibri" w:hAnsi="Calibri"/>
                <w:sz w:val="18"/>
              </w:rPr>
            </w:pPr>
            <w:r>
              <w:rPr>
                <w:rFonts w:asciiTheme="minorHAnsi" w:hAnsiTheme="minorHAnsi" w:eastAsiaTheme="minorEastAsia"/>
                <w:sz w:val="18"/>
                <w:szCs w:val="18"/>
              </w:rPr>
              <w:t>readwrite</w:t>
            </w:r>
          </w:p>
        </w:tc>
        <w:tc>
          <w:tcPr>
            <w:tcW w:w="1276" w:type="dxa"/>
          </w:tcPr>
          <w:p>
            <w:pPr>
              <w:spacing w:after="15"/>
              <w:rPr>
                <w:rFonts w:ascii="Calibri" w:hAnsi="Calibri"/>
                <w:sz w:val="18"/>
              </w:rPr>
            </w:pPr>
            <w:r>
              <w:rPr>
                <w:rFonts w:asciiTheme="minorHAnsi" w:hAnsiTheme="minorHAnsi" w:eastAsiaTheme="minorEastAsia"/>
                <w:sz w:val="18"/>
                <w:szCs w:val="18"/>
              </w:rPr>
              <w:t>无</w:t>
            </w:r>
          </w:p>
        </w:tc>
        <w:tc>
          <w:tcPr>
            <w:tcW w:w="1893" w:type="dxa"/>
          </w:tcPr>
          <w:p>
            <w:pPr>
              <w:spacing w:before="156" w:after="15"/>
              <w:rPr>
                <w:rFonts w:ascii="Calibri" w:hAnsi="Calibri" w:eastAsia="黑体"/>
                <w:sz w:val="18"/>
              </w:rPr>
            </w:pPr>
            <w:r>
              <w:rPr>
                <w:rFonts w:asciiTheme="minorHAnsi" w:hAnsiTheme="minorHAnsi" w:eastAsiaTheme="minorEastAsia"/>
                <w:sz w:val="18"/>
                <w:szCs w:val="18"/>
              </w:rPr>
              <w:t>服务端口</w:t>
            </w:r>
            <w:r>
              <w:rPr>
                <w:rFonts w:hint="eastAsia" w:asciiTheme="minorHAnsi" w:hAnsiTheme="minorHAnsi" w:eastAsiaTheme="minorEastAsia"/>
                <w:sz w:val="18"/>
                <w:szCs w:val="18"/>
              </w:rPr>
              <w:t>（</w:t>
            </w:r>
            <w:r>
              <w:rPr>
                <w:rFonts w:asciiTheme="minorHAnsi" w:hAnsiTheme="minorHAnsi" w:eastAsiaTheme="minorEastAsia"/>
                <w:sz w:val="18"/>
                <w:szCs w:val="18"/>
              </w:rPr>
              <w:t>花生壳默认</w:t>
            </w:r>
            <w:r>
              <w:rPr>
                <w:rFonts w:hint="eastAsia" w:asciiTheme="minorHAnsi" w:hAnsiTheme="minorHAnsi" w:eastAsiaTheme="minorEastAsia"/>
                <w:sz w:val="18"/>
                <w:szCs w:val="18"/>
              </w:rPr>
              <w:t>6060）</w:t>
            </w:r>
          </w:p>
        </w:tc>
        <w:tc>
          <w:tcPr>
            <w:tcW w:w="1390" w:type="dxa"/>
          </w:tcPr>
          <w:p>
            <w:pPr>
              <w:spacing w:before="156" w:after="15"/>
              <w:rPr>
                <w:rFonts w:asciiTheme="minorHAnsi" w:hAnsiTheme="minorHAnsi" w:eastAsiaTheme="minorEastAsia"/>
                <w:sz w:val="18"/>
                <w:szCs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spacing w:after="15"/>
              <w:rPr>
                <w:rFonts w:ascii="Calibri" w:hAnsi="Calibri"/>
                <w:sz w:val="18"/>
              </w:rPr>
            </w:pPr>
            <w:r>
              <w:rPr>
                <w:rFonts w:asciiTheme="minorHAnsi" w:hAnsiTheme="minorHAnsi" w:eastAsiaTheme="minorEastAsia"/>
                <w:sz w:val="18"/>
                <w:szCs w:val="18"/>
              </w:rPr>
              <w:t>DDNSDomainName</w:t>
            </w:r>
          </w:p>
        </w:tc>
        <w:tc>
          <w:tcPr>
            <w:tcW w:w="1418" w:type="dxa"/>
          </w:tcPr>
          <w:p>
            <w:pPr>
              <w:spacing w:after="15"/>
              <w:rPr>
                <w:rFonts w:ascii="Calibri" w:hAnsi="Calibri"/>
                <w:sz w:val="18"/>
              </w:rPr>
            </w:pPr>
            <w:r>
              <w:rPr>
                <w:rFonts w:asciiTheme="minorHAnsi" w:hAnsiTheme="minorHAnsi" w:eastAsiaTheme="minorEastAsia"/>
                <w:sz w:val="18"/>
                <w:szCs w:val="18"/>
              </w:rPr>
              <w:t>STRING(63)</w:t>
            </w:r>
          </w:p>
        </w:tc>
        <w:tc>
          <w:tcPr>
            <w:tcW w:w="1276" w:type="dxa"/>
          </w:tcPr>
          <w:p>
            <w:pPr>
              <w:spacing w:after="15"/>
              <w:rPr>
                <w:rFonts w:ascii="Calibri" w:hAnsi="Calibri"/>
                <w:sz w:val="18"/>
              </w:rPr>
            </w:pPr>
            <w:r>
              <w:rPr>
                <w:rFonts w:asciiTheme="minorHAnsi" w:hAnsiTheme="minorHAnsi" w:eastAsiaTheme="minorEastAsia"/>
                <w:sz w:val="18"/>
                <w:szCs w:val="18"/>
              </w:rPr>
              <w:t>readwrite</w:t>
            </w:r>
          </w:p>
        </w:tc>
        <w:tc>
          <w:tcPr>
            <w:tcW w:w="1276" w:type="dxa"/>
          </w:tcPr>
          <w:p>
            <w:pPr>
              <w:spacing w:after="15"/>
              <w:rPr>
                <w:rFonts w:ascii="Calibri" w:hAnsi="Calibri"/>
                <w:sz w:val="18"/>
              </w:rPr>
            </w:pPr>
            <w:r>
              <w:rPr>
                <w:rFonts w:asciiTheme="minorHAnsi" w:hAnsiTheme="minorHAnsi" w:eastAsiaTheme="minorEastAsia"/>
                <w:sz w:val="18"/>
                <w:szCs w:val="18"/>
              </w:rPr>
              <w:t>无</w:t>
            </w:r>
          </w:p>
        </w:tc>
        <w:tc>
          <w:tcPr>
            <w:tcW w:w="1893" w:type="dxa"/>
          </w:tcPr>
          <w:p>
            <w:pPr>
              <w:spacing w:before="156" w:after="15"/>
              <w:rPr>
                <w:rFonts w:ascii="Calibri" w:hAnsi="Calibri" w:eastAsia="黑体"/>
                <w:sz w:val="18"/>
              </w:rPr>
            </w:pPr>
            <w:r>
              <w:rPr>
                <w:rFonts w:asciiTheme="minorHAnsi" w:hAnsiTheme="minorHAnsi" w:eastAsiaTheme="minorEastAsia"/>
                <w:sz w:val="18"/>
                <w:szCs w:val="18"/>
              </w:rPr>
              <w:t>DDNS域名</w:t>
            </w:r>
          </w:p>
        </w:tc>
        <w:tc>
          <w:tcPr>
            <w:tcW w:w="1390" w:type="dxa"/>
          </w:tcPr>
          <w:p>
            <w:pPr>
              <w:spacing w:before="156" w:after="15"/>
              <w:rPr>
                <w:rFonts w:asciiTheme="minorHAnsi" w:hAnsiTheme="minorHAnsi" w:eastAsiaTheme="minorEastAsia"/>
                <w:sz w:val="18"/>
                <w:szCs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spacing w:after="15"/>
              <w:rPr>
                <w:rFonts w:ascii="Calibri" w:hAnsi="Calibri"/>
                <w:sz w:val="18"/>
              </w:rPr>
            </w:pPr>
            <w:r>
              <w:rPr>
                <w:rFonts w:asciiTheme="minorHAnsi" w:hAnsiTheme="minorHAnsi" w:eastAsiaTheme="minorEastAsia"/>
                <w:sz w:val="18"/>
                <w:szCs w:val="18"/>
              </w:rPr>
              <w:t>DDNSHostName</w:t>
            </w:r>
          </w:p>
        </w:tc>
        <w:tc>
          <w:tcPr>
            <w:tcW w:w="1418" w:type="dxa"/>
          </w:tcPr>
          <w:p>
            <w:pPr>
              <w:spacing w:after="15"/>
              <w:rPr>
                <w:rFonts w:ascii="Calibri" w:hAnsi="Calibri"/>
                <w:sz w:val="18"/>
              </w:rPr>
            </w:pPr>
            <w:r>
              <w:rPr>
                <w:rFonts w:asciiTheme="minorHAnsi" w:hAnsiTheme="minorHAnsi" w:eastAsiaTheme="minorEastAsia"/>
                <w:sz w:val="18"/>
                <w:szCs w:val="18"/>
              </w:rPr>
              <w:t>STRING(63)</w:t>
            </w:r>
          </w:p>
        </w:tc>
        <w:tc>
          <w:tcPr>
            <w:tcW w:w="1276" w:type="dxa"/>
          </w:tcPr>
          <w:p>
            <w:pPr>
              <w:spacing w:after="15"/>
              <w:rPr>
                <w:rFonts w:ascii="Calibri" w:hAnsi="Calibri"/>
                <w:sz w:val="18"/>
              </w:rPr>
            </w:pPr>
            <w:r>
              <w:rPr>
                <w:rFonts w:asciiTheme="minorHAnsi" w:hAnsiTheme="minorHAnsi" w:eastAsiaTheme="minorEastAsia"/>
                <w:sz w:val="18"/>
                <w:szCs w:val="18"/>
              </w:rPr>
              <w:t>readwrite</w:t>
            </w:r>
          </w:p>
        </w:tc>
        <w:tc>
          <w:tcPr>
            <w:tcW w:w="1276" w:type="dxa"/>
          </w:tcPr>
          <w:p>
            <w:pPr>
              <w:spacing w:after="15"/>
              <w:rPr>
                <w:rFonts w:ascii="Calibri" w:hAnsi="Calibri"/>
                <w:sz w:val="18"/>
              </w:rPr>
            </w:pPr>
            <w:r>
              <w:rPr>
                <w:rFonts w:asciiTheme="minorHAnsi" w:hAnsiTheme="minorHAnsi" w:eastAsiaTheme="minorEastAsia"/>
                <w:sz w:val="18"/>
                <w:szCs w:val="18"/>
              </w:rPr>
              <w:t>无</w:t>
            </w:r>
          </w:p>
        </w:tc>
        <w:tc>
          <w:tcPr>
            <w:tcW w:w="1893" w:type="dxa"/>
          </w:tcPr>
          <w:p>
            <w:pPr>
              <w:spacing w:before="156" w:after="15"/>
              <w:rPr>
                <w:rFonts w:ascii="Calibri" w:hAnsi="Calibri" w:eastAsia="黑体"/>
                <w:sz w:val="18"/>
              </w:rPr>
            </w:pPr>
            <w:r>
              <w:rPr>
                <w:rFonts w:asciiTheme="minorHAnsi" w:hAnsiTheme="minorHAnsi" w:eastAsiaTheme="minorEastAsia"/>
                <w:sz w:val="18"/>
                <w:szCs w:val="18"/>
              </w:rPr>
              <w:t>DDNS主机名</w:t>
            </w:r>
          </w:p>
        </w:tc>
        <w:tc>
          <w:tcPr>
            <w:tcW w:w="1390" w:type="dxa"/>
          </w:tcPr>
          <w:p>
            <w:pPr>
              <w:spacing w:before="156" w:after="15"/>
              <w:rPr>
                <w:rFonts w:asciiTheme="minorHAnsi" w:hAnsiTheme="minorHAnsi" w:eastAsiaTheme="minorEastAsia"/>
                <w:sz w:val="18"/>
                <w:szCs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spacing w:after="15"/>
              <w:rPr>
                <w:rFonts w:asciiTheme="minorHAnsi" w:hAnsiTheme="minorHAnsi" w:eastAsiaTheme="minorEastAsia"/>
                <w:sz w:val="18"/>
                <w:szCs w:val="18"/>
              </w:rPr>
            </w:pPr>
            <w:r>
              <w:rPr>
                <w:rFonts w:hint="eastAsia" w:asciiTheme="minorHAnsi" w:hAnsiTheme="minorHAnsi" w:eastAsiaTheme="minorEastAsia"/>
                <w:sz w:val="18"/>
                <w:szCs w:val="18"/>
              </w:rPr>
              <w:t>DDNSIP</w:t>
            </w:r>
          </w:p>
        </w:tc>
        <w:tc>
          <w:tcPr>
            <w:tcW w:w="1418" w:type="dxa"/>
          </w:tcPr>
          <w:p>
            <w:pPr>
              <w:spacing w:after="15"/>
              <w:rPr>
                <w:rFonts w:asciiTheme="minorHAnsi" w:hAnsiTheme="minorHAnsi" w:eastAsiaTheme="minorEastAsia"/>
                <w:sz w:val="18"/>
                <w:szCs w:val="18"/>
              </w:rPr>
            </w:pPr>
            <w:r>
              <w:rPr>
                <w:rFonts w:hint="eastAsia" w:asciiTheme="minorHAnsi" w:hAnsiTheme="minorHAnsi" w:eastAsiaTheme="minorEastAsia"/>
                <w:sz w:val="18"/>
                <w:szCs w:val="18"/>
              </w:rPr>
              <w:t>STRING(15)</w:t>
            </w:r>
          </w:p>
        </w:tc>
        <w:tc>
          <w:tcPr>
            <w:tcW w:w="1276" w:type="dxa"/>
          </w:tcPr>
          <w:p>
            <w:pPr>
              <w:spacing w:after="15"/>
              <w:rPr>
                <w:rFonts w:asciiTheme="minorHAnsi" w:hAnsiTheme="minorHAnsi" w:eastAsiaTheme="minorEastAsia"/>
                <w:sz w:val="18"/>
                <w:szCs w:val="18"/>
              </w:rPr>
            </w:pPr>
            <w:r>
              <w:rPr>
                <w:rFonts w:asciiTheme="minorHAnsi" w:hAnsiTheme="minorHAnsi" w:eastAsiaTheme="minorEastAsia"/>
                <w:sz w:val="18"/>
                <w:szCs w:val="18"/>
              </w:rPr>
              <w:t>read</w:t>
            </w:r>
          </w:p>
        </w:tc>
        <w:tc>
          <w:tcPr>
            <w:tcW w:w="1276" w:type="dxa"/>
          </w:tcPr>
          <w:p>
            <w:pPr>
              <w:spacing w:after="15"/>
              <w:rPr>
                <w:rFonts w:asciiTheme="minorHAnsi" w:hAnsiTheme="minorHAnsi" w:eastAsiaTheme="minorEastAsia"/>
                <w:sz w:val="18"/>
                <w:szCs w:val="18"/>
              </w:rPr>
            </w:pPr>
            <w:r>
              <w:rPr>
                <w:rFonts w:asciiTheme="minorHAnsi" w:hAnsiTheme="minorHAnsi" w:eastAsiaTheme="minorEastAsia"/>
                <w:sz w:val="18"/>
                <w:szCs w:val="18"/>
              </w:rPr>
              <w:t>无</w:t>
            </w:r>
          </w:p>
        </w:tc>
        <w:tc>
          <w:tcPr>
            <w:tcW w:w="1893" w:type="dxa"/>
          </w:tcPr>
          <w:p>
            <w:pPr>
              <w:spacing w:before="156" w:after="15"/>
              <w:rPr>
                <w:rFonts w:asciiTheme="minorHAnsi" w:hAnsiTheme="minorHAnsi" w:eastAsiaTheme="minorEastAsia"/>
                <w:sz w:val="18"/>
                <w:szCs w:val="18"/>
              </w:rPr>
            </w:pPr>
            <w:r>
              <w:rPr>
                <w:rFonts w:hint="eastAsia" w:asciiTheme="minorHAnsi" w:hAnsiTheme="minorHAnsi" w:eastAsiaTheme="minorEastAsia"/>
                <w:sz w:val="18"/>
                <w:szCs w:val="18"/>
              </w:rPr>
              <w:t>DDNS解析到的公网IP</w:t>
            </w:r>
          </w:p>
        </w:tc>
        <w:tc>
          <w:tcPr>
            <w:tcW w:w="1390" w:type="dxa"/>
          </w:tcPr>
          <w:p>
            <w:pPr>
              <w:spacing w:before="156" w:after="15"/>
              <w:rPr>
                <w:rFonts w:ascii="Calibri" w:hAnsi="Calibri"/>
                <w:sz w:val="18"/>
              </w:rPr>
            </w:pPr>
            <w:r>
              <w:rPr>
                <w:rFonts w:hint="eastAsia" w:ascii="Calibri" w:hAnsi="Calibri"/>
                <w:sz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spacing w:after="15"/>
              <w:rPr>
                <w:rFonts w:asciiTheme="minorHAnsi" w:hAnsiTheme="minorHAnsi" w:eastAsiaTheme="minorEastAsia"/>
                <w:sz w:val="18"/>
                <w:szCs w:val="18"/>
              </w:rPr>
            </w:pPr>
            <w:r>
              <w:rPr>
                <w:rFonts w:hint="eastAsia" w:asciiTheme="minorHAnsi" w:hAnsiTheme="minorHAnsi" w:eastAsiaTheme="minorEastAsia"/>
                <w:sz w:val="18"/>
                <w:szCs w:val="18"/>
              </w:rPr>
              <w:t>DDNSErrMsg</w:t>
            </w:r>
          </w:p>
        </w:tc>
        <w:tc>
          <w:tcPr>
            <w:tcW w:w="1418" w:type="dxa"/>
          </w:tcPr>
          <w:p>
            <w:pPr>
              <w:spacing w:after="15"/>
              <w:rPr>
                <w:rFonts w:asciiTheme="minorHAnsi" w:hAnsiTheme="minorHAnsi" w:eastAsiaTheme="minorEastAsia"/>
                <w:sz w:val="18"/>
                <w:szCs w:val="18"/>
              </w:rPr>
            </w:pPr>
            <w:r>
              <w:rPr>
                <w:rFonts w:asciiTheme="minorHAnsi" w:hAnsiTheme="minorHAnsi" w:eastAsiaTheme="minorEastAsia"/>
                <w:sz w:val="18"/>
                <w:szCs w:val="18"/>
              </w:rPr>
              <w:t>STRING(63)</w:t>
            </w:r>
          </w:p>
        </w:tc>
        <w:tc>
          <w:tcPr>
            <w:tcW w:w="1276" w:type="dxa"/>
          </w:tcPr>
          <w:p>
            <w:pPr>
              <w:spacing w:after="15"/>
              <w:rPr>
                <w:rFonts w:asciiTheme="minorHAnsi" w:hAnsiTheme="minorHAnsi" w:eastAsiaTheme="minorEastAsia"/>
                <w:sz w:val="18"/>
                <w:szCs w:val="18"/>
              </w:rPr>
            </w:pPr>
            <w:r>
              <w:rPr>
                <w:rFonts w:hint="eastAsia" w:asciiTheme="minorHAnsi" w:hAnsiTheme="minorHAnsi" w:eastAsiaTheme="minorEastAsia"/>
                <w:sz w:val="18"/>
                <w:szCs w:val="18"/>
              </w:rPr>
              <w:t>read</w:t>
            </w:r>
          </w:p>
        </w:tc>
        <w:tc>
          <w:tcPr>
            <w:tcW w:w="1276" w:type="dxa"/>
          </w:tcPr>
          <w:p>
            <w:pPr>
              <w:spacing w:after="15"/>
              <w:rPr>
                <w:rFonts w:asciiTheme="minorHAnsi" w:hAnsiTheme="minorHAnsi" w:eastAsiaTheme="minorEastAsia"/>
                <w:sz w:val="18"/>
                <w:szCs w:val="18"/>
              </w:rPr>
            </w:pPr>
            <w:r>
              <w:rPr>
                <w:rFonts w:hint="eastAsia" w:asciiTheme="minorHAnsi" w:hAnsiTheme="minorHAnsi" w:eastAsiaTheme="minorEastAsia"/>
                <w:sz w:val="18"/>
                <w:szCs w:val="18"/>
              </w:rPr>
              <w:t>无</w:t>
            </w:r>
          </w:p>
        </w:tc>
        <w:tc>
          <w:tcPr>
            <w:tcW w:w="1893" w:type="dxa"/>
          </w:tcPr>
          <w:p>
            <w:pPr>
              <w:spacing w:before="156" w:after="15"/>
              <w:rPr>
                <w:rFonts w:asciiTheme="minorHAnsi" w:hAnsiTheme="minorHAnsi" w:eastAsiaTheme="minorEastAsia"/>
                <w:sz w:val="18"/>
                <w:szCs w:val="18"/>
              </w:rPr>
            </w:pPr>
            <w:r>
              <w:rPr>
                <w:rFonts w:hint="eastAsia" w:asciiTheme="minorHAnsi" w:hAnsiTheme="minorHAnsi" w:eastAsiaTheme="minorEastAsia"/>
                <w:sz w:val="18"/>
                <w:szCs w:val="18"/>
              </w:rPr>
              <w:t>当DDNSStatus的值为9或10时，请描述详细错误信息</w:t>
            </w:r>
          </w:p>
        </w:tc>
        <w:tc>
          <w:tcPr>
            <w:tcW w:w="1390" w:type="dxa"/>
          </w:tcPr>
          <w:p>
            <w:pPr>
              <w:spacing w:before="156" w:after="15"/>
              <w:rPr>
                <w:rFonts w:ascii="Calibri" w:hAnsi="Calibri"/>
                <w:sz w:val="18"/>
              </w:rPr>
            </w:pPr>
            <w:r>
              <w:rPr>
                <w:rFonts w:hint="eastAsia" w:ascii="Calibri" w:hAnsi="Calibri"/>
                <w:sz w:val="18"/>
              </w:rPr>
              <w:t>1.1</w:t>
            </w:r>
          </w:p>
        </w:tc>
      </w:tr>
    </w:tbl>
    <w:p>
      <w:pPr>
        <w:spacing w:after="15"/>
      </w:pPr>
      <w:r>
        <w:rPr>
          <w:rFonts w:hint="eastAsia"/>
        </w:rPr>
        <w:t>说明：本接口默认对应Internet WAN连接下。</w:t>
      </w:r>
    </w:p>
    <w:p>
      <w:pPr>
        <w:spacing w:after="15"/>
      </w:pPr>
    </w:p>
    <w:p>
      <w:pPr>
        <w:pStyle w:val="147"/>
        <w:numPr>
          <w:ilvl w:val="3"/>
          <w:numId w:val="143"/>
        </w:numPr>
        <w:spacing w:beforeLines="0" w:afterLines="0"/>
      </w:pPr>
      <w:r>
        <w:t>D</w:t>
      </w:r>
      <w:r>
        <w:rPr>
          <w:rFonts w:hint="eastAsia"/>
        </w:rPr>
        <w:t>Bus对象</w:t>
      </w:r>
    </w:p>
    <w:tbl>
      <w:tblPr>
        <w:tblStyle w:val="6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5"/>
        <w:gridCol w:w="3438"/>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5" w:type="dxa"/>
          </w:tcPr>
          <w:p>
            <w:pPr>
              <w:spacing w:after="15"/>
              <w:rPr>
                <w:sz w:val="18"/>
              </w:rPr>
            </w:pPr>
            <w:r>
              <w:rPr>
                <w:rFonts w:hint="eastAsia"/>
                <w:sz w:val="18"/>
              </w:rPr>
              <w:t>Object Path</w:t>
            </w:r>
          </w:p>
        </w:tc>
        <w:tc>
          <w:tcPr>
            <w:tcW w:w="3438" w:type="dxa"/>
          </w:tcPr>
          <w:p>
            <w:pPr>
              <w:spacing w:after="15"/>
              <w:rPr>
                <w:sz w:val="18"/>
              </w:rPr>
            </w:pPr>
            <w:r>
              <w:rPr>
                <w:rFonts w:hint="eastAsia"/>
                <w:sz w:val="18"/>
              </w:rPr>
              <w:t>接口</w:t>
            </w:r>
          </w:p>
        </w:tc>
        <w:tc>
          <w:tcPr>
            <w:tcW w:w="2152" w:type="dxa"/>
          </w:tcPr>
          <w:p>
            <w:pPr>
              <w:spacing w:after="15"/>
              <w:rPr>
                <w:sz w:val="18"/>
              </w:rPr>
            </w:pPr>
            <w:r>
              <w:rPr>
                <w:rFonts w:hint="eastAsia"/>
                <w:sz w:val="18"/>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5" w:type="dxa"/>
          </w:tcPr>
          <w:p>
            <w:pPr>
              <w:spacing w:after="15"/>
              <w:rPr>
                <w:sz w:val="18"/>
              </w:rPr>
            </w:pPr>
            <w:r>
              <w:rPr>
                <w:rFonts w:hint="eastAsia"/>
                <w:sz w:val="18"/>
              </w:rPr>
              <w:t>/com/ctc/igd1</w:t>
            </w:r>
            <w:r>
              <w:rPr>
                <w:sz w:val="18"/>
              </w:rPr>
              <w:t>/</w:t>
            </w:r>
            <w:r>
              <w:rPr>
                <w:rFonts w:hint="eastAsia"/>
                <w:sz w:val="18"/>
              </w:rPr>
              <w:t>Network/ddns</w:t>
            </w:r>
          </w:p>
        </w:tc>
        <w:tc>
          <w:tcPr>
            <w:tcW w:w="3438" w:type="dxa"/>
          </w:tcPr>
          <w:p>
            <w:pPr>
              <w:spacing w:after="15"/>
              <w:rPr>
                <w:sz w:val="18"/>
              </w:rPr>
            </w:pPr>
            <w:r>
              <w:rPr>
                <w:rFonts w:hint="eastAsia"/>
                <w:sz w:val="18"/>
              </w:rPr>
              <w:t>com.ctc.igd1.ObjectManager</w:t>
            </w:r>
          </w:p>
        </w:tc>
        <w:tc>
          <w:tcPr>
            <w:tcW w:w="2152" w:type="dxa"/>
          </w:tcPr>
          <w:p>
            <w:pPr>
              <w:spacing w:after="15"/>
              <w:rPr>
                <w:sz w:val="18"/>
              </w:rPr>
            </w:pPr>
            <w:r>
              <w:rPr>
                <w:rFonts w:hint="eastAsia"/>
                <w:sz w:val="18"/>
              </w:rPr>
              <w:t>D</w:t>
            </w:r>
            <w:r>
              <w:rPr>
                <w:sz w:val="18"/>
              </w:rPr>
              <w:t>DNS服务配置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5" w:type="dxa"/>
          </w:tcPr>
          <w:p>
            <w:pPr>
              <w:spacing w:after="15"/>
              <w:rPr>
                <w:sz w:val="18"/>
              </w:rPr>
            </w:pPr>
            <w:r>
              <w:rPr>
                <w:rFonts w:hint="eastAsia"/>
                <w:sz w:val="18"/>
              </w:rPr>
              <w:t>/com/ctc/igd1</w:t>
            </w:r>
            <w:r>
              <w:rPr>
                <w:rFonts w:asciiTheme="minorHAnsi" w:hAnsiTheme="minorHAnsi" w:eastAsiaTheme="minorEastAsia"/>
                <w:sz w:val="18"/>
              </w:rPr>
              <w:t>/</w:t>
            </w:r>
            <w:r>
              <w:rPr>
                <w:rFonts w:hint="eastAsia"/>
                <w:sz w:val="18"/>
              </w:rPr>
              <w:t>Network/ddns/{i}</w:t>
            </w:r>
          </w:p>
        </w:tc>
        <w:tc>
          <w:tcPr>
            <w:tcW w:w="3438" w:type="dxa"/>
          </w:tcPr>
          <w:p>
            <w:pPr>
              <w:spacing w:after="15"/>
              <w:rPr>
                <w:sz w:val="18"/>
              </w:rPr>
            </w:pPr>
            <w:r>
              <w:rPr>
                <w:rFonts w:hint="eastAsia"/>
                <w:sz w:val="18"/>
              </w:rPr>
              <w:t>com.ctc.igd1.DDNSServerConfig</w:t>
            </w:r>
          </w:p>
        </w:tc>
        <w:tc>
          <w:tcPr>
            <w:tcW w:w="2152" w:type="dxa"/>
          </w:tcPr>
          <w:p>
            <w:pPr>
              <w:spacing w:after="15"/>
              <w:rPr>
                <w:sz w:val="18"/>
              </w:rPr>
            </w:pPr>
            <w:r>
              <w:rPr>
                <w:rFonts w:hint="eastAsia"/>
                <w:sz w:val="18"/>
              </w:rPr>
              <w:t>D</w:t>
            </w:r>
            <w:r>
              <w:rPr>
                <w:sz w:val="18"/>
              </w:rPr>
              <w:t>DNS服务配置</w:t>
            </w:r>
          </w:p>
        </w:tc>
      </w:tr>
    </w:tbl>
    <w:p>
      <w:pPr>
        <w:spacing w:after="15"/>
      </w:pPr>
    </w:p>
    <w:p>
      <w:pPr>
        <w:pStyle w:val="162"/>
        <w:spacing w:beforeLines="0" w:afterLines="0"/>
        <w:ind w:left="-57"/>
      </w:pPr>
      <w:bookmarkStart w:id="926" w:name="_Toc532477858"/>
      <w:bookmarkStart w:id="927" w:name="_Toc447897286"/>
      <w:bookmarkStart w:id="928" w:name="_Toc444965289"/>
      <w:r>
        <w:rPr>
          <w:rFonts w:hint="eastAsia"/>
        </w:rPr>
        <w:t>FTP服务</w:t>
      </w:r>
      <w:bookmarkEnd w:id="926"/>
      <w:bookmarkEnd w:id="927"/>
    </w:p>
    <w:p>
      <w:pPr>
        <w:pStyle w:val="147"/>
        <w:numPr>
          <w:ilvl w:val="3"/>
          <w:numId w:val="143"/>
        </w:numPr>
        <w:spacing w:beforeLines="0" w:afterLines="0"/>
      </w:pPr>
      <w:r>
        <w:t>D</w:t>
      </w:r>
      <w:r>
        <w:rPr>
          <w:rFonts w:hint="eastAsia"/>
        </w:rPr>
        <w:t>Bus接口</w:t>
      </w:r>
    </w:p>
    <w:bookmarkEnd w:id="928"/>
    <w:p>
      <w:pPr>
        <w:pStyle w:val="152"/>
        <w:spacing w:before="156" w:after="156"/>
      </w:pPr>
      <w:bookmarkStart w:id="929" w:name="_Toc447897287"/>
      <w:r>
        <w:rPr>
          <w:rFonts w:hint="eastAsia"/>
        </w:rPr>
        <w:t>com.ctc.igd1.FTPServer</w:t>
      </w:r>
      <w:bookmarkEnd w:id="929"/>
    </w:p>
    <w:p>
      <w:pPr>
        <w:spacing w:before="240" w:after="15"/>
        <w:ind w:left="420" w:leftChars="200"/>
        <w:rPr>
          <w:b/>
        </w:rPr>
      </w:pPr>
      <w:r>
        <w:rPr>
          <w:rFonts w:hint="eastAsia"/>
          <w:b/>
        </w:rPr>
        <w:t>属性</w:t>
      </w:r>
    </w:p>
    <w:tbl>
      <w:tblPr>
        <w:tblStyle w:val="66"/>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134"/>
        <w:gridCol w:w="1134"/>
        <w:gridCol w:w="113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rPr>
            </w:pPr>
            <w:r>
              <w:rPr>
                <w:rFonts w:ascii="Calibri" w:hAnsi="Calibri"/>
                <w:sz w:val="18"/>
              </w:rPr>
              <w:t>属性名</w:t>
            </w:r>
          </w:p>
        </w:tc>
        <w:tc>
          <w:tcPr>
            <w:tcW w:w="1134" w:type="dxa"/>
            <w:shd w:val="clear" w:color="auto" w:fill="D9D9D9"/>
          </w:tcPr>
          <w:p>
            <w:pPr>
              <w:spacing w:after="15"/>
              <w:jc w:val="center"/>
              <w:rPr>
                <w:rFonts w:ascii="Calibri" w:hAnsi="Calibri"/>
                <w:sz w:val="18"/>
              </w:rPr>
            </w:pPr>
            <w:r>
              <w:rPr>
                <w:rFonts w:ascii="Calibri" w:hAnsi="Calibri"/>
                <w:sz w:val="18"/>
              </w:rPr>
              <w:t>类型</w:t>
            </w:r>
          </w:p>
        </w:tc>
        <w:tc>
          <w:tcPr>
            <w:tcW w:w="1134" w:type="dxa"/>
            <w:shd w:val="clear" w:color="auto" w:fill="D9D9D9"/>
          </w:tcPr>
          <w:p>
            <w:pPr>
              <w:spacing w:after="15"/>
              <w:jc w:val="center"/>
              <w:rPr>
                <w:rFonts w:ascii="Calibri" w:hAnsi="Calibri"/>
                <w:sz w:val="18"/>
              </w:rPr>
            </w:pPr>
            <w:r>
              <w:rPr>
                <w:rFonts w:ascii="Calibri" w:hAnsi="Calibri"/>
                <w:sz w:val="18"/>
              </w:rPr>
              <w:t>权限</w:t>
            </w:r>
          </w:p>
        </w:tc>
        <w:tc>
          <w:tcPr>
            <w:tcW w:w="1134" w:type="dxa"/>
            <w:shd w:val="clear" w:color="auto" w:fill="D9D9D9"/>
          </w:tcPr>
          <w:p>
            <w:pPr>
              <w:spacing w:after="15"/>
              <w:jc w:val="center"/>
              <w:rPr>
                <w:rFonts w:ascii="Calibri" w:hAnsi="Calibri"/>
                <w:sz w:val="18"/>
              </w:rPr>
            </w:pPr>
            <w:r>
              <w:rPr>
                <w:rFonts w:ascii="Calibri" w:hAnsi="Calibri"/>
                <w:sz w:val="18"/>
              </w:rPr>
              <w:t>变更通知</w:t>
            </w:r>
          </w:p>
        </w:tc>
        <w:tc>
          <w:tcPr>
            <w:tcW w:w="2693" w:type="dxa"/>
            <w:shd w:val="clear" w:color="auto" w:fill="D9D9D9"/>
          </w:tcPr>
          <w:p>
            <w:pPr>
              <w:spacing w:after="15"/>
              <w:jc w:val="center"/>
              <w:rPr>
                <w:rFonts w:ascii="Calibri" w:hAnsi="Calibri"/>
                <w:sz w:val="18"/>
              </w:rPr>
            </w:pPr>
            <w:r>
              <w:rPr>
                <w:rFonts w:ascii="Calibri" w:hAnsi="Calibri"/>
                <w:sz w:val="18"/>
              </w:rPr>
              <w:t>备注</w:t>
            </w:r>
          </w:p>
        </w:tc>
        <w:tc>
          <w:tcPr>
            <w:tcW w:w="1276"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Enable</w:t>
            </w:r>
          </w:p>
        </w:tc>
        <w:tc>
          <w:tcPr>
            <w:tcW w:w="1134" w:type="dxa"/>
          </w:tcPr>
          <w:p>
            <w:pPr>
              <w:spacing w:after="15"/>
              <w:rPr>
                <w:rFonts w:ascii="Calibri" w:hAnsi="Calibri"/>
                <w:sz w:val="18"/>
              </w:rPr>
            </w:pPr>
            <w:r>
              <w:rPr>
                <w:rFonts w:ascii="Calibri" w:hAnsi="Calibri"/>
                <w:sz w:val="18"/>
              </w:rPr>
              <w:t>BYTE</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693" w:type="dxa"/>
          </w:tcPr>
          <w:p>
            <w:pPr>
              <w:spacing w:after="15"/>
              <w:rPr>
                <w:rFonts w:ascii="Calibri" w:hAnsi="Calibri"/>
                <w:sz w:val="18"/>
              </w:rPr>
            </w:pPr>
            <w:r>
              <w:rPr>
                <w:rFonts w:ascii="Calibri" w:hAnsi="Calibri"/>
                <w:sz w:val="18"/>
              </w:rPr>
              <w:t>网关FTP服务是否开启，其中0：表示服务关闭；1：表示本地开启，远程关闭；2：表示本地关闭，远程开启；3;表示本地、远程开启</w:t>
            </w:r>
          </w:p>
        </w:tc>
        <w:tc>
          <w:tcPr>
            <w:tcW w:w="1276"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AllowAnonymous</w:t>
            </w:r>
          </w:p>
        </w:tc>
        <w:tc>
          <w:tcPr>
            <w:tcW w:w="1134" w:type="dxa"/>
          </w:tcPr>
          <w:p>
            <w:pPr>
              <w:spacing w:after="15"/>
              <w:rPr>
                <w:rFonts w:ascii="Calibri" w:hAnsi="Calibri"/>
                <w:sz w:val="18"/>
              </w:rPr>
            </w:pPr>
            <w:r>
              <w:rPr>
                <w:rFonts w:ascii="Calibri" w:hAnsi="Calibri"/>
                <w:sz w:val="18"/>
              </w:rPr>
              <w:t>BOOLEAN</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693" w:type="dxa"/>
          </w:tcPr>
          <w:p>
            <w:pPr>
              <w:spacing w:after="15"/>
              <w:rPr>
                <w:rFonts w:ascii="Calibri" w:hAnsi="Calibri"/>
                <w:sz w:val="18"/>
              </w:rPr>
            </w:pPr>
            <w:r>
              <w:rPr>
                <w:rFonts w:ascii="Calibri" w:hAnsi="Calibri"/>
                <w:sz w:val="18"/>
              </w:rPr>
              <w:t>是否允许匿名访问</w:t>
            </w:r>
          </w:p>
        </w:tc>
        <w:tc>
          <w:tcPr>
            <w:tcW w:w="1276"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Port</w:t>
            </w:r>
          </w:p>
        </w:tc>
        <w:tc>
          <w:tcPr>
            <w:tcW w:w="1134" w:type="dxa"/>
          </w:tcPr>
          <w:p>
            <w:pPr>
              <w:spacing w:after="15"/>
              <w:rPr>
                <w:rFonts w:ascii="Calibri" w:hAnsi="Calibri"/>
                <w:sz w:val="18"/>
              </w:rPr>
            </w:pPr>
            <w:r>
              <w:rPr>
                <w:rFonts w:hint="eastAsia" w:ascii="Calibri" w:hAnsi="Calibri"/>
                <w:sz w:val="18"/>
              </w:rPr>
              <w:t>UINT32</w:t>
            </w:r>
          </w:p>
        </w:tc>
        <w:tc>
          <w:tcPr>
            <w:tcW w:w="1134" w:type="dxa"/>
          </w:tcPr>
          <w:p>
            <w:pPr>
              <w:spacing w:after="15"/>
              <w:rPr>
                <w:rFonts w:ascii="Calibri" w:hAnsi="Calibri"/>
                <w:sz w:val="18"/>
              </w:rPr>
            </w:pPr>
            <w:r>
              <w:rPr>
                <w:rFonts w:hint="eastAsia" w:ascii="Calibri" w:hAnsi="Calibri"/>
                <w:sz w:val="18"/>
              </w:rPr>
              <w:t>read</w:t>
            </w:r>
          </w:p>
        </w:tc>
        <w:tc>
          <w:tcPr>
            <w:tcW w:w="1134" w:type="dxa"/>
          </w:tcPr>
          <w:p>
            <w:pPr>
              <w:spacing w:after="15"/>
              <w:rPr>
                <w:rFonts w:ascii="Calibri" w:hAnsi="Calibri"/>
                <w:sz w:val="18"/>
              </w:rPr>
            </w:pPr>
            <w:r>
              <w:rPr>
                <w:rFonts w:hint="eastAsia" w:ascii="Calibri" w:hAnsi="Calibri"/>
                <w:sz w:val="18"/>
              </w:rPr>
              <w:t>无</w:t>
            </w:r>
          </w:p>
        </w:tc>
        <w:tc>
          <w:tcPr>
            <w:tcW w:w="2693" w:type="dxa"/>
          </w:tcPr>
          <w:p>
            <w:pPr>
              <w:spacing w:after="15"/>
              <w:rPr>
                <w:rFonts w:ascii="Calibri" w:hAnsi="Calibri"/>
                <w:sz w:val="18"/>
              </w:rPr>
            </w:pPr>
            <w:r>
              <w:rPr>
                <w:rFonts w:hint="eastAsia" w:ascii="Calibri" w:hAnsi="Calibri"/>
                <w:sz w:val="18"/>
              </w:rPr>
              <w:t>FTP服务端口取值</w:t>
            </w:r>
            <w:r>
              <w:rPr>
                <w:rFonts w:ascii="Calibri" w:hAnsi="Calibri"/>
                <w:sz w:val="18"/>
              </w:rPr>
              <w:t>范围</w:t>
            </w:r>
            <w:r>
              <w:rPr>
                <w:rFonts w:hint="eastAsia" w:ascii="Calibri" w:hAnsi="Calibri"/>
                <w:sz w:val="18"/>
              </w:rPr>
              <w:t>0</w:t>
            </w:r>
            <w:r>
              <w:rPr>
                <w:rFonts w:ascii="Calibri" w:hAnsi="Calibri"/>
                <w:sz w:val="18"/>
              </w:rPr>
              <w:t>-65535</w:t>
            </w:r>
          </w:p>
        </w:tc>
        <w:tc>
          <w:tcPr>
            <w:tcW w:w="1276" w:type="dxa"/>
          </w:tcPr>
          <w:p>
            <w:pPr>
              <w:spacing w:after="15"/>
              <w:rPr>
                <w:rFonts w:ascii="Calibri" w:hAnsi="Calibri"/>
                <w:sz w:val="18"/>
              </w:rPr>
            </w:pPr>
            <w:r>
              <w:rPr>
                <w:rFonts w:hint="eastAsia" w:ascii="Calibri" w:hAnsi="Calibri"/>
                <w:sz w:val="18"/>
              </w:rPr>
              <w:t>1.0</w:t>
            </w:r>
          </w:p>
        </w:tc>
      </w:tr>
    </w:tbl>
    <w:p>
      <w:pPr>
        <w:spacing w:after="15"/>
      </w:pPr>
    </w:p>
    <w:p>
      <w:pPr>
        <w:pStyle w:val="152"/>
        <w:spacing w:before="156" w:after="156"/>
      </w:pPr>
      <w:bookmarkStart w:id="930" w:name="_Toc447897288"/>
      <w:r>
        <w:rPr>
          <w:rFonts w:hint="eastAsia"/>
        </w:rPr>
        <w:t>com.ctc.igd1.FTPAccount</w:t>
      </w:r>
      <w:bookmarkEnd w:id="930"/>
    </w:p>
    <w:p>
      <w:pPr>
        <w:spacing w:before="240" w:after="15"/>
        <w:ind w:left="420" w:leftChars="200"/>
        <w:rPr>
          <w:b/>
        </w:rPr>
      </w:pPr>
      <w:r>
        <w:rPr>
          <w:rFonts w:hint="eastAsia"/>
          <w:b/>
        </w:rPr>
        <w:t>属性</w:t>
      </w:r>
    </w:p>
    <w:tbl>
      <w:tblPr>
        <w:tblStyle w:val="6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559"/>
        <w:gridCol w:w="1418"/>
        <w:gridCol w:w="1275"/>
        <w:gridCol w:w="1610"/>
        <w:gridCol w:w="1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szCs w:val="18"/>
              </w:rPr>
            </w:pPr>
            <w:bookmarkStart w:id="931" w:name="_Toc444965291"/>
            <w:r>
              <w:rPr>
                <w:rFonts w:ascii="Calibri" w:hAnsi="Calibri"/>
                <w:sz w:val="18"/>
                <w:szCs w:val="18"/>
              </w:rPr>
              <w:t>属性名</w:t>
            </w:r>
          </w:p>
        </w:tc>
        <w:tc>
          <w:tcPr>
            <w:tcW w:w="1559"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418"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275"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1610"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1367" w:type="dxa"/>
            <w:shd w:val="clear" w:color="auto" w:fill="D9D9D9"/>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UserName</w:t>
            </w:r>
          </w:p>
        </w:tc>
        <w:tc>
          <w:tcPr>
            <w:tcW w:w="1559" w:type="dxa"/>
          </w:tcPr>
          <w:p>
            <w:pPr>
              <w:spacing w:after="15"/>
              <w:rPr>
                <w:rFonts w:ascii="Calibri" w:hAnsi="Calibri"/>
                <w:sz w:val="18"/>
                <w:szCs w:val="18"/>
              </w:rPr>
            </w:pPr>
            <w:r>
              <w:rPr>
                <w:rFonts w:ascii="Calibri" w:hAnsi="Calibri"/>
                <w:sz w:val="18"/>
                <w:szCs w:val="18"/>
              </w:rPr>
              <w:t>STRING(47)</w:t>
            </w:r>
          </w:p>
        </w:tc>
        <w:tc>
          <w:tcPr>
            <w:tcW w:w="1418" w:type="dxa"/>
          </w:tcPr>
          <w:p>
            <w:pPr>
              <w:spacing w:after="15"/>
              <w:rPr>
                <w:rFonts w:ascii="Calibri" w:hAnsi="Calibri"/>
                <w:sz w:val="18"/>
                <w:szCs w:val="18"/>
              </w:rPr>
            </w:pPr>
            <w:r>
              <w:rPr>
                <w:rFonts w:ascii="Calibri" w:hAnsi="Calibri"/>
                <w:sz w:val="18"/>
                <w:szCs w:val="18"/>
              </w:rPr>
              <w:t>readwrite</w:t>
            </w:r>
          </w:p>
        </w:tc>
        <w:tc>
          <w:tcPr>
            <w:tcW w:w="1275" w:type="dxa"/>
          </w:tcPr>
          <w:p>
            <w:pPr>
              <w:spacing w:after="15"/>
              <w:rPr>
                <w:rFonts w:ascii="Calibri" w:hAnsi="Calibri"/>
                <w:sz w:val="18"/>
                <w:szCs w:val="18"/>
              </w:rPr>
            </w:pPr>
            <w:r>
              <w:rPr>
                <w:rFonts w:ascii="Calibri" w:hAnsi="Calibri"/>
                <w:sz w:val="18"/>
                <w:szCs w:val="18"/>
              </w:rPr>
              <w:t>有</w:t>
            </w:r>
          </w:p>
        </w:tc>
        <w:tc>
          <w:tcPr>
            <w:tcW w:w="1610" w:type="dxa"/>
          </w:tcPr>
          <w:p>
            <w:pPr>
              <w:spacing w:after="15"/>
              <w:rPr>
                <w:rFonts w:ascii="Calibri" w:hAnsi="Calibri"/>
                <w:sz w:val="18"/>
                <w:szCs w:val="18"/>
              </w:rPr>
            </w:pPr>
            <w:r>
              <w:rPr>
                <w:rFonts w:ascii="Calibri" w:hAnsi="Calibri"/>
                <w:sz w:val="18"/>
                <w:szCs w:val="18"/>
              </w:rPr>
              <w:t>FTP用户名</w:t>
            </w:r>
          </w:p>
        </w:tc>
        <w:tc>
          <w:tcPr>
            <w:tcW w:w="1367" w:type="dxa"/>
          </w:tcPr>
          <w:p>
            <w:pPr>
              <w:spacing w:after="15"/>
              <w:rPr>
                <w:rFonts w:ascii="Calibri" w:hAnsi="Calibri"/>
                <w:sz w:val="18"/>
                <w:szCs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Password</w:t>
            </w:r>
          </w:p>
        </w:tc>
        <w:tc>
          <w:tcPr>
            <w:tcW w:w="1559" w:type="dxa"/>
          </w:tcPr>
          <w:p>
            <w:pPr>
              <w:spacing w:after="15"/>
              <w:rPr>
                <w:rFonts w:ascii="Calibri" w:hAnsi="Calibri"/>
                <w:sz w:val="18"/>
                <w:szCs w:val="18"/>
              </w:rPr>
            </w:pPr>
            <w:r>
              <w:rPr>
                <w:rFonts w:ascii="Calibri" w:hAnsi="Calibri"/>
                <w:sz w:val="18"/>
                <w:szCs w:val="18"/>
              </w:rPr>
              <w:t>STRING(47)</w:t>
            </w:r>
          </w:p>
        </w:tc>
        <w:tc>
          <w:tcPr>
            <w:tcW w:w="1418" w:type="dxa"/>
          </w:tcPr>
          <w:p>
            <w:pPr>
              <w:spacing w:after="15"/>
              <w:rPr>
                <w:rFonts w:ascii="Calibri" w:hAnsi="Calibri"/>
                <w:sz w:val="18"/>
                <w:szCs w:val="18"/>
              </w:rPr>
            </w:pPr>
            <w:r>
              <w:rPr>
                <w:rFonts w:ascii="Calibri" w:hAnsi="Calibri"/>
                <w:sz w:val="18"/>
                <w:szCs w:val="18"/>
              </w:rPr>
              <w:t>readwrite</w:t>
            </w:r>
          </w:p>
        </w:tc>
        <w:tc>
          <w:tcPr>
            <w:tcW w:w="1275" w:type="dxa"/>
          </w:tcPr>
          <w:p>
            <w:pPr>
              <w:spacing w:after="15"/>
              <w:rPr>
                <w:rFonts w:ascii="Calibri" w:hAnsi="Calibri"/>
                <w:sz w:val="18"/>
                <w:szCs w:val="18"/>
              </w:rPr>
            </w:pPr>
            <w:r>
              <w:rPr>
                <w:rFonts w:ascii="Calibri" w:hAnsi="Calibri"/>
                <w:sz w:val="18"/>
                <w:szCs w:val="18"/>
              </w:rPr>
              <w:t>有</w:t>
            </w:r>
          </w:p>
        </w:tc>
        <w:tc>
          <w:tcPr>
            <w:tcW w:w="1610" w:type="dxa"/>
          </w:tcPr>
          <w:p>
            <w:pPr>
              <w:spacing w:after="15"/>
              <w:rPr>
                <w:rFonts w:ascii="Calibri" w:hAnsi="Calibri"/>
                <w:sz w:val="18"/>
                <w:szCs w:val="18"/>
              </w:rPr>
            </w:pPr>
            <w:r>
              <w:rPr>
                <w:rFonts w:ascii="Calibri" w:hAnsi="Calibri"/>
                <w:sz w:val="18"/>
                <w:szCs w:val="18"/>
              </w:rPr>
              <w:t>FTP密码</w:t>
            </w:r>
          </w:p>
        </w:tc>
        <w:tc>
          <w:tcPr>
            <w:tcW w:w="1367" w:type="dxa"/>
          </w:tcPr>
          <w:p>
            <w:pPr>
              <w:spacing w:after="15"/>
              <w:rPr>
                <w:rFonts w:ascii="Calibri" w:hAnsi="Calibri"/>
                <w:sz w:val="18"/>
                <w:szCs w:val="18"/>
              </w:rPr>
            </w:pPr>
            <w:r>
              <w:rPr>
                <w:rFonts w:hint="eastAsia" w:ascii="Calibri" w:hAnsi="Calibri"/>
                <w:sz w:val="18"/>
              </w:rPr>
              <w:t>1.0</w:t>
            </w:r>
          </w:p>
        </w:tc>
      </w:tr>
    </w:tbl>
    <w:p>
      <w:pPr>
        <w:spacing w:after="15"/>
      </w:pPr>
    </w:p>
    <w:p>
      <w:pPr>
        <w:pStyle w:val="147"/>
        <w:numPr>
          <w:ilvl w:val="3"/>
          <w:numId w:val="143"/>
        </w:numPr>
        <w:spacing w:beforeLines="0" w:afterLines="0"/>
      </w:pPr>
      <w:r>
        <w:t>D</w:t>
      </w:r>
      <w:r>
        <w:rPr>
          <w:rFonts w:hint="eastAsia"/>
        </w:rPr>
        <w:t>Bus对象</w:t>
      </w:r>
    </w:p>
    <w:bookmarkEnd w:id="931"/>
    <w:tbl>
      <w:tblPr>
        <w:tblStyle w:val="66"/>
        <w:tblW w:w="88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39"/>
        <w:gridCol w:w="3438"/>
        <w:gridCol w:w="1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spacing w:after="15"/>
              <w:rPr>
                <w:sz w:val="18"/>
              </w:rPr>
            </w:pPr>
            <w:r>
              <w:rPr>
                <w:rFonts w:hint="eastAsia"/>
                <w:sz w:val="18"/>
              </w:rPr>
              <w:t>Object Path</w:t>
            </w:r>
          </w:p>
        </w:tc>
        <w:tc>
          <w:tcPr>
            <w:tcW w:w="3438" w:type="dxa"/>
          </w:tcPr>
          <w:p>
            <w:pPr>
              <w:spacing w:after="15"/>
              <w:rPr>
                <w:sz w:val="18"/>
              </w:rPr>
            </w:pPr>
            <w:r>
              <w:rPr>
                <w:rFonts w:hint="eastAsia"/>
                <w:sz w:val="18"/>
              </w:rPr>
              <w:t>接口</w:t>
            </w:r>
          </w:p>
        </w:tc>
        <w:tc>
          <w:tcPr>
            <w:tcW w:w="1919" w:type="dxa"/>
          </w:tcPr>
          <w:p>
            <w:pPr>
              <w:spacing w:after="15"/>
              <w:rPr>
                <w:sz w:val="18"/>
              </w:rPr>
            </w:pPr>
            <w:r>
              <w:rPr>
                <w:rFonts w:hint="eastAsia"/>
                <w:sz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spacing w:after="15"/>
              <w:rPr>
                <w:sz w:val="18"/>
              </w:rPr>
            </w:pPr>
            <w:r>
              <w:rPr>
                <w:rFonts w:hint="eastAsia"/>
                <w:sz w:val="18"/>
              </w:rPr>
              <w:t>/com/ctc/igd1</w:t>
            </w:r>
            <w:r>
              <w:rPr>
                <w:sz w:val="18"/>
              </w:rPr>
              <w:t>/Storage</w:t>
            </w:r>
            <w:r>
              <w:rPr>
                <w:rFonts w:hint="eastAsia"/>
                <w:sz w:val="18"/>
              </w:rPr>
              <w:t>/Ftpserver</w:t>
            </w:r>
          </w:p>
        </w:tc>
        <w:tc>
          <w:tcPr>
            <w:tcW w:w="3438" w:type="dxa"/>
          </w:tcPr>
          <w:p>
            <w:pPr>
              <w:spacing w:after="15"/>
              <w:rPr>
                <w:sz w:val="18"/>
              </w:rPr>
            </w:pPr>
            <w:r>
              <w:rPr>
                <w:rFonts w:hint="eastAsia"/>
                <w:sz w:val="18"/>
              </w:rPr>
              <w:t>com.ctc.igd1.FTPServer</w:t>
            </w:r>
          </w:p>
        </w:tc>
        <w:tc>
          <w:tcPr>
            <w:tcW w:w="1919" w:type="dxa"/>
          </w:tcPr>
          <w:p>
            <w:pPr>
              <w:spacing w:after="15"/>
              <w:rPr>
                <w:sz w:val="18"/>
              </w:rPr>
            </w:pPr>
            <w:r>
              <w:rPr>
                <w:sz w:val="18"/>
              </w:rPr>
              <w:t>FTP服务配置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spacing w:after="15"/>
              <w:rPr>
                <w:sz w:val="18"/>
              </w:rPr>
            </w:pPr>
            <w:r>
              <w:rPr>
                <w:rFonts w:hint="eastAsia"/>
                <w:sz w:val="18"/>
              </w:rPr>
              <w:t>/com/ctc/igd1</w:t>
            </w:r>
            <w:r>
              <w:rPr>
                <w:sz w:val="18"/>
              </w:rPr>
              <w:t>/Storage</w:t>
            </w:r>
            <w:r>
              <w:rPr>
                <w:rFonts w:hint="eastAsia"/>
                <w:sz w:val="18"/>
              </w:rPr>
              <w:t>/Ftpserver/Accounts</w:t>
            </w:r>
          </w:p>
        </w:tc>
        <w:tc>
          <w:tcPr>
            <w:tcW w:w="3438" w:type="dxa"/>
          </w:tcPr>
          <w:p>
            <w:pPr>
              <w:spacing w:after="15"/>
              <w:rPr>
                <w:sz w:val="18"/>
              </w:rPr>
            </w:pPr>
            <w:r>
              <w:rPr>
                <w:rFonts w:hint="eastAsia"/>
                <w:sz w:val="18"/>
              </w:rPr>
              <w:t>com.ctc.igd1.ObjectManager</w:t>
            </w:r>
          </w:p>
        </w:tc>
        <w:tc>
          <w:tcPr>
            <w:tcW w:w="1919" w:type="dxa"/>
          </w:tcPr>
          <w:p>
            <w:pPr>
              <w:spacing w:after="15"/>
              <w:rPr>
                <w:sz w:val="18"/>
              </w:rPr>
            </w:pPr>
            <w:r>
              <w:rPr>
                <w:sz w:val="18"/>
              </w:rPr>
              <w:t>FTP服务配置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spacing w:after="15"/>
              <w:rPr>
                <w:sz w:val="18"/>
              </w:rPr>
            </w:pPr>
            <w:r>
              <w:rPr>
                <w:rFonts w:hint="eastAsia"/>
                <w:sz w:val="18"/>
              </w:rPr>
              <w:t>/com/ctc/igd1</w:t>
            </w:r>
            <w:r>
              <w:rPr>
                <w:sz w:val="18"/>
              </w:rPr>
              <w:t>/Storage</w:t>
            </w:r>
            <w:r>
              <w:rPr>
                <w:rFonts w:hint="eastAsia"/>
                <w:sz w:val="18"/>
              </w:rPr>
              <w:t>/Ftpserver/Accounts/{i}</w:t>
            </w:r>
          </w:p>
        </w:tc>
        <w:tc>
          <w:tcPr>
            <w:tcW w:w="3438" w:type="dxa"/>
          </w:tcPr>
          <w:p>
            <w:pPr>
              <w:spacing w:after="15"/>
              <w:rPr>
                <w:sz w:val="18"/>
              </w:rPr>
            </w:pPr>
            <w:r>
              <w:rPr>
                <w:rFonts w:hint="eastAsia"/>
                <w:sz w:val="18"/>
              </w:rPr>
              <w:t>com.ctc.igd1.FTPAccount</w:t>
            </w:r>
          </w:p>
        </w:tc>
        <w:tc>
          <w:tcPr>
            <w:tcW w:w="1919" w:type="dxa"/>
          </w:tcPr>
          <w:p>
            <w:pPr>
              <w:spacing w:after="15"/>
              <w:rPr>
                <w:sz w:val="18"/>
              </w:rPr>
            </w:pPr>
            <w:r>
              <w:rPr>
                <w:rFonts w:hint="eastAsia"/>
                <w:sz w:val="18"/>
              </w:rPr>
              <w:t>FTP服务配置</w:t>
            </w:r>
          </w:p>
        </w:tc>
      </w:tr>
    </w:tbl>
    <w:p>
      <w:pPr>
        <w:spacing w:after="15"/>
      </w:pPr>
      <w:bookmarkStart w:id="932" w:name="_Toc444965292"/>
    </w:p>
    <w:p>
      <w:pPr>
        <w:pStyle w:val="162"/>
        <w:spacing w:beforeLines="0" w:afterLines="0"/>
        <w:ind w:left="-57"/>
      </w:pPr>
      <w:bookmarkStart w:id="933" w:name="_Toc447897289"/>
      <w:bookmarkStart w:id="934" w:name="_Toc532477859"/>
      <w:r>
        <w:rPr>
          <w:rFonts w:hint="eastAsia"/>
        </w:rPr>
        <w:t>Samba服务</w:t>
      </w:r>
      <w:bookmarkEnd w:id="933"/>
      <w:bookmarkEnd w:id="934"/>
    </w:p>
    <w:p>
      <w:pPr>
        <w:pStyle w:val="147"/>
        <w:numPr>
          <w:ilvl w:val="3"/>
          <w:numId w:val="143"/>
        </w:numPr>
        <w:spacing w:beforeLines="0" w:afterLines="0"/>
      </w:pPr>
      <w:r>
        <w:t>D</w:t>
      </w:r>
      <w:r>
        <w:rPr>
          <w:rFonts w:hint="eastAsia"/>
        </w:rPr>
        <w:t>Bus接口</w:t>
      </w:r>
    </w:p>
    <w:bookmarkEnd w:id="932"/>
    <w:p>
      <w:pPr>
        <w:pStyle w:val="152"/>
        <w:spacing w:before="156" w:after="156"/>
      </w:pPr>
      <w:bookmarkStart w:id="935" w:name="_Toc447897290"/>
      <w:r>
        <w:rPr>
          <w:rFonts w:hint="eastAsia"/>
        </w:rPr>
        <w:t>com.ctc.igd1.SambaServer</w:t>
      </w:r>
      <w:bookmarkEnd w:id="935"/>
    </w:p>
    <w:p>
      <w:pPr>
        <w:spacing w:before="240" w:after="15"/>
        <w:ind w:left="420" w:leftChars="200"/>
        <w:rPr>
          <w:b/>
        </w:rPr>
      </w:pPr>
      <w:r>
        <w:rPr>
          <w:rFonts w:hint="eastAsia"/>
          <w:b/>
        </w:rPr>
        <w:t>属性</w:t>
      </w:r>
    </w:p>
    <w:tbl>
      <w:tblPr>
        <w:tblStyle w:val="66"/>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34"/>
        <w:gridCol w:w="993"/>
        <w:gridCol w:w="1134"/>
        <w:gridCol w:w="2976"/>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shd w:val="clear" w:color="auto" w:fill="D9D9D9"/>
          </w:tcPr>
          <w:p>
            <w:pPr>
              <w:spacing w:after="15"/>
              <w:jc w:val="center"/>
              <w:rPr>
                <w:rFonts w:ascii="Calibri" w:hAnsi="Calibri"/>
                <w:sz w:val="18"/>
              </w:rPr>
            </w:pPr>
            <w:r>
              <w:rPr>
                <w:rFonts w:ascii="Calibri" w:hAnsi="Calibri"/>
                <w:sz w:val="18"/>
              </w:rPr>
              <w:t>属性名</w:t>
            </w:r>
          </w:p>
        </w:tc>
        <w:tc>
          <w:tcPr>
            <w:tcW w:w="1134" w:type="dxa"/>
            <w:shd w:val="clear" w:color="auto" w:fill="D9D9D9"/>
          </w:tcPr>
          <w:p>
            <w:pPr>
              <w:spacing w:after="15"/>
              <w:jc w:val="center"/>
              <w:rPr>
                <w:rFonts w:ascii="Calibri" w:hAnsi="Calibri"/>
                <w:sz w:val="18"/>
              </w:rPr>
            </w:pPr>
            <w:r>
              <w:rPr>
                <w:rFonts w:ascii="Calibri" w:hAnsi="Calibri"/>
                <w:sz w:val="18"/>
              </w:rPr>
              <w:t>类型</w:t>
            </w:r>
          </w:p>
        </w:tc>
        <w:tc>
          <w:tcPr>
            <w:tcW w:w="993" w:type="dxa"/>
            <w:shd w:val="clear" w:color="auto" w:fill="D9D9D9"/>
          </w:tcPr>
          <w:p>
            <w:pPr>
              <w:spacing w:after="15"/>
              <w:jc w:val="center"/>
              <w:rPr>
                <w:rFonts w:ascii="Calibri" w:hAnsi="Calibri"/>
                <w:sz w:val="18"/>
              </w:rPr>
            </w:pPr>
            <w:r>
              <w:rPr>
                <w:rFonts w:ascii="Calibri" w:hAnsi="Calibri"/>
                <w:sz w:val="18"/>
              </w:rPr>
              <w:t>权限</w:t>
            </w:r>
          </w:p>
        </w:tc>
        <w:tc>
          <w:tcPr>
            <w:tcW w:w="1134" w:type="dxa"/>
            <w:shd w:val="clear" w:color="auto" w:fill="D9D9D9"/>
          </w:tcPr>
          <w:p>
            <w:pPr>
              <w:spacing w:after="15"/>
              <w:jc w:val="center"/>
              <w:rPr>
                <w:rFonts w:ascii="Calibri" w:hAnsi="Calibri"/>
                <w:sz w:val="18"/>
              </w:rPr>
            </w:pPr>
            <w:r>
              <w:rPr>
                <w:rFonts w:ascii="Calibri" w:hAnsi="Calibri"/>
                <w:sz w:val="18"/>
              </w:rPr>
              <w:t>变更通知</w:t>
            </w:r>
          </w:p>
        </w:tc>
        <w:tc>
          <w:tcPr>
            <w:tcW w:w="2976" w:type="dxa"/>
            <w:shd w:val="clear" w:color="auto" w:fill="D9D9D9"/>
          </w:tcPr>
          <w:p>
            <w:pPr>
              <w:spacing w:after="15"/>
              <w:jc w:val="center"/>
              <w:rPr>
                <w:rFonts w:ascii="Calibri" w:hAnsi="Calibri"/>
                <w:sz w:val="18"/>
              </w:rPr>
            </w:pPr>
            <w:r>
              <w:rPr>
                <w:rFonts w:ascii="Calibri" w:hAnsi="Calibri"/>
                <w:sz w:val="18"/>
              </w:rPr>
              <w:t>备注</w:t>
            </w:r>
          </w:p>
        </w:tc>
        <w:tc>
          <w:tcPr>
            <w:tcW w:w="1134"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after="15"/>
              <w:rPr>
                <w:rFonts w:ascii="Calibri" w:hAnsi="Calibri"/>
                <w:sz w:val="18"/>
                <w:szCs w:val="21"/>
              </w:rPr>
            </w:pPr>
            <w:r>
              <w:rPr>
                <w:rFonts w:ascii="Calibri" w:hAnsi="Calibri"/>
                <w:sz w:val="18"/>
                <w:szCs w:val="21"/>
              </w:rPr>
              <w:t>Enable</w:t>
            </w:r>
          </w:p>
        </w:tc>
        <w:tc>
          <w:tcPr>
            <w:tcW w:w="1134" w:type="dxa"/>
          </w:tcPr>
          <w:p>
            <w:pPr>
              <w:spacing w:after="15"/>
              <w:rPr>
                <w:rFonts w:ascii="Calibri" w:hAnsi="Calibri"/>
                <w:sz w:val="18"/>
              </w:rPr>
            </w:pPr>
            <w:r>
              <w:rPr>
                <w:rFonts w:ascii="Calibri" w:hAnsi="Calibri"/>
                <w:sz w:val="18"/>
              </w:rPr>
              <w:t>BYTE</w:t>
            </w:r>
          </w:p>
        </w:tc>
        <w:tc>
          <w:tcPr>
            <w:tcW w:w="993"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976" w:type="dxa"/>
          </w:tcPr>
          <w:p>
            <w:pPr>
              <w:spacing w:after="15"/>
              <w:rPr>
                <w:rFonts w:ascii="Calibri" w:hAnsi="Calibri"/>
                <w:sz w:val="18"/>
              </w:rPr>
            </w:pPr>
            <w:r>
              <w:rPr>
                <w:rFonts w:ascii="Calibri" w:hAnsi="Calibri"/>
                <w:sz w:val="18"/>
              </w:rPr>
              <w:t>表示网关Samba服务是否开启，其中0：表示服务关闭；1：表示本地开启，远程关闭；2：表示本地关闭，远程开启；3：表示本地、远程开启</w:t>
            </w:r>
          </w:p>
        </w:tc>
        <w:tc>
          <w:tcPr>
            <w:tcW w:w="1134"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after="15"/>
              <w:rPr>
                <w:rFonts w:ascii="Calibri" w:hAnsi="Calibri"/>
                <w:sz w:val="18"/>
                <w:szCs w:val="21"/>
              </w:rPr>
            </w:pPr>
            <w:r>
              <w:rPr>
                <w:rFonts w:ascii="Calibri" w:hAnsi="Calibri"/>
                <w:sz w:val="18"/>
                <w:szCs w:val="21"/>
              </w:rPr>
              <w:t>AllowAnonymous</w:t>
            </w:r>
          </w:p>
        </w:tc>
        <w:tc>
          <w:tcPr>
            <w:tcW w:w="1134" w:type="dxa"/>
          </w:tcPr>
          <w:p>
            <w:pPr>
              <w:spacing w:after="15"/>
              <w:rPr>
                <w:rFonts w:ascii="Calibri" w:hAnsi="Calibri"/>
                <w:sz w:val="18"/>
              </w:rPr>
            </w:pPr>
            <w:r>
              <w:rPr>
                <w:rFonts w:ascii="Calibri" w:hAnsi="Calibri"/>
                <w:sz w:val="18"/>
              </w:rPr>
              <w:t>BOOLEAN</w:t>
            </w:r>
          </w:p>
        </w:tc>
        <w:tc>
          <w:tcPr>
            <w:tcW w:w="993"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有</w:t>
            </w:r>
          </w:p>
        </w:tc>
        <w:tc>
          <w:tcPr>
            <w:tcW w:w="2976" w:type="dxa"/>
          </w:tcPr>
          <w:p>
            <w:pPr>
              <w:spacing w:after="15"/>
              <w:rPr>
                <w:rFonts w:ascii="Calibri" w:hAnsi="Calibri"/>
                <w:sz w:val="18"/>
              </w:rPr>
            </w:pPr>
            <w:r>
              <w:rPr>
                <w:rFonts w:ascii="Calibri" w:hAnsi="Calibri"/>
                <w:sz w:val="18"/>
              </w:rPr>
              <w:t>是否允许匿名访问</w:t>
            </w:r>
          </w:p>
        </w:tc>
        <w:tc>
          <w:tcPr>
            <w:tcW w:w="1134" w:type="dxa"/>
          </w:tcPr>
          <w:p>
            <w:pPr>
              <w:spacing w:after="15"/>
              <w:rPr>
                <w:rFonts w:ascii="Calibri" w:hAnsi="Calibri"/>
                <w:sz w:val="18"/>
              </w:rPr>
            </w:pPr>
            <w:r>
              <w:rPr>
                <w:rFonts w:hint="eastAsia" w:ascii="Calibri" w:hAnsi="Calibri"/>
                <w:sz w:val="18"/>
              </w:rPr>
              <w:t>1.0</w:t>
            </w:r>
          </w:p>
        </w:tc>
      </w:tr>
    </w:tbl>
    <w:p>
      <w:pPr>
        <w:spacing w:after="15"/>
      </w:pPr>
    </w:p>
    <w:p>
      <w:pPr>
        <w:pStyle w:val="152"/>
        <w:spacing w:before="156" w:after="156"/>
      </w:pPr>
      <w:bookmarkStart w:id="936" w:name="_Toc447897291"/>
      <w:r>
        <w:rPr>
          <w:rFonts w:hint="eastAsia"/>
        </w:rPr>
        <w:t>com.ctc.igd1.SambaAccount</w:t>
      </w:r>
      <w:bookmarkEnd w:id="936"/>
    </w:p>
    <w:p>
      <w:pPr>
        <w:spacing w:before="240" w:after="15"/>
        <w:ind w:left="420" w:leftChars="200"/>
        <w:rPr>
          <w:b/>
        </w:rPr>
      </w:pPr>
      <w:r>
        <w:rPr>
          <w:rFonts w:hint="eastAsia"/>
          <w:b/>
        </w:rPr>
        <w:t>属性</w:t>
      </w:r>
    </w:p>
    <w:tbl>
      <w:tblPr>
        <w:tblStyle w:val="6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3"/>
        <w:gridCol w:w="1751"/>
        <w:gridCol w:w="1248"/>
        <w:gridCol w:w="1184"/>
        <w:gridCol w:w="1243"/>
        <w:gridCol w:w="1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spacing w:after="15"/>
            </w:pPr>
            <w:r>
              <w:rPr>
                <w:rFonts w:hint="eastAsia"/>
              </w:rPr>
              <w:t>属性名</w:t>
            </w:r>
          </w:p>
        </w:tc>
        <w:tc>
          <w:tcPr>
            <w:tcW w:w="1751" w:type="dxa"/>
          </w:tcPr>
          <w:p>
            <w:pPr>
              <w:spacing w:after="15"/>
            </w:pPr>
            <w:r>
              <w:rPr>
                <w:rFonts w:hint="eastAsia"/>
              </w:rPr>
              <w:t>类型</w:t>
            </w:r>
          </w:p>
        </w:tc>
        <w:tc>
          <w:tcPr>
            <w:tcW w:w="1248" w:type="dxa"/>
          </w:tcPr>
          <w:p>
            <w:pPr>
              <w:spacing w:after="15"/>
            </w:pPr>
            <w:r>
              <w:rPr>
                <w:rFonts w:hint="eastAsia"/>
              </w:rPr>
              <w:t>权限</w:t>
            </w:r>
          </w:p>
        </w:tc>
        <w:tc>
          <w:tcPr>
            <w:tcW w:w="1184" w:type="dxa"/>
          </w:tcPr>
          <w:p>
            <w:pPr>
              <w:spacing w:after="15"/>
            </w:pPr>
            <w:r>
              <w:rPr>
                <w:rFonts w:hint="eastAsia"/>
              </w:rPr>
              <w:t>变更通知</w:t>
            </w:r>
          </w:p>
        </w:tc>
        <w:tc>
          <w:tcPr>
            <w:tcW w:w="1243" w:type="dxa"/>
          </w:tcPr>
          <w:p>
            <w:pPr>
              <w:spacing w:after="15"/>
            </w:pPr>
            <w:r>
              <w:rPr>
                <w:rFonts w:hint="eastAsia"/>
              </w:rPr>
              <w:t>备注</w:t>
            </w:r>
          </w:p>
        </w:tc>
        <w:tc>
          <w:tcPr>
            <w:tcW w:w="1243" w:type="dxa"/>
          </w:tcPr>
          <w:p>
            <w:pPr>
              <w:spacing w:after="15"/>
            </w:pPr>
            <w:r>
              <w:rPr>
                <w:rFonts w:hint="eastAsia"/>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spacing w:after="15"/>
              <w:rPr>
                <w:szCs w:val="21"/>
              </w:rPr>
            </w:pPr>
            <w:r>
              <w:rPr>
                <w:rFonts w:hint="eastAsia"/>
                <w:szCs w:val="21"/>
              </w:rPr>
              <w:t>UserName</w:t>
            </w:r>
          </w:p>
        </w:tc>
        <w:tc>
          <w:tcPr>
            <w:tcW w:w="1751" w:type="dxa"/>
          </w:tcPr>
          <w:p>
            <w:pPr>
              <w:spacing w:after="15"/>
            </w:pPr>
            <w:r>
              <w:rPr>
                <w:rFonts w:hint="eastAsia"/>
              </w:rPr>
              <w:t>STRING</w:t>
            </w:r>
            <w:r>
              <w:t>(47)</w:t>
            </w:r>
          </w:p>
        </w:tc>
        <w:tc>
          <w:tcPr>
            <w:tcW w:w="1248" w:type="dxa"/>
          </w:tcPr>
          <w:p>
            <w:pPr>
              <w:spacing w:after="15"/>
            </w:pPr>
            <w:r>
              <w:rPr>
                <w:rFonts w:hint="eastAsia"/>
              </w:rPr>
              <w:t>readwrite</w:t>
            </w:r>
          </w:p>
        </w:tc>
        <w:tc>
          <w:tcPr>
            <w:tcW w:w="1184" w:type="dxa"/>
          </w:tcPr>
          <w:p>
            <w:pPr>
              <w:spacing w:after="15"/>
            </w:pPr>
            <w:r>
              <w:rPr>
                <w:rFonts w:hint="eastAsia"/>
              </w:rPr>
              <w:t>有</w:t>
            </w:r>
          </w:p>
        </w:tc>
        <w:tc>
          <w:tcPr>
            <w:tcW w:w="1243" w:type="dxa"/>
          </w:tcPr>
          <w:p>
            <w:pPr>
              <w:spacing w:after="15"/>
            </w:pPr>
            <w:r>
              <w:rPr>
                <w:rFonts w:ascii="Calibri" w:hAnsi="Calibri"/>
                <w:sz w:val="18"/>
              </w:rPr>
              <w:t>Samba用户名</w:t>
            </w:r>
          </w:p>
        </w:tc>
        <w:tc>
          <w:tcPr>
            <w:tcW w:w="1243"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spacing w:after="15"/>
              <w:rPr>
                <w:szCs w:val="21"/>
              </w:rPr>
            </w:pPr>
            <w:r>
              <w:rPr>
                <w:rFonts w:hint="eastAsia"/>
                <w:szCs w:val="21"/>
              </w:rPr>
              <w:t>Password</w:t>
            </w:r>
          </w:p>
        </w:tc>
        <w:tc>
          <w:tcPr>
            <w:tcW w:w="1751" w:type="dxa"/>
          </w:tcPr>
          <w:p>
            <w:pPr>
              <w:spacing w:after="15"/>
            </w:pPr>
            <w:r>
              <w:rPr>
                <w:rFonts w:hint="eastAsia"/>
              </w:rPr>
              <w:t>STRING</w:t>
            </w:r>
            <w:r>
              <w:t>(47)</w:t>
            </w:r>
          </w:p>
        </w:tc>
        <w:tc>
          <w:tcPr>
            <w:tcW w:w="1248" w:type="dxa"/>
          </w:tcPr>
          <w:p>
            <w:pPr>
              <w:spacing w:after="15"/>
            </w:pPr>
            <w:r>
              <w:rPr>
                <w:rFonts w:hint="eastAsia"/>
              </w:rPr>
              <w:t>readwrite</w:t>
            </w:r>
          </w:p>
        </w:tc>
        <w:tc>
          <w:tcPr>
            <w:tcW w:w="1184" w:type="dxa"/>
          </w:tcPr>
          <w:p>
            <w:pPr>
              <w:spacing w:after="15"/>
            </w:pPr>
            <w:r>
              <w:rPr>
                <w:rFonts w:hint="eastAsia"/>
              </w:rPr>
              <w:t>有</w:t>
            </w:r>
          </w:p>
        </w:tc>
        <w:tc>
          <w:tcPr>
            <w:tcW w:w="1243" w:type="dxa"/>
          </w:tcPr>
          <w:p>
            <w:pPr>
              <w:spacing w:after="15"/>
            </w:pPr>
            <w:r>
              <w:rPr>
                <w:rFonts w:ascii="Calibri" w:hAnsi="Calibri"/>
                <w:sz w:val="18"/>
              </w:rPr>
              <w:t>Samba密码</w:t>
            </w:r>
          </w:p>
        </w:tc>
        <w:tc>
          <w:tcPr>
            <w:tcW w:w="1243" w:type="dxa"/>
          </w:tcPr>
          <w:p>
            <w:pPr>
              <w:spacing w:after="15"/>
              <w:rPr>
                <w:rFonts w:ascii="Calibri" w:hAnsi="Calibri"/>
                <w:sz w:val="18"/>
              </w:rPr>
            </w:pPr>
            <w:r>
              <w:rPr>
                <w:rFonts w:hint="eastAsia" w:ascii="Calibri" w:hAnsi="Calibri"/>
                <w:sz w:val="18"/>
              </w:rPr>
              <w:t>1.0</w:t>
            </w:r>
          </w:p>
        </w:tc>
      </w:tr>
    </w:tbl>
    <w:p>
      <w:pPr>
        <w:spacing w:after="15"/>
      </w:pPr>
      <w:bookmarkStart w:id="937" w:name="_Toc444965294"/>
    </w:p>
    <w:p>
      <w:pPr>
        <w:pStyle w:val="147"/>
        <w:numPr>
          <w:ilvl w:val="3"/>
          <w:numId w:val="143"/>
        </w:numPr>
        <w:spacing w:beforeLines="0" w:afterLines="0"/>
      </w:pPr>
      <w:r>
        <w:t>D</w:t>
      </w:r>
      <w:r>
        <w:rPr>
          <w:rFonts w:hint="eastAsia"/>
        </w:rPr>
        <w:t>Bus对象</w:t>
      </w:r>
    </w:p>
    <w:bookmarkEnd w:id="937"/>
    <w:tbl>
      <w:tblPr>
        <w:tblStyle w:val="66"/>
        <w:tblW w:w="85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18"/>
        <w:gridCol w:w="3438"/>
        <w:gridCol w:w="1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8" w:type="dxa"/>
          </w:tcPr>
          <w:p>
            <w:pPr>
              <w:spacing w:after="15"/>
              <w:rPr>
                <w:sz w:val="18"/>
              </w:rPr>
            </w:pPr>
            <w:r>
              <w:rPr>
                <w:rFonts w:hint="eastAsia"/>
                <w:sz w:val="18"/>
              </w:rPr>
              <w:t>Object Path</w:t>
            </w:r>
          </w:p>
        </w:tc>
        <w:tc>
          <w:tcPr>
            <w:tcW w:w="3438" w:type="dxa"/>
          </w:tcPr>
          <w:p>
            <w:pPr>
              <w:spacing w:after="15"/>
              <w:rPr>
                <w:sz w:val="18"/>
              </w:rPr>
            </w:pPr>
            <w:r>
              <w:rPr>
                <w:rFonts w:hint="eastAsia"/>
                <w:sz w:val="18"/>
              </w:rPr>
              <w:t>接口</w:t>
            </w:r>
          </w:p>
        </w:tc>
        <w:tc>
          <w:tcPr>
            <w:tcW w:w="1341" w:type="dxa"/>
          </w:tcPr>
          <w:p>
            <w:pPr>
              <w:spacing w:after="15"/>
              <w:rPr>
                <w:sz w:val="18"/>
              </w:rPr>
            </w:pPr>
            <w:r>
              <w:rPr>
                <w:rFonts w:hint="eastAsia"/>
                <w:sz w:val="18"/>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8" w:type="dxa"/>
          </w:tcPr>
          <w:p>
            <w:pPr>
              <w:spacing w:after="15"/>
              <w:rPr>
                <w:sz w:val="18"/>
              </w:rPr>
            </w:pPr>
            <w:r>
              <w:rPr>
                <w:rFonts w:hint="eastAsia"/>
                <w:sz w:val="18"/>
              </w:rPr>
              <w:t>/com/ctc/igd1</w:t>
            </w:r>
            <w:r>
              <w:rPr>
                <w:sz w:val="18"/>
              </w:rPr>
              <w:t>/Storage</w:t>
            </w:r>
            <w:r>
              <w:rPr>
                <w:rFonts w:hint="eastAsia"/>
                <w:sz w:val="18"/>
              </w:rPr>
              <w:t>/SambaServer</w:t>
            </w:r>
          </w:p>
        </w:tc>
        <w:tc>
          <w:tcPr>
            <w:tcW w:w="3438" w:type="dxa"/>
          </w:tcPr>
          <w:p>
            <w:pPr>
              <w:spacing w:after="15"/>
              <w:rPr>
                <w:sz w:val="18"/>
              </w:rPr>
            </w:pPr>
            <w:r>
              <w:rPr>
                <w:rFonts w:hint="eastAsia"/>
                <w:sz w:val="18"/>
              </w:rPr>
              <w:t>com.ctc.igd1.SambaServer</w:t>
            </w:r>
          </w:p>
        </w:tc>
        <w:tc>
          <w:tcPr>
            <w:tcW w:w="1341" w:type="dxa"/>
          </w:tcPr>
          <w:p>
            <w:pPr>
              <w:spacing w:after="15"/>
              <w:rPr>
                <w:sz w:val="18"/>
              </w:rPr>
            </w:pPr>
            <w:r>
              <w:rPr>
                <w:sz w:val="18"/>
              </w:rPr>
              <w:t>Samba服务器配置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8" w:type="dxa"/>
          </w:tcPr>
          <w:p>
            <w:pPr>
              <w:spacing w:after="15"/>
              <w:rPr>
                <w:sz w:val="18"/>
              </w:rPr>
            </w:pPr>
            <w:r>
              <w:rPr>
                <w:rFonts w:hint="eastAsia"/>
                <w:sz w:val="18"/>
              </w:rPr>
              <w:t>/com/ctc/igd1</w:t>
            </w:r>
            <w:r>
              <w:rPr>
                <w:sz w:val="18"/>
              </w:rPr>
              <w:t>/Storage</w:t>
            </w:r>
            <w:r>
              <w:rPr>
                <w:rFonts w:hint="eastAsia"/>
                <w:sz w:val="18"/>
              </w:rPr>
              <w:t>/SambaServer/Accounts</w:t>
            </w:r>
          </w:p>
        </w:tc>
        <w:tc>
          <w:tcPr>
            <w:tcW w:w="3438" w:type="dxa"/>
          </w:tcPr>
          <w:p>
            <w:pPr>
              <w:spacing w:after="15"/>
              <w:rPr>
                <w:sz w:val="18"/>
              </w:rPr>
            </w:pPr>
            <w:r>
              <w:rPr>
                <w:rFonts w:hint="eastAsia"/>
                <w:sz w:val="18"/>
              </w:rPr>
              <w:t>com.ctc.igd1.ObjectManager</w:t>
            </w:r>
          </w:p>
        </w:tc>
        <w:tc>
          <w:tcPr>
            <w:tcW w:w="1341" w:type="dxa"/>
          </w:tcPr>
          <w:p>
            <w:pPr>
              <w:spacing w:after="15"/>
              <w:rPr>
                <w:sz w:val="18"/>
              </w:rPr>
            </w:pPr>
            <w:r>
              <w:rPr>
                <w:sz w:val="18"/>
              </w:rPr>
              <w:t>Samba服务器配置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8" w:type="dxa"/>
          </w:tcPr>
          <w:p>
            <w:pPr>
              <w:spacing w:after="15"/>
              <w:rPr>
                <w:sz w:val="18"/>
              </w:rPr>
            </w:pPr>
            <w:r>
              <w:rPr>
                <w:rFonts w:hint="eastAsia"/>
                <w:sz w:val="18"/>
              </w:rPr>
              <w:t>/com/ctc/igd1</w:t>
            </w:r>
            <w:r>
              <w:rPr>
                <w:sz w:val="18"/>
              </w:rPr>
              <w:t>/Storage</w:t>
            </w:r>
            <w:r>
              <w:rPr>
                <w:rFonts w:hint="eastAsia"/>
                <w:sz w:val="18"/>
              </w:rPr>
              <w:t>/SambaServer/Accounts/{i}</w:t>
            </w:r>
          </w:p>
        </w:tc>
        <w:tc>
          <w:tcPr>
            <w:tcW w:w="3438" w:type="dxa"/>
          </w:tcPr>
          <w:p>
            <w:pPr>
              <w:spacing w:after="15"/>
              <w:rPr>
                <w:sz w:val="18"/>
              </w:rPr>
            </w:pPr>
            <w:r>
              <w:rPr>
                <w:rFonts w:hint="eastAsia"/>
                <w:sz w:val="18"/>
              </w:rPr>
              <w:t>com.ctc.igd1.SambaAccount</w:t>
            </w:r>
          </w:p>
        </w:tc>
        <w:tc>
          <w:tcPr>
            <w:tcW w:w="1341" w:type="dxa"/>
          </w:tcPr>
          <w:p>
            <w:pPr>
              <w:spacing w:after="15"/>
              <w:rPr>
                <w:sz w:val="18"/>
              </w:rPr>
            </w:pPr>
            <w:r>
              <w:rPr>
                <w:rFonts w:hint="eastAsia"/>
                <w:sz w:val="18"/>
              </w:rPr>
              <w:t>Samba服务器配置</w:t>
            </w:r>
          </w:p>
        </w:tc>
      </w:tr>
    </w:tbl>
    <w:p>
      <w:pPr>
        <w:spacing w:after="15"/>
      </w:pPr>
      <w:bookmarkStart w:id="938" w:name="_Toc444965295"/>
    </w:p>
    <w:p>
      <w:pPr>
        <w:pStyle w:val="162"/>
        <w:spacing w:beforeLines="0" w:afterLines="0"/>
        <w:ind w:left="-57"/>
      </w:pPr>
      <w:bookmarkStart w:id="939" w:name="_Toc532477860"/>
      <w:bookmarkStart w:id="940" w:name="_Toc447897292"/>
      <w:r>
        <w:rPr>
          <w:rFonts w:hint="eastAsia"/>
        </w:rPr>
        <w:t>HTTP服务</w:t>
      </w:r>
      <w:bookmarkEnd w:id="939"/>
      <w:bookmarkEnd w:id="940"/>
    </w:p>
    <w:p>
      <w:pPr>
        <w:pStyle w:val="147"/>
        <w:numPr>
          <w:ilvl w:val="3"/>
          <w:numId w:val="143"/>
        </w:numPr>
        <w:spacing w:beforeLines="0" w:afterLines="0"/>
      </w:pPr>
      <w:r>
        <w:t>D</w:t>
      </w:r>
      <w:r>
        <w:rPr>
          <w:rFonts w:hint="eastAsia"/>
        </w:rPr>
        <w:t>Bus接口</w:t>
      </w:r>
    </w:p>
    <w:bookmarkEnd w:id="938"/>
    <w:p>
      <w:pPr>
        <w:spacing w:after="15"/>
      </w:pPr>
    </w:p>
    <w:p>
      <w:pPr>
        <w:pStyle w:val="152"/>
        <w:spacing w:before="156" w:after="156"/>
      </w:pPr>
      <w:bookmarkStart w:id="941" w:name="_Toc447897293"/>
      <w:r>
        <w:rPr>
          <w:rFonts w:hint="eastAsia"/>
        </w:rPr>
        <w:t>com.ctc.igd1.HTTPServer</w:t>
      </w:r>
      <w:bookmarkEnd w:id="941"/>
    </w:p>
    <w:p>
      <w:pPr>
        <w:spacing w:before="240" w:after="15"/>
        <w:ind w:left="420" w:leftChars="200"/>
        <w:rPr>
          <w:b/>
        </w:rPr>
      </w:pPr>
      <w:r>
        <w:rPr>
          <w:rFonts w:hint="eastAsia"/>
          <w:b/>
        </w:rPr>
        <w:t>属性</w:t>
      </w:r>
    </w:p>
    <w:tbl>
      <w:tblPr>
        <w:tblStyle w:val="66"/>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238"/>
        <w:gridCol w:w="888"/>
        <w:gridCol w:w="1134"/>
        <w:gridCol w:w="2551"/>
        <w:gridCol w:w="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668" w:type="dxa"/>
            <w:shd w:val="clear" w:color="auto" w:fill="D9D9D9"/>
          </w:tcPr>
          <w:p>
            <w:pPr>
              <w:spacing w:after="15"/>
              <w:jc w:val="center"/>
              <w:rPr>
                <w:rFonts w:ascii="Calibri" w:hAnsi="Calibri"/>
                <w:sz w:val="18"/>
              </w:rPr>
            </w:pPr>
            <w:bookmarkStart w:id="942" w:name="_Toc444965297"/>
            <w:r>
              <w:rPr>
                <w:rFonts w:ascii="Calibri" w:hAnsi="Calibri"/>
                <w:sz w:val="18"/>
              </w:rPr>
              <w:t>属性名</w:t>
            </w:r>
          </w:p>
        </w:tc>
        <w:tc>
          <w:tcPr>
            <w:tcW w:w="1238" w:type="dxa"/>
            <w:shd w:val="clear" w:color="auto" w:fill="D9D9D9"/>
          </w:tcPr>
          <w:p>
            <w:pPr>
              <w:spacing w:after="15"/>
              <w:jc w:val="center"/>
              <w:rPr>
                <w:rFonts w:ascii="Calibri" w:hAnsi="Calibri"/>
                <w:sz w:val="18"/>
              </w:rPr>
            </w:pPr>
            <w:r>
              <w:rPr>
                <w:rFonts w:ascii="Calibri" w:hAnsi="Calibri"/>
                <w:sz w:val="18"/>
              </w:rPr>
              <w:t>类型</w:t>
            </w:r>
          </w:p>
        </w:tc>
        <w:tc>
          <w:tcPr>
            <w:tcW w:w="888" w:type="dxa"/>
            <w:shd w:val="clear" w:color="auto" w:fill="D9D9D9"/>
          </w:tcPr>
          <w:p>
            <w:pPr>
              <w:spacing w:after="15"/>
              <w:jc w:val="center"/>
              <w:rPr>
                <w:rFonts w:ascii="Calibri" w:hAnsi="Calibri"/>
                <w:sz w:val="18"/>
              </w:rPr>
            </w:pPr>
            <w:r>
              <w:rPr>
                <w:rFonts w:ascii="Calibri" w:hAnsi="Calibri"/>
                <w:sz w:val="18"/>
              </w:rPr>
              <w:t>权限</w:t>
            </w:r>
          </w:p>
        </w:tc>
        <w:tc>
          <w:tcPr>
            <w:tcW w:w="1134" w:type="dxa"/>
            <w:shd w:val="clear" w:color="auto" w:fill="D9D9D9"/>
          </w:tcPr>
          <w:p>
            <w:pPr>
              <w:spacing w:after="15"/>
              <w:jc w:val="center"/>
              <w:rPr>
                <w:rFonts w:ascii="Calibri" w:hAnsi="Calibri"/>
                <w:sz w:val="18"/>
              </w:rPr>
            </w:pPr>
            <w:r>
              <w:rPr>
                <w:rFonts w:ascii="Calibri" w:hAnsi="Calibri"/>
                <w:sz w:val="18"/>
              </w:rPr>
              <w:t>变更通知</w:t>
            </w:r>
          </w:p>
        </w:tc>
        <w:tc>
          <w:tcPr>
            <w:tcW w:w="2551" w:type="dxa"/>
            <w:shd w:val="clear" w:color="auto" w:fill="D9D9D9"/>
          </w:tcPr>
          <w:p>
            <w:pPr>
              <w:spacing w:after="15"/>
              <w:jc w:val="center"/>
              <w:rPr>
                <w:rFonts w:ascii="Calibri" w:hAnsi="Calibri"/>
                <w:sz w:val="18"/>
              </w:rPr>
            </w:pPr>
            <w:r>
              <w:rPr>
                <w:rFonts w:ascii="Calibri" w:hAnsi="Calibri"/>
                <w:sz w:val="18"/>
              </w:rPr>
              <w:t>备注</w:t>
            </w:r>
          </w:p>
        </w:tc>
        <w:tc>
          <w:tcPr>
            <w:tcW w:w="993"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668" w:type="dxa"/>
          </w:tcPr>
          <w:p>
            <w:pPr>
              <w:spacing w:after="15"/>
              <w:rPr>
                <w:rFonts w:ascii="Calibri" w:hAnsi="Calibri"/>
                <w:sz w:val="18"/>
                <w:szCs w:val="21"/>
              </w:rPr>
            </w:pPr>
            <w:r>
              <w:rPr>
                <w:rFonts w:ascii="Calibri" w:hAnsi="Calibri"/>
                <w:sz w:val="18"/>
                <w:szCs w:val="21"/>
              </w:rPr>
              <w:t>AdminPassword</w:t>
            </w:r>
          </w:p>
        </w:tc>
        <w:tc>
          <w:tcPr>
            <w:tcW w:w="1238" w:type="dxa"/>
          </w:tcPr>
          <w:p>
            <w:pPr>
              <w:spacing w:after="15"/>
              <w:rPr>
                <w:rFonts w:ascii="Calibri" w:hAnsi="Calibri"/>
                <w:sz w:val="18"/>
              </w:rPr>
            </w:pPr>
            <w:r>
              <w:rPr>
                <w:rFonts w:ascii="Calibri" w:hAnsi="Calibri"/>
                <w:sz w:val="18"/>
              </w:rPr>
              <w:t>STRING(47)</w:t>
            </w:r>
          </w:p>
        </w:tc>
        <w:tc>
          <w:tcPr>
            <w:tcW w:w="888" w:type="dxa"/>
          </w:tcPr>
          <w:p>
            <w:pPr>
              <w:spacing w:after="15"/>
              <w:rPr>
                <w:rFonts w:ascii="Calibri" w:hAnsi="Calibri"/>
                <w:sz w:val="18"/>
              </w:rPr>
            </w:pPr>
            <w:r>
              <w:rPr>
                <w:rFonts w:ascii="Calibri" w:hAnsi="Calibri"/>
                <w:sz w:val="18"/>
              </w:rPr>
              <w:t>read</w:t>
            </w:r>
          </w:p>
        </w:tc>
        <w:tc>
          <w:tcPr>
            <w:tcW w:w="1134" w:type="dxa"/>
          </w:tcPr>
          <w:p>
            <w:pPr>
              <w:spacing w:after="15"/>
              <w:rPr>
                <w:rFonts w:ascii="Calibri" w:hAnsi="Calibri"/>
                <w:sz w:val="18"/>
              </w:rPr>
            </w:pPr>
            <w:r>
              <w:rPr>
                <w:rFonts w:ascii="Calibri" w:hAnsi="Calibri"/>
                <w:sz w:val="18"/>
              </w:rPr>
              <w:t>有</w:t>
            </w:r>
          </w:p>
        </w:tc>
        <w:tc>
          <w:tcPr>
            <w:tcW w:w="2551" w:type="dxa"/>
          </w:tcPr>
          <w:p>
            <w:pPr>
              <w:spacing w:after="15"/>
              <w:rPr>
                <w:rFonts w:ascii="Calibri" w:hAnsi="Calibri"/>
                <w:sz w:val="18"/>
              </w:rPr>
            </w:pPr>
            <w:r>
              <w:rPr>
                <w:rFonts w:hint="eastAsia" w:ascii="Calibri" w:hAnsi="Calibri"/>
                <w:sz w:val="18"/>
              </w:rPr>
              <w:t>t</w:t>
            </w:r>
            <w:r>
              <w:rPr>
                <w:rFonts w:ascii="Calibri" w:hAnsi="Calibri"/>
                <w:sz w:val="18"/>
              </w:rPr>
              <w:t>elecomadmin密码</w:t>
            </w:r>
          </w:p>
        </w:tc>
        <w:tc>
          <w:tcPr>
            <w:tcW w:w="993" w:type="dxa"/>
          </w:tcPr>
          <w:p>
            <w:pPr>
              <w:spacing w:after="15"/>
              <w:rPr>
                <w:rFonts w:ascii="Calibri" w:hAnsi="Calibri"/>
                <w:sz w:val="18"/>
              </w:rPr>
            </w:pPr>
            <w:r>
              <w:rPr>
                <w:rFonts w:hint="eastAsia" w:ascii="Calibri" w:hAnsi="Calibri"/>
                <w:sz w:val="18"/>
              </w:rPr>
              <w:t>1.0</w:t>
            </w:r>
          </w:p>
        </w:tc>
      </w:tr>
    </w:tbl>
    <w:p>
      <w:pPr>
        <w:spacing w:after="15"/>
      </w:pPr>
    </w:p>
    <w:p>
      <w:pPr>
        <w:pStyle w:val="147"/>
        <w:numPr>
          <w:ilvl w:val="3"/>
          <w:numId w:val="143"/>
        </w:numPr>
        <w:spacing w:beforeLines="0" w:afterLines="0"/>
      </w:pPr>
      <w:r>
        <w:t>D</w:t>
      </w:r>
      <w:r>
        <w:rPr>
          <w:rFonts w:hint="eastAsia"/>
        </w:rPr>
        <w:t>Bus对象</w:t>
      </w:r>
    </w:p>
    <w:bookmarkEnd w:id="942"/>
    <w:tbl>
      <w:tblPr>
        <w:tblStyle w:val="6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5"/>
        <w:gridCol w:w="3438"/>
        <w:gridCol w:w="1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5" w:type="dxa"/>
          </w:tcPr>
          <w:p>
            <w:pPr>
              <w:spacing w:after="15"/>
              <w:rPr>
                <w:sz w:val="18"/>
              </w:rPr>
            </w:pPr>
            <w:r>
              <w:rPr>
                <w:rFonts w:hint="eastAsia"/>
                <w:sz w:val="18"/>
              </w:rPr>
              <w:t>Object Path</w:t>
            </w:r>
          </w:p>
        </w:tc>
        <w:tc>
          <w:tcPr>
            <w:tcW w:w="3438" w:type="dxa"/>
          </w:tcPr>
          <w:p>
            <w:pPr>
              <w:spacing w:after="15"/>
              <w:rPr>
                <w:sz w:val="18"/>
              </w:rPr>
            </w:pPr>
            <w:r>
              <w:rPr>
                <w:rFonts w:hint="eastAsia"/>
                <w:sz w:val="18"/>
              </w:rPr>
              <w:t>接口</w:t>
            </w:r>
          </w:p>
        </w:tc>
        <w:tc>
          <w:tcPr>
            <w:tcW w:w="1919" w:type="dxa"/>
          </w:tcPr>
          <w:p>
            <w:pPr>
              <w:spacing w:after="15"/>
              <w:rPr>
                <w:sz w:val="18"/>
              </w:rPr>
            </w:pPr>
            <w:r>
              <w:rPr>
                <w:rFonts w:hint="eastAsia"/>
                <w:sz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5" w:type="dxa"/>
          </w:tcPr>
          <w:p>
            <w:pPr>
              <w:spacing w:after="15"/>
              <w:rPr>
                <w:sz w:val="18"/>
              </w:rPr>
            </w:pPr>
            <w:r>
              <w:rPr>
                <w:rFonts w:hint="eastAsia"/>
                <w:sz w:val="18"/>
              </w:rPr>
              <w:t>/com/ctc/igd1</w:t>
            </w:r>
            <w:r>
              <w:rPr>
                <w:sz w:val="18"/>
              </w:rPr>
              <w:t>/Network</w:t>
            </w:r>
            <w:r>
              <w:rPr>
                <w:rFonts w:hint="eastAsia"/>
                <w:sz w:val="18"/>
              </w:rPr>
              <w:t>/HTTPServer</w:t>
            </w:r>
          </w:p>
        </w:tc>
        <w:tc>
          <w:tcPr>
            <w:tcW w:w="3438" w:type="dxa"/>
          </w:tcPr>
          <w:p>
            <w:pPr>
              <w:spacing w:after="15"/>
              <w:rPr>
                <w:sz w:val="18"/>
              </w:rPr>
            </w:pPr>
            <w:r>
              <w:rPr>
                <w:rFonts w:hint="eastAsia"/>
                <w:sz w:val="18"/>
              </w:rPr>
              <w:t>com.ctc.igd1.HTTPServer</w:t>
            </w:r>
          </w:p>
        </w:tc>
        <w:tc>
          <w:tcPr>
            <w:tcW w:w="1919" w:type="dxa"/>
          </w:tcPr>
          <w:p>
            <w:pPr>
              <w:spacing w:after="15"/>
              <w:rPr>
                <w:sz w:val="18"/>
              </w:rPr>
            </w:pPr>
            <w:r>
              <w:rPr>
                <w:sz w:val="18"/>
              </w:rPr>
              <w:t>HTTP服务器配置</w:t>
            </w:r>
          </w:p>
        </w:tc>
      </w:tr>
    </w:tbl>
    <w:p>
      <w:pPr>
        <w:pStyle w:val="47"/>
        <w:spacing w:after="15"/>
        <w:ind w:firstLine="0" w:firstLineChars="0"/>
      </w:pPr>
    </w:p>
    <w:p>
      <w:pPr>
        <w:pStyle w:val="162"/>
        <w:spacing w:beforeLines="0" w:afterLines="0"/>
        <w:ind w:left="-57"/>
      </w:pPr>
      <w:bookmarkStart w:id="943" w:name="_Toc532477861"/>
      <w:r>
        <w:rPr>
          <w:rFonts w:hint="eastAsia"/>
        </w:rPr>
        <w:t>Telnet服务</w:t>
      </w:r>
      <w:bookmarkEnd w:id="943"/>
    </w:p>
    <w:p>
      <w:pPr>
        <w:pStyle w:val="147"/>
        <w:numPr>
          <w:ilvl w:val="3"/>
          <w:numId w:val="143"/>
        </w:numPr>
        <w:spacing w:beforeLines="0" w:afterLines="0"/>
      </w:pPr>
      <w:r>
        <w:t>D</w:t>
      </w:r>
      <w:r>
        <w:rPr>
          <w:rFonts w:hint="eastAsia"/>
        </w:rPr>
        <w:t>Bus接口</w:t>
      </w:r>
    </w:p>
    <w:p>
      <w:pPr>
        <w:pStyle w:val="152"/>
        <w:spacing w:before="156" w:after="156"/>
      </w:pPr>
      <w:r>
        <w:rPr>
          <w:rFonts w:hint="eastAsia"/>
        </w:rPr>
        <w:t>com.ctc.igd1.TelnetServer</w:t>
      </w:r>
    </w:p>
    <w:p>
      <w:pPr>
        <w:spacing w:before="240" w:after="15"/>
        <w:ind w:left="420" w:leftChars="200"/>
        <w:rPr>
          <w:b/>
        </w:rPr>
      </w:pPr>
      <w:r>
        <w:rPr>
          <w:rFonts w:hint="eastAsia"/>
          <w:b/>
        </w:rPr>
        <w:t>属性</w:t>
      </w:r>
    </w:p>
    <w:tbl>
      <w:tblPr>
        <w:tblStyle w:val="66"/>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134"/>
        <w:gridCol w:w="1134"/>
        <w:gridCol w:w="1134"/>
        <w:gridCol w:w="269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rPr>
            </w:pPr>
            <w:r>
              <w:rPr>
                <w:rFonts w:ascii="Calibri" w:hAnsi="Calibri"/>
                <w:sz w:val="18"/>
              </w:rPr>
              <w:t>属性名</w:t>
            </w:r>
          </w:p>
        </w:tc>
        <w:tc>
          <w:tcPr>
            <w:tcW w:w="1134" w:type="dxa"/>
            <w:shd w:val="clear" w:color="auto" w:fill="D9D9D9"/>
          </w:tcPr>
          <w:p>
            <w:pPr>
              <w:spacing w:after="15"/>
              <w:jc w:val="center"/>
              <w:rPr>
                <w:rFonts w:ascii="Calibri" w:hAnsi="Calibri"/>
                <w:sz w:val="18"/>
              </w:rPr>
            </w:pPr>
            <w:r>
              <w:rPr>
                <w:rFonts w:ascii="Calibri" w:hAnsi="Calibri"/>
                <w:sz w:val="18"/>
              </w:rPr>
              <w:t>类型</w:t>
            </w:r>
          </w:p>
        </w:tc>
        <w:tc>
          <w:tcPr>
            <w:tcW w:w="1134" w:type="dxa"/>
            <w:shd w:val="clear" w:color="auto" w:fill="D9D9D9"/>
          </w:tcPr>
          <w:p>
            <w:pPr>
              <w:spacing w:after="15"/>
              <w:jc w:val="center"/>
              <w:rPr>
                <w:rFonts w:ascii="Calibri" w:hAnsi="Calibri"/>
                <w:sz w:val="18"/>
              </w:rPr>
            </w:pPr>
            <w:r>
              <w:rPr>
                <w:rFonts w:ascii="Calibri" w:hAnsi="Calibri"/>
                <w:sz w:val="18"/>
              </w:rPr>
              <w:t>权限</w:t>
            </w:r>
          </w:p>
        </w:tc>
        <w:tc>
          <w:tcPr>
            <w:tcW w:w="1134" w:type="dxa"/>
            <w:shd w:val="clear" w:color="auto" w:fill="D9D9D9"/>
          </w:tcPr>
          <w:p>
            <w:pPr>
              <w:spacing w:after="15"/>
              <w:jc w:val="center"/>
              <w:rPr>
                <w:rFonts w:ascii="Calibri" w:hAnsi="Calibri"/>
                <w:sz w:val="18"/>
              </w:rPr>
            </w:pPr>
            <w:r>
              <w:rPr>
                <w:rFonts w:ascii="Calibri" w:hAnsi="Calibri"/>
                <w:sz w:val="18"/>
              </w:rPr>
              <w:t>变更通知</w:t>
            </w:r>
          </w:p>
        </w:tc>
        <w:tc>
          <w:tcPr>
            <w:tcW w:w="2693" w:type="dxa"/>
            <w:shd w:val="clear" w:color="auto" w:fill="D9D9D9"/>
          </w:tcPr>
          <w:p>
            <w:pPr>
              <w:spacing w:after="15"/>
              <w:jc w:val="center"/>
              <w:rPr>
                <w:rFonts w:ascii="Calibri" w:hAnsi="Calibri"/>
                <w:sz w:val="18"/>
              </w:rPr>
            </w:pPr>
            <w:r>
              <w:rPr>
                <w:rFonts w:ascii="Calibri" w:hAnsi="Calibri"/>
                <w:sz w:val="18"/>
              </w:rPr>
              <w:t>备注</w:t>
            </w:r>
          </w:p>
        </w:tc>
        <w:tc>
          <w:tcPr>
            <w:tcW w:w="1276"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ascii="Calibri" w:hAnsi="Calibri"/>
                <w:sz w:val="18"/>
                <w:szCs w:val="21"/>
              </w:rPr>
              <w:t>Enable</w:t>
            </w:r>
          </w:p>
        </w:tc>
        <w:tc>
          <w:tcPr>
            <w:tcW w:w="1134" w:type="dxa"/>
          </w:tcPr>
          <w:p>
            <w:pPr>
              <w:spacing w:after="15"/>
              <w:rPr>
                <w:rFonts w:ascii="Calibri" w:hAnsi="Calibri"/>
                <w:sz w:val="18"/>
              </w:rPr>
            </w:pPr>
            <w:r>
              <w:rPr>
                <w:rFonts w:ascii="Calibri" w:hAnsi="Calibri"/>
                <w:sz w:val="18"/>
              </w:rPr>
              <w:t>BYTE</w:t>
            </w:r>
          </w:p>
        </w:tc>
        <w:tc>
          <w:tcPr>
            <w:tcW w:w="1134" w:type="dxa"/>
          </w:tcPr>
          <w:p>
            <w:pPr>
              <w:spacing w:after="15"/>
              <w:rPr>
                <w:rFonts w:ascii="Calibri" w:hAnsi="Calibri"/>
                <w:sz w:val="18"/>
              </w:rPr>
            </w:pPr>
            <w:r>
              <w:rPr>
                <w:rFonts w:ascii="Calibri" w:hAnsi="Calibri"/>
                <w:sz w:val="18"/>
              </w:rPr>
              <w:t>readwrite</w:t>
            </w:r>
          </w:p>
        </w:tc>
        <w:tc>
          <w:tcPr>
            <w:tcW w:w="1134" w:type="dxa"/>
          </w:tcPr>
          <w:p>
            <w:pPr>
              <w:spacing w:after="15"/>
              <w:rPr>
                <w:rFonts w:ascii="Calibri" w:hAnsi="Calibri"/>
                <w:sz w:val="18"/>
              </w:rPr>
            </w:pPr>
            <w:r>
              <w:rPr>
                <w:rFonts w:ascii="Calibri" w:hAnsi="Calibri"/>
                <w:sz w:val="18"/>
              </w:rPr>
              <w:t>无</w:t>
            </w:r>
          </w:p>
        </w:tc>
        <w:tc>
          <w:tcPr>
            <w:tcW w:w="2693" w:type="dxa"/>
          </w:tcPr>
          <w:p>
            <w:pPr>
              <w:spacing w:after="15"/>
              <w:rPr>
                <w:rFonts w:ascii="Calibri" w:hAnsi="Calibri"/>
                <w:sz w:val="18"/>
              </w:rPr>
            </w:pPr>
            <w:r>
              <w:rPr>
                <w:rFonts w:ascii="Calibri" w:hAnsi="Calibri"/>
                <w:sz w:val="18"/>
              </w:rPr>
              <w:t>网关Telnet服务是否开启，其中0：表示服务关闭；1：表示本地开启，远程关闭；2：表示本地关闭，远程开启</w:t>
            </w:r>
            <w:r>
              <w:rPr>
                <w:rFonts w:hint="eastAsia" w:ascii="Calibri" w:hAnsi="Calibri"/>
                <w:sz w:val="18"/>
              </w:rPr>
              <w:t>；3：表示本地、远程开启</w:t>
            </w:r>
          </w:p>
        </w:tc>
        <w:tc>
          <w:tcPr>
            <w:tcW w:w="1276"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LANPort</w:t>
            </w:r>
          </w:p>
        </w:tc>
        <w:tc>
          <w:tcPr>
            <w:tcW w:w="1134" w:type="dxa"/>
          </w:tcPr>
          <w:p>
            <w:pPr>
              <w:spacing w:after="15"/>
              <w:rPr>
                <w:rFonts w:ascii="Calibri" w:hAnsi="Calibri"/>
                <w:sz w:val="18"/>
              </w:rPr>
            </w:pPr>
            <w:r>
              <w:rPr>
                <w:rFonts w:hint="eastAsia" w:ascii="Calibri" w:hAnsi="Calibri"/>
                <w:sz w:val="18"/>
              </w:rPr>
              <w:t>UINT32</w:t>
            </w:r>
          </w:p>
        </w:tc>
        <w:tc>
          <w:tcPr>
            <w:tcW w:w="1134" w:type="dxa"/>
          </w:tcPr>
          <w:p>
            <w:pPr>
              <w:spacing w:after="15"/>
              <w:rPr>
                <w:rFonts w:ascii="Calibri" w:hAnsi="Calibri"/>
                <w:sz w:val="18"/>
              </w:rPr>
            </w:pPr>
            <w:r>
              <w:rPr>
                <w:rFonts w:hint="eastAsia" w:ascii="Calibri" w:hAnsi="Calibri"/>
                <w:sz w:val="18"/>
              </w:rPr>
              <w:t>read</w:t>
            </w:r>
          </w:p>
        </w:tc>
        <w:tc>
          <w:tcPr>
            <w:tcW w:w="1134" w:type="dxa"/>
          </w:tcPr>
          <w:p>
            <w:pPr>
              <w:spacing w:after="15"/>
              <w:rPr>
                <w:rFonts w:ascii="Calibri" w:hAnsi="Calibri"/>
                <w:sz w:val="18"/>
              </w:rPr>
            </w:pPr>
            <w:r>
              <w:rPr>
                <w:rFonts w:hint="eastAsia" w:ascii="Calibri" w:hAnsi="Calibri"/>
                <w:sz w:val="18"/>
              </w:rPr>
              <w:t>无</w:t>
            </w:r>
          </w:p>
        </w:tc>
        <w:tc>
          <w:tcPr>
            <w:tcW w:w="2693" w:type="dxa"/>
          </w:tcPr>
          <w:p>
            <w:pPr>
              <w:spacing w:after="15"/>
              <w:rPr>
                <w:rFonts w:ascii="Calibri" w:hAnsi="Calibri"/>
                <w:sz w:val="18"/>
              </w:rPr>
            </w:pPr>
            <w:r>
              <w:rPr>
                <w:rFonts w:hint="eastAsia" w:ascii="Calibri" w:hAnsi="Calibri"/>
                <w:sz w:val="18"/>
              </w:rPr>
              <w:t>LAN侧Telnet服务端口取值范围0</w:t>
            </w:r>
            <w:r>
              <w:rPr>
                <w:rFonts w:ascii="Calibri" w:hAnsi="Calibri"/>
                <w:sz w:val="18"/>
              </w:rPr>
              <w:t>-65535</w:t>
            </w:r>
          </w:p>
        </w:tc>
        <w:tc>
          <w:tcPr>
            <w:tcW w:w="1276" w:type="dxa"/>
          </w:tcPr>
          <w:p>
            <w:pPr>
              <w:spacing w:after="15"/>
              <w:rPr>
                <w:rFonts w:ascii="Calibri" w:hAnsi="Calibri"/>
                <w:sz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21"/>
              </w:rPr>
            </w:pPr>
            <w:r>
              <w:rPr>
                <w:rFonts w:hint="eastAsia" w:ascii="Calibri" w:hAnsi="Calibri"/>
                <w:sz w:val="18"/>
                <w:szCs w:val="21"/>
              </w:rPr>
              <w:t>WANPort</w:t>
            </w:r>
          </w:p>
        </w:tc>
        <w:tc>
          <w:tcPr>
            <w:tcW w:w="1134" w:type="dxa"/>
          </w:tcPr>
          <w:p>
            <w:pPr>
              <w:spacing w:after="15"/>
              <w:rPr>
                <w:rFonts w:ascii="Calibri" w:hAnsi="Calibri"/>
                <w:sz w:val="18"/>
              </w:rPr>
            </w:pPr>
            <w:r>
              <w:rPr>
                <w:rFonts w:hint="eastAsia" w:ascii="Calibri" w:hAnsi="Calibri"/>
                <w:sz w:val="18"/>
              </w:rPr>
              <w:t>UINT32</w:t>
            </w:r>
          </w:p>
        </w:tc>
        <w:tc>
          <w:tcPr>
            <w:tcW w:w="1134" w:type="dxa"/>
          </w:tcPr>
          <w:p>
            <w:pPr>
              <w:spacing w:after="15"/>
              <w:rPr>
                <w:rFonts w:ascii="Calibri" w:hAnsi="Calibri"/>
                <w:sz w:val="18"/>
              </w:rPr>
            </w:pPr>
            <w:r>
              <w:rPr>
                <w:rFonts w:hint="eastAsia" w:ascii="Calibri" w:hAnsi="Calibri"/>
                <w:sz w:val="18"/>
              </w:rPr>
              <w:t>read</w:t>
            </w:r>
          </w:p>
        </w:tc>
        <w:tc>
          <w:tcPr>
            <w:tcW w:w="1134" w:type="dxa"/>
          </w:tcPr>
          <w:p>
            <w:pPr>
              <w:spacing w:after="15"/>
              <w:rPr>
                <w:rFonts w:ascii="Calibri" w:hAnsi="Calibri"/>
                <w:sz w:val="18"/>
              </w:rPr>
            </w:pPr>
            <w:r>
              <w:rPr>
                <w:rFonts w:hint="eastAsia" w:ascii="Calibri" w:hAnsi="Calibri"/>
                <w:sz w:val="18"/>
              </w:rPr>
              <w:t>无</w:t>
            </w:r>
          </w:p>
        </w:tc>
        <w:tc>
          <w:tcPr>
            <w:tcW w:w="2693" w:type="dxa"/>
          </w:tcPr>
          <w:p>
            <w:pPr>
              <w:spacing w:after="15"/>
              <w:rPr>
                <w:rFonts w:ascii="Calibri" w:hAnsi="Calibri"/>
                <w:sz w:val="18"/>
              </w:rPr>
            </w:pPr>
            <w:r>
              <w:rPr>
                <w:rFonts w:hint="eastAsia" w:ascii="Calibri" w:hAnsi="Calibri"/>
                <w:sz w:val="18"/>
              </w:rPr>
              <w:t>WAN侧Telnet服务端口取值范围0</w:t>
            </w:r>
            <w:r>
              <w:rPr>
                <w:rFonts w:ascii="Calibri" w:hAnsi="Calibri"/>
                <w:sz w:val="18"/>
              </w:rPr>
              <w:t>-65535</w:t>
            </w:r>
          </w:p>
        </w:tc>
        <w:tc>
          <w:tcPr>
            <w:tcW w:w="1276" w:type="dxa"/>
          </w:tcPr>
          <w:p>
            <w:pPr>
              <w:spacing w:after="15"/>
              <w:rPr>
                <w:rFonts w:ascii="Calibri" w:hAnsi="Calibri"/>
                <w:sz w:val="18"/>
              </w:rPr>
            </w:pPr>
            <w:r>
              <w:rPr>
                <w:rFonts w:hint="eastAsia" w:ascii="Calibri" w:hAnsi="Calibri"/>
                <w:sz w:val="18"/>
              </w:rPr>
              <w:t>1.0</w:t>
            </w:r>
          </w:p>
        </w:tc>
      </w:tr>
    </w:tbl>
    <w:p>
      <w:pPr>
        <w:pStyle w:val="47"/>
        <w:spacing w:after="15"/>
        <w:ind w:firstLine="0" w:firstLineChars="0"/>
      </w:pPr>
      <w:r>
        <w:rPr>
          <w:rFonts w:hint="eastAsia"/>
        </w:rPr>
        <w:t>说明：Telnet服务开启时，未限定LAN侧或WAN侧服务端口在LAN侧、WAN侧同时生效。</w:t>
      </w:r>
    </w:p>
    <w:p>
      <w:pPr>
        <w:spacing w:after="15"/>
      </w:pPr>
    </w:p>
    <w:p>
      <w:pPr>
        <w:pStyle w:val="152"/>
        <w:spacing w:before="156" w:after="156"/>
      </w:pPr>
      <w:r>
        <w:rPr>
          <w:rFonts w:hint="eastAsia"/>
        </w:rPr>
        <w:t>com.ctc.igd1.TelnetAccount</w:t>
      </w:r>
    </w:p>
    <w:p>
      <w:pPr>
        <w:spacing w:before="240" w:after="15"/>
        <w:ind w:left="420" w:leftChars="200"/>
        <w:rPr>
          <w:b/>
        </w:rPr>
      </w:pPr>
      <w:r>
        <w:rPr>
          <w:rFonts w:hint="eastAsia"/>
          <w:b/>
        </w:rPr>
        <w:t>属性</w:t>
      </w:r>
    </w:p>
    <w:tbl>
      <w:tblPr>
        <w:tblStyle w:val="66"/>
        <w:tblW w:w="89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559"/>
        <w:gridCol w:w="1418"/>
        <w:gridCol w:w="1275"/>
        <w:gridCol w:w="1610"/>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559"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418"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275"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1610"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1610" w:type="dxa"/>
            <w:shd w:val="clear" w:color="auto" w:fill="D9D9D9"/>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UserName</w:t>
            </w:r>
          </w:p>
        </w:tc>
        <w:tc>
          <w:tcPr>
            <w:tcW w:w="1559" w:type="dxa"/>
          </w:tcPr>
          <w:p>
            <w:pPr>
              <w:spacing w:after="15"/>
              <w:rPr>
                <w:rFonts w:ascii="Calibri" w:hAnsi="Calibri"/>
                <w:sz w:val="18"/>
                <w:szCs w:val="18"/>
              </w:rPr>
            </w:pPr>
            <w:r>
              <w:rPr>
                <w:rFonts w:ascii="Calibri" w:hAnsi="Calibri"/>
                <w:sz w:val="18"/>
                <w:szCs w:val="18"/>
              </w:rPr>
              <w:t>STRING(47)</w:t>
            </w:r>
          </w:p>
        </w:tc>
        <w:tc>
          <w:tcPr>
            <w:tcW w:w="1418" w:type="dxa"/>
          </w:tcPr>
          <w:p>
            <w:pPr>
              <w:spacing w:after="15"/>
              <w:rPr>
                <w:rFonts w:ascii="Calibri" w:hAnsi="Calibri"/>
                <w:sz w:val="18"/>
                <w:szCs w:val="18"/>
              </w:rPr>
            </w:pPr>
            <w:r>
              <w:rPr>
                <w:rFonts w:ascii="Calibri" w:hAnsi="Calibri"/>
                <w:sz w:val="18"/>
                <w:szCs w:val="18"/>
              </w:rPr>
              <w:t>read</w:t>
            </w:r>
          </w:p>
        </w:tc>
        <w:tc>
          <w:tcPr>
            <w:tcW w:w="1275" w:type="dxa"/>
          </w:tcPr>
          <w:p>
            <w:pPr>
              <w:spacing w:after="15"/>
              <w:rPr>
                <w:rFonts w:ascii="Calibri" w:hAnsi="Calibri"/>
                <w:sz w:val="18"/>
                <w:szCs w:val="18"/>
              </w:rPr>
            </w:pPr>
            <w:r>
              <w:rPr>
                <w:rFonts w:ascii="Calibri" w:hAnsi="Calibri"/>
                <w:sz w:val="18"/>
                <w:szCs w:val="18"/>
              </w:rPr>
              <w:t>无</w:t>
            </w:r>
          </w:p>
        </w:tc>
        <w:tc>
          <w:tcPr>
            <w:tcW w:w="1610" w:type="dxa"/>
          </w:tcPr>
          <w:p>
            <w:pPr>
              <w:spacing w:after="15"/>
              <w:rPr>
                <w:rFonts w:ascii="Calibri" w:hAnsi="Calibri"/>
                <w:sz w:val="18"/>
                <w:szCs w:val="18"/>
              </w:rPr>
            </w:pPr>
            <w:r>
              <w:rPr>
                <w:rFonts w:ascii="Calibri" w:hAnsi="Calibri"/>
                <w:sz w:val="18"/>
                <w:szCs w:val="18"/>
              </w:rPr>
              <w:t>Telnet用户名</w:t>
            </w:r>
          </w:p>
        </w:tc>
        <w:tc>
          <w:tcPr>
            <w:tcW w:w="1610" w:type="dxa"/>
          </w:tcPr>
          <w:p>
            <w:pPr>
              <w:spacing w:after="15"/>
              <w:rPr>
                <w:rFonts w:ascii="Calibri" w:hAnsi="Calibri"/>
                <w:sz w:val="18"/>
                <w:szCs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ascii="Calibri" w:hAnsi="Calibri"/>
                <w:sz w:val="18"/>
                <w:szCs w:val="18"/>
              </w:rPr>
              <w:t>Password</w:t>
            </w:r>
          </w:p>
        </w:tc>
        <w:tc>
          <w:tcPr>
            <w:tcW w:w="1559" w:type="dxa"/>
          </w:tcPr>
          <w:p>
            <w:pPr>
              <w:spacing w:after="15"/>
              <w:rPr>
                <w:rFonts w:ascii="Calibri" w:hAnsi="Calibri"/>
                <w:sz w:val="18"/>
                <w:szCs w:val="18"/>
              </w:rPr>
            </w:pPr>
            <w:r>
              <w:rPr>
                <w:rFonts w:ascii="Calibri" w:hAnsi="Calibri"/>
                <w:sz w:val="18"/>
                <w:szCs w:val="18"/>
              </w:rPr>
              <w:t>STRING(47)</w:t>
            </w:r>
          </w:p>
        </w:tc>
        <w:tc>
          <w:tcPr>
            <w:tcW w:w="1418" w:type="dxa"/>
          </w:tcPr>
          <w:p>
            <w:pPr>
              <w:spacing w:after="15"/>
              <w:rPr>
                <w:rFonts w:ascii="Calibri" w:hAnsi="Calibri"/>
                <w:sz w:val="18"/>
                <w:szCs w:val="18"/>
              </w:rPr>
            </w:pPr>
            <w:r>
              <w:rPr>
                <w:rFonts w:ascii="Calibri" w:hAnsi="Calibri"/>
                <w:sz w:val="18"/>
                <w:szCs w:val="18"/>
              </w:rPr>
              <w:t>read</w:t>
            </w:r>
          </w:p>
        </w:tc>
        <w:tc>
          <w:tcPr>
            <w:tcW w:w="1275" w:type="dxa"/>
          </w:tcPr>
          <w:p>
            <w:pPr>
              <w:spacing w:after="15"/>
              <w:rPr>
                <w:rFonts w:ascii="Calibri" w:hAnsi="Calibri"/>
                <w:sz w:val="18"/>
                <w:szCs w:val="18"/>
              </w:rPr>
            </w:pPr>
            <w:r>
              <w:rPr>
                <w:rFonts w:ascii="Calibri" w:hAnsi="Calibri"/>
                <w:sz w:val="18"/>
                <w:szCs w:val="18"/>
              </w:rPr>
              <w:t>无</w:t>
            </w:r>
          </w:p>
        </w:tc>
        <w:tc>
          <w:tcPr>
            <w:tcW w:w="1610" w:type="dxa"/>
          </w:tcPr>
          <w:p>
            <w:pPr>
              <w:spacing w:after="15"/>
              <w:rPr>
                <w:rFonts w:ascii="Calibri" w:hAnsi="Calibri"/>
                <w:sz w:val="18"/>
                <w:szCs w:val="18"/>
              </w:rPr>
            </w:pPr>
            <w:r>
              <w:rPr>
                <w:rFonts w:ascii="Calibri" w:hAnsi="Calibri"/>
                <w:sz w:val="18"/>
                <w:szCs w:val="18"/>
              </w:rPr>
              <w:t>Telnet密码</w:t>
            </w:r>
          </w:p>
        </w:tc>
        <w:tc>
          <w:tcPr>
            <w:tcW w:w="1610" w:type="dxa"/>
          </w:tcPr>
          <w:p>
            <w:pPr>
              <w:spacing w:after="15"/>
              <w:rPr>
                <w:rFonts w:ascii="Calibri" w:hAnsi="Calibri"/>
                <w:sz w:val="18"/>
                <w:szCs w:val="18"/>
              </w:rPr>
            </w:pPr>
            <w:r>
              <w:rPr>
                <w:rFonts w:hint="eastAsia" w:ascii="Calibri" w:hAnsi="Calibri"/>
                <w:sz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26" w:type="dxa"/>
          </w:tcPr>
          <w:p>
            <w:pPr>
              <w:spacing w:after="15"/>
              <w:rPr>
                <w:rFonts w:ascii="Calibri" w:hAnsi="Calibri"/>
                <w:sz w:val="18"/>
                <w:szCs w:val="18"/>
              </w:rPr>
            </w:pPr>
            <w:r>
              <w:rPr>
                <w:rFonts w:hint="eastAsia" w:ascii="Calibri" w:hAnsi="Calibri"/>
                <w:sz w:val="18"/>
                <w:szCs w:val="18"/>
              </w:rPr>
              <w:t>Type</w:t>
            </w:r>
          </w:p>
        </w:tc>
        <w:tc>
          <w:tcPr>
            <w:tcW w:w="1559" w:type="dxa"/>
          </w:tcPr>
          <w:p>
            <w:pPr>
              <w:spacing w:after="15"/>
              <w:rPr>
                <w:rFonts w:ascii="Calibri" w:hAnsi="Calibri"/>
                <w:sz w:val="18"/>
                <w:szCs w:val="18"/>
              </w:rPr>
            </w:pPr>
            <w:r>
              <w:rPr>
                <w:rFonts w:ascii="Calibri" w:hAnsi="Calibri"/>
                <w:sz w:val="18"/>
                <w:szCs w:val="18"/>
              </w:rPr>
              <w:t>STRING(7)</w:t>
            </w:r>
          </w:p>
        </w:tc>
        <w:tc>
          <w:tcPr>
            <w:tcW w:w="1418" w:type="dxa"/>
          </w:tcPr>
          <w:p>
            <w:pPr>
              <w:spacing w:after="15"/>
              <w:rPr>
                <w:rFonts w:ascii="Calibri" w:hAnsi="Calibri"/>
                <w:sz w:val="18"/>
                <w:szCs w:val="18"/>
              </w:rPr>
            </w:pPr>
            <w:r>
              <w:rPr>
                <w:rFonts w:hint="eastAsia" w:ascii="Calibri" w:hAnsi="Calibri"/>
                <w:sz w:val="18"/>
                <w:szCs w:val="18"/>
              </w:rPr>
              <w:t>read</w:t>
            </w:r>
          </w:p>
        </w:tc>
        <w:tc>
          <w:tcPr>
            <w:tcW w:w="1275" w:type="dxa"/>
          </w:tcPr>
          <w:p>
            <w:pPr>
              <w:spacing w:after="15"/>
              <w:rPr>
                <w:rFonts w:ascii="Calibri" w:hAnsi="Calibri"/>
                <w:sz w:val="18"/>
                <w:szCs w:val="18"/>
              </w:rPr>
            </w:pPr>
            <w:r>
              <w:rPr>
                <w:rFonts w:hint="eastAsia" w:ascii="Calibri" w:hAnsi="Calibri"/>
                <w:sz w:val="18"/>
                <w:szCs w:val="18"/>
              </w:rPr>
              <w:t>无</w:t>
            </w:r>
          </w:p>
        </w:tc>
        <w:tc>
          <w:tcPr>
            <w:tcW w:w="1610" w:type="dxa"/>
          </w:tcPr>
          <w:p>
            <w:pPr>
              <w:spacing w:after="15"/>
              <w:rPr>
                <w:rFonts w:ascii="Calibri" w:hAnsi="Calibri"/>
                <w:sz w:val="18"/>
                <w:szCs w:val="18"/>
              </w:rPr>
            </w:pPr>
            <w:r>
              <w:rPr>
                <w:rFonts w:hint="eastAsia" w:ascii="Calibri" w:hAnsi="Calibri"/>
                <w:sz w:val="18"/>
                <w:szCs w:val="18"/>
              </w:rPr>
              <w:t>Telnet服务类型，取值范围LAN/WAN/BOTH</w:t>
            </w:r>
          </w:p>
        </w:tc>
        <w:tc>
          <w:tcPr>
            <w:tcW w:w="1610" w:type="dxa"/>
          </w:tcPr>
          <w:p>
            <w:pPr>
              <w:spacing w:after="15"/>
              <w:rPr>
                <w:rFonts w:ascii="Calibri" w:hAnsi="Calibri"/>
                <w:sz w:val="18"/>
                <w:szCs w:val="18"/>
              </w:rPr>
            </w:pPr>
            <w:r>
              <w:rPr>
                <w:rFonts w:hint="eastAsia" w:ascii="Calibri" w:hAnsi="Calibri"/>
                <w:sz w:val="18"/>
              </w:rPr>
              <w:t>1.0</w:t>
            </w:r>
          </w:p>
        </w:tc>
      </w:tr>
    </w:tbl>
    <w:p>
      <w:pPr>
        <w:pStyle w:val="47"/>
        <w:spacing w:after="15"/>
        <w:ind w:firstLine="0" w:firstLineChars="0"/>
      </w:pPr>
      <w:r>
        <w:rPr>
          <w:rFonts w:hint="eastAsia"/>
        </w:rPr>
        <w:t>说明：Telnet用户创建时，服务类型默认为BOTH。</w:t>
      </w:r>
    </w:p>
    <w:p>
      <w:pPr>
        <w:spacing w:after="15"/>
      </w:pPr>
    </w:p>
    <w:p>
      <w:pPr>
        <w:pStyle w:val="147"/>
        <w:numPr>
          <w:ilvl w:val="3"/>
          <w:numId w:val="143"/>
        </w:numPr>
        <w:spacing w:beforeLines="0" w:afterLines="0"/>
      </w:pPr>
      <w:r>
        <w:t>D</w:t>
      </w:r>
      <w:r>
        <w:rPr>
          <w:rFonts w:hint="eastAsia"/>
        </w:rPr>
        <w:t>Bus对象</w:t>
      </w:r>
    </w:p>
    <w:tbl>
      <w:tblPr>
        <w:tblStyle w:val="66"/>
        <w:tblW w:w="89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7"/>
        <w:gridCol w:w="2976"/>
        <w:gridCol w:w="1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7" w:type="dxa"/>
          </w:tcPr>
          <w:p>
            <w:pPr>
              <w:spacing w:after="15"/>
              <w:rPr>
                <w:sz w:val="18"/>
              </w:rPr>
            </w:pPr>
            <w:r>
              <w:rPr>
                <w:rFonts w:hint="eastAsia"/>
                <w:sz w:val="18"/>
              </w:rPr>
              <w:t>Object Path</w:t>
            </w:r>
          </w:p>
        </w:tc>
        <w:tc>
          <w:tcPr>
            <w:tcW w:w="2976" w:type="dxa"/>
          </w:tcPr>
          <w:p>
            <w:pPr>
              <w:spacing w:after="15"/>
              <w:rPr>
                <w:sz w:val="18"/>
              </w:rPr>
            </w:pPr>
            <w:r>
              <w:rPr>
                <w:rFonts w:hint="eastAsia"/>
                <w:sz w:val="18"/>
              </w:rPr>
              <w:t>接口</w:t>
            </w:r>
          </w:p>
        </w:tc>
        <w:tc>
          <w:tcPr>
            <w:tcW w:w="1919" w:type="dxa"/>
          </w:tcPr>
          <w:p>
            <w:pPr>
              <w:spacing w:after="15"/>
              <w:rPr>
                <w:sz w:val="18"/>
              </w:rPr>
            </w:pPr>
            <w:r>
              <w:rPr>
                <w:rFonts w:hint="eastAsia"/>
                <w:sz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7" w:type="dxa"/>
          </w:tcPr>
          <w:p>
            <w:pPr>
              <w:spacing w:after="15"/>
              <w:rPr>
                <w:sz w:val="18"/>
              </w:rPr>
            </w:pPr>
            <w:r>
              <w:rPr>
                <w:rFonts w:hint="eastAsia"/>
                <w:sz w:val="18"/>
              </w:rPr>
              <w:t>/com/ctc/igd1</w:t>
            </w:r>
            <w:r>
              <w:rPr>
                <w:sz w:val="18"/>
              </w:rPr>
              <w:t>/Network</w:t>
            </w:r>
            <w:r>
              <w:rPr>
                <w:rFonts w:hint="eastAsia"/>
                <w:sz w:val="18"/>
              </w:rPr>
              <w:t xml:space="preserve"> /Telnetserver</w:t>
            </w:r>
          </w:p>
        </w:tc>
        <w:tc>
          <w:tcPr>
            <w:tcW w:w="2976" w:type="dxa"/>
          </w:tcPr>
          <w:p>
            <w:pPr>
              <w:spacing w:after="15"/>
              <w:rPr>
                <w:sz w:val="18"/>
              </w:rPr>
            </w:pPr>
            <w:r>
              <w:rPr>
                <w:rFonts w:hint="eastAsia"/>
                <w:sz w:val="18"/>
              </w:rPr>
              <w:t>com.ctc.igd1. TelnetServer</w:t>
            </w:r>
          </w:p>
        </w:tc>
        <w:tc>
          <w:tcPr>
            <w:tcW w:w="1919" w:type="dxa"/>
          </w:tcPr>
          <w:p>
            <w:pPr>
              <w:spacing w:after="15"/>
              <w:rPr>
                <w:sz w:val="18"/>
              </w:rPr>
            </w:pPr>
            <w:r>
              <w:rPr>
                <w:rFonts w:hint="eastAsia"/>
                <w:sz w:val="18"/>
              </w:rPr>
              <w:t>Telnet</w:t>
            </w:r>
            <w:r>
              <w:rPr>
                <w:sz w:val="18"/>
              </w:rPr>
              <w:t>服务配置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7" w:type="dxa"/>
          </w:tcPr>
          <w:p>
            <w:pPr>
              <w:spacing w:after="15"/>
              <w:jc w:val="left"/>
              <w:rPr>
                <w:sz w:val="18"/>
              </w:rPr>
            </w:pPr>
            <w:r>
              <w:rPr>
                <w:rFonts w:hint="eastAsia"/>
                <w:sz w:val="18"/>
              </w:rPr>
              <w:t>/com/ctc/igd1</w:t>
            </w:r>
            <w:r>
              <w:rPr>
                <w:sz w:val="18"/>
              </w:rPr>
              <w:t>/Network</w:t>
            </w:r>
            <w:r>
              <w:rPr>
                <w:rFonts w:hint="eastAsia"/>
                <w:sz w:val="18"/>
              </w:rPr>
              <w:t>/Telnetserver/Accounts</w:t>
            </w:r>
          </w:p>
        </w:tc>
        <w:tc>
          <w:tcPr>
            <w:tcW w:w="2976" w:type="dxa"/>
          </w:tcPr>
          <w:p>
            <w:pPr>
              <w:spacing w:after="15"/>
              <w:rPr>
                <w:sz w:val="18"/>
              </w:rPr>
            </w:pPr>
            <w:r>
              <w:rPr>
                <w:rFonts w:hint="eastAsia"/>
                <w:sz w:val="18"/>
              </w:rPr>
              <w:t>com.ctc.igd1.ObjectManager</w:t>
            </w:r>
          </w:p>
        </w:tc>
        <w:tc>
          <w:tcPr>
            <w:tcW w:w="1919" w:type="dxa"/>
          </w:tcPr>
          <w:p>
            <w:pPr>
              <w:spacing w:after="15"/>
              <w:rPr>
                <w:sz w:val="18"/>
              </w:rPr>
            </w:pPr>
            <w:r>
              <w:rPr>
                <w:rFonts w:hint="eastAsia"/>
                <w:sz w:val="18"/>
              </w:rPr>
              <w:t>Telnet</w:t>
            </w:r>
            <w:r>
              <w:rPr>
                <w:sz w:val="18"/>
              </w:rPr>
              <w:t>服务配置（</w:t>
            </w:r>
            <w:r>
              <w:rPr>
                <w:rFonts w:hint="eastAsia"/>
                <w:sz w:val="18"/>
              </w:rPr>
              <w:t>不要求AddObject、DeleteObject方法</w:t>
            </w:r>
            <w:r>
              <w:rPr>
                <w:sz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7" w:type="dxa"/>
          </w:tcPr>
          <w:p>
            <w:pPr>
              <w:spacing w:after="15"/>
              <w:rPr>
                <w:sz w:val="18"/>
              </w:rPr>
            </w:pPr>
            <w:r>
              <w:rPr>
                <w:rFonts w:hint="eastAsia"/>
                <w:sz w:val="18"/>
              </w:rPr>
              <w:t>/com/ctc/igd1</w:t>
            </w:r>
            <w:r>
              <w:rPr>
                <w:sz w:val="18"/>
              </w:rPr>
              <w:t>/Network</w:t>
            </w:r>
            <w:r>
              <w:rPr>
                <w:rFonts w:hint="eastAsia"/>
                <w:sz w:val="18"/>
              </w:rPr>
              <w:t>/Telnetserver/Accounts/{i}</w:t>
            </w:r>
          </w:p>
        </w:tc>
        <w:tc>
          <w:tcPr>
            <w:tcW w:w="2976" w:type="dxa"/>
          </w:tcPr>
          <w:p>
            <w:pPr>
              <w:spacing w:after="15"/>
              <w:rPr>
                <w:sz w:val="18"/>
              </w:rPr>
            </w:pPr>
            <w:r>
              <w:rPr>
                <w:rFonts w:hint="eastAsia"/>
                <w:sz w:val="18"/>
              </w:rPr>
              <w:t>com.ctc.igd1. TelnetAccount</w:t>
            </w:r>
          </w:p>
        </w:tc>
        <w:tc>
          <w:tcPr>
            <w:tcW w:w="1919" w:type="dxa"/>
          </w:tcPr>
          <w:p>
            <w:pPr>
              <w:spacing w:after="15"/>
              <w:rPr>
                <w:sz w:val="18"/>
              </w:rPr>
            </w:pPr>
            <w:r>
              <w:rPr>
                <w:rFonts w:hint="eastAsia"/>
                <w:sz w:val="18"/>
              </w:rPr>
              <w:t>Telnet服务配置</w:t>
            </w:r>
          </w:p>
        </w:tc>
      </w:tr>
    </w:tbl>
    <w:p>
      <w:pPr>
        <w:pStyle w:val="162"/>
        <w:numPr>
          <w:ilvl w:val="2"/>
          <w:numId w:val="143"/>
        </w:numPr>
        <w:spacing w:before="156" w:after="156"/>
      </w:pPr>
      <w:bookmarkStart w:id="944" w:name="_Toc532477862"/>
      <w:r>
        <w:rPr>
          <w:rFonts w:hint="eastAsia"/>
        </w:rPr>
        <w:t>Beacon/Probe帧</w:t>
      </w:r>
      <w:r>
        <w:t>扩展Vendor-specific Information Element</w:t>
      </w:r>
      <w:r>
        <w:rPr>
          <w:rFonts w:hint="eastAsia"/>
        </w:rPr>
        <w:t>服务</w:t>
      </w:r>
      <w:bookmarkEnd w:id="944"/>
    </w:p>
    <w:p>
      <w:pPr>
        <w:pStyle w:val="147"/>
        <w:numPr>
          <w:ilvl w:val="3"/>
          <w:numId w:val="143"/>
        </w:numPr>
        <w:spacing w:before="156" w:after="156"/>
      </w:pPr>
      <w:r>
        <w:rPr>
          <w:rFonts w:hint="eastAsia"/>
        </w:rPr>
        <w:t>DBus 接口</w:t>
      </w:r>
    </w:p>
    <w:p>
      <w:pPr>
        <w:pStyle w:val="152"/>
        <w:spacing w:before="156" w:after="156"/>
      </w:pPr>
      <w:r>
        <w:rPr>
          <w:rFonts w:hint="eastAsia"/>
        </w:rPr>
        <w:t>com.ctc.igd1.VSIE.BeaconTxVSIEManager</w:t>
      </w:r>
    </w:p>
    <w:p>
      <w:pPr>
        <w:pStyle w:val="47"/>
        <w:spacing w:after="15"/>
      </w:pPr>
      <w:r>
        <w:rPr>
          <w:rFonts w:hint="eastAsia"/>
        </w:rPr>
        <w:t>属性</w:t>
      </w:r>
    </w:p>
    <w:tbl>
      <w:tblPr>
        <w:tblStyle w:val="66"/>
        <w:tblW w:w="81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559"/>
        <w:gridCol w:w="1418"/>
        <w:gridCol w:w="1275"/>
        <w:gridCol w:w="1610"/>
        <w:gridCol w:w="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559"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418"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275"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1610"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739" w:type="dxa"/>
            <w:shd w:val="clear" w:color="auto" w:fill="D9D9D9"/>
          </w:tcPr>
          <w:p>
            <w:pPr>
              <w:spacing w:after="15"/>
              <w:jc w:val="center"/>
              <w:rPr>
                <w:rFonts w:ascii="Calibri" w:hAnsi="Calibri"/>
                <w:sz w:val="18"/>
                <w:szCs w:val="18"/>
              </w:rPr>
            </w:pPr>
            <w:r>
              <w:rPr>
                <w:rFonts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Enable</w:t>
            </w:r>
          </w:p>
        </w:tc>
        <w:tc>
          <w:tcPr>
            <w:tcW w:w="1559" w:type="dxa"/>
          </w:tcPr>
          <w:p>
            <w:pPr>
              <w:spacing w:after="15"/>
              <w:rPr>
                <w:rFonts w:ascii="Calibri" w:hAnsi="Calibri"/>
                <w:sz w:val="18"/>
                <w:szCs w:val="18"/>
              </w:rPr>
            </w:pPr>
            <w:r>
              <w:rPr>
                <w:rFonts w:hint="eastAsia" w:ascii="Calibri" w:hAnsi="Calibri"/>
                <w:sz w:val="18"/>
                <w:szCs w:val="18"/>
              </w:rPr>
              <w:t>BOOLEAM</w:t>
            </w:r>
          </w:p>
        </w:tc>
        <w:tc>
          <w:tcPr>
            <w:tcW w:w="1418" w:type="dxa"/>
          </w:tcPr>
          <w:p>
            <w:pPr>
              <w:spacing w:after="15"/>
              <w:rPr>
                <w:rFonts w:ascii="Calibri" w:hAnsi="Calibri"/>
                <w:sz w:val="18"/>
                <w:szCs w:val="18"/>
              </w:rPr>
            </w:pPr>
            <w:r>
              <w:rPr>
                <w:rFonts w:hint="eastAsia" w:ascii="Calibri" w:hAnsi="Calibri"/>
                <w:sz w:val="18"/>
                <w:szCs w:val="18"/>
              </w:rPr>
              <w:t>readwrite</w:t>
            </w:r>
          </w:p>
        </w:tc>
        <w:tc>
          <w:tcPr>
            <w:tcW w:w="1275" w:type="dxa"/>
          </w:tcPr>
          <w:p>
            <w:pPr>
              <w:spacing w:after="15"/>
              <w:rPr>
                <w:rFonts w:ascii="Calibri" w:hAnsi="Calibri"/>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功能开启</w:t>
            </w:r>
          </w:p>
        </w:tc>
        <w:tc>
          <w:tcPr>
            <w:tcW w:w="739" w:type="dxa"/>
          </w:tcPr>
          <w:p>
            <w:pPr>
              <w:spacing w:after="15"/>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MaxEntryNum</w:t>
            </w:r>
          </w:p>
        </w:tc>
        <w:tc>
          <w:tcPr>
            <w:tcW w:w="1559" w:type="dxa"/>
          </w:tcPr>
          <w:p>
            <w:pPr>
              <w:spacing w:after="15"/>
              <w:rPr>
                <w:rFonts w:ascii="Calibri" w:hAnsi="Calibri"/>
                <w:sz w:val="18"/>
                <w:szCs w:val="18"/>
              </w:rPr>
            </w:pPr>
            <w:r>
              <w:rPr>
                <w:rFonts w:hint="eastAsia" w:ascii="Calibri" w:hAnsi="Calibri"/>
                <w:sz w:val="18"/>
                <w:szCs w:val="18"/>
              </w:rPr>
              <w:t>UINT32</w:t>
            </w:r>
          </w:p>
        </w:tc>
        <w:tc>
          <w:tcPr>
            <w:tcW w:w="1418" w:type="dxa"/>
          </w:tcPr>
          <w:p>
            <w:pPr>
              <w:spacing w:after="15"/>
              <w:rPr>
                <w:rFonts w:ascii="Calibri" w:hAnsi="Calibri"/>
                <w:sz w:val="18"/>
                <w:szCs w:val="18"/>
              </w:rPr>
            </w:pPr>
            <w:r>
              <w:rPr>
                <w:rFonts w:hint="eastAsia" w:ascii="Calibri" w:hAnsi="Calibri"/>
                <w:sz w:val="18"/>
                <w:szCs w:val="18"/>
              </w:rPr>
              <w:t>readwrite</w:t>
            </w:r>
          </w:p>
        </w:tc>
        <w:tc>
          <w:tcPr>
            <w:tcW w:w="1275" w:type="dxa"/>
          </w:tcPr>
          <w:p>
            <w:pPr>
              <w:spacing w:after="15"/>
              <w:rPr>
                <w:rFonts w:ascii="Calibri" w:hAnsi="Calibri"/>
                <w:sz w:val="18"/>
                <w:szCs w:val="18"/>
              </w:rPr>
            </w:pPr>
            <w:r>
              <w:rPr>
                <w:rFonts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最大实例条目，默认值为8</w:t>
            </w:r>
          </w:p>
        </w:tc>
        <w:tc>
          <w:tcPr>
            <w:tcW w:w="739" w:type="dxa"/>
          </w:tcPr>
          <w:p>
            <w:pPr>
              <w:spacing w:after="15"/>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CurrentEntryNum</w:t>
            </w:r>
          </w:p>
        </w:tc>
        <w:tc>
          <w:tcPr>
            <w:tcW w:w="1559" w:type="dxa"/>
          </w:tcPr>
          <w:p>
            <w:pPr>
              <w:spacing w:after="15"/>
              <w:rPr>
                <w:rFonts w:ascii="Calibri" w:hAnsi="Calibri"/>
                <w:sz w:val="18"/>
                <w:szCs w:val="18"/>
              </w:rPr>
            </w:pPr>
            <w:r>
              <w:rPr>
                <w:rFonts w:hint="eastAsia" w:ascii="Calibri" w:hAnsi="Calibri"/>
                <w:sz w:val="18"/>
                <w:szCs w:val="18"/>
              </w:rPr>
              <w:t>UINT32</w:t>
            </w:r>
          </w:p>
        </w:tc>
        <w:tc>
          <w:tcPr>
            <w:tcW w:w="1418" w:type="dxa"/>
          </w:tcPr>
          <w:p>
            <w:pPr>
              <w:spacing w:after="15"/>
              <w:rPr>
                <w:rFonts w:ascii="Calibri" w:hAnsi="Calibri"/>
                <w:sz w:val="18"/>
                <w:szCs w:val="18"/>
              </w:rPr>
            </w:pPr>
            <w:r>
              <w:rPr>
                <w:rFonts w:hint="eastAsia" w:ascii="Calibri" w:hAnsi="Calibri"/>
                <w:sz w:val="18"/>
                <w:szCs w:val="18"/>
              </w:rPr>
              <w:t>read</w:t>
            </w:r>
          </w:p>
        </w:tc>
        <w:tc>
          <w:tcPr>
            <w:tcW w:w="1275" w:type="dxa"/>
          </w:tcPr>
          <w:p>
            <w:pPr>
              <w:spacing w:after="15"/>
              <w:rPr>
                <w:rFonts w:ascii="Calibri" w:hAnsi="Calibri"/>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当前实例条目</w:t>
            </w:r>
          </w:p>
        </w:tc>
        <w:tc>
          <w:tcPr>
            <w:tcW w:w="739" w:type="dxa"/>
          </w:tcPr>
          <w:p>
            <w:pPr>
              <w:spacing w:after="15"/>
              <w:rPr>
                <w:rFonts w:ascii="Calibri" w:hAnsi="Calibri"/>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MaxConcurrentTask</w:t>
            </w:r>
          </w:p>
        </w:tc>
        <w:tc>
          <w:tcPr>
            <w:tcW w:w="1559" w:type="dxa"/>
          </w:tcPr>
          <w:p>
            <w:pPr>
              <w:spacing w:after="15"/>
              <w:rPr>
                <w:rFonts w:ascii="Calibri" w:hAnsi="Calibri"/>
                <w:sz w:val="18"/>
                <w:szCs w:val="18"/>
              </w:rPr>
            </w:pPr>
            <w:r>
              <w:rPr>
                <w:rFonts w:hint="eastAsia" w:ascii="Calibri" w:hAnsi="Calibri"/>
                <w:sz w:val="18"/>
                <w:szCs w:val="18"/>
              </w:rPr>
              <w:t>UINT32</w:t>
            </w:r>
          </w:p>
        </w:tc>
        <w:tc>
          <w:tcPr>
            <w:tcW w:w="1418" w:type="dxa"/>
          </w:tcPr>
          <w:p>
            <w:pPr>
              <w:spacing w:after="15"/>
              <w:rPr>
                <w:rFonts w:ascii="Calibri" w:hAnsi="Calibri"/>
                <w:sz w:val="18"/>
                <w:szCs w:val="18"/>
              </w:rPr>
            </w:pPr>
            <w:r>
              <w:rPr>
                <w:rFonts w:hint="eastAsia" w:ascii="Calibri" w:hAnsi="Calibri"/>
                <w:sz w:val="18"/>
                <w:szCs w:val="18"/>
              </w:rPr>
              <w:t>read</w:t>
            </w:r>
          </w:p>
        </w:tc>
        <w:tc>
          <w:tcPr>
            <w:tcW w:w="1275" w:type="dxa"/>
          </w:tcPr>
          <w:p>
            <w:pPr>
              <w:spacing w:after="15"/>
              <w:rPr>
                <w:rFonts w:ascii="Calibri" w:hAnsi="Calibri"/>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最大的并行发送任务数，不得低于3。</w:t>
            </w:r>
          </w:p>
        </w:tc>
        <w:tc>
          <w:tcPr>
            <w:tcW w:w="739" w:type="dxa"/>
          </w:tcPr>
          <w:p>
            <w:pPr>
              <w:spacing w:after="15"/>
              <w:rPr>
                <w:rFonts w:ascii="Calibri" w:hAnsi="Calibri"/>
                <w:sz w:val="18"/>
                <w:szCs w:val="18"/>
              </w:rPr>
            </w:pPr>
            <w:r>
              <w:rPr>
                <w:rFonts w:hint="eastAsia" w:ascii="Calibri" w:hAnsi="Calibri"/>
                <w:sz w:val="18"/>
                <w:szCs w:val="18"/>
              </w:rPr>
              <w:t>1.1</w:t>
            </w:r>
          </w:p>
        </w:tc>
      </w:tr>
    </w:tbl>
    <w:p>
      <w:pPr>
        <w:spacing w:before="240" w:after="15"/>
        <w:ind w:left="420" w:hanging="420" w:hangingChars="199"/>
        <w:rPr>
          <w:b/>
        </w:rPr>
      </w:pPr>
      <w:r>
        <w:rPr>
          <w:rFonts w:hint="eastAsia"/>
          <w:b/>
        </w:rPr>
        <w:t>方法</w:t>
      </w:r>
    </w:p>
    <w:p>
      <w:pPr>
        <w:pStyle w:val="345"/>
        <w:numPr>
          <w:ilvl w:val="0"/>
          <w:numId w:val="129"/>
        </w:numPr>
        <w:ind w:firstLineChars="0"/>
      </w:pPr>
      <w:r>
        <w:rPr>
          <w:rFonts w:hint="eastAsia" w:cs="Calibri"/>
        </w:rPr>
        <w:t>GetBeaconTxVSIEByServiceName</w:t>
      </w:r>
      <w:r>
        <w:rPr>
          <w:rFonts w:cs="Calibri"/>
        </w:rPr>
        <w:t>(</w:t>
      </w:r>
      <w:r>
        <w:rPr>
          <w:rFonts w:hint="eastAsia" w:cs="Calibri"/>
        </w:rPr>
        <w:t xml:space="preserve">IN STRING ServiceName, </w:t>
      </w:r>
      <w:r>
        <w:t>OUT OBJECT_PATH path</w:t>
      </w:r>
      <w:r>
        <w:rPr>
          <w:rFonts w:hint="eastAsia"/>
        </w:rPr>
        <w:t xml:space="preserve">, </w:t>
      </w:r>
      <w:r>
        <w:rPr>
          <w:rFonts w:cs="Calibri"/>
        </w:rPr>
        <w:t>OUT UINT32 result</w:t>
      </w:r>
      <w:r>
        <w:rPr>
          <w:rFonts w:hint="eastAsia"/>
        </w:rPr>
        <w:t>，</w:t>
      </w:r>
      <w:r>
        <w:t>OUT STRING errdesc);</w:t>
      </w:r>
    </w:p>
    <w:p>
      <w:pPr>
        <w:spacing w:after="15"/>
        <w:ind w:left="283" w:leftChars="135"/>
        <w:rPr>
          <w:sz w:val="18"/>
          <w:szCs w:val="18"/>
        </w:rPr>
      </w:pPr>
      <w:r>
        <w:rPr>
          <w:rFonts w:hint="eastAsia"/>
        </w:rPr>
        <w:t>获取ServiceName（对应com.ctc.igd1.VSIE.BeaconTxVSIE的ServiceName）的对应/com/ctc/igd1/VSIE/BeaconTxVSIE/{i}对象的路径名。</w:t>
      </w:r>
      <w:r>
        <w:rPr>
          <w:sz w:val="18"/>
          <w:szCs w:val="18"/>
        </w:rPr>
        <w:t xml:space="preserve">result: 0 </w:t>
      </w:r>
      <w:r>
        <w:rPr>
          <w:rFonts w:hint="eastAsia"/>
          <w:sz w:val="18"/>
          <w:szCs w:val="18"/>
        </w:rPr>
        <w:t>表示成功</w:t>
      </w:r>
      <w:r>
        <w:rPr>
          <w:sz w:val="18"/>
          <w:szCs w:val="18"/>
        </w:rPr>
        <w:t xml:space="preserve">, 1 </w:t>
      </w:r>
      <w:r>
        <w:rPr>
          <w:rFonts w:hint="eastAsia"/>
          <w:sz w:val="18"/>
          <w:szCs w:val="18"/>
        </w:rPr>
        <w:t>表示失败，2表示系统忙（当C</w:t>
      </w:r>
      <w:r>
        <w:rPr>
          <w:sz w:val="18"/>
          <w:szCs w:val="18"/>
        </w:rPr>
        <w:t>urrentEntryNum</w:t>
      </w:r>
      <w:r>
        <w:rPr>
          <w:rFonts w:hint="eastAsia"/>
          <w:sz w:val="18"/>
          <w:szCs w:val="18"/>
        </w:rPr>
        <w:t>等于</w:t>
      </w:r>
      <w:r>
        <w:rPr>
          <w:sz w:val="18"/>
          <w:szCs w:val="18"/>
        </w:rPr>
        <w:t>MaxEntryNum</w:t>
      </w:r>
      <w:r>
        <w:rPr>
          <w:rFonts w:hint="eastAsia"/>
          <w:sz w:val="18"/>
          <w:szCs w:val="18"/>
        </w:rPr>
        <w:t>时）。</w:t>
      </w:r>
    </w:p>
    <w:p>
      <w:pPr>
        <w:spacing w:after="15"/>
        <w:ind w:left="283" w:leftChars="135"/>
      </w:pPr>
      <w:r>
        <w:rPr>
          <w:rFonts w:hint="eastAsia"/>
          <w:sz w:val="18"/>
          <w:szCs w:val="18"/>
        </w:rPr>
        <w:t>e</w:t>
      </w:r>
      <w:r>
        <w:rPr>
          <w:sz w:val="18"/>
          <w:szCs w:val="18"/>
        </w:rPr>
        <w:t>rrdesc: If errdesc is NULL or function success, do nothing; otherwise fill with error description</w:t>
      </w:r>
    </w:p>
    <w:p>
      <w:pPr>
        <w:pStyle w:val="47"/>
        <w:spacing w:after="15"/>
      </w:pPr>
    </w:p>
    <w:p>
      <w:pPr>
        <w:pStyle w:val="152"/>
        <w:spacing w:before="156" w:after="156"/>
      </w:pPr>
      <w:r>
        <w:rPr>
          <w:rFonts w:hint="eastAsia"/>
        </w:rPr>
        <w:t>com.ctc.igd1.VSIE.BeaconTxVSIE</w:t>
      </w:r>
    </w:p>
    <w:p>
      <w:pPr>
        <w:spacing w:before="240" w:after="15"/>
        <w:ind w:left="420" w:leftChars="200"/>
        <w:rPr>
          <w:b/>
        </w:rPr>
      </w:pPr>
      <w:r>
        <w:rPr>
          <w:rFonts w:hint="eastAsia"/>
          <w:b/>
        </w:rPr>
        <w:t>属性</w:t>
      </w:r>
    </w:p>
    <w:tbl>
      <w:tblPr>
        <w:tblStyle w:val="66"/>
        <w:tblW w:w="81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559"/>
        <w:gridCol w:w="1418"/>
        <w:gridCol w:w="1275"/>
        <w:gridCol w:w="1610"/>
        <w:gridCol w:w="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559"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418"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275"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1610"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739" w:type="dxa"/>
            <w:shd w:val="clear" w:color="auto" w:fill="D9D9D9"/>
          </w:tcPr>
          <w:p>
            <w:pPr>
              <w:spacing w:after="15"/>
              <w:jc w:val="center"/>
              <w:rPr>
                <w:rFonts w:ascii="Calibri" w:hAnsi="Calibri"/>
                <w:sz w:val="18"/>
                <w:szCs w:val="18"/>
              </w:rPr>
            </w:pPr>
            <w:r>
              <w:rPr>
                <w:rFonts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ServiceName</w:t>
            </w:r>
          </w:p>
        </w:tc>
        <w:tc>
          <w:tcPr>
            <w:tcW w:w="1559" w:type="dxa"/>
          </w:tcPr>
          <w:p>
            <w:pPr>
              <w:spacing w:before="156" w:after="15"/>
              <w:rPr>
                <w:rFonts w:ascii="Calibri" w:hAnsi="Calibri" w:eastAsia="黑体"/>
                <w:sz w:val="18"/>
                <w:szCs w:val="18"/>
              </w:rPr>
            </w:pPr>
            <w:r>
              <w:rPr>
                <w:rFonts w:ascii="Calibri" w:hAnsi="Calibri"/>
                <w:sz w:val="18"/>
                <w:szCs w:val="18"/>
              </w:rPr>
              <w:t>STRING(63)</w:t>
            </w:r>
          </w:p>
        </w:tc>
        <w:tc>
          <w:tcPr>
            <w:tcW w:w="1418" w:type="dxa"/>
          </w:tcPr>
          <w:p>
            <w:pPr>
              <w:spacing w:before="156" w:after="15"/>
              <w:rPr>
                <w:rFonts w:ascii="Calibri" w:hAnsi="Calibri" w:eastAsia="黑体"/>
                <w:sz w:val="18"/>
                <w:szCs w:val="18"/>
              </w:rPr>
            </w:pPr>
            <w:r>
              <w:rPr>
                <w:rFonts w:hint="eastAsia" w:ascii="Calibri" w:hAnsi="Calibri"/>
                <w:sz w:val="18"/>
                <w:szCs w:val="18"/>
              </w:rPr>
              <w:t>readw</w:t>
            </w:r>
            <w:r>
              <w:rPr>
                <w:rFonts w:ascii="Calibri" w:hAnsi="Calibri"/>
                <w:sz w:val="18"/>
                <w:szCs w:val="18"/>
              </w:rPr>
              <w:t>rite</w:t>
            </w:r>
          </w:p>
        </w:tc>
        <w:tc>
          <w:tcPr>
            <w:tcW w:w="1275" w:type="dxa"/>
          </w:tcPr>
          <w:p>
            <w:pPr>
              <w:spacing w:before="156" w:after="15"/>
              <w:rPr>
                <w:rFonts w:ascii="Calibri" w:hAnsi="Calibri" w:eastAsia="黑体"/>
                <w:sz w:val="18"/>
                <w:szCs w:val="18"/>
              </w:rPr>
            </w:pPr>
            <w:r>
              <w:rPr>
                <w:rFonts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服务名称</w:t>
            </w:r>
          </w:p>
        </w:tc>
        <w:tc>
          <w:tcPr>
            <w:tcW w:w="739" w:type="dxa"/>
          </w:tcPr>
          <w:p>
            <w:pPr>
              <w:spacing w:before="156" w:after="15"/>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Status</w:t>
            </w:r>
          </w:p>
        </w:tc>
        <w:tc>
          <w:tcPr>
            <w:tcW w:w="1559" w:type="dxa"/>
          </w:tcPr>
          <w:p>
            <w:pPr>
              <w:spacing w:before="156" w:after="15"/>
              <w:rPr>
                <w:rFonts w:ascii="Calibri" w:hAnsi="Calibri" w:eastAsia="黑体"/>
                <w:sz w:val="18"/>
                <w:szCs w:val="18"/>
              </w:rPr>
            </w:pPr>
            <w:r>
              <w:rPr>
                <w:rFonts w:hint="eastAsia" w:ascii="Calibri" w:hAnsi="Calibri"/>
                <w:sz w:val="18"/>
                <w:szCs w:val="18"/>
              </w:rPr>
              <w:t>BYTE</w:t>
            </w:r>
          </w:p>
        </w:tc>
        <w:tc>
          <w:tcPr>
            <w:tcW w:w="1418" w:type="dxa"/>
          </w:tcPr>
          <w:p>
            <w:pPr>
              <w:spacing w:before="156" w:after="15"/>
              <w:rPr>
                <w:rFonts w:ascii="Calibri" w:hAnsi="Calibri" w:eastAsia="黑体"/>
                <w:sz w:val="18"/>
                <w:szCs w:val="18"/>
              </w:rPr>
            </w:pPr>
            <w:r>
              <w:rPr>
                <w:rFonts w:hint="eastAsia" w:ascii="Calibri" w:hAnsi="Calibri"/>
                <w:sz w:val="18"/>
                <w:szCs w:val="18"/>
              </w:rPr>
              <w:t>readwrite</w:t>
            </w:r>
          </w:p>
        </w:tc>
        <w:tc>
          <w:tcPr>
            <w:tcW w:w="1275" w:type="dxa"/>
          </w:tcPr>
          <w:p>
            <w:pPr>
              <w:spacing w:before="156" w:after="15"/>
              <w:rPr>
                <w:rFonts w:ascii="Calibri" w:hAnsi="Calibri" w:eastAsia="黑体"/>
                <w:sz w:val="18"/>
                <w:szCs w:val="18"/>
              </w:rPr>
            </w:pPr>
            <w:r>
              <w:rPr>
                <w:rFonts w:hint="eastAsia" w:ascii="Calibri" w:hAnsi="Calibri"/>
                <w:sz w:val="18"/>
                <w:szCs w:val="18"/>
              </w:rPr>
              <w:t>有</w:t>
            </w:r>
          </w:p>
        </w:tc>
        <w:tc>
          <w:tcPr>
            <w:tcW w:w="1610" w:type="dxa"/>
          </w:tcPr>
          <w:p>
            <w:pPr>
              <w:spacing w:before="156" w:after="15"/>
              <w:rPr>
                <w:rFonts w:ascii="Calibri" w:hAnsi="Calibri" w:eastAsia="黑体"/>
                <w:sz w:val="18"/>
                <w:szCs w:val="18"/>
              </w:rPr>
            </w:pPr>
            <w:r>
              <w:rPr>
                <w:rFonts w:hint="eastAsia" w:ascii="Calibri" w:hAnsi="Calibri"/>
                <w:sz w:val="18"/>
                <w:szCs w:val="18"/>
              </w:rPr>
              <w:t>0表示成功，1表示失败, 2表示忙，3表示被停止</w:t>
            </w:r>
          </w:p>
        </w:tc>
        <w:tc>
          <w:tcPr>
            <w:tcW w:w="739" w:type="dxa"/>
          </w:tcPr>
          <w:p>
            <w:pPr>
              <w:spacing w:before="156" w:after="15"/>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26" w:type="dxa"/>
          </w:tcPr>
          <w:p>
            <w:pPr>
              <w:spacing w:after="15"/>
              <w:rPr>
                <w:rFonts w:ascii="Calibri" w:hAnsi="Calibri"/>
                <w:sz w:val="18"/>
                <w:szCs w:val="18"/>
              </w:rPr>
            </w:pPr>
            <w:r>
              <w:rPr>
                <w:rFonts w:ascii="Calibri" w:hAnsi="Calibri"/>
                <w:sz w:val="18"/>
                <w:szCs w:val="18"/>
              </w:rPr>
              <w:t>SSIDIndex</w:t>
            </w:r>
          </w:p>
        </w:tc>
        <w:tc>
          <w:tcPr>
            <w:tcW w:w="1559" w:type="dxa"/>
          </w:tcPr>
          <w:p>
            <w:pPr>
              <w:spacing w:before="156" w:after="15"/>
              <w:rPr>
                <w:rFonts w:ascii="Calibri" w:hAnsi="Calibri" w:eastAsia="黑体"/>
                <w:sz w:val="18"/>
                <w:szCs w:val="18"/>
              </w:rPr>
            </w:pPr>
            <w:r>
              <w:rPr>
                <w:rFonts w:hint="eastAsia" w:ascii="Calibri" w:hAnsi="Calibri"/>
                <w:sz w:val="18"/>
                <w:szCs w:val="18"/>
              </w:rPr>
              <w:t>BYTE</w:t>
            </w:r>
          </w:p>
        </w:tc>
        <w:tc>
          <w:tcPr>
            <w:tcW w:w="1418" w:type="dxa"/>
          </w:tcPr>
          <w:p>
            <w:pPr>
              <w:spacing w:before="156" w:after="15"/>
              <w:rPr>
                <w:rFonts w:ascii="Calibri" w:hAnsi="Calibri" w:eastAsia="黑体"/>
                <w:sz w:val="18"/>
                <w:szCs w:val="18"/>
              </w:rPr>
            </w:pPr>
            <w:r>
              <w:rPr>
                <w:rFonts w:hint="eastAsia" w:ascii="Calibri" w:hAnsi="Calibri"/>
                <w:sz w:val="18"/>
                <w:szCs w:val="18"/>
              </w:rPr>
              <w:t>readwrite</w:t>
            </w:r>
          </w:p>
        </w:tc>
        <w:tc>
          <w:tcPr>
            <w:tcW w:w="1275" w:type="dxa"/>
          </w:tcPr>
          <w:p>
            <w:pPr>
              <w:spacing w:before="156" w:after="15"/>
              <w:rPr>
                <w:rFonts w:ascii="Calibri" w:hAnsi="Calibri" w:eastAsia="黑体"/>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对应的SSID Index</w:t>
            </w:r>
          </w:p>
        </w:tc>
        <w:tc>
          <w:tcPr>
            <w:tcW w:w="739" w:type="dxa"/>
          </w:tcPr>
          <w:p>
            <w:pPr>
              <w:spacing w:before="156" w:after="15"/>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26" w:type="dxa"/>
          </w:tcPr>
          <w:p>
            <w:pPr>
              <w:spacing w:after="15"/>
              <w:rPr>
                <w:rFonts w:ascii="Calibri" w:hAnsi="Calibri"/>
                <w:sz w:val="18"/>
                <w:szCs w:val="18"/>
              </w:rPr>
            </w:pPr>
            <w:r>
              <w:rPr>
                <w:rFonts w:hint="eastAsia" w:ascii="Calibri" w:hAnsi="Calibri"/>
                <w:sz w:val="18"/>
                <w:szCs w:val="18"/>
              </w:rPr>
              <w:t>Duration</w:t>
            </w:r>
          </w:p>
        </w:tc>
        <w:tc>
          <w:tcPr>
            <w:tcW w:w="1559" w:type="dxa"/>
          </w:tcPr>
          <w:p>
            <w:pPr>
              <w:spacing w:before="156" w:after="15"/>
              <w:rPr>
                <w:rFonts w:ascii="Calibri" w:hAnsi="Calibri" w:eastAsia="黑体"/>
                <w:sz w:val="18"/>
                <w:szCs w:val="18"/>
              </w:rPr>
            </w:pPr>
            <w:r>
              <w:rPr>
                <w:rFonts w:hint="eastAsia" w:ascii="Calibri" w:hAnsi="Calibri"/>
                <w:sz w:val="18"/>
                <w:szCs w:val="18"/>
              </w:rPr>
              <w:t>UINT32</w:t>
            </w:r>
          </w:p>
        </w:tc>
        <w:tc>
          <w:tcPr>
            <w:tcW w:w="1418" w:type="dxa"/>
          </w:tcPr>
          <w:p>
            <w:pPr>
              <w:spacing w:before="156" w:after="15"/>
              <w:rPr>
                <w:rFonts w:ascii="Calibri" w:hAnsi="Calibri" w:eastAsia="黑体"/>
                <w:sz w:val="18"/>
                <w:szCs w:val="18"/>
              </w:rPr>
            </w:pPr>
            <w:r>
              <w:rPr>
                <w:rFonts w:hint="eastAsia" w:ascii="Calibri" w:hAnsi="Calibri"/>
                <w:sz w:val="18"/>
                <w:szCs w:val="18"/>
              </w:rPr>
              <w:t>readwrite</w:t>
            </w:r>
          </w:p>
        </w:tc>
        <w:tc>
          <w:tcPr>
            <w:tcW w:w="1275" w:type="dxa"/>
          </w:tcPr>
          <w:p>
            <w:pPr>
              <w:spacing w:before="156" w:after="15"/>
              <w:rPr>
                <w:rFonts w:ascii="Calibri" w:hAnsi="Calibri" w:eastAsia="黑体"/>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发送时间，默认值为0，表示没有发送</w:t>
            </w:r>
          </w:p>
          <w:p>
            <w:pPr>
              <w:spacing w:before="156" w:after="15"/>
              <w:rPr>
                <w:rFonts w:ascii="Calibri" w:hAnsi="Calibri" w:eastAsia="黑体"/>
                <w:sz w:val="18"/>
                <w:szCs w:val="18"/>
              </w:rPr>
            </w:pPr>
            <w:r>
              <w:rPr>
                <w:rFonts w:hint="eastAsia" w:ascii="Calibri" w:hAnsi="Calibri"/>
                <w:sz w:val="18"/>
                <w:szCs w:val="18"/>
              </w:rPr>
              <w:t>取值范围0-300</w:t>
            </w:r>
          </w:p>
        </w:tc>
        <w:tc>
          <w:tcPr>
            <w:tcW w:w="739" w:type="dxa"/>
          </w:tcPr>
          <w:p>
            <w:pPr>
              <w:spacing w:before="156" w:after="15"/>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26" w:type="dxa"/>
          </w:tcPr>
          <w:p>
            <w:pPr>
              <w:spacing w:after="15"/>
              <w:rPr>
                <w:rFonts w:ascii="Calibri" w:hAnsi="Calibri"/>
                <w:sz w:val="18"/>
                <w:szCs w:val="18"/>
              </w:rPr>
            </w:pPr>
            <w:r>
              <w:rPr>
                <w:rFonts w:hint="eastAsia" w:ascii="Calibri" w:hAnsi="Calibri"/>
                <w:sz w:val="18"/>
                <w:szCs w:val="18"/>
              </w:rPr>
              <w:t>IEData</w:t>
            </w:r>
          </w:p>
        </w:tc>
        <w:tc>
          <w:tcPr>
            <w:tcW w:w="1559" w:type="dxa"/>
          </w:tcPr>
          <w:p>
            <w:pPr>
              <w:spacing w:before="156" w:after="15"/>
              <w:rPr>
                <w:rFonts w:ascii="Calibri" w:hAnsi="Calibri" w:eastAsia="黑体"/>
                <w:sz w:val="18"/>
                <w:szCs w:val="18"/>
              </w:rPr>
            </w:pPr>
            <w:r>
              <w:rPr>
                <w:rFonts w:hint="eastAsia" w:ascii="Calibri" w:hAnsi="Calibri"/>
                <w:sz w:val="18"/>
                <w:szCs w:val="18"/>
              </w:rPr>
              <w:t>ARRAY&lt;BYTE&gt;</w:t>
            </w:r>
          </w:p>
        </w:tc>
        <w:tc>
          <w:tcPr>
            <w:tcW w:w="1418" w:type="dxa"/>
          </w:tcPr>
          <w:p>
            <w:pPr>
              <w:spacing w:before="156" w:after="15"/>
              <w:rPr>
                <w:rFonts w:ascii="Calibri" w:hAnsi="Calibri" w:eastAsia="黑体"/>
                <w:sz w:val="18"/>
                <w:szCs w:val="18"/>
              </w:rPr>
            </w:pPr>
            <w:r>
              <w:rPr>
                <w:rFonts w:hint="eastAsia" w:ascii="Calibri" w:hAnsi="Calibri"/>
                <w:sz w:val="18"/>
                <w:szCs w:val="18"/>
              </w:rPr>
              <w:t>readwrite</w:t>
            </w:r>
          </w:p>
        </w:tc>
        <w:tc>
          <w:tcPr>
            <w:tcW w:w="1275" w:type="dxa"/>
          </w:tcPr>
          <w:p>
            <w:pPr>
              <w:spacing w:before="156" w:after="15"/>
              <w:rPr>
                <w:rFonts w:ascii="Calibri" w:hAnsi="Calibri" w:eastAsia="黑体"/>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发送的Vendor-specific Information Element内容</w:t>
            </w:r>
          </w:p>
        </w:tc>
        <w:tc>
          <w:tcPr>
            <w:tcW w:w="739" w:type="dxa"/>
          </w:tcPr>
          <w:p>
            <w:pPr>
              <w:spacing w:before="156" w:after="15"/>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26" w:type="dxa"/>
          </w:tcPr>
          <w:p>
            <w:pPr>
              <w:spacing w:after="15"/>
              <w:rPr>
                <w:rFonts w:ascii="Calibri" w:hAnsi="Calibri"/>
                <w:sz w:val="18"/>
                <w:szCs w:val="18"/>
              </w:rPr>
            </w:pPr>
            <w:r>
              <w:rPr>
                <w:rFonts w:hint="eastAsia" w:ascii="Calibri" w:hAnsi="Calibri"/>
                <w:sz w:val="18"/>
                <w:szCs w:val="18"/>
              </w:rPr>
              <w:t>LenofIEData</w:t>
            </w:r>
          </w:p>
        </w:tc>
        <w:tc>
          <w:tcPr>
            <w:tcW w:w="1559" w:type="dxa"/>
          </w:tcPr>
          <w:p>
            <w:pPr>
              <w:spacing w:before="156" w:after="15"/>
              <w:rPr>
                <w:rFonts w:ascii="Calibri" w:hAnsi="Calibri" w:eastAsia="黑体"/>
                <w:sz w:val="18"/>
                <w:szCs w:val="18"/>
              </w:rPr>
            </w:pPr>
            <w:r>
              <w:rPr>
                <w:rFonts w:hint="eastAsia" w:ascii="Calibri" w:hAnsi="Calibri"/>
                <w:sz w:val="18"/>
                <w:szCs w:val="18"/>
              </w:rPr>
              <w:t>UINT32</w:t>
            </w:r>
          </w:p>
        </w:tc>
        <w:tc>
          <w:tcPr>
            <w:tcW w:w="1418" w:type="dxa"/>
          </w:tcPr>
          <w:p>
            <w:pPr>
              <w:spacing w:before="156" w:after="15"/>
              <w:rPr>
                <w:rFonts w:ascii="Calibri" w:hAnsi="Calibri" w:eastAsia="黑体"/>
                <w:sz w:val="18"/>
                <w:szCs w:val="18"/>
              </w:rPr>
            </w:pPr>
            <w:r>
              <w:rPr>
                <w:rFonts w:hint="eastAsia" w:ascii="Calibri" w:hAnsi="Calibri"/>
                <w:sz w:val="18"/>
                <w:szCs w:val="18"/>
              </w:rPr>
              <w:t>readwrite</w:t>
            </w:r>
          </w:p>
        </w:tc>
        <w:tc>
          <w:tcPr>
            <w:tcW w:w="1275" w:type="dxa"/>
          </w:tcPr>
          <w:p>
            <w:pPr>
              <w:spacing w:before="156" w:after="15"/>
              <w:rPr>
                <w:rFonts w:ascii="Calibri" w:hAnsi="Calibri" w:eastAsia="黑体"/>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IEData的长度</w:t>
            </w:r>
          </w:p>
        </w:tc>
        <w:tc>
          <w:tcPr>
            <w:tcW w:w="739" w:type="dxa"/>
          </w:tcPr>
          <w:p>
            <w:pPr>
              <w:spacing w:before="156" w:after="15"/>
              <w:rPr>
                <w:rFonts w:ascii="Calibri" w:hAnsi="Calibri" w:eastAsia="黑体"/>
                <w:sz w:val="18"/>
                <w:szCs w:val="18"/>
              </w:rPr>
            </w:pPr>
            <w:r>
              <w:rPr>
                <w:rFonts w:hint="eastAsia" w:ascii="Calibri" w:hAnsi="Calibri"/>
                <w:sz w:val="18"/>
                <w:szCs w:val="18"/>
              </w:rPr>
              <w:t>1.1</w:t>
            </w:r>
          </w:p>
        </w:tc>
      </w:tr>
    </w:tbl>
    <w:p>
      <w:pPr>
        <w:pStyle w:val="47"/>
        <w:spacing w:after="15"/>
      </w:pPr>
    </w:p>
    <w:p>
      <w:pPr>
        <w:spacing w:before="240" w:after="15"/>
        <w:ind w:left="424" w:leftChars="202"/>
        <w:rPr>
          <w:b/>
        </w:rPr>
      </w:pPr>
      <w:r>
        <w:rPr>
          <w:rFonts w:hint="eastAsia"/>
          <w:b/>
        </w:rPr>
        <w:t>方法</w:t>
      </w:r>
    </w:p>
    <w:p>
      <w:pPr>
        <w:pStyle w:val="345"/>
        <w:numPr>
          <w:ilvl w:val="0"/>
          <w:numId w:val="144"/>
        </w:numPr>
        <w:spacing w:before="53" w:after="15" w:afterLines="5"/>
        <w:ind w:left="424" w:leftChars="202" w:firstLineChars="0"/>
      </w:pPr>
      <w:r>
        <w:rPr>
          <w:rFonts w:hint="eastAsia"/>
        </w:rPr>
        <w:t>StartBeaconTxVSIE(</w:t>
      </w:r>
      <w:r>
        <w:t xml:space="preserve"> OUT UINT32 result, OUT STRING errdesc</w:t>
      </w:r>
      <w:r>
        <w:rPr>
          <w:rFonts w:hint="eastAsia"/>
        </w:rPr>
        <w:t>);</w:t>
      </w:r>
    </w:p>
    <w:p>
      <w:pPr>
        <w:pStyle w:val="345"/>
        <w:numPr>
          <w:ilvl w:val="0"/>
          <w:numId w:val="144"/>
        </w:numPr>
        <w:spacing w:before="53" w:after="15" w:afterLines="5"/>
        <w:ind w:left="424" w:leftChars="202" w:firstLineChars="0"/>
      </w:pPr>
      <w:r>
        <w:rPr>
          <w:rFonts w:hint="eastAsia"/>
        </w:rPr>
        <w:t>StopBeaconTxVSIE(OUT UINT32 result, OUT STRING errdesc);</w:t>
      </w:r>
    </w:p>
    <w:p>
      <w:pPr>
        <w:spacing w:after="15"/>
      </w:pPr>
    </w:p>
    <w:p>
      <w:pPr>
        <w:spacing w:after="15"/>
        <w:ind w:left="283" w:leftChars="135"/>
      </w:pPr>
      <w:r>
        <w:t xml:space="preserve">result: 0 </w:t>
      </w:r>
      <w:r>
        <w:rPr>
          <w:rFonts w:hint="eastAsia"/>
        </w:rPr>
        <w:t>表示成功</w:t>
      </w:r>
      <w:r>
        <w:t xml:space="preserve">, 1 </w:t>
      </w:r>
      <w:r>
        <w:rPr>
          <w:rFonts w:hint="eastAsia"/>
        </w:rPr>
        <w:t>表示失败，2表示系统忙</w:t>
      </w:r>
    </w:p>
    <w:p>
      <w:pPr>
        <w:spacing w:after="15"/>
        <w:ind w:left="283" w:leftChars="135"/>
      </w:pPr>
      <w:r>
        <w:t>errdesc: If errdesc is NULL or function success, do nothing; otherwise fill with error description</w:t>
      </w:r>
    </w:p>
    <w:p>
      <w:pPr>
        <w:spacing w:after="15"/>
      </w:pPr>
    </w:p>
    <w:p>
      <w:pPr>
        <w:spacing w:after="15"/>
      </w:pPr>
      <w:r>
        <w:rPr>
          <w:rFonts w:hint="eastAsia"/>
        </w:rPr>
        <w:t>说明：</w:t>
      </w:r>
    </w:p>
    <w:p>
      <w:pPr>
        <w:pStyle w:val="345"/>
        <w:numPr>
          <w:ilvl w:val="0"/>
          <w:numId w:val="145"/>
        </w:numPr>
        <w:spacing w:before="53" w:after="15" w:afterLines="5"/>
        <w:ind w:firstLineChars="0"/>
      </w:pPr>
      <w:r>
        <w:rPr>
          <w:rFonts w:hint="eastAsia"/>
        </w:rPr>
        <w:t>Duration为发送持续时间，单位为秒，允许</w:t>
      </w:r>
      <w:r>
        <w:t>0</w:t>
      </w:r>
      <w:r>
        <w:rPr>
          <w:rFonts w:hint="eastAsia"/>
        </w:rPr>
        <w:t>-</w:t>
      </w:r>
      <w:r>
        <w:t>300</w:t>
      </w:r>
      <w:r>
        <w:rPr>
          <w:rFonts w:hint="eastAsia"/>
        </w:rPr>
        <w:t>，当为0时，表示中止当前发送；</w:t>
      </w:r>
    </w:p>
    <w:p>
      <w:pPr>
        <w:pStyle w:val="345"/>
        <w:numPr>
          <w:ilvl w:val="0"/>
          <w:numId w:val="145"/>
        </w:numPr>
        <w:spacing w:before="53" w:after="15" w:afterLines="5"/>
        <w:ind w:firstLineChars="0"/>
      </w:pPr>
      <w:r>
        <w:rPr>
          <w:rFonts w:hint="eastAsia"/>
        </w:rPr>
        <w:t>I</w:t>
      </w:r>
      <w:r>
        <w:t>EData</w:t>
      </w:r>
      <w:r>
        <w:rPr>
          <w:rFonts w:hint="eastAsia"/>
        </w:rPr>
        <w:t>包含完整的</w:t>
      </w:r>
      <w:r>
        <w:t>Vendor-specific Information Element</w:t>
      </w:r>
      <w:r>
        <w:rPr>
          <w:rFonts w:hint="eastAsia"/>
        </w:rPr>
        <w:t>，L</w:t>
      </w:r>
      <w:r>
        <w:t>enOfIEData</w:t>
      </w:r>
      <w:r>
        <w:rPr>
          <w:rFonts w:hint="eastAsia"/>
        </w:rPr>
        <w:t>为I</w:t>
      </w:r>
      <w:r>
        <w:t>EData</w:t>
      </w:r>
      <w:r>
        <w:rPr>
          <w:rFonts w:hint="eastAsia"/>
        </w:rPr>
        <w:t>的长度；</w:t>
      </w:r>
    </w:p>
    <w:p>
      <w:pPr>
        <w:pStyle w:val="345"/>
        <w:numPr>
          <w:ilvl w:val="0"/>
          <w:numId w:val="145"/>
        </w:numPr>
        <w:spacing w:before="53" w:after="15" w:afterLines="5"/>
        <w:ind w:firstLineChars="0"/>
      </w:pPr>
      <w:r>
        <w:rPr>
          <w:rFonts w:hint="eastAsia"/>
        </w:rPr>
        <w:t>一个ServiceName只允许在</w:t>
      </w:r>
      <w:r>
        <w:t>Beacon</w:t>
      </w:r>
      <w:r>
        <w:rPr>
          <w:rFonts w:hint="eastAsia"/>
        </w:rPr>
        <w:t>帧中发送一个</w:t>
      </w:r>
      <w:r>
        <w:t>Vendor-specific Information Element</w:t>
      </w:r>
      <w:r>
        <w:rPr>
          <w:rFonts w:hint="eastAsia"/>
        </w:rPr>
        <w:t>，固件需对插件发送的内容进行合法性检查。</w:t>
      </w:r>
    </w:p>
    <w:p>
      <w:pPr>
        <w:pStyle w:val="345"/>
        <w:numPr>
          <w:ilvl w:val="0"/>
          <w:numId w:val="145"/>
        </w:numPr>
        <w:spacing w:before="53" w:after="15" w:afterLines="5"/>
        <w:ind w:firstLineChars="0"/>
      </w:pPr>
      <w:r>
        <w:rPr>
          <w:rFonts w:hint="eastAsia"/>
        </w:rPr>
        <w:t>在发送期间，插件能调用StopBeaconTxvSIE方法来终止发送任务；</w:t>
      </w:r>
    </w:p>
    <w:p>
      <w:pPr>
        <w:pStyle w:val="345"/>
        <w:numPr>
          <w:ilvl w:val="0"/>
          <w:numId w:val="145"/>
        </w:numPr>
        <w:spacing w:before="53" w:after="15" w:afterLines="5"/>
        <w:ind w:firstLineChars="0"/>
      </w:pPr>
      <w:r>
        <w:rPr>
          <w:rFonts w:hint="eastAsia"/>
        </w:rPr>
        <w:t>系统需最多同时支持不低于3个</w:t>
      </w:r>
      <w:r>
        <w:t>ServiceName</w:t>
      </w:r>
      <w:r>
        <w:rPr>
          <w:rFonts w:hint="eastAsia"/>
        </w:rPr>
        <w:t>发送</w:t>
      </w:r>
      <w:r>
        <w:t>Vendor-specific Information Element</w:t>
      </w:r>
      <w:r>
        <w:rPr>
          <w:rFonts w:hint="eastAsia"/>
        </w:rPr>
        <w:t>。当达到3个S</w:t>
      </w:r>
      <w:r>
        <w:t>erviceName</w:t>
      </w:r>
      <w:r>
        <w:rPr>
          <w:rFonts w:hint="eastAsia"/>
        </w:rPr>
        <w:t>在发送中时，调用返回</w:t>
      </w:r>
      <w:r>
        <w:t>busy</w:t>
      </w:r>
      <w:r>
        <w:rPr>
          <w:rFonts w:hint="eastAsia"/>
        </w:rPr>
        <w:t>，插件应等待5秒重试。</w:t>
      </w:r>
    </w:p>
    <w:p>
      <w:pPr>
        <w:pStyle w:val="345"/>
        <w:numPr>
          <w:ilvl w:val="0"/>
          <w:numId w:val="145"/>
        </w:numPr>
        <w:spacing w:before="53" w:after="15" w:afterLines="5"/>
        <w:ind w:firstLineChars="0"/>
      </w:pPr>
      <w:r>
        <w:rPr>
          <w:rFonts w:hint="eastAsia"/>
        </w:rPr>
        <w:t>服务名称跟插件的DBus服务名称保持一致。插件正常退出时，应删除添加的</w:t>
      </w:r>
      <w:r>
        <w:rPr>
          <w:sz w:val="18"/>
          <w:szCs w:val="18"/>
        </w:rPr>
        <w:t>/com/ctc/igd1/VSIE/ProbeRxVSIE/{i}</w:t>
      </w:r>
      <w:r>
        <w:rPr>
          <w:rFonts w:hint="eastAsia"/>
          <w:sz w:val="18"/>
          <w:szCs w:val="18"/>
        </w:rPr>
        <w:t>实例，该实例如果没有插件使用，中间件也会定期删除。</w:t>
      </w:r>
    </w:p>
    <w:p>
      <w:pPr>
        <w:spacing w:after="15"/>
      </w:pPr>
    </w:p>
    <w:p>
      <w:pPr>
        <w:pStyle w:val="152"/>
        <w:spacing w:before="156" w:after="156"/>
      </w:pPr>
      <w:r>
        <w:rPr>
          <w:rFonts w:hint="eastAsia"/>
        </w:rPr>
        <w:t>com.ctc.igd1.VSIE.ProbeRxVSIEManager</w:t>
      </w:r>
    </w:p>
    <w:p>
      <w:pPr>
        <w:spacing w:before="240" w:after="15"/>
        <w:ind w:left="420" w:leftChars="200"/>
        <w:rPr>
          <w:b/>
        </w:rPr>
      </w:pPr>
      <w:r>
        <w:rPr>
          <w:rFonts w:hint="eastAsia"/>
          <w:b/>
        </w:rPr>
        <w:t>属性</w:t>
      </w:r>
    </w:p>
    <w:tbl>
      <w:tblPr>
        <w:tblStyle w:val="66"/>
        <w:tblW w:w="81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559"/>
        <w:gridCol w:w="1418"/>
        <w:gridCol w:w="1275"/>
        <w:gridCol w:w="1610"/>
        <w:gridCol w:w="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559"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418"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275"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1610"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739" w:type="dxa"/>
            <w:shd w:val="clear" w:color="auto" w:fill="D9D9D9"/>
          </w:tcPr>
          <w:p>
            <w:pPr>
              <w:spacing w:after="15"/>
              <w:jc w:val="center"/>
              <w:rPr>
                <w:rFonts w:ascii="Calibri" w:hAnsi="Calibri"/>
                <w:sz w:val="18"/>
                <w:szCs w:val="18"/>
              </w:rPr>
            </w:pPr>
            <w:r>
              <w:rPr>
                <w:rFonts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Enable</w:t>
            </w:r>
          </w:p>
        </w:tc>
        <w:tc>
          <w:tcPr>
            <w:tcW w:w="1559" w:type="dxa"/>
          </w:tcPr>
          <w:p>
            <w:pPr>
              <w:spacing w:before="156" w:after="15"/>
              <w:rPr>
                <w:rFonts w:ascii="Calibri" w:hAnsi="Calibri" w:eastAsia="黑体"/>
                <w:sz w:val="18"/>
                <w:szCs w:val="18"/>
              </w:rPr>
            </w:pPr>
            <w:r>
              <w:rPr>
                <w:rFonts w:hint="eastAsia" w:ascii="Calibri" w:hAnsi="Calibri"/>
                <w:sz w:val="18"/>
                <w:szCs w:val="18"/>
              </w:rPr>
              <w:t>BOOLEAN</w:t>
            </w:r>
          </w:p>
        </w:tc>
        <w:tc>
          <w:tcPr>
            <w:tcW w:w="1418" w:type="dxa"/>
          </w:tcPr>
          <w:p>
            <w:pPr>
              <w:spacing w:before="156" w:after="15"/>
              <w:rPr>
                <w:rFonts w:ascii="Calibri" w:hAnsi="Calibri" w:eastAsia="黑体"/>
                <w:sz w:val="18"/>
                <w:szCs w:val="18"/>
              </w:rPr>
            </w:pPr>
            <w:r>
              <w:rPr>
                <w:rFonts w:hint="eastAsia" w:ascii="Calibri" w:hAnsi="Calibri"/>
                <w:sz w:val="18"/>
                <w:szCs w:val="18"/>
              </w:rPr>
              <w:t>readwrite</w:t>
            </w:r>
          </w:p>
        </w:tc>
        <w:tc>
          <w:tcPr>
            <w:tcW w:w="1275" w:type="dxa"/>
          </w:tcPr>
          <w:p>
            <w:pPr>
              <w:spacing w:before="156" w:after="15"/>
              <w:rPr>
                <w:rFonts w:ascii="Calibri" w:hAnsi="Calibri" w:eastAsia="黑体"/>
                <w:sz w:val="18"/>
                <w:szCs w:val="18"/>
              </w:rPr>
            </w:pPr>
            <w:r>
              <w:rPr>
                <w:rFonts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服务是否开启</w:t>
            </w:r>
          </w:p>
        </w:tc>
        <w:tc>
          <w:tcPr>
            <w:tcW w:w="739" w:type="dxa"/>
          </w:tcPr>
          <w:p>
            <w:pPr>
              <w:spacing w:before="156" w:after="15"/>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MaxEntryNum</w:t>
            </w:r>
          </w:p>
        </w:tc>
        <w:tc>
          <w:tcPr>
            <w:tcW w:w="1559" w:type="dxa"/>
          </w:tcPr>
          <w:p>
            <w:pPr>
              <w:spacing w:before="156" w:after="15"/>
              <w:rPr>
                <w:rFonts w:ascii="Calibri" w:hAnsi="Calibri" w:eastAsia="黑体"/>
                <w:sz w:val="18"/>
                <w:szCs w:val="18"/>
              </w:rPr>
            </w:pPr>
            <w:r>
              <w:rPr>
                <w:rFonts w:hint="eastAsia" w:ascii="Calibri" w:hAnsi="Calibri"/>
                <w:sz w:val="18"/>
                <w:szCs w:val="18"/>
              </w:rPr>
              <w:t>UINT32</w:t>
            </w:r>
          </w:p>
        </w:tc>
        <w:tc>
          <w:tcPr>
            <w:tcW w:w="1418" w:type="dxa"/>
          </w:tcPr>
          <w:p>
            <w:pPr>
              <w:spacing w:before="156" w:after="15"/>
              <w:rPr>
                <w:rFonts w:ascii="Calibri" w:hAnsi="Calibri" w:eastAsia="黑体"/>
                <w:sz w:val="18"/>
                <w:szCs w:val="18"/>
              </w:rPr>
            </w:pPr>
            <w:r>
              <w:rPr>
                <w:rFonts w:hint="eastAsia" w:ascii="Calibri" w:hAnsi="Calibri"/>
                <w:sz w:val="18"/>
                <w:szCs w:val="18"/>
              </w:rPr>
              <w:t>read</w:t>
            </w:r>
          </w:p>
        </w:tc>
        <w:tc>
          <w:tcPr>
            <w:tcW w:w="1275" w:type="dxa"/>
          </w:tcPr>
          <w:p>
            <w:pPr>
              <w:spacing w:before="156" w:after="15"/>
              <w:rPr>
                <w:rFonts w:ascii="Calibri" w:hAnsi="Calibri" w:eastAsia="黑体"/>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支持最大的条目数，要求不得小于3条。</w:t>
            </w:r>
          </w:p>
        </w:tc>
        <w:tc>
          <w:tcPr>
            <w:tcW w:w="739" w:type="dxa"/>
          </w:tcPr>
          <w:p>
            <w:pPr>
              <w:spacing w:before="156" w:after="15"/>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26" w:type="dxa"/>
          </w:tcPr>
          <w:p>
            <w:pPr>
              <w:spacing w:after="15"/>
              <w:rPr>
                <w:rFonts w:ascii="Calibri" w:hAnsi="Calibri"/>
                <w:sz w:val="18"/>
                <w:szCs w:val="18"/>
              </w:rPr>
            </w:pPr>
            <w:r>
              <w:rPr>
                <w:rFonts w:hint="eastAsia" w:ascii="Calibri" w:hAnsi="Calibri"/>
                <w:sz w:val="18"/>
                <w:szCs w:val="18"/>
              </w:rPr>
              <w:t>CurrentEntryNum</w:t>
            </w:r>
          </w:p>
        </w:tc>
        <w:tc>
          <w:tcPr>
            <w:tcW w:w="1559" w:type="dxa"/>
          </w:tcPr>
          <w:p>
            <w:pPr>
              <w:spacing w:before="156" w:after="15"/>
              <w:rPr>
                <w:rFonts w:ascii="Calibri" w:hAnsi="Calibri" w:eastAsia="黑体"/>
                <w:sz w:val="18"/>
                <w:szCs w:val="18"/>
              </w:rPr>
            </w:pPr>
            <w:r>
              <w:rPr>
                <w:rFonts w:hint="eastAsia" w:ascii="Calibri" w:hAnsi="Calibri"/>
                <w:sz w:val="18"/>
                <w:szCs w:val="18"/>
              </w:rPr>
              <w:t>UINT32</w:t>
            </w:r>
          </w:p>
        </w:tc>
        <w:tc>
          <w:tcPr>
            <w:tcW w:w="1418" w:type="dxa"/>
          </w:tcPr>
          <w:p>
            <w:pPr>
              <w:spacing w:before="156" w:after="15"/>
              <w:rPr>
                <w:rFonts w:ascii="Calibri" w:hAnsi="Calibri" w:eastAsia="黑体"/>
                <w:sz w:val="18"/>
                <w:szCs w:val="18"/>
              </w:rPr>
            </w:pPr>
            <w:r>
              <w:rPr>
                <w:rFonts w:hint="eastAsia" w:ascii="Calibri" w:hAnsi="Calibri"/>
                <w:sz w:val="18"/>
                <w:szCs w:val="18"/>
              </w:rPr>
              <w:t>read</w:t>
            </w:r>
          </w:p>
        </w:tc>
        <w:tc>
          <w:tcPr>
            <w:tcW w:w="1275" w:type="dxa"/>
          </w:tcPr>
          <w:p>
            <w:pPr>
              <w:spacing w:before="156" w:after="15"/>
              <w:rPr>
                <w:rFonts w:ascii="Calibri" w:hAnsi="Calibri" w:eastAsia="黑体"/>
                <w:sz w:val="18"/>
                <w:szCs w:val="18"/>
              </w:rPr>
            </w:pPr>
            <w:r>
              <w:rPr>
                <w:rFonts w:hint="eastAsia" w:ascii="Calibri" w:hAnsi="Calibri"/>
                <w:sz w:val="18"/>
                <w:szCs w:val="18"/>
              </w:rPr>
              <w:t>有</w:t>
            </w:r>
          </w:p>
        </w:tc>
        <w:tc>
          <w:tcPr>
            <w:tcW w:w="1610" w:type="dxa"/>
          </w:tcPr>
          <w:p>
            <w:pPr>
              <w:spacing w:before="156" w:after="15"/>
              <w:rPr>
                <w:rFonts w:ascii="Calibri" w:hAnsi="Calibri" w:eastAsia="黑体"/>
                <w:sz w:val="18"/>
                <w:szCs w:val="18"/>
              </w:rPr>
            </w:pPr>
            <w:r>
              <w:rPr>
                <w:rFonts w:hint="eastAsia" w:ascii="Calibri" w:hAnsi="Calibri"/>
                <w:sz w:val="18"/>
                <w:szCs w:val="18"/>
              </w:rPr>
              <w:t>当前条目的数量</w:t>
            </w:r>
          </w:p>
        </w:tc>
        <w:tc>
          <w:tcPr>
            <w:tcW w:w="739" w:type="dxa"/>
          </w:tcPr>
          <w:p>
            <w:pPr>
              <w:spacing w:before="156" w:after="15"/>
              <w:rPr>
                <w:rFonts w:ascii="Calibri" w:hAnsi="Calibri" w:eastAsia="黑体"/>
                <w:sz w:val="18"/>
                <w:szCs w:val="18"/>
              </w:rPr>
            </w:pPr>
            <w:r>
              <w:rPr>
                <w:rFonts w:hint="eastAsia" w:ascii="Calibri" w:hAnsi="Calibri"/>
                <w:sz w:val="18"/>
                <w:szCs w:val="18"/>
              </w:rPr>
              <w:t>1.1</w:t>
            </w:r>
          </w:p>
        </w:tc>
      </w:tr>
    </w:tbl>
    <w:p>
      <w:pPr>
        <w:spacing w:before="240" w:after="15"/>
        <w:ind w:left="420" w:hanging="420" w:hangingChars="199"/>
        <w:rPr>
          <w:b/>
        </w:rPr>
      </w:pPr>
      <w:r>
        <w:rPr>
          <w:rFonts w:hint="eastAsia"/>
          <w:b/>
        </w:rPr>
        <w:t>方法</w:t>
      </w:r>
    </w:p>
    <w:p>
      <w:pPr>
        <w:pStyle w:val="345"/>
        <w:numPr>
          <w:ilvl w:val="0"/>
          <w:numId w:val="129"/>
        </w:numPr>
        <w:ind w:firstLineChars="0"/>
      </w:pPr>
      <w:r>
        <w:rPr>
          <w:rFonts w:hint="eastAsia" w:cs="Calibri"/>
        </w:rPr>
        <w:t>GetProbeRxVSIEByServiceName</w:t>
      </w:r>
      <w:r>
        <w:rPr>
          <w:rFonts w:cs="Calibri"/>
        </w:rPr>
        <w:t>(</w:t>
      </w:r>
      <w:r>
        <w:rPr>
          <w:rFonts w:hint="eastAsia" w:cs="Calibri"/>
        </w:rPr>
        <w:t xml:space="preserve">IN STRING ServiceName, </w:t>
      </w:r>
      <w:r>
        <w:t>OUT OBJECT_PATH path</w:t>
      </w:r>
      <w:r>
        <w:rPr>
          <w:rFonts w:hint="eastAsia"/>
        </w:rPr>
        <w:t xml:space="preserve">, </w:t>
      </w:r>
      <w:r>
        <w:rPr>
          <w:rFonts w:cs="Calibri"/>
        </w:rPr>
        <w:t>OUT UINT32 result</w:t>
      </w:r>
      <w:r>
        <w:rPr>
          <w:rFonts w:hint="eastAsia"/>
        </w:rPr>
        <w:t>，</w:t>
      </w:r>
      <w:r>
        <w:t>OUT STRING errdesc);</w:t>
      </w:r>
    </w:p>
    <w:p>
      <w:pPr>
        <w:spacing w:after="15"/>
        <w:ind w:firstLine="420"/>
      </w:pPr>
      <w:r>
        <w:rPr>
          <w:rFonts w:hint="eastAsia"/>
        </w:rPr>
        <w:t>获取ServiceName（对应com.ctc.igd1.VSIE.ProbeRxVSIE的ServiceName）的对应/com/ctc/igd1/VSIE/BeaconTxVSIE/{i}对象的路径名。当插件退出时，应删除该路径的对象。</w:t>
      </w:r>
    </w:p>
    <w:p>
      <w:pPr>
        <w:spacing w:after="15"/>
        <w:ind w:firstLine="420"/>
      </w:pPr>
      <w:r>
        <w:t xml:space="preserve">result: 0 </w:t>
      </w:r>
      <w:r>
        <w:rPr>
          <w:rFonts w:hint="eastAsia"/>
        </w:rPr>
        <w:t>表示成功</w:t>
      </w:r>
      <w:r>
        <w:t xml:space="preserve">, 1 </w:t>
      </w:r>
      <w:r>
        <w:rPr>
          <w:rFonts w:hint="eastAsia"/>
        </w:rPr>
        <w:t>表示失败，2表示系统忙</w:t>
      </w:r>
      <w:r>
        <w:rPr>
          <w:rFonts w:hint="eastAsia"/>
          <w:sz w:val="18"/>
          <w:szCs w:val="18"/>
        </w:rPr>
        <w:t>（当C</w:t>
      </w:r>
      <w:r>
        <w:rPr>
          <w:sz w:val="18"/>
          <w:szCs w:val="18"/>
        </w:rPr>
        <w:t>urrentEntryNum</w:t>
      </w:r>
      <w:r>
        <w:rPr>
          <w:rFonts w:hint="eastAsia"/>
          <w:sz w:val="18"/>
          <w:szCs w:val="18"/>
        </w:rPr>
        <w:t>等于</w:t>
      </w:r>
      <w:r>
        <w:rPr>
          <w:sz w:val="18"/>
          <w:szCs w:val="18"/>
        </w:rPr>
        <w:t>MaxEntryNum</w:t>
      </w:r>
      <w:r>
        <w:rPr>
          <w:rFonts w:hint="eastAsia"/>
          <w:sz w:val="18"/>
          <w:szCs w:val="18"/>
        </w:rPr>
        <w:t>时）。</w:t>
      </w:r>
    </w:p>
    <w:p>
      <w:pPr>
        <w:spacing w:after="15"/>
        <w:ind w:firstLine="420"/>
      </w:pPr>
      <w:r>
        <w:t>errdesc: If errdesc is NULL or function success, do nothing; otherwise fill with error description</w:t>
      </w:r>
      <w:r>
        <w:rPr>
          <w:rFonts w:hint="eastAsia"/>
        </w:rPr>
        <w:t>.</w:t>
      </w:r>
    </w:p>
    <w:p>
      <w:pPr>
        <w:spacing w:after="15"/>
        <w:ind w:firstLine="420"/>
      </w:pPr>
    </w:p>
    <w:p>
      <w:pPr>
        <w:pStyle w:val="152"/>
        <w:spacing w:before="156" w:after="156"/>
      </w:pPr>
      <w:r>
        <w:rPr>
          <w:rFonts w:hint="eastAsia"/>
        </w:rPr>
        <w:t>com.ctc.igd1.VSIE.ProbeRxVSIE</w:t>
      </w:r>
    </w:p>
    <w:p>
      <w:pPr>
        <w:spacing w:before="240" w:after="15"/>
        <w:ind w:left="420" w:leftChars="200"/>
        <w:rPr>
          <w:b/>
        </w:rPr>
      </w:pPr>
      <w:r>
        <w:rPr>
          <w:rFonts w:hint="eastAsia"/>
          <w:b/>
        </w:rPr>
        <w:t>属性</w:t>
      </w:r>
    </w:p>
    <w:tbl>
      <w:tblPr>
        <w:tblStyle w:val="66"/>
        <w:tblW w:w="81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559"/>
        <w:gridCol w:w="1418"/>
        <w:gridCol w:w="1275"/>
        <w:gridCol w:w="1610"/>
        <w:gridCol w:w="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559"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418"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275"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1610"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739" w:type="dxa"/>
            <w:shd w:val="clear" w:color="auto" w:fill="D9D9D9"/>
          </w:tcPr>
          <w:p>
            <w:pPr>
              <w:spacing w:after="15"/>
              <w:jc w:val="center"/>
              <w:rPr>
                <w:rFonts w:ascii="Calibri" w:hAnsi="Calibri"/>
                <w:sz w:val="18"/>
                <w:szCs w:val="18"/>
              </w:rPr>
            </w:pPr>
            <w:r>
              <w:rPr>
                <w:rFonts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ServiceName</w:t>
            </w:r>
          </w:p>
        </w:tc>
        <w:tc>
          <w:tcPr>
            <w:tcW w:w="1559" w:type="dxa"/>
          </w:tcPr>
          <w:p>
            <w:pPr>
              <w:spacing w:before="156" w:after="15"/>
              <w:rPr>
                <w:rFonts w:ascii="Calibri" w:hAnsi="Calibri" w:eastAsia="黑体"/>
                <w:sz w:val="18"/>
                <w:szCs w:val="18"/>
              </w:rPr>
            </w:pPr>
            <w:r>
              <w:rPr>
                <w:rFonts w:ascii="Calibri" w:hAnsi="Calibri"/>
                <w:sz w:val="18"/>
                <w:szCs w:val="18"/>
              </w:rPr>
              <w:t>STRING(63)</w:t>
            </w:r>
          </w:p>
        </w:tc>
        <w:tc>
          <w:tcPr>
            <w:tcW w:w="1418" w:type="dxa"/>
          </w:tcPr>
          <w:p>
            <w:pPr>
              <w:spacing w:before="156" w:after="15"/>
              <w:rPr>
                <w:rFonts w:ascii="Calibri" w:hAnsi="Calibri" w:eastAsia="黑体"/>
                <w:sz w:val="18"/>
                <w:szCs w:val="18"/>
              </w:rPr>
            </w:pPr>
            <w:r>
              <w:rPr>
                <w:rFonts w:hint="eastAsia" w:ascii="Calibri" w:hAnsi="Calibri"/>
                <w:sz w:val="18"/>
                <w:szCs w:val="18"/>
              </w:rPr>
              <w:t>readwrite</w:t>
            </w:r>
          </w:p>
        </w:tc>
        <w:tc>
          <w:tcPr>
            <w:tcW w:w="1275" w:type="dxa"/>
          </w:tcPr>
          <w:p>
            <w:pPr>
              <w:spacing w:before="156" w:after="15"/>
              <w:rPr>
                <w:rFonts w:ascii="Calibri" w:hAnsi="Calibri" w:eastAsia="黑体"/>
                <w:sz w:val="18"/>
                <w:szCs w:val="18"/>
              </w:rPr>
            </w:pPr>
            <w:r>
              <w:rPr>
                <w:rFonts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服务名称</w:t>
            </w:r>
          </w:p>
        </w:tc>
        <w:tc>
          <w:tcPr>
            <w:tcW w:w="739" w:type="dxa"/>
          </w:tcPr>
          <w:p>
            <w:pPr>
              <w:spacing w:before="156" w:after="15"/>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ProbeBand</w:t>
            </w:r>
          </w:p>
        </w:tc>
        <w:tc>
          <w:tcPr>
            <w:tcW w:w="1559" w:type="dxa"/>
          </w:tcPr>
          <w:p>
            <w:pPr>
              <w:spacing w:before="156" w:after="15"/>
              <w:rPr>
                <w:rFonts w:ascii="Calibri" w:hAnsi="Calibri" w:eastAsia="黑体"/>
                <w:sz w:val="18"/>
                <w:szCs w:val="18"/>
              </w:rPr>
            </w:pPr>
            <w:r>
              <w:rPr>
                <w:rFonts w:hint="eastAsia" w:ascii="Calibri" w:hAnsi="Calibri"/>
                <w:sz w:val="18"/>
                <w:szCs w:val="18"/>
              </w:rPr>
              <w:t>BYTE</w:t>
            </w:r>
          </w:p>
        </w:tc>
        <w:tc>
          <w:tcPr>
            <w:tcW w:w="1418" w:type="dxa"/>
          </w:tcPr>
          <w:p>
            <w:pPr>
              <w:spacing w:before="156" w:after="15"/>
              <w:rPr>
                <w:rFonts w:ascii="Calibri" w:hAnsi="Calibri" w:eastAsia="黑体"/>
                <w:sz w:val="18"/>
                <w:szCs w:val="18"/>
              </w:rPr>
            </w:pPr>
            <w:r>
              <w:rPr>
                <w:rFonts w:hint="eastAsia" w:ascii="Calibri" w:hAnsi="Calibri"/>
                <w:sz w:val="18"/>
                <w:szCs w:val="18"/>
              </w:rPr>
              <w:t>readwrite</w:t>
            </w:r>
          </w:p>
        </w:tc>
        <w:tc>
          <w:tcPr>
            <w:tcW w:w="1275" w:type="dxa"/>
          </w:tcPr>
          <w:p>
            <w:pPr>
              <w:spacing w:before="156" w:after="15"/>
              <w:rPr>
                <w:rFonts w:ascii="Calibri" w:hAnsi="Calibri" w:eastAsia="黑体"/>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0表示2.4G，1表示5G，2表示2.4G和5G</w:t>
            </w:r>
          </w:p>
        </w:tc>
        <w:tc>
          <w:tcPr>
            <w:tcW w:w="739" w:type="dxa"/>
          </w:tcPr>
          <w:p>
            <w:pPr>
              <w:spacing w:before="156" w:after="15"/>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26" w:type="dxa"/>
          </w:tcPr>
          <w:p>
            <w:pPr>
              <w:spacing w:after="15"/>
              <w:rPr>
                <w:rFonts w:ascii="Calibri" w:hAnsi="Calibri"/>
                <w:sz w:val="18"/>
                <w:szCs w:val="18"/>
              </w:rPr>
            </w:pPr>
            <w:r>
              <w:rPr>
                <w:rFonts w:hint="eastAsia" w:ascii="Calibri" w:hAnsi="Calibri"/>
                <w:sz w:val="18"/>
                <w:szCs w:val="18"/>
              </w:rPr>
              <w:t>OUI</w:t>
            </w:r>
          </w:p>
        </w:tc>
        <w:tc>
          <w:tcPr>
            <w:tcW w:w="1559" w:type="dxa"/>
          </w:tcPr>
          <w:p>
            <w:pPr>
              <w:spacing w:before="156" w:after="15"/>
              <w:rPr>
                <w:rFonts w:ascii="Calibri" w:hAnsi="Calibri" w:eastAsia="黑体"/>
                <w:sz w:val="18"/>
                <w:szCs w:val="18"/>
              </w:rPr>
            </w:pPr>
            <w:r>
              <w:rPr>
                <w:rFonts w:hint="eastAsia" w:ascii="Calibri" w:hAnsi="Calibri"/>
                <w:sz w:val="18"/>
                <w:szCs w:val="18"/>
              </w:rPr>
              <w:t>ARRAY&lt;BYTE&gt;</w:t>
            </w:r>
          </w:p>
        </w:tc>
        <w:tc>
          <w:tcPr>
            <w:tcW w:w="1418" w:type="dxa"/>
          </w:tcPr>
          <w:p>
            <w:pPr>
              <w:spacing w:before="156" w:after="15"/>
              <w:rPr>
                <w:rFonts w:ascii="Calibri" w:hAnsi="Calibri" w:eastAsia="黑体"/>
                <w:sz w:val="18"/>
                <w:szCs w:val="18"/>
              </w:rPr>
            </w:pPr>
            <w:r>
              <w:rPr>
                <w:rFonts w:hint="eastAsia" w:ascii="Calibri" w:hAnsi="Calibri"/>
                <w:sz w:val="18"/>
                <w:szCs w:val="18"/>
              </w:rPr>
              <w:t>readwrite</w:t>
            </w:r>
          </w:p>
        </w:tc>
        <w:tc>
          <w:tcPr>
            <w:tcW w:w="1275" w:type="dxa"/>
          </w:tcPr>
          <w:p>
            <w:pPr>
              <w:spacing w:before="156" w:after="15"/>
              <w:rPr>
                <w:rFonts w:ascii="Calibri" w:hAnsi="Calibri" w:eastAsia="黑体"/>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OUI，二进制格式，数组大小是3.</w:t>
            </w:r>
          </w:p>
        </w:tc>
        <w:tc>
          <w:tcPr>
            <w:tcW w:w="739" w:type="dxa"/>
          </w:tcPr>
          <w:p>
            <w:pPr>
              <w:spacing w:before="156" w:after="15"/>
              <w:rPr>
                <w:rFonts w:ascii="Calibri" w:hAnsi="Calibri" w:eastAsia="黑体"/>
                <w:sz w:val="18"/>
                <w:szCs w:val="18"/>
              </w:rPr>
            </w:pPr>
            <w:r>
              <w:rPr>
                <w:rFonts w:hint="eastAsia" w:ascii="Calibri" w:hAnsi="Calibri"/>
                <w:sz w:val="18"/>
                <w:szCs w:val="18"/>
              </w:rPr>
              <w:t>1.1</w:t>
            </w:r>
          </w:p>
        </w:tc>
      </w:tr>
    </w:tbl>
    <w:p>
      <w:pPr>
        <w:pStyle w:val="47"/>
        <w:spacing w:after="15"/>
      </w:pPr>
    </w:p>
    <w:p>
      <w:pPr>
        <w:pStyle w:val="152"/>
        <w:spacing w:before="156" w:after="156"/>
      </w:pPr>
      <w:r>
        <w:rPr>
          <w:rFonts w:hint="eastAsia"/>
        </w:rPr>
        <w:t>com.ctc.igd1.VSIE.ProbeRxVSIERecordManager</w:t>
      </w:r>
    </w:p>
    <w:p>
      <w:pPr>
        <w:spacing w:before="240" w:after="15"/>
        <w:ind w:left="420" w:leftChars="200"/>
        <w:rPr>
          <w:b/>
        </w:rPr>
      </w:pPr>
      <w:r>
        <w:rPr>
          <w:rFonts w:hint="eastAsia"/>
          <w:b/>
        </w:rPr>
        <w:t>属性</w:t>
      </w:r>
    </w:p>
    <w:tbl>
      <w:tblPr>
        <w:tblStyle w:val="66"/>
        <w:tblW w:w="81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559"/>
        <w:gridCol w:w="1418"/>
        <w:gridCol w:w="1275"/>
        <w:gridCol w:w="1610"/>
        <w:gridCol w:w="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559"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418"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275"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1610"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739" w:type="dxa"/>
            <w:shd w:val="clear" w:color="auto" w:fill="D9D9D9"/>
          </w:tcPr>
          <w:p>
            <w:pPr>
              <w:spacing w:after="15"/>
              <w:jc w:val="center"/>
              <w:rPr>
                <w:rFonts w:ascii="Calibri" w:hAnsi="Calibri"/>
                <w:sz w:val="18"/>
                <w:szCs w:val="18"/>
              </w:rPr>
            </w:pPr>
            <w:r>
              <w:rPr>
                <w:rFonts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RecordNum</w:t>
            </w:r>
          </w:p>
        </w:tc>
        <w:tc>
          <w:tcPr>
            <w:tcW w:w="1559" w:type="dxa"/>
          </w:tcPr>
          <w:p>
            <w:pPr>
              <w:spacing w:after="15"/>
              <w:rPr>
                <w:rFonts w:ascii="Calibri" w:hAnsi="Calibri"/>
                <w:sz w:val="18"/>
                <w:szCs w:val="18"/>
              </w:rPr>
            </w:pPr>
            <w:r>
              <w:rPr>
                <w:rFonts w:hint="eastAsia" w:ascii="Calibri" w:hAnsi="Calibri"/>
                <w:sz w:val="18"/>
                <w:szCs w:val="18"/>
              </w:rPr>
              <w:t>UINT</w:t>
            </w:r>
            <w:r>
              <w:rPr>
                <w:rFonts w:ascii="Calibri" w:hAnsi="Calibri"/>
                <w:sz w:val="18"/>
                <w:szCs w:val="18"/>
              </w:rPr>
              <w:t>32</w:t>
            </w:r>
          </w:p>
        </w:tc>
        <w:tc>
          <w:tcPr>
            <w:tcW w:w="1418" w:type="dxa"/>
          </w:tcPr>
          <w:p>
            <w:pPr>
              <w:tabs>
                <w:tab w:val="center" w:pos="601"/>
              </w:tabs>
              <w:spacing w:after="15"/>
              <w:rPr>
                <w:rFonts w:ascii="Calibri" w:hAnsi="Calibri"/>
                <w:sz w:val="18"/>
                <w:szCs w:val="18"/>
              </w:rPr>
            </w:pPr>
            <w:r>
              <w:rPr>
                <w:rFonts w:hint="eastAsia" w:ascii="Calibri" w:hAnsi="Calibri"/>
                <w:sz w:val="18"/>
                <w:szCs w:val="18"/>
              </w:rPr>
              <w:t>read</w:t>
            </w:r>
          </w:p>
        </w:tc>
        <w:tc>
          <w:tcPr>
            <w:tcW w:w="1275" w:type="dxa"/>
          </w:tcPr>
          <w:p>
            <w:pPr>
              <w:spacing w:after="15"/>
              <w:rPr>
                <w:rFonts w:ascii="Calibri" w:hAnsi="Calibri"/>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ProbeRxVSIERecord的条目, 系统支持的最大条目数不得小于10条。</w:t>
            </w:r>
          </w:p>
        </w:tc>
        <w:tc>
          <w:tcPr>
            <w:tcW w:w="739" w:type="dxa"/>
          </w:tcPr>
          <w:p>
            <w:pPr>
              <w:spacing w:before="156" w:after="15"/>
              <w:rPr>
                <w:rFonts w:ascii="Calibri" w:hAnsi="Calibri" w:eastAsia="黑体"/>
                <w:sz w:val="18"/>
                <w:szCs w:val="18"/>
              </w:rPr>
            </w:pPr>
            <w:r>
              <w:rPr>
                <w:rFonts w:hint="eastAsia" w:ascii="Calibri" w:hAnsi="Calibri"/>
                <w:sz w:val="18"/>
                <w:szCs w:val="18"/>
              </w:rPr>
              <w:t>1.1</w:t>
            </w:r>
          </w:p>
        </w:tc>
      </w:tr>
    </w:tbl>
    <w:p>
      <w:pPr>
        <w:pStyle w:val="47"/>
        <w:spacing w:after="15"/>
      </w:pPr>
    </w:p>
    <w:p>
      <w:pPr>
        <w:spacing w:before="240" w:after="15"/>
        <w:ind w:left="420" w:hanging="420" w:hangingChars="199"/>
        <w:rPr>
          <w:b/>
        </w:rPr>
      </w:pPr>
      <w:r>
        <w:rPr>
          <w:rFonts w:hint="eastAsia"/>
          <w:b/>
        </w:rPr>
        <w:t>方法</w:t>
      </w:r>
    </w:p>
    <w:p>
      <w:pPr>
        <w:pStyle w:val="345"/>
        <w:numPr>
          <w:ilvl w:val="0"/>
          <w:numId w:val="129"/>
        </w:numPr>
        <w:ind w:firstLineChars="0"/>
      </w:pPr>
      <w:r>
        <w:rPr>
          <w:rFonts w:hint="eastAsia" w:cs="Calibri"/>
        </w:rPr>
        <w:t>FlushProbeRxVSIERecord</w:t>
      </w:r>
      <w:r>
        <w:rPr>
          <w:rFonts w:cs="Calibri"/>
        </w:rPr>
        <w:t>(OUT UINT32 result</w:t>
      </w:r>
      <w:r>
        <w:rPr>
          <w:rFonts w:hint="eastAsia"/>
        </w:rPr>
        <w:t>，</w:t>
      </w:r>
      <w:r>
        <w:t>OUT STRING errdesc);</w:t>
      </w:r>
    </w:p>
    <w:p>
      <w:pPr>
        <w:spacing w:after="15"/>
      </w:pPr>
      <w:r>
        <w:rPr>
          <w:rFonts w:hint="eastAsia"/>
        </w:rPr>
        <w:t>清空所有该对象下面的</w:t>
      </w:r>
      <w:r>
        <w:t>RxVSIERecord</w:t>
      </w:r>
      <w:r>
        <w:rPr>
          <w:rFonts w:hint="eastAsia"/>
        </w:rPr>
        <w:t>实例。</w:t>
      </w:r>
    </w:p>
    <w:p>
      <w:pPr>
        <w:spacing w:after="15"/>
      </w:pPr>
      <w:r>
        <w:t>Result: 0 on success, 1 on fail</w:t>
      </w:r>
    </w:p>
    <w:p>
      <w:pPr>
        <w:spacing w:after="15"/>
      </w:pPr>
      <w:r>
        <w:t>errdesc: If errdesc is NULL or function success, do nothing; otherwise fill with error description</w:t>
      </w:r>
    </w:p>
    <w:p>
      <w:pPr>
        <w:spacing w:after="15"/>
      </w:pPr>
    </w:p>
    <w:p>
      <w:pPr>
        <w:pStyle w:val="152"/>
        <w:spacing w:before="156" w:after="156"/>
      </w:pPr>
      <w:r>
        <w:rPr>
          <w:rFonts w:hint="eastAsia"/>
        </w:rPr>
        <w:t>com.ctc.igd1.VSIE.ProbeRxVSIERecord</w:t>
      </w:r>
    </w:p>
    <w:p>
      <w:pPr>
        <w:spacing w:before="240" w:after="15"/>
        <w:ind w:left="420" w:leftChars="200"/>
        <w:rPr>
          <w:b/>
        </w:rPr>
      </w:pPr>
      <w:r>
        <w:rPr>
          <w:rFonts w:hint="eastAsia"/>
          <w:b/>
        </w:rPr>
        <w:t>属性</w:t>
      </w:r>
    </w:p>
    <w:tbl>
      <w:tblPr>
        <w:tblStyle w:val="66"/>
        <w:tblW w:w="81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559"/>
        <w:gridCol w:w="1418"/>
        <w:gridCol w:w="1275"/>
        <w:gridCol w:w="1610"/>
        <w:gridCol w:w="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559"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418"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275"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1610"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739" w:type="dxa"/>
            <w:shd w:val="clear" w:color="auto" w:fill="D9D9D9"/>
          </w:tcPr>
          <w:p>
            <w:pPr>
              <w:spacing w:after="15"/>
              <w:jc w:val="center"/>
              <w:rPr>
                <w:rFonts w:ascii="Calibri" w:hAnsi="Calibri"/>
                <w:sz w:val="18"/>
                <w:szCs w:val="18"/>
              </w:rPr>
            </w:pPr>
            <w:r>
              <w:rPr>
                <w:rFonts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MAC</w:t>
            </w:r>
          </w:p>
        </w:tc>
        <w:tc>
          <w:tcPr>
            <w:tcW w:w="1559" w:type="dxa"/>
          </w:tcPr>
          <w:p>
            <w:pPr>
              <w:spacing w:before="156" w:after="15"/>
              <w:rPr>
                <w:rFonts w:ascii="Calibri" w:hAnsi="Calibri" w:eastAsia="黑体"/>
                <w:sz w:val="18"/>
                <w:szCs w:val="18"/>
              </w:rPr>
            </w:pPr>
            <w:r>
              <w:rPr>
                <w:rFonts w:ascii="Calibri" w:hAnsi="Calibri"/>
                <w:sz w:val="18"/>
                <w:szCs w:val="18"/>
              </w:rPr>
              <w:t>STRING</w:t>
            </w:r>
            <w:r>
              <w:rPr>
                <w:rFonts w:hint="eastAsia" w:ascii="Calibri" w:hAnsi="Calibri"/>
                <w:sz w:val="18"/>
                <w:szCs w:val="18"/>
              </w:rPr>
              <w:t>(12)</w:t>
            </w:r>
          </w:p>
        </w:tc>
        <w:tc>
          <w:tcPr>
            <w:tcW w:w="1418" w:type="dxa"/>
          </w:tcPr>
          <w:p>
            <w:pPr>
              <w:tabs>
                <w:tab w:val="center" w:pos="601"/>
              </w:tabs>
              <w:spacing w:before="156" w:after="15"/>
              <w:rPr>
                <w:rFonts w:ascii="Calibri" w:hAnsi="Calibri" w:eastAsia="黑体"/>
                <w:sz w:val="18"/>
                <w:szCs w:val="18"/>
              </w:rPr>
            </w:pPr>
            <w:r>
              <w:rPr>
                <w:rFonts w:hint="eastAsia" w:ascii="Calibri" w:hAnsi="Calibri"/>
                <w:sz w:val="18"/>
                <w:szCs w:val="18"/>
              </w:rPr>
              <w:t>read</w:t>
            </w:r>
          </w:p>
        </w:tc>
        <w:tc>
          <w:tcPr>
            <w:tcW w:w="1275" w:type="dxa"/>
          </w:tcPr>
          <w:p>
            <w:pPr>
              <w:spacing w:before="156" w:after="15"/>
              <w:rPr>
                <w:rFonts w:ascii="Calibri" w:hAnsi="Calibri" w:eastAsia="黑体"/>
                <w:sz w:val="18"/>
                <w:szCs w:val="18"/>
              </w:rPr>
            </w:pPr>
            <w:r>
              <w:rPr>
                <w:rFonts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STA的MAC</w:t>
            </w:r>
          </w:p>
        </w:tc>
        <w:tc>
          <w:tcPr>
            <w:tcW w:w="739" w:type="dxa"/>
          </w:tcPr>
          <w:p>
            <w:pPr>
              <w:spacing w:before="156" w:after="15"/>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VSIE</w:t>
            </w:r>
          </w:p>
        </w:tc>
        <w:tc>
          <w:tcPr>
            <w:tcW w:w="1559" w:type="dxa"/>
          </w:tcPr>
          <w:p>
            <w:pPr>
              <w:spacing w:before="156" w:after="15"/>
              <w:rPr>
                <w:rFonts w:ascii="Calibri" w:hAnsi="Calibri" w:eastAsia="黑体"/>
                <w:sz w:val="18"/>
                <w:szCs w:val="18"/>
              </w:rPr>
            </w:pPr>
            <w:r>
              <w:rPr>
                <w:rFonts w:hint="eastAsia" w:ascii="Calibri" w:hAnsi="Calibri"/>
                <w:sz w:val="18"/>
                <w:szCs w:val="18"/>
              </w:rPr>
              <w:t>ARRARY(BYTE)</w:t>
            </w:r>
          </w:p>
        </w:tc>
        <w:tc>
          <w:tcPr>
            <w:tcW w:w="1418" w:type="dxa"/>
          </w:tcPr>
          <w:p>
            <w:pPr>
              <w:tabs>
                <w:tab w:val="center" w:pos="601"/>
              </w:tabs>
              <w:spacing w:before="156" w:after="15"/>
              <w:rPr>
                <w:rFonts w:ascii="Calibri" w:hAnsi="Calibri" w:eastAsia="黑体"/>
                <w:sz w:val="18"/>
                <w:szCs w:val="18"/>
              </w:rPr>
            </w:pPr>
            <w:r>
              <w:rPr>
                <w:rFonts w:hint="eastAsia" w:ascii="Calibri" w:hAnsi="Calibri"/>
                <w:sz w:val="18"/>
                <w:szCs w:val="18"/>
              </w:rPr>
              <w:t>read</w:t>
            </w:r>
          </w:p>
        </w:tc>
        <w:tc>
          <w:tcPr>
            <w:tcW w:w="1275" w:type="dxa"/>
          </w:tcPr>
          <w:p>
            <w:pPr>
              <w:spacing w:before="156" w:after="15"/>
              <w:rPr>
                <w:rFonts w:ascii="Calibri" w:hAnsi="Calibri" w:eastAsia="黑体"/>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Vendor specific Information Element内容</w:t>
            </w:r>
          </w:p>
        </w:tc>
        <w:tc>
          <w:tcPr>
            <w:tcW w:w="739" w:type="dxa"/>
          </w:tcPr>
          <w:p>
            <w:pPr>
              <w:spacing w:before="156" w:after="15"/>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26" w:type="dxa"/>
          </w:tcPr>
          <w:p>
            <w:pPr>
              <w:spacing w:after="15"/>
              <w:rPr>
                <w:rFonts w:ascii="Calibri" w:hAnsi="Calibri"/>
                <w:sz w:val="18"/>
                <w:szCs w:val="18"/>
              </w:rPr>
            </w:pPr>
            <w:r>
              <w:rPr>
                <w:rFonts w:hint="eastAsia" w:ascii="Calibri" w:hAnsi="Calibri"/>
                <w:sz w:val="18"/>
                <w:szCs w:val="18"/>
              </w:rPr>
              <w:t>BAND</w:t>
            </w:r>
          </w:p>
        </w:tc>
        <w:tc>
          <w:tcPr>
            <w:tcW w:w="1559" w:type="dxa"/>
          </w:tcPr>
          <w:p>
            <w:pPr>
              <w:spacing w:before="156" w:after="15"/>
              <w:rPr>
                <w:rFonts w:ascii="Calibri" w:hAnsi="Calibri" w:eastAsia="黑体"/>
                <w:sz w:val="18"/>
                <w:szCs w:val="18"/>
              </w:rPr>
            </w:pPr>
            <w:r>
              <w:rPr>
                <w:rFonts w:hint="eastAsia" w:ascii="Calibri" w:hAnsi="Calibri"/>
                <w:sz w:val="18"/>
                <w:szCs w:val="18"/>
              </w:rPr>
              <w:t>BYTE</w:t>
            </w:r>
          </w:p>
        </w:tc>
        <w:tc>
          <w:tcPr>
            <w:tcW w:w="1418" w:type="dxa"/>
          </w:tcPr>
          <w:p>
            <w:pPr>
              <w:spacing w:before="156" w:after="15"/>
              <w:rPr>
                <w:rFonts w:ascii="Calibri" w:hAnsi="Calibri" w:eastAsia="黑体"/>
                <w:sz w:val="18"/>
                <w:szCs w:val="18"/>
              </w:rPr>
            </w:pPr>
            <w:r>
              <w:rPr>
                <w:rFonts w:hint="eastAsia" w:ascii="Calibri" w:hAnsi="Calibri"/>
                <w:sz w:val="18"/>
                <w:szCs w:val="18"/>
              </w:rPr>
              <w:t>read</w:t>
            </w:r>
          </w:p>
        </w:tc>
        <w:tc>
          <w:tcPr>
            <w:tcW w:w="1275" w:type="dxa"/>
          </w:tcPr>
          <w:p>
            <w:pPr>
              <w:spacing w:before="156" w:after="15"/>
              <w:rPr>
                <w:rFonts w:ascii="Calibri" w:hAnsi="Calibri" w:eastAsia="黑体"/>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无线频段，0表示2.4g, 1表示5G</w:t>
            </w:r>
          </w:p>
        </w:tc>
        <w:tc>
          <w:tcPr>
            <w:tcW w:w="739" w:type="dxa"/>
          </w:tcPr>
          <w:p>
            <w:pPr>
              <w:spacing w:before="156" w:after="15"/>
              <w:rPr>
                <w:rFonts w:ascii="Calibri" w:hAnsi="Calibri" w:eastAsia="黑体"/>
                <w:sz w:val="18"/>
                <w:szCs w:val="18"/>
              </w:rPr>
            </w:pPr>
            <w:r>
              <w:rPr>
                <w:rFonts w:hint="eastAsia" w:ascii="Calibri" w:hAnsi="Calibri"/>
                <w:sz w:val="18"/>
                <w:szCs w:val="18"/>
              </w:rPr>
              <w:t>1.1</w:t>
            </w:r>
          </w:p>
        </w:tc>
      </w:tr>
    </w:tbl>
    <w:p>
      <w:pPr>
        <w:pStyle w:val="345"/>
        <w:numPr>
          <w:ilvl w:val="255"/>
          <w:numId w:val="0"/>
        </w:numPr>
        <w:spacing w:before="53" w:after="15" w:afterLines="5"/>
      </w:pPr>
      <w:r>
        <w:rPr>
          <w:rFonts w:hint="eastAsia"/>
        </w:rPr>
        <w:t>说明：此接口对应的多实例对象中，不得出现重复内容的对象实例。</w:t>
      </w:r>
    </w:p>
    <w:p>
      <w:pPr>
        <w:pStyle w:val="152"/>
        <w:spacing w:before="156" w:after="156"/>
      </w:pPr>
      <w:r>
        <w:rPr>
          <w:rFonts w:hint="eastAsia"/>
        </w:rPr>
        <w:t>com.ctc.igd1.VSIE.</w:t>
      </w:r>
      <w:r>
        <w:t>ProbeRsp</w:t>
      </w:r>
      <w:r>
        <w:rPr>
          <w:rFonts w:hint="eastAsia"/>
        </w:rPr>
        <w:t>TxVSIE</w:t>
      </w:r>
    </w:p>
    <w:p>
      <w:pPr>
        <w:spacing w:before="240" w:after="15"/>
        <w:ind w:left="420" w:leftChars="200"/>
        <w:rPr>
          <w:b/>
        </w:rPr>
      </w:pPr>
      <w:r>
        <w:rPr>
          <w:rFonts w:hint="eastAsia"/>
          <w:b/>
        </w:rPr>
        <w:t>属性</w:t>
      </w:r>
    </w:p>
    <w:tbl>
      <w:tblPr>
        <w:tblStyle w:val="66"/>
        <w:tblW w:w="81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559"/>
        <w:gridCol w:w="1418"/>
        <w:gridCol w:w="1275"/>
        <w:gridCol w:w="1610"/>
        <w:gridCol w:w="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559"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418"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275"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1610"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739" w:type="dxa"/>
            <w:shd w:val="clear" w:color="auto" w:fill="D9D9D9"/>
          </w:tcPr>
          <w:p>
            <w:pPr>
              <w:spacing w:after="15"/>
              <w:jc w:val="center"/>
              <w:rPr>
                <w:rFonts w:ascii="Calibri" w:hAnsi="Calibri"/>
                <w:sz w:val="18"/>
                <w:szCs w:val="18"/>
              </w:rPr>
            </w:pPr>
            <w:r>
              <w:rPr>
                <w:rFonts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MAC</w:t>
            </w:r>
          </w:p>
        </w:tc>
        <w:tc>
          <w:tcPr>
            <w:tcW w:w="1559" w:type="dxa"/>
          </w:tcPr>
          <w:p>
            <w:pPr>
              <w:spacing w:before="156" w:after="15"/>
              <w:rPr>
                <w:rFonts w:ascii="Calibri" w:hAnsi="Calibri" w:eastAsia="黑体"/>
                <w:sz w:val="18"/>
                <w:szCs w:val="18"/>
              </w:rPr>
            </w:pPr>
            <w:r>
              <w:rPr>
                <w:rFonts w:ascii="Calibri" w:hAnsi="Calibri"/>
                <w:sz w:val="18"/>
                <w:szCs w:val="18"/>
              </w:rPr>
              <w:t>STRING</w:t>
            </w:r>
            <w:r>
              <w:rPr>
                <w:rFonts w:hint="eastAsia" w:ascii="Calibri" w:hAnsi="Calibri"/>
                <w:sz w:val="18"/>
                <w:szCs w:val="18"/>
              </w:rPr>
              <w:t>(12)</w:t>
            </w:r>
          </w:p>
        </w:tc>
        <w:tc>
          <w:tcPr>
            <w:tcW w:w="1418" w:type="dxa"/>
          </w:tcPr>
          <w:p>
            <w:pPr>
              <w:spacing w:before="156" w:after="15"/>
              <w:rPr>
                <w:rFonts w:ascii="Calibri" w:hAnsi="Calibri" w:eastAsia="黑体"/>
                <w:sz w:val="18"/>
                <w:szCs w:val="18"/>
              </w:rPr>
            </w:pPr>
            <w:r>
              <w:rPr>
                <w:rFonts w:hint="eastAsia" w:ascii="Calibri" w:hAnsi="Calibri"/>
                <w:sz w:val="18"/>
                <w:szCs w:val="18"/>
              </w:rPr>
              <w:t>readwrite</w:t>
            </w:r>
          </w:p>
        </w:tc>
        <w:tc>
          <w:tcPr>
            <w:tcW w:w="1275" w:type="dxa"/>
          </w:tcPr>
          <w:p>
            <w:pPr>
              <w:spacing w:before="156" w:after="15"/>
              <w:rPr>
                <w:rFonts w:ascii="Calibri" w:hAnsi="Calibri" w:eastAsia="黑体"/>
                <w:sz w:val="18"/>
                <w:szCs w:val="18"/>
              </w:rPr>
            </w:pPr>
            <w:r>
              <w:rPr>
                <w:rFonts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STA的MAC</w:t>
            </w:r>
          </w:p>
        </w:tc>
        <w:tc>
          <w:tcPr>
            <w:tcW w:w="739" w:type="dxa"/>
          </w:tcPr>
          <w:p>
            <w:pPr>
              <w:spacing w:before="156" w:after="15"/>
              <w:rPr>
                <w:rFonts w:ascii="Calibri" w:hAnsi="Calibri" w:eastAsia="黑体"/>
                <w:sz w:val="18"/>
                <w:szCs w:val="18"/>
              </w:rPr>
            </w:pPr>
            <w:r>
              <w:rPr>
                <w:rFonts w:hint="eastAsia" w:ascii="Calibri" w:hAnsi="Calibri"/>
                <w:sz w:val="18"/>
                <w:szCs w:val="18"/>
              </w:rPr>
              <w:t>1.</w:t>
            </w:r>
            <w:r>
              <w:rPr>
                <w:rFonts w:ascii="Calibri" w:hAnsi="Calibri"/>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26" w:type="dxa"/>
          </w:tcPr>
          <w:p>
            <w:pPr>
              <w:spacing w:after="15"/>
              <w:rPr>
                <w:rFonts w:ascii="Calibri" w:hAnsi="Calibri"/>
                <w:sz w:val="18"/>
                <w:szCs w:val="18"/>
              </w:rPr>
            </w:pPr>
            <w:r>
              <w:rPr>
                <w:rFonts w:hint="eastAsia" w:ascii="Calibri" w:hAnsi="Calibri"/>
                <w:sz w:val="18"/>
                <w:szCs w:val="18"/>
              </w:rPr>
              <w:t>Band</w:t>
            </w:r>
          </w:p>
        </w:tc>
        <w:tc>
          <w:tcPr>
            <w:tcW w:w="1559" w:type="dxa"/>
          </w:tcPr>
          <w:p>
            <w:pPr>
              <w:spacing w:before="156" w:after="15"/>
              <w:rPr>
                <w:rFonts w:ascii="Calibri" w:hAnsi="Calibri" w:eastAsia="黑体"/>
                <w:sz w:val="18"/>
                <w:szCs w:val="18"/>
              </w:rPr>
            </w:pPr>
            <w:r>
              <w:rPr>
                <w:rFonts w:hint="eastAsia" w:ascii="Calibri" w:hAnsi="Calibri"/>
                <w:sz w:val="18"/>
                <w:szCs w:val="18"/>
              </w:rPr>
              <w:t>BYTE</w:t>
            </w:r>
          </w:p>
        </w:tc>
        <w:tc>
          <w:tcPr>
            <w:tcW w:w="1418" w:type="dxa"/>
          </w:tcPr>
          <w:p>
            <w:pPr>
              <w:spacing w:before="156" w:after="15"/>
              <w:rPr>
                <w:rFonts w:ascii="Calibri" w:hAnsi="Calibri" w:eastAsia="黑体"/>
                <w:sz w:val="18"/>
                <w:szCs w:val="18"/>
              </w:rPr>
            </w:pPr>
            <w:r>
              <w:rPr>
                <w:rFonts w:hint="eastAsia" w:ascii="Calibri" w:hAnsi="Calibri"/>
                <w:sz w:val="18"/>
                <w:szCs w:val="18"/>
              </w:rPr>
              <w:t>readwrite</w:t>
            </w:r>
          </w:p>
        </w:tc>
        <w:tc>
          <w:tcPr>
            <w:tcW w:w="1275" w:type="dxa"/>
          </w:tcPr>
          <w:p>
            <w:pPr>
              <w:spacing w:before="156" w:after="15"/>
              <w:rPr>
                <w:rFonts w:ascii="Calibri" w:hAnsi="Calibri" w:eastAsia="黑体"/>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0表示2.4G，1表示5G</w:t>
            </w:r>
          </w:p>
        </w:tc>
        <w:tc>
          <w:tcPr>
            <w:tcW w:w="739" w:type="dxa"/>
          </w:tcPr>
          <w:p>
            <w:pPr>
              <w:spacing w:before="156" w:after="15"/>
              <w:rPr>
                <w:rFonts w:ascii="Calibri" w:hAnsi="Calibri" w:eastAsia="黑体"/>
                <w:sz w:val="18"/>
                <w:szCs w:val="18"/>
              </w:rPr>
            </w:pPr>
            <w:r>
              <w:rPr>
                <w:rFonts w:hint="eastAsia" w:ascii="Calibri" w:hAnsi="Calibri"/>
                <w:sz w:val="18"/>
                <w:szCs w:val="18"/>
              </w:rPr>
              <w:t>1.</w:t>
            </w:r>
            <w:r>
              <w:rPr>
                <w:rFonts w:ascii="Calibri" w:hAnsi="Calibri"/>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26" w:type="dxa"/>
          </w:tcPr>
          <w:p>
            <w:pPr>
              <w:spacing w:after="15"/>
              <w:rPr>
                <w:rFonts w:ascii="Calibri" w:hAnsi="Calibri"/>
                <w:sz w:val="18"/>
                <w:szCs w:val="18"/>
              </w:rPr>
            </w:pPr>
            <w:r>
              <w:rPr>
                <w:rFonts w:hint="eastAsia" w:ascii="Calibri" w:hAnsi="Calibri"/>
                <w:sz w:val="18"/>
                <w:szCs w:val="18"/>
              </w:rPr>
              <w:t>IEData</w:t>
            </w:r>
          </w:p>
        </w:tc>
        <w:tc>
          <w:tcPr>
            <w:tcW w:w="1559" w:type="dxa"/>
          </w:tcPr>
          <w:p>
            <w:pPr>
              <w:spacing w:before="156" w:after="15"/>
              <w:rPr>
                <w:rFonts w:ascii="Calibri" w:hAnsi="Calibri" w:eastAsia="黑体"/>
                <w:sz w:val="18"/>
                <w:szCs w:val="18"/>
              </w:rPr>
            </w:pPr>
            <w:r>
              <w:rPr>
                <w:rFonts w:hint="eastAsia" w:ascii="Calibri" w:hAnsi="Calibri"/>
                <w:sz w:val="18"/>
                <w:szCs w:val="18"/>
              </w:rPr>
              <w:t>ARRAY&lt;BYTE&gt;</w:t>
            </w:r>
          </w:p>
        </w:tc>
        <w:tc>
          <w:tcPr>
            <w:tcW w:w="1418" w:type="dxa"/>
          </w:tcPr>
          <w:p>
            <w:pPr>
              <w:spacing w:before="156" w:after="15"/>
              <w:rPr>
                <w:rFonts w:ascii="Calibri" w:hAnsi="Calibri" w:eastAsia="黑体"/>
                <w:sz w:val="18"/>
                <w:szCs w:val="18"/>
              </w:rPr>
            </w:pPr>
            <w:r>
              <w:rPr>
                <w:rFonts w:hint="eastAsia" w:ascii="Calibri" w:hAnsi="Calibri"/>
                <w:sz w:val="18"/>
                <w:szCs w:val="18"/>
              </w:rPr>
              <w:t>readwrite</w:t>
            </w:r>
          </w:p>
        </w:tc>
        <w:tc>
          <w:tcPr>
            <w:tcW w:w="1275" w:type="dxa"/>
          </w:tcPr>
          <w:p>
            <w:pPr>
              <w:spacing w:before="156" w:after="15"/>
              <w:rPr>
                <w:rFonts w:ascii="Calibri" w:hAnsi="Calibri" w:eastAsia="黑体"/>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发送的Vendor-specific Information Element内容</w:t>
            </w:r>
          </w:p>
        </w:tc>
        <w:tc>
          <w:tcPr>
            <w:tcW w:w="739" w:type="dxa"/>
          </w:tcPr>
          <w:p>
            <w:pPr>
              <w:spacing w:before="156" w:after="15"/>
              <w:rPr>
                <w:rFonts w:ascii="Calibri" w:hAnsi="Calibri" w:eastAsia="黑体"/>
                <w:sz w:val="18"/>
                <w:szCs w:val="18"/>
              </w:rPr>
            </w:pPr>
            <w:r>
              <w:rPr>
                <w:rFonts w:hint="eastAsia" w:ascii="Calibri" w:hAnsi="Calibri"/>
                <w:sz w:val="18"/>
                <w:szCs w:val="18"/>
              </w:rPr>
              <w:t>1.</w:t>
            </w:r>
            <w:r>
              <w:rPr>
                <w:rFonts w:ascii="Calibri" w:hAnsi="Calibri"/>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26" w:type="dxa"/>
          </w:tcPr>
          <w:p>
            <w:pPr>
              <w:spacing w:after="15"/>
              <w:rPr>
                <w:rFonts w:ascii="Calibri" w:hAnsi="Calibri"/>
                <w:sz w:val="18"/>
                <w:szCs w:val="18"/>
              </w:rPr>
            </w:pPr>
            <w:r>
              <w:rPr>
                <w:rFonts w:hint="eastAsia" w:ascii="Calibri" w:hAnsi="Calibri"/>
                <w:sz w:val="18"/>
                <w:szCs w:val="18"/>
              </w:rPr>
              <w:t>LenofIEData</w:t>
            </w:r>
          </w:p>
        </w:tc>
        <w:tc>
          <w:tcPr>
            <w:tcW w:w="1559" w:type="dxa"/>
          </w:tcPr>
          <w:p>
            <w:pPr>
              <w:spacing w:before="156" w:after="15"/>
              <w:rPr>
                <w:rFonts w:ascii="Calibri" w:hAnsi="Calibri" w:eastAsia="黑体"/>
                <w:sz w:val="18"/>
                <w:szCs w:val="18"/>
              </w:rPr>
            </w:pPr>
            <w:r>
              <w:rPr>
                <w:rFonts w:hint="eastAsia" w:ascii="Calibri" w:hAnsi="Calibri"/>
                <w:sz w:val="18"/>
                <w:szCs w:val="18"/>
              </w:rPr>
              <w:t>UINT32</w:t>
            </w:r>
          </w:p>
        </w:tc>
        <w:tc>
          <w:tcPr>
            <w:tcW w:w="1418" w:type="dxa"/>
          </w:tcPr>
          <w:p>
            <w:pPr>
              <w:spacing w:before="156" w:after="15"/>
              <w:rPr>
                <w:rFonts w:ascii="Calibri" w:hAnsi="Calibri" w:eastAsia="黑体"/>
                <w:sz w:val="18"/>
                <w:szCs w:val="18"/>
              </w:rPr>
            </w:pPr>
            <w:r>
              <w:rPr>
                <w:rFonts w:hint="eastAsia" w:ascii="Calibri" w:hAnsi="Calibri"/>
                <w:sz w:val="18"/>
                <w:szCs w:val="18"/>
              </w:rPr>
              <w:t>readwrite</w:t>
            </w:r>
          </w:p>
        </w:tc>
        <w:tc>
          <w:tcPr>
            <w:tcW w:w="1275" w:type="dxa"/>
          </w:tcPr>
          <w:p>
            <w:pPr>
              <w:spacing w:before="156" w:after="15"/>
              <w:rPr>
                <w:rFonts w:ascii="Calibri" w:hAnsi="Calibri" w:eastAsia="黑体"/>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IEData的长度</w:t>
            </w:r>
          </w:p>
        </w:tc>
        <w:tc>
          <w:tcPr>
            <w:tcW w:w="739" w:type="dxa"/>
          </w:tcPr>
          <w:p>
            <w:pPr>
              <w:spacing w:before="156" w:after="15"/>
              <w:rPr>
                <w:rFonts w:ascii="Calibri" w:hAnsi="Calibri" w:eastAsia="黑体"/>
                <w:sz w:val="18"/>
                <w:szCs w:val="18"/>
              </w:rPr>
            </w:pPr>
            <w:r>
              <w:rPr>
                <w:rFonts w:hint="eastAsia" w:ascii="Calibri" w:hAnsi="Calibri"/>
                <w:sz w:val="18"/>
                <w:szCs w:val="18"/>
              </w:rPr>
              <w:t>1.</w:t>
            </w:r>
            <w:r>
              <w:rPr>
                <w:rFonts w:ascii="Calibri" w:hAnsi="Calibri"/>
                <w:sz w:val="18"/>
                <w:szCs w:val="18"/>
              </w:rPr>
              <w:t>2</w:t>
            </w:r>
          </w:p>
        </w:tc>
      </w:tr>
    </w:tbl>
    <w:p>
      <w:pPr>
        <w:pStyle w:val="152"/>
        <w:spacing w:before="156" w:after="156"/>
      </w:pPr>
      <w:r>
        <w:rPr>
          <w:rFonts w:hint="eastAsia"/>
        </w:rPr>
        <w:t>com.ctc.igd1.VSIE.</w:t>
      </w:r>
      <w:r>
        <w:t>ProbeRsp</w:t>
      </w:r>
      <w:r>
        <w:rPr>
          <w:rFonts w:hint="eastAsia"/>
        </w:rPr>
        <w:t>TxVSIE</w:t>
      </w:r>
      <w:r>
        <w:t>Manager</w:t>
      </w:r>
    </w:p>
    <w:p>
      <w:pPr>
        <w:spacing w:before="240" w:after="15"/>
        <w:ind w:left="420" w:leftChars="200"/>
        <w:rPr>
          <w:b/>
        </w:rPr>
      </w:pPr>
      <w:r>
        <w:rPr>
          <w:rFonts w:hint="eastAsia"/>
          <w:b/>
        </w:rPr>
        <w:t>属性</w:t>
      </w:r>
    </w:p>
    <w:tbl>
      <w:tblPr>
        <w:tblStyle w:val="66"/>
        <w:tblW w:w="81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559"/>
        <w:gridCol w:w="1418"/>
        <w:gridCol w:w="1275"/>
        <w:gridCol w:w="1610"/>
        <w:gridCol w:w="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559"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418"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1275" w:type="dxa"/>
            <w:shd w:val="clear" w:color="auto" w:fill="D9D9D9"/>
          </w:tcPr>
          <w:p>
            <w:pPr>
              <w:spacing w:after="15"/>
              <w:jc w:val="center"/>
              <w:rPr>
                <w:rFonts w:ascii="Calibri" w:hAnsi="Calibri"/>
                <w:sz w:val="18"/>
                <w:szCs w:val="18"/>
              </w:rPr>
            </w:pPr>
            <w:r>
              <w:rPr>
                <w:rFonts w:ascii="Calibri" w:hAnsi="Calibri"/>
                <w:sz w:val="18"/>
                <w:szCs w:val="18"/>
              </w:rPr>
              <w:t>变更通知</w:t>
            </w:r>
          </w:p>
        </w:tc>
        <w:tc>
          <w:tcPr>
            <w:tcW w:w="1610" w:type="dxa"/>
            <w:shd w:val="clear" w:color="auto" w:fill="D9D9D9"/>
          </w:tcPr>
          <w:p>
            <w:pPr>
              <w:spacing w:after="15"/>
              <w:jc w:val="center"/>
              <w:rPr>
                <w:rFonts w:ascii="Calibri" w:hAnsi="Calibri"/>
                <w:sz w:val="18"/>
                <w:szCs w:val="18"/>
              </w:rPr>
            </w:pPr>
            <w:r>
              <w:rPr>
                <w:rFonts w:ascii="Calibri" w:hAnsi="Calibri"/>
                <w:sz w:val="18"/>
                <w:szCs w:val="18"/>
              </w:rPr>
              <w:t>备注</w:t>
            </w:r>
          </w:p>
        </w:tc>
        <w:tc>
          <w:tcPr>
            <w:tcW w:w="739" w:type="dxa"/>
            <w:shd w:val="clear" w:color="auto" w:fill="D9D9D9"/>
          </w:tcPr>
          <w:p>
            <w:pPr>
              <w:spacing w:after="15"/>
              <w:jc w:val="center"/>
              <w:rPr>
                <w:rFonts w:ascii="Calibri" w:hAnsi="Calibri"/>
                <w:sz w:val="18"/>
                <w:szCs w:val="18"/>
              </w:rPr>
            </w:pPr>
            <w:r>
              <w:rPr>
                <w:rFonts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after="15"/>
              <w:rPr>
                <w:rFonts w:ascii="Calibri" w:hAnsi="Calibri"/>
                <w:sz w:val="18"/>
                <w:szCs w:val="18"/>
              </w:rPr>
            </w:pPr>
            <w:r>
              <w:rPr>
                <w:rFonts w:hint="eastAsia" w:ascii="Calibri" w:hAnsi="Calibri"/>
                <w:sz w:val="18"/>
                <w:szCs w:val="18"/>
              </w:rPr>
              <w:t>MaxEntryNum</w:t>
            </w:r>
          </w:p>
        </w:tc>
        <w:tc>
          <w:tcPr>
            <w:tcW w:w="1559" w:type="dxa"/>
          </w:tcPr>
          <w:p>
            <w:pPr>
              <w:spacing w:before="156" w:after="15"/>
              <w:rPr>
                <w:rFonts w:ascii="Calibri" w:hAnsi="Calibri" w:eastAsia="黑体"/>
                <w:sz w:val="18"/>
                <w:szCs w:val="18"/>
              </w:rPr>
            </w:pPr>
            <w:r>
              <w:rPr>
                <w:rFonts w:hint="eastAsia" w:ascii="Calibri" w:hAnsi="Calibri"/>
                <w:sz w:val="18"/>
                <w:szCs w:val="18"/>
              </w:rPr>
              <w:t>UINT32</w:t>
            </w:r>
          </w:p>
        </w:tc>
        <w:tc>
          <w:tcPr>
            <w:tcW w:w="1418" w:type="dxa"/>
          </w:tcPr>
          <w:p>
            <w:pPr>
              <w:spacing w:before="156" w:after="15"/>
              <w:rPr>
                <w:rFonts w:ascii="Calibri" w:hAnsi="Calibri" w:eastAsia="黑体"/>
                <w:sz w:val="18"/>
                <w:szCs w:val="18"/>
              </w:rPr>
            </w:pPr>
            <w:r>
              <w:rPr>
                <w:rFonts w:hint="eastAsia" w:ascii="Calibri" w:hAnsi="Calibri"/>
                <w:sz w:val="18"/>
                <w:szCs w:val="18"/>
              </w:rPr>
              <w:t>read</w:t>
            </w:r>
          </w:p>
        </w:tc>
        <w:tc>
          <w:tcPr>
            <w:tcW w:w="1275" w:type="dxa"/>
          </w:tcPr>
          <w:p>
            <w:pPr>
              <w:spacing w:before="156" w:after="15"/>
              <w:rPr>
                <w:rFonts w:ascii="Calibri" w:hAnsi="Calibri" w:eastAsia="黑体"/>
                <w:sz w:val="18"/>
                <w:szCs w:val="18"/>
              </w:rPr>
            </w:pPr>
            <w:r>
              <w:rPr>
                <w:rFonts w:hint="eastAsia" w:ascii="Calibri" w:hAnsi="Calibri"/>
                <w:sz w:val="18"/>
                <w:szCs w:val="18"/>
              </w:rPr>
              <w:t>无</w:t>
            </w:r>
          </w:p>
        </w:tc>
        <w:tc>
          <w:tcPr>
            <w:tcW w:w="1610" w:type="dxa"/>
          </w:tcPr>
          <w:p>
            <w:pPr>
              <w:spacing w:before="156" w:after="15"/>
              <w:rPr>
                <w:rFonts w:ascii="Calibri" w:hAnsi="Calibri" w:eastAsia="黑体"/>
                <w:sz w:val="18"/>
                <w:szCs w:val="18"/>
              </w:rPr>
            </w:pPr>
            <w:r>
              <w:rPr>
                <w:rFonts w:hint="eastAsia" w:ascii="Calibri" w:hAnsi="Calibri"/>
                <w:sz w:val="18"/>
                <w:szCs w:val="18"/>
              </w:rPr>
              <w:t>支持最大的条目数，要求不得小于3条。</w:t>
            </w:r>
          </w:p>
        </w:tc>
        <w:tc>
          <w:tcPr>
            <w:tcW w:w="739" w:type="dxa"/>
          </w:tcPr>
          <w:p>
            <w:pPr>
              <w:spacing w:before="156" w:after="15"/>
              <w:rPr>
                <w:rFonts w:ascii="Calibri" w:hAnsi="Calibri" w:eastAsia="黑体"/>
                <w:sz w:val="18"/>
                <w:szCs w:val="18"/>
              </w:rPr>
            </w:pPr>
            <w:r>
              <w:rPr>
                <w:rFonts w:hint="eastAsia" w:ascii="Calibri" w:hAnsi="Calibri"/>
                <w:sz w:val="18"/>
                <w:szCs w:val="18"/>
              </w:rPr>
              <w:t>1.</w:t>
            </w:r>
            <w:r>
              <w:rPr>
                <w:rFonts w:ascii="Calibri" w:hAnsi="Calibri"/>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26" w:type="dxa"/>
          </w:tcPr>
          <w:p>
            <w:pPr>
              <w:spacing w:after="15"/>
              <w:rPr>
                <w:rFonts w:ascii="Calibri" w:hAnsi="Calibri"/>
                <w:sz w:val="18"/>
                <w:szCs w:val="18"/>
              </w:rPr>
            </w:pPr>
            <w:r>
              <w:rPr>
                <w:rFonts w:hint="eastAsia" w:ascii="Calibri" w:hAnsi="Calibri"/>
                <w:sz w:val="18"/>
                <w:szCs w:val="18"/>
              </w:rPr>
              <w:t>CurrentEntryNum</w:t>
            </w:r>
          </w:p>
        </w:tc>
        <w:tc>
          <w:tcPr>
            <w:tcW w:w="1559" w:type="dxa"/>
          </w:tcPr>
          <w:p>
            <w:pPr>
              <w:spacing w:before="156" w:after="15"/>
              <w:rPr>
                <w:rFonts w:ascii="Calibri" w:hAnsi="Calibri" w:eastAsia="黑体"/>
                <w:sz w:val="18"/>
                <w:szCs w:val="18"/>
              </w:rPr>
            </w:pPr>
            <w:r>
              <w:rPr>
                <w:rFonts w:hint="eastAsia" w:ascii="Calibri" w:hAnsi="Calibri"/>
                <w:sz w:val="18"/>
                <w:szCs w:val="18"/>
              </w:rPr>
              <w:t>UINT32</w:t>
            </w:r>
          </w:p>
        </w:tc>
        <w:tc>
          <w:tcPr>
            <w:tcW w:w="1418" w:type="dxa"/>
          </w:tcPr>
          <w:p>
            <w:pPr>
              <w:spacing w:before="156" w:after="15"/>
              <w:rPr>
                <w:rFonts w:ascii="Calibri" w:hAnsi="Calibri" w:eastAsia="黑体"/>
                <w:sz w:val="18"/>
                <w:szCs w:val="18"/>
              </w:rPr>
            </w:pPr>
            <w:r>
              <w:rPr>
                <w:rFonts w:hint="eastAsia" w:ascii="Calibri" w:hAnsi="Calibri"/>
                <w:sz w:val="18"/>
                <w:szCs w:val="18"/>
              </w:rPr>
              <w:t>read</w:t>
            </w:r>
          </w:p>
        </w:tc>
        <w:tc>
          <w:tcPr>
            <w:tcW w:w="1275" w:type="dxa"/>
          </w:tcPr>
          <w:p>
            <w:pPr>
              <w:spacing w:before="156" w:after="15"/>
              <w:rPr>
                <w:rFonts w:ascii="Calibri" w:hAnsi="Calibri" w:eastAsia="黑体"/>
                <w:sz w:val="18"/>
                <w:szCs w:val="18"/>
              </w:rPr>
            </w:pPr>
            <w:r>
              <w:rPr>
                <w:rFonts w:hint="eastAsia" w:ascii="Calibri" w:hAnsi="Calibri"/>
                <w:sz w:val="18"/>
                <w:szCs w:val="18"/>
              </w:rPr>
              <w:t>有</w:t>
            </w:r>
          </w:p>
        </w:tc>
        <w:tc>
          <w:tcPr>
            <w:tcW w:w="1610" w:type="dxa"/>
          </w:tcPr>
          <w:p>
            <w:pPr>
              <w:spacing w:before="156" w:after="15"/>
              <w:rPr>
                <w:rFonts w:ascii="Calibri" w:hAnsi="Calibri" w:eastAsia="黑体"/>
                <w:sz w:val="18"/>
                <w:szCs w:val="18"/>
              </w:rPr>
            </w:pPr>
            <w:r>
              <w:rPr>
                <w:rFonts w:hint="eastAsia" w:ascii="Calibri" w:hAnsi="Calibri"/>
                <w:sz w:val="18"/>
                <w:szCs w:val="18"/>
              </w:rPr>
              <w:t>当前条目的数量</w:t>
            </w:r>
          </w:p>
        </w:tc>
        <w:tc>
          <w:tcPr>
            <w:tcW w:w="739" w:type="dxa"/>
          </w:tcPr>
          <w:p>
            <w:pPr>
              <w:spacing w:before="156" w:after="15"/>
              <w:rPr>
                <w:rFonts w:ascii="Calibri" w:hAnsi="Calibri" w:eastAsia="黑体"/>
                <w:sz w:val="18"/>
                <w:szCs w:val="18"/>
              </w:rPr>
            </w:pPr>
            <w:r>
              <w:rPr>
                <w:rFonts w:hint="eastAsia" w:ascii="Calibri" w:hAnsi="Calibri"/>
                <w:sz w:val="18"/>
                <w:szCs w:val="18"/>
              </w:rPr>
              <w:t>1.</w:t>
            </w:r>
            <w:r>
              <w:rPr>
                <w:rFonts w:ascii="Calibri" w:hAnsi="Calibri"/>
                <w:sz w:val="18"/>
                <w:szCs w:val="18"/>
              </w:rPr>
              <w:t>2</w:t>
            </w:r>
          </w:p>
        </w:tc>
      </w:tr>
    </w:tbl>
    <w:p>
      <w:pPr>
        <w:spacing w:after="15"/>
      </w:pPr>
    </w:p>
    <w:p>
      <w:pPr>
        <w:pStyle w:val="345"/>
        <w:numPr>
          <w:ilvl w:val="255"/>
          <w:numId w:val="0"/>
        </w:numPr>
        <w:spacing w:before="53" w:after="15" w:afterLines="5"/>
      </w:pPr>
    </w:p>
    <w:p>
      <w:pPr>
        <w:pStyle w:val="147"/>
        <w:numPr>
          <w:ilvl w:val="3"/>
          <w:numId w:val="143"/>
        </w:numPr>
        <w:spacing w:beforeLines="0" w:afterLines="0"/>
      </w:pPr>
      <w:r>
        <w:t>D</w:t>
      </w:r>
      <w:r>
        <w:rPr>
          <w:rFonts w:hint="eastAsia"/>
        </w:rPr>
        <w:t>Bus对象</w:t>
      </w:r>
    </w:p>
    <w:tbl>
      <w:tblPr>
        <w:tblStyle w:val="66"/>
        <w:tblW w:w="8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3047"/>
        <w:gridCol w:w="4050"/>
        <w:gridCol w:w="1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047" w:type="dxa"/>
            <w:shd w:val="clear" w:color="auto" w:fill="FFFFFF" w:themeFill="background1"/>
          </w:tcPr>
          <w:p>
            <w:pPr>
              <w:spacing w:after="15"/>
              <w:rPr>
                <w:sz w:val="18"/>
                <w:szCs w:val="18"/>
              </w:rPr>
            </w:pPr>
            <w:r>
              <w:rPr>
                <w:sz w:val="18"/>
                <w:szCs w:val="18"/>
              </w:rPr>
              <w:t>Object Path</w:t>
            </w:r>
          </w:p>
        </w:tc>
        <w:tc>
          <w:tcPr>
            <w:tcW w:w="4050" w:type="dxa"/>
            <w:shd w:val="clear" w:color="auto" w:fill="FFFFFF" w:themeFill="background1"/>
          </w:tcPr>
          <w:p>
            <w:pPr>
              <w:spacing w:after="15"/>
              <w:rPr>
                <w:sz w:val="18"/>
                <w:szCs w:val="18"/>
              </w:rPr>
            </w:pPr>
            <w:r>
              <w:rPr>
                <w:rFonts w:hint="eastAsia"/>
                <w:sz w:val="18"/>
                <w:szCs w:val="18"/>
              </w:rPr>
              <w:t>接口</w:t>
            </w:r>
          </w:p>
        </w:tc>
        <w:tc>
          <w:tcPr>
            <w:tcW w:w="1537" w:type="dxa"/>
            <w:shd w:val="clear" w:color="auto" w:fill="FFFFFF" w:themeFill="background1"/>
          </w:tcPr>
          <w:p>
            <w:pPr>
              <w:spacing w:after="15"/>
              <w:rPr>
                <w:sz w:val="18"/>
                <w:szCs w:val="18"/>
              </w:rPr>
            </w:pPr>
            <w:r>
              <w:rPr>
                <w:rFonts w:hint="eastAsia"/>
                <w:sz w:val="18"/>
                <w:szCs w:val="18"/>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047" w:type="dxa"/>
            <w:shd w:val="clear" w:color="auto" w:fill="FFFFFF" w:themeFill="background1"/>
          </w:tcPr>
          <w:p>
            <w:pPr>
              <w:spacing w:after="15"/>
              <w:rPr>
                <w:sz w:val="18"/>
                <w:szCs w:val="18"/>
              </w:rPr>
            </w:pPr>
            <w:r>
              <w:rPr>
                <w:sz w:val="18"/>
                <w:szCs w:val="18"/>
              </w:rPr>
              <w:t>/com/ctc/igd1/VSIE/BeaconTxVSIE</w:t>
            </w:r>
          </w:p>
        </w:tc>
        <w:tc>
          <w:tcPr>
            <w:tcW w:w="4050" w:type="dxa"/>
            <w:shd w:val="clear" w:color="auto" w:fill="FFFFFF" w:themeFill="background1"/>
          </w:tcPr>
          <w:p>
            <w:pPr>
              <w:spacing w:after="15"/>
              <w:rPr>
                <w:sz w:val="18"/>
                <w:szCs w:val="18"/>
              </w:rPr>
            </w:pPr>
            <w:r>
              <w:rPr>
                <w:sz w:val="18"/>
                <w:szCs w:val="18"/>
              </w:rPr>
              <w:t>com.ctc.igd1.VSIE.BeaconTxVSIEManager</w:t>
            </w:r>
          </w:p>
          <w:p>
            <w:pPr>
              <w:spacing w:after="15"/>
              <w:rPr>
                <w:sz w:val="18"/>
                <w:szCs w:val="18"/>
              </w:rPr>
            </w:pPr>
            <w:r>
              <w:rPr>
                <w:sz w:val="18"/>
                <w:szCs w:val="18"/>
              </w:rPr>
              <w:t>com.ctc.igd1.ObjectManager</w:t>
            </w:r>
          </w:p>
        </w:tc>
        <w:tc>
          <w:tcPr>
            <w:tcW w:w="1537" w:type="dxa"/>
            <w:shd w:val="clear" w:color="auto" w:fill="FFFFFF" w:themeFill="background1"/>
          </w:tcPr>
          <w:p>
            <w:pPr>
              <w:spacing w:after="15"/>
              <w:rPr>
                <w:sz w:val="18"/>
                <w:szCs w:val="18"/>
              </w:rPr>
            </w:pPr>
            <w:r>
              <w:rPr>
                <w:sz w:val="18"/>
                <w:szCs w:val="18"/>
              </w:rPr>
              <w:t>VSIE</w:t>
            </w:r>
            <w:r>
              <w:rPr>
                <w:rFonts w:hint="eastAsia"/>
                <w:sz w:val="18"/>
                <w:szCs w:val="18"/>
              </w:rPr>
              <w:t>服务配置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047" w:type="dxa"/>
            <w:shd w:val="clear" w:color="auto" w:fill="FFFFFF" w:themeFill="background1"/>
          </w:tcPr>
          <w:p>
            <w:pPr>
              <w:spacing w:after="15"/>
              <w:rPr>
                <w:sz w:val="18"/>
                <w:szCs w:val="18"/>
              </w:rPr>
            </w:pPr>
            <w:r>
              <w:rPr>
                <w:sz w:val="18"/>
                <w:szCs w:val="18"/>
              </w:rPr>
              <w:t>/com/ctc/igd1/VSIE/BeaconTxVSIE/{i}</w:t>
            </w:r>
          </w:p>
        </w:tc>
        <w:tc>
          <w:tcPr>
            <w:tcW w:w="4050" w:type="dxa"/>
            <w:shd w:val="clear" w:color="auto" w:fill="FFFFFF" w:themeFill="background1"/>
          </w:tcPr>
          <w:p>
            <w:pPr>
              <w:spacing w:before="120" w:after="15"/>
              <w:rPr>
                <w:sz w:val="18"/>
                <w:szCs w:val="18"/>
              </w:rPr>
            </w:pPr>
            <w:r>
              <w:rPr>
                <w:sz w:val="18"/>
                <w:szCs w:val="18"/>
              </w:rPr>
              <w:t>com.ctc.igd1.VSIE.BeaconTxVSIE</w:t>
            </w:r>
          </w:p>
        </w:tc>
        <w:tc>
          <w:tcPr>
            <w:tcW w:w="1537" w:type="dxa"/>
            <w:shd w:val="clear" w:color="auto" w:fill="FFFFFF" w:themeFill="background1"/>
          </w:tcPr>
          <w:p>
            <w:pPr>
              <w:spacing w:after="15"/>
              <w:rPr>
                <w:sz w:val="18"/>
                <w:szCs w:val="18"/>
              </w:rPr>
            </w:pPr>
            <w:r>
              <w:rPr>
                <w:sz w:val="18"/>
                <w:szCs w:val="18"/>
              </w:rPr>
              <w:t>VSIE</w:t>
            </w:r>
            <w:r>
              <w:rPr>
                <w:rFonts w:hint="eastAsia"/>
                <w:sz w:val="18"/>
                <w:szCs w:val="18"/>
              </w:rPr>
              <w:t>服务配置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047" w:type="dxa"/>
            <w:shd w:val="clear" w:color="auto" w:fill="FFFFFF" w:themeFill="background1"/>
          </w:tcPr>
          <w:p>
            <w:pPr>
              <w:spacing w:after="15"/>
              <w:rPr>
                <w:sz w:val="18"/>
                <w:szCs w:val="18"/>
              </w:rPr>
            </w:pPr>
            <w:bookmarkStart w:id="945" w:name="_Hlk29501907"/>
            <w:r>
              <w:rPr>
                <w:rFonts w:hint="eastAsia"/>
                <w:sz w:val="18"/>
                <w:szCs w:val="18"/>
              </w:rPr>
              <w:t>/</w:t>
            </w:r>
            <w:r>
              <w:rPr>
                <w:sz w:val="18"/>
                <w:szCs w:val="18"/>
              </w:rPr>
              <w:t>com/ctc/igd1/VSIE/</w:t>
            </w:r>
            <w:r>
              <w:rPr>
                <w:rFonts w:hint="eastAsia"/>
                <w:sz w:val="18"/>
                <w:szCs w:val="18"/>
              </w:rPr>
              <w:t>ProbeRxVSIE</w:t>
            </w:r>
          </w:p>
        </w:tc>
        <w:tc>
          <w:tcPr>
            <w:tcW w:w="4050" w:type="dxa"/>
            <w:shd w:val="clear" w:color="auto" w:fill="FFFFFF" w:themeFill="background1"/>
          </w:tcPr>
          <w:p>
            <w:pPr>
              <w:spacing w:after="15"/>
              <w:rPr>
                <w:sz w:val="18"/>
                <w:szCs w:val="18"/>
              </w:rPr>
            </w:pPr>
            <w:r>
              <w:rPr>
                <w:rFonts w:hint="eastAsia"/>
                <w:sz w:val="18"/>
                <w:szCs w:val="18"/>
              </w:rPr>
              <w:t>comctc.igd1.ProbeRxVSIEManager</w:t>
            </w:r>
          </w:p>
          <w:p>
            <w:pPr>
              <w:spacing w:after="15"/>
              <w:rPr>
                <w:sz w:val="18"/>
                <w:szCs w:val="18"/>
              </w:rPr>
            </w:pPr>
            <w:r>
              <w:rPr>
                <w:rFonts w:hint="eastAsia"/>
                <w:sz w:val="18"/>
                <w:szCs w:val="18"/>
              </w:rPr>
              <w:t>com.ctc.igd1.ObjectManager</w:t>
            </w:r>
          </w:p>
        </w:tc>
        <w:tc>
          <w:tcPr>
            <w:tcW w:w="1537" w:type="dxa"/>
            <w:shd w:val="clear" w:color="auto" w:fill="FFFFFF" w:themeFill="background1"/>
          </w:tcPr>
          <w:p>
            <w:pPr>
              <w:spacing w:after="15"/>
              <w:rPr>
                <w:sz w:val="18"/>
                <w:szCs w:val="18"/>
              </w:rPr>
            </w:pPr>
            <w:r>
              <w:rPr>
                <w:sz w:val="18"/>
                <w:szCs w:val="18"/>
              </w:rPr>
              <w:t>VSIE</w:t>
            </w:r>
            <w:r>
              <w:rPr>
                <w:rFonts w:hint="eastAsia"/>
                <w:sz w:val="18"/>
                <w:szCs w:val="18"/>
              </w:rPr>
              <w:t>服务配置</w:t>
            </w:r>
          </w:p>
        </w:tc>
      </w:tr>
      <w:bookmarkEnd w:id="945"/>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7" w:type="dxa"/>
            <w:shd w:val="clear" w:color="auto" w:fill="FFFFFF" w:themeFill="background1"/>
          </w:tcPr>
          <w:p>
            <w:pPr>
              <w:spacing w:after="15"/>
              <w:rPr>
                <w:sz w:val="18"/>
                <w:szCs w:val="18"/>
              </w:rPr>
            </w:pPr>
            <w:r>
              <w:rPr>
                <w:rFonts w:hint="eastAsia"/>
                <w:sz w:val="18"/>
                <w:szCs w:val="18"/>
              </w:rPr>
              <w:t>/com/ctc/igd1/VSIE/ProbeRxVSIE/{i}</w:t>
            </w:r>
          </w:p>
        </w:tc>
        <w:tc>
          <w:tcPr>
            <w:tcW w:w="4050" w:type="dxa"/>
            <w:shd w:val="clear" w:color="auto" w:fill="FFFFFF" w:themeFill="background1"/>
          </w:tcPr>
          <w:p>
            <w:pPr>
              <w:spacing w:after="15"/>
              <w:rPr>
                <w:sz w:val="18"/>
                <w:szCs w:val="18"/>
              </w:rPr>
            </w:pPr>
            <w:r>
              <w:rPr>
                <w:rFonts w:hint="eastAsia"/>
                <w:sz w:val="18"/>
                <w:szCs w:val="18"/>
              </w:rPr>
              <w:t>com.ctc.igd1.VSIE.ProbeRxVSIE</w:t>
            </w:r>
          </w:p>
        </w:tc>
        <w:tc>
          <w:tcPr>
            <w:tcW w:w="1537" w:type="dxa"/>
            <w:shd w:val="clear" w:color="auto" w:fill="FFFFFF" w:themeFill="background1"/>
          </w:tcPr>
          <w:p>
            <w:pPr>
              <w:spacing w:after="15"/>
              <w:rPr>
                <w:sz w:val="18"/>
                <w:szCs w:val="18"/>
              </w:rPr>
            </w:pPr>
            <w:r>
              <w:rPr>
                <w:sz w:val="18"/>
                <w:szCs w:val="18"/>
              </w:rPr>
              <w:t>VSIE</w:t>
            </w:r>
            <w:r>
              <w:rPr>
                <w:rFonts w:hint="eastAsia"/>
                <w:sz w:val="18"/>
                <w:szCs w:val="18"/>
              </w:rPr>
              <w:t>服务配置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047" w:type="dxa"/>
            <w:shd w:val="clear" w:color="auto" w:fill="FFFFFF" w:themeFill="background1"/>
          </w:tcPr>
          <w:p>
            <w:pPr>
              <w:spacing w:after="15"/>
              <w:rPr>
                <w:sz w:val="18"/>
                <w:szCs w:val="18"/>
              </w:rPr>
            </w:pPr>
            <w:r>
              <w:rPr>
                <w:rFonts w:hint="eastAsia"/>
                <w:sz w:val="18"/>
                <w:szCs w:val="18"/>
              </w:rPr>
              <w:t>/com/ctc/igd1/VSIE/ProbeRxVSIE/{i}/Records</w:t>
            </w:r>
          </w:p>
        </w:tc>
        <w:tc>
          <w:tcPr>
            <w:tcW w:w="4050" w:type="dxa"/>
            <w:shd w:val="clear" w:color="auto" w:fill="FFFFFF" w:themeFill="background1"/>
          </w:tcPr>
          <w:p>
            <w:pPr>
              <w:spacing w:after="15"/>
              <w:rPr>
                <w:sz w:val="18"/>
                <w:szCs w:val="18"/>
              </w:rPr>
            </w:pPr>
            <w:r>
              <w:rPr>
                <w:rFonts w:hint="eastAsia"/>
                <w:sz w:val="18"/>
                <w:szCs w:val="18"/>
              </w:rPr>
              <w:t>com.ctc.igd1.VSIE.ProbeRxVSIERecordManager</w:t>
            </w:r>
          </w:p>
          <w:p>
            <w:pPr>
              <w:spacing w:after="15"/>
              <w:rPr>
                <w:sz w:val="18"/>
                <w:szCs w:val="18"/>
              </w:rPr>
            </w:pPr>
            <w:r>
              <w:rPr>
                <w:rFonts w:hint="eastAsia"/>
                <w:sz w:val="18"/>
                <w:szCs w:val="18"/>
              </w:rPr>
              <w:t>com.ctc.igd1.ObjectManager</w:t>
            </w:r>
          </w:p>
        </w:tc>
        <w:tc>
          <w:tcPr>
            <w:tcW w:w="1537" w:type="dxa"/>
            <w:shd w:val="clear" w:color="auto" w:fill="FFFFFF" w:themeFill="background1"/>
          </w:tcPr>
          <w:p>
            <w:pPr>
              <w:spacing w:after="15"/>
              <w:rPr>
                <w:sz w:val="18"/>
                <w:szCs w:val="18"/>
              </w:rPr>
            </w:pPr>
            <w:r>
              <w:rPr>
                <w:sz w:val="18"/>
                <w:szCs w:val="18"/>
              </w:rPr>
              <w:t>VSIE</w:t>
            </w:r>
            <w:r>
              <w:rPr>
                <w:rFonts w:hint="eastAsia"/>
                <w:sz w:val="18"/>
                <w:szCs w:val="18"/>
              </w:rPr>
              <w:t>服务配置</w:t>
            </w:r>
          </w:p>
          <w:p>
            <w:pPr>
              <w:spacing w:after="15"/>
              <w:rPr>
                <w:sz w:val="18"/>
                <w:szCs w:val="18"/>
              </w:rPr>
            </w:pPr>
            <w:r>
              <w:rPr>
                <w:rFonts w:hint="eastAsia"/>
                <w:sz w:val="18"/>
                <w:szCs w:val="18"/>
              </w:rPr>
              <w:t>不需要支持AddObject和DelObject方法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7" w:type="dxa"/>
            <w:shd w:val="clear" w:color="auto" w:fill="FFFFFF" w:themeFill="background1"/>
          </w:tcPr>
          <w:p>
            <w:pPr>
              <w:spacing w:after="15"/>
              <w:rPr>
                <w:sz w:val="18"/>
                <w:szCs w:val="18"/>
              </w:rPr>
            </w:pPr>
            <w:r>
              <w:rPr>
                <w:rFonts w:hint="eastAsia"/>
                <w:sz w:val="18"/>
                <w:szCs w:val="18"/>
              </w:rPr>
              <w:t>/com/ctc/igd1/VSIE/ProbeRxVSIE/{i}/Records/{i}</w:t>
            </w:r>
          </w:p>
        </w:tc>
        <w:tc>
          <w:tcPr>
            <w:tcW w:w="4050" w:type="dxa"/>
            <w:shd w:val="clear" w:color="auto" w:fill="FFFFFF" w:themeFill="background1"/>
          </w:tcPr>
          <w:p>
            <w:pPr>
              <w:spacing w:after="15"/>
              <w:rPr>
                <w:sz w:val="18"/>
                <w:szCs w:val="18"/>
              </w:rPr>
            </w:pPr>
            <w:r>
              <w:rPr>
                <w:sz w:val="18"/>
                <w:szCs w:val="18"/>
              </w:rPr>
              <w:t>com.ctc.igd1.VSIE.ProbeRxVSIERecord</w:t>
            </w:r>
          </w:p>
        </w:tc>
        <w:tc>
          <w:tcPr>
            <w:tcW w:w="1537" w:type="dxa"/>
            <w:shd w:val="clear" w:color="auto" w:fill="FFFFFF" w:themeFill="background1"/>
          </w:tcPr>
          <w:p>
            <w:pPr>
              <w:spacing w:after="15"/>
              <w:rPr>
                <w:sz w:val="18"/>
                <w:szCs w:val="18"/>
              </w:rPr>
            </w:pPr>
            <w:r>
              <w:rPr>
                <w:sz w:val="18"/>
                <w:szCs w:val="18"/>
              </w:rPr>
              <w:t>VSIE</w:t>
            </w:r>
            <w:r>
              <w:rPr>
                <w:rFonts w:hint="eastAsia"/>
                <w:sz w:val="18"/>
                <w:szCs w:val="18"/>
              </w:rPr>
              <w:t>服务配置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7" w:type="dxa"/>
            <w:shd w:val="clear" w:color="auto" w:fill="FFFFFF" w:themeFill="background1"/>
          </w:tcPr>
          <w:p>
            <w:pPr>
              <w:spacing w:after="15"/>
              <w:rPr>
                <w:sz w:val="18"/>
                <w:szCs w:val="18"/>
              </w:rPr>
            </w:pPr>
            <w:r>
              <w:rPr>
                <w:rFonts w:hint="eastAsia"/>
                <w:sz w:val="18"/>
                <w:szCs w:val="18"/>
              </w:rPr>
              <w:t>/</w:t>
            </w:r>
            <w:r>
              <w:rPr>
                <w:sz w:val="18"/>
                <w:szCs w:val="18"/>
              </w:rPr>
              <w:t>com/ctc/igd1/VSIE/</w:t>
            </w:r>
            <w:r>
              <w:rPr>
                <w:rFonts w:hint="eastAsia"/>
                <w:sz w:val="18"/>
                <w:szCs w:val="18"/>
              </w:rPr>
              <w:t>Probe</w:t>
            </w:r>
            <w:r>
              <w:rPr>
                <w:sz w:val="18"/>
                <w:szCs w:val="18"/>
              </w:rPr>
              <w:t>RspTxVSIE</w:t>
            </w:r>
          </w:p>
        </w:tc>
        <w:tc>
          <w:tcPr>
            <w:tcW w:w="4050" w:type="dxa"/>
            <w:shd w:val="clear" w:color="auto" w:fill="FFFFFF" w:themeFill="background1"/>
          </w:tcPr>
          <w:p>
            <w:pPr>
              <w:spacing w:after="15"/>
              <w:rPr>
                <w:sz w:val="18"/>
                <w:szCs w:val="18"/>
              </w:rPr>
            </w:pPr>
            <w:r>
              <w:rPr>
                <w:rFonts w:hint="eastAsia"/>
                <w:sz w:val="18"/>
                <w:szCs w:val="18"/>
              </w:rPr>
              <w:t>comctc.igd1.Probe</w:t>
            </w:r>
            <w:r>
              <w:rPr>
                <w:sz w:val="18"/>
                <w:szCs w:val="18"/>
              </w:rPr>
              <w:t>RspTxVSIE</w:t>
            </w:r>
            <w:r>
              <w:rPr>
                <w:rFonts w:hint="eastAsia"/>
                <w:sz w:val="18"/>
                <w:szCs w:val="18"/>
              </w:rPr>
              <w:t>Manager</w:t>
            </w:r>
          </w:p>
          <w:p>
            <w:pPr>
              <w:spacing w:after="15"/>
              <w:rPr>
                <w:sz w:val="18"/>
                <w:szCs w:val="18"/>
              </w:rPr>
            </w:pPr>
            <w:r>
              <w:rPr>
                <w:rFonts w:hint="eastAsia"/>
                <w:sz w:val="18"/>
                <w:szCs w:val="18"/>
              </w:rPr>
              <w:t>com.ctc.igd1.ObjectManager</w:t>
            </w:r>
          </w:p>
        </w:tc>
        <w:tc>
          <w:tcPr>
            <w:tcW w:w="1537" w:type="dxa"/>
            <w:shd w:val="clear" w:color="auto" w:fill="FFFFFF" w:themeFill="background1"/>
          </w:tcPr>
          <w:p>
            <w:pPr>
              <w:spacing w:after="15"/>
              <w:rPr>
                <w:sz w:val="18"/>
                <w:szCs w:val="18"/>
              </w:rPr>
            </w:pPr>
            <w:r>
              <w:rPr>
                <w:sz w:val="18"/>
                <w:szCs w:val="18"/>
              </w:rPr>
              <w:t>VSIE</w:t>
            </w:r>
            <w:r>
              <w:rPr>
                <w:rFonts w:hint="eastAsia"/>
                <w:sz w:val="18"/>
                <w:szCs w:val="18"/>
              </w:rPr>
              <w:t>服务配置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7" w:type="dxa"/>
            <w:shd w:val="clear" w:color="auto" w:fill="FFFFFF" w:themeFill="background1"/>
          </w:tcPr>
          <w:p>
            <w:pPr>
              <w:spacing w:after="15"/>
              <w:rPr>
                <w:sz w:val="18"/>
                <w:szCs w:val="18"/>
              </w:rPr>
            </w:pPr>
            <w:r>
              <w:rPr>
                <w:sz w:val="18"/>
                <w:szCs w:val="18"/>
              </w:rPr>
              <w:t>/com/ctc/igd1/VSIE/</w:t>
            </w:r>
            <w:r>
              <w:rPr>
                <w:rFonts w:hint="eastAsia"/>
                <w:sz w:val="18"/>
                <w:szCs w:val="18"/>
              </w:rPr>
              <w:t>Probe</w:t>
            </w:r>
            <w:r>
              <w:rPr>
                <w:sz w:val="18"/>
                <w:szCs w:val="18"/>
              </w:rPr>
              <w:t>RspTxVSIE/{i}</w:t>
            </w:r>
          </w:p>
        </w:tc>
        <w:tc>
          <w:tcPr>
            <w:tcW w:w="4050" w:type="dxa"/>
            <w:shd w:val="clear" w:color="auto" w:fill="FFFFFF" w:themeFill="background1"/>
          </w:tcPr>
          <w:p>
            <w:pPr>
              <w:spacing w:after="15"/>
              <w:rPr>
                <w:sz w:val="18"/>
                <w:szCs w:val="18"/>
              </w:rPr>
            </w:pPr>
            <w:r>
              <w:rPr>
                <w:sz w:val="18"/>
                <w:szCs w:val="18"/>
              </w:rPr>
              <w:t>com.ctc.igd1.VSIE.</w:t>
            </w:r>
            <w:r>
              <w:rPr>
                <w:rFonts w:hint="eastAsia"/>
                <w:sz w:val="18"/>
                <w:szCs w:val="18"/>
              </w:rPr>
              <w:t>Probe</w:t>
            </w:r>
            <w:r>
              <w:rPr>
                <w:sz w:val="18"/>
                <w:szCs w:val="18"/>
              </w:rPr>
              <w:t>RspTxVSIE</w:t>
            </w:r>
          </w:p>
        </w:tc>
        <w:tc>
          <w:tcPr>
            <w:tcW w:w="1537" w:type="dxa"/>
            <w:shd w:val="clear" w:color="auto" w:fill="FFFFFF" w:themeFill="background1"/>
          </w:tcPr>
          <w:p>
            <w:pPr>
              <w:spacing w:after="15"/>
              <w:rPr>
                <w:sz w:val="18"/>
                <w:szCs w:val="18"/>
              </w:rPr>
            </w:pPr>
            <w:r>
              <w:rPr>
                <w:sz w:val="18"/>
                <w:szCs w:val="18"/>
              </w:rPr>
              <w:t>VSIE</w:t>
            </w:r>
            <w:r>
              <w:rPr>
                <w:rFonts w:hint="eastAsia"/>
                <w:sz w:val="18"/>
                <w:szCs w:val="18"/>
              </w:rPr>
              <w:t>服务配置</w:t>
            </w:r>
          </w:p>
        </w:tc>
      </w:tr>
    </w:tbl>
    <w:p>
      <w:pPr>
        <w:spacing w:after="15"/>
        <w:ind w:left="360"/>
      </w:pPr>
    </w:p>
    <w:p>
      <w:pPr>
        <w:spacing w:after="15"/>
        <w:ind w:left="360"/>
      </w:pPr>
    </w:p>
    <w:p>
      <w:pPr>
        <w:pStyle w:val="162"/>
        <w:numPr>
          <w:ilvl w:val="2"/>
          <w:numId w:val="143"/>
        </w:numPr>
        <w:spacing w:before="156" w:afterLines="0"/>
        <w:ind w:left="-57"/>
        <w:textAlignment w:val="auto"/>
      </w:pPr>
      <w:bookmarkStart w:id="946" w:name="_Toc532477863"/>
      <w:r>
        <w:rPr>
          <w:rFonts w:hint="eastAsia"/>
        </w:rPr>
        <w:t>Roaming服务</w:t>
      </w:r>
      <w:bookmarkEnd w:id="946"/>
    </w:p>
    <w:p>
      <w:pPr>
        <w:pStyle w:val="147"/>
        <w:numPr>
          <w:ilvl w:val="3"/>
          <w:numId w:val="143"/>
        </w:numPr>
        <w:spacing w:before="156" w:afterLines="0"/>
        <w:textAlignment w:val="auto"/>
      </w:pPr>
      <w:r>
        <w:rPr>
          <w:rFonts w:hint="eastAsia"/>
        </w:rPr>
        <w:t>Roaming切换流程</w:t>
      </w:r>
    </w:p>
    <w:p>
      <w:pPr>
        <w:pStyle w:val="345"/>
        <w:numPr>
          <w:ilvl w:val="0"/>
          <w:numId w:val="146"/>
        </w:numPr>
        <w:spacing w:after="15"/>
        <w:ind w:firstLineChars="0"/>
      </w:pPr>
      <w:r>
        <w:rPr>
          <w:rFonts w:hint="eastAsia"/>
        </w:rPr>
        <w:t>当网关设备启动时，运行于</w:t>
      </w:r>
      <w:r>
        <w:t>ONT</w:t>
      </w:r>
      <w:r>
        <w:rPr>
          <w:rFonts w:hint="eastAsia"/>
        </w:rPr>
        <w:t>的第三方插件设置网关的</w:t>
      </w:r>
      <w:r>
        <w:t>Roaming</w:t>
      </w:r>
      <w:r>
        <w:rPr>
          <w:rFonts w:hint="eastAsia"/>
        </w:rPr>
        <w:t>策略参数，控制</w:t>
      </w:r>
      <w:r>
        <w:t>Roaming</w:t>
      </w:r>
      <w:r>
        <w:rPr>
          <w:rFonts w:hint="eastAsia"/>
        </w:rPr>
        <w:t>功能的开启</w:t>
      </w:r>
      <w:r>
        <w:t>/</w:t>
      </w:r>
      <w:r>
        <w:rPr>
          <w:rFonts w:hint="eastAsia"/>
        </w:rPr>
        <w:t>关闭，以及</w:t>
      </w:r>
      <w:r>
        <w:t>Rssi</w:t>
      </w:r>
      <w:r>
        <w:rPr>
          <w:rFonts w:hint="eastAsia"/>
        </w:rPr>
        <w:t>告警门限等；</w:t>
      </w:r>
    </w:p>
    <w:p>
      <w:pPr>
        <w:pStyle w:val="345"/>
        <w:numPr>
          <w:ilvl w:val="0"/>
          <w:numId w:val="146"/>
        </w:numPr>
        <w:spacing w:after="15"/>
        <w:ind w:firstLineChars="0"/>
      </w:pPr>
      <w:r>
        <w:rPr>
          <w:rFonts w:hint="eastAsia"/>
        </w:rPr>
        <w:t>当</w:t>
      </w:r>
      <w:r>
        <w:t>STA</w:t>
      </w:r>
      <w:r>
        <w:rPr>
          <w:rFonts w:hint="eastAsia"/>
        </w:rPr>
        <w:t>接入网关时，网关获取</w:t>
      </w:r>
      <w:r>
        <w:t xml:space="preserve">STA </w:t>
      </w:r>
      <w:r>
        <w:rPr>
          <w:rFonts w:hint="eastAsia"/>
        </w:rPr>
        <w:t>的</w:t>
      </w:r>
      <w:r>
        <w:t>802.11k/v</w:t>
      </w:r>
      <w:r>
        <w:rPr>
          <w:rFonts w:hint="eastAsia"/>
        </w:rPr>
        <w:t>能力，并上告第三方插件；</w:t>
      </w:r>
    </w:p>
    <w:p>
      <w:pPr>
        <w:pStyle w:val="345"/>
        <w:numPr>
          <w:ilvl w:val="0"/>
          <w:numId w:val="146"/>
        </w:numPr>
        <w:spacing w:after="15"/>
        <w:ind w:firstLineChars="0"/>
      </w:pPr>
      <w:r>
        <w:rPr>
          <w:rFonts w:hint="eastAsia"/>
        </w:rPr>
        <w:t>网关在</w:t>
      </w:r>
      <w:r>
        <w:t>Roaming</w:t>
      </w:r>
      <w:r>
        <w:rPr>
          <w:rFonts w:hint="eastAsia"/>
        </w:rPr>
        <w:t>参数设置的</w:t>
      </w:r>
      <w:r>
        <w:t>Start_time</w:t>
      </w:r>
      <w:r>
        <w:rPr>
          <w:rFonts w:hint="eastAsia"/>
        </w:rPr>
        <w:t>时间之后，周期性检查关联</w:t>
      </w:r>
      <w:r>
        <w:t>的STA RSSI</w:t>
      </w:r>
      <w:r>
        <w:rPr>
          <w:rFonts w:hint="eastAsia"/>
        </w:rPr>
        <w:t>信号强度，当</w:t>
      </w:r>
      <w:r>
        <w:t>RSSI</w:t>
      </w:r>
      <w:r>
        <w:rPr>
          <w:rFonts w:hint="eastAsia"/>
        </w:rPr>
        <w:t>低于</w:t>
      </w:r>
      <w:r>
        <w:t>Roaming RSSI</w:t>
      </w:r>
      <w:r>
        <w:rPr>
          <w:rFonts w:hint="eastAsia"/>
        </w:rPr>
        <w:t>切换门限，主动上告</w:t>
      </w:r>
      <w:r>
        <w:t>STA RSSI</w:t>
      </w:r>
      <w:r>
        <w:rPr>
          <w:rFonts w:hint="eastAsia"/>
        </w:rPr>
        <w:t>低告警给第三方插件；当</w:t>
      </w:r>
      <w:r>
        <w:t>STA RSSI</w:t>
      </w:r>
      <w:r>
        <w:rPr>
          <w:rFonts w:hint="eastAsia"/>
        </w:rPr>
        <w:t>高于门限时，主动上告告警恢复；</w:t>
      </w:r>
    </w:p>
    <w:p>
      <w:pPr>
        <w:pStyle w:val="345"/>
        <w:numPr>
          <w:ilvl w:val="0"/>
          <w:numId w:val="146"/>
        </w:numPr>
        <w:spacing w:after="15"/>
        <w:ind w:firstLineChars="0"/>
      </w:pPr>
      <w:r>
        <w:rPr>
          <w:rFonts w:hint="eastAsia"/>
        </w:rPr>
        <w:t>第三方插件检查</w:t>
      </w:r>
      <w:r>
        <w:t>STA</w:t>
      </w:r>
      <w:r>
        <w:rPr>
          <w:rFonts w:hint="eastAsia"/>
        </w:rPr>
        <w:t>对</w:t>
      </w:r>
      <w:r>
        <w:t>802.11k/v</w:t>
      </w:r>
      <w:r>
        <w:rPr>
          <w:rFonts w:hint="eastAsia"/>
        </w:rPr>
        <w:t>的支持能力，当</w:t>
      </w:r>
      <w:r>
        <w:t>STA</w:t>
      </w:r>
      <w:r>
        <w:rPr>
          <w:rFonts w:hint="eastAsia"/>
        </w:rPr>
        <w:t>支持</w:t>
      </w:r>
      <w:r>
        <w:t>802.11k/v</w:t>
      </w:r>
      <w:r>
        <w:rPr>
          <w:rFonts w:hint="eastAsia"/>
        </w:rPr>
        <w:t>能力时，从步骤</w:t>
      </w:r>
      <w:r>
        <w:t>5</w:t>
      </w:r>
      <w:r>
        <w:rPr>
          <w:rFonts w:hint="eastAsia"/>
        </w:rPr>
        <w:t>执行；当</w:t>
      </w:r>
      <w:r>
        <w:t>STA</w:t>
      </w:r>
      <w:r>
        <w:rPr>
          <w:rFonts w:hint="eastAsia"/>
        </w:rPr>
        <w:t>设备不支持</w:t>
      </w:r>
      <w:r>
        <w:t>802.11k/v</w:t>
      </w:r>
      <w:r>
        <w:rPr>
          <w:rFonts w:hint="eastAsia"/>
        </w:rPr>
        <w:t>能力时，跳转到步骤</w:t>
      </w:r>
      <w:r>
        <w:t>9</w:t>
      </w:r>
      <w:r>
        <w:rPr>
          <w:rFonts w:hint="eastAsia"/>
        </w:rPr>
        <w:t>执行；</w:t>
      </w:r>
    </w:p>
    <w:p>
      <w:pPr>
        <w:pStyle w:val="345"/>
        <w:numPr>
          <w:ilvl w:val="0"/>
          <w:numId w:val="146"/>
        </w:numPr>
        <w:spacing w:after="15"/>
        <w:ind w:firstLineChars="0"/>
      </w:pPr>
      <w:r>
        <w:rPr>
          <w:rFonts w:hint="eastAsia"/>
        </w:rPr>
        <w:t>第三方插件启动该</w:t>
      </w:r>
      <w:r>
        <w:t>STA</w:t>
      </w:r>
      <w:r>
        <w:rPr>
          <w:rFonts w:hint="eastAsia"/>
        </w:rPr>
        <w:t>到周边邻居</w:t>
      </w:r>
      <w:r>
        <w:t>APs</w:t>
      </w:r>
      <w:r>
        <w:rPr>
          <w:rFonts w:hint="eastAsia"/>
        </w:rPr>
        <w:t>信息的查询，指明需要查询的信道、邻居</w:t>
      </w:r>
      <w:r>
        <w:t>A</w:t>
      </w:r>
      <w:r>
        <w:rPr>
          <w:rFonts w:hint="eastAsia"/>
        </w:rPr>
        <w:t>P</w:t>
      </w:r>
      <w:r>
        <w:t>s</w:t>
      </w:r>
      <w:r>
        <w:rPr>
          <w:rFonts w:hint="eastAsia"/>
        </w:rPr>
        <w:t>列表；</w:t>
      </w:r>
    </w:p>
    <w:p>
      <w:pPr>
        <w:pStyle w:val="345"/>
        <w:numPr>
          <w:ilvl w:val="0"/>
          <w:numId w:val="146"/>
        </w:numPr>
        <w:spacing w:after="15"/>
        <w:ind w:firstLineChars="0"/>
      </w:pPr>
      <w:r>
        <w:rPr>
          <w:rFonts w:hint="eastAsia"/>
        </w:rPr>
        <w:t>网关按照第三方插件要求，向</w:t>
      </w:r>
      <w:r>
        <w:t>STA</w:t>
      </w:r>
      <w:r>
        <w:rPr>
          <w:rFonts w:hint="eastAsia"/>
        </w:rPr>
        <w:t>发起</w:t>
      </w:r>
      <w:r>
        <w:t>Beacon request</w:t>
      </w:r>
      <w:r>
        <w:rPr>
          <w:rFonts w:hint="eastAsia"/>
        </w:rPr>
        <w:t>检测请求，</w:t>
      </w:r>
      <w:r>
        <w:t>STA</w:t>
      </w:r>
      <w:r>
        <w:rPr>
          <w:rFonts w:hint="eastAsia"/>
        </w:rPr>
        <w:t>返回</w:t>
      </w:r>
      <w:r>
        <w:t>Beacon report</w:t>
      </w:r>
      <w:r>
        <w:rPr>
          <w:rFonts w:hint="eastAsia"/>
        </w:rPr>
        <w:t>检测结果给网关，网关汇总所有被检查邻居</w:t>
      </w:r>
      <w:r>
        <w:t>APs</w:t>
      </w:r>
      <w:r>
        <w:rPr>
          <w:rFonts w:hint="eastAsia"/>
        </w:rPr>
        <w:t>信息后，上告邻居</w:t>
      </w:r>
      <w:r>
        <w:t>APs</w:t>
      </w:r>
      <w:r>
        <w:rPr>
          <w:rFonts w:hint="eastAsia"/>
        </w:rPr>
        <w:t>信息</w:t>
      </w:r>
      <w:r>
        <w:t>Report</w:t>
      </w:r>
      <w:r>
        <w:rPr>
          <w:rFonts w:hint="eastAsia"/>
        </w:rPr>
        <w:t>给第三方插件；</w:t>
      </w:r>
    </w:p>
    <w:p>
      <w:pPr>
        <w:pStyle w:val="345"/>
        <w:numPr>
          <w:ilvl w:val="0"/>
          <w:numId w:val="146"/>
        </w:numPr>
        <w:spacing w:after="15"/>
        <w:ind w:firstLineChars="0"/>
      </w:pPr>
      <w:r>
        <w:rPr>
          <w:rFonts w:hint="eastAsia"/>
        </w:rPr>
        <w:t>第三方插件收到邻居</w:t>
      </w:r>
      <w:r>
        <w:t>APs</w:t>
      </w:r>
      <w:r>
        <w:rPr>
          <w:rFonts w:hint="eastAsia"/>
        </w:rPr>
        <w:t>信息查询回应后，从中选择合适的目标</w:t>
      </w:r>
      <w:r>
        <w:t>AP</w:t>
      </w:r>
      <w:r>
        <w:rPr>
          <w:rFonts w:hint="eastAsia"/>
        </w:rPr>
        <w:t>，发起</w:t>
      </w:r>
      <w:r>
        <w:t>STA BSS</w:t>
      </w:r>
      <w:r>
        <w:rPr>
          <w:rFonts w:hint="eastAsia"/>
        </w:rPr>
        <w:t>切换流程请求；</w:t>
      </w:r>
    </w:p>
    <w:p>
      <w:pPr>
        <w:pStyle w:val="345"/>
        <w:numPr>
          <w:ilvl w:val="0"/>
          <w:numId w:val="146"/>
        </w:numPr>
        <w:spacing w:after="15"/>
        <w:ind w:firstLineChars="0"/>
      </w:pPr>
      <w:r>
        <w:rPr>
          <w:rFonts w:hint="eastAsia"/>
        </w:rPr>
        <w:t>网关向</w:t>
      </w:r>
      <w:r>
        <w:t>STA</w:t>
      </w:r>
      <w:r>
        <w:rPr>
          <w:rFonts w:hint="eastAsia"/>
        </w:rPr>
        <w:t>发起</w:t>
      </w:r>
      <w:r>
        <w:t>BSS</w:t>
      </w:r>
      <w:r>
        <w:rPr>
          <w:rFonts w:hint="eastAsia"/>
        </w:rPr>
        <w:t>切换流程，并把</w:t>
      </w:r>
      <w:r>
        <w:t>STA</w:t>
      </w:r>
      <w:r>
        <w:rPr>
          <w:rFonts w:hint="eastAsia"/>
        </w:rPr>
        <w:t>的切换结果返回第三方插件，结束</w:t>
      </w:r>
      <w:r>
        <w:t>Roaming</w:t>
      </w:r>
      <w:r>
        <w:rPr>
          <w:rFonts w:hint="eastAsia"/>
        </w:rPr>
        <w:t>切换流程。</w:t>
      </w:r>
    </w:p>
    <w:p>
      <w:pPr>
        <w:pStyle w:val="345"/>
        <w:numPr>
          <w:ilvl w:val="0"/>
          <w:numId w:val="146"/>
        </w:numPr>
        <w:spacing w:after="15"/>
        <w:ind w:firstLineChars="0"/>
      </w:pPr>
      <w:r>
        <w:rPr>
          <w:rFonts w:hint="eastAsia"/>
        </w:rPr>
        <w:t>当</w:t>
      </w:r>
      <w:r>
        <w:t>STA</w:t>
      </w:r>
      <w:r>
        <w:rPr>
          <w:rFonts w:hint="eastAsia"/>
        </w:rPr>
        <w:t>不支持</w:t>
      </w:r>
      <w:r>
        <w:t>802.11k/v</w:t>
      </w:r>
      <w:r>
        <w:rPr>
          <w:rFonts w:hint="eastAsia"/>
        </w:rPr>
        <w:t>能力时，第三方插件在</w:t>
      </w:r>
      <w:r>
        <w:t>收到</w:t>
      </w:r>
      <w:r>
        <w:rPr>
          <w:rFonts w:hint="eastAsia"/>
        </w:rPr>
        <w:t>STA RSSI低</w:t>
      </w:r>
      <w:r>
        <w:t>告警通知后，</w:t>
      </w:r>
      <w:r>
        <w:rPr>
          <w:rFonts w:hint="eastAsia"/>
        </w:rPr>
        <w:t>根据其内部策略，周期</w:t>
      </w:r>
      <w:r>
        <w:t>性查询关联</w:t>
      </w:r>
      <w:r>
        <w:rPr>
          <w:rFonts w:hint="eastAsia"/>
        </w:rPr>
        <w:t>和</w:t>
      </w:r>
      <w:r>
        <w:t>非关联</w:t>
      </w:r>
      <w:r>
        <w:rPr>
          <w:rFonts w:hint="eastAsia"/>
        </w:rPr>
        <w:t>STA 到AP的RSSI，决定是否需要向</w:t>
      </w:r>
      <w:r>
        <w:t>STA</w:t>
      </w:r>
      <w:r>
        <w:rPr>
          <w:rFonts w:hint="eastAsia"/>
        </w:rPr>
        <w:t>发送去关联消息；</w:t>
      </w:r>
    </w:p>
    <w:p>
      <w:pPr>
        <w:pStyle w:val="345"/>
        <w:numPr>
          <w:ilvl w:val="0"/>
          <w:numId w:val="146"/>
        </w:numPr>
        <w:spacing w:after="15"/>
        <w:ind w:firstLineChars="0"/>
      </w:pPr>
      <w:r>
        <w:rPr>
          <w:rFonts w:hint="eastAsia"/>
        </w:rPr>
        <w:t>当网关收到第三方插件的去关联请求后，向</w:t>
      </w:r>
      <w:r>
        <w:t>STA</w:t>
      </w:r>
      <w:r>
        <w:rPr>
          <w:rFonts w:hint="eastAsia"/>
        </w:rPr>
        <w:t>发送去关联消息，由</w:t>
      </w:r>
      <w:r>
        <w:t>STA</w:t>
      </w:r>
      <w:r>
        <w:rPr>
          <w:rFonts w:hint="eastAsia"/>
        </w:rPr>
        <w:t>自行决定需要关联的目标</w:t>
      </w:r>
      <w:r>
        <w:t>AP</w:t>
      </w:r>
      <w:r>
        <w:rPr>
          <w:rFonts w:hint="eastAsia"/>
        </w:rPr>
        <w:t>设备，并重新上线，结束</w:t>
      </w:r>
      <w:r>
        <w:t>Roaming</w:t>
      </w:r>
      <w:r>
        <w:rPr>
          <w:rFonts w:hint="eastAsia"/>
        </w:rPr>
        <w:t>切换流程。</w:t>
      </w:r>
    </w:p>
    <w:p>
      <w:pPr>
        <w:spacing w:after="15"/>
      </w:pPr>
    </w:p>
    <w:p>
      <w:pPr>
        <w:pStyle w:val="47"/>
        <w:spacing w:after="15"/>
      </w:pPr>
    </w:p>
    <w:p>
      <w:pPr>
        <w:pStyle w:val="47"/>
        <w:spacing w:after="15"/>
        <w:jc w:val="center"/>
      </w:pPr>
      <w:r>
        <w:rPr>
          <w:szCs w:val="21"/>
        </w:rPr>
        <w:drawing>
          <wp:inline distT="0" distB="0" distL="0" distR="0">
            <wp:extent cx="5133975" cy="621030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133975" cy="6210300"/>
                    </a:xfrm>
                    <a:prstGeom prst="rect">
                      <a:avLst/>
                    </a:prstGeom>
                    <a:noFill/>
                    <a:ln>
                      <a:noFill/>
                    </a:ln>
                  </pic:spPr>
                </pic:pic>
              </a:graphicData>
            </a:graphic>
          </wp:inline>
        </w:drawing>
      </w:r>
    </w:p>
    <w:p>
      <w:pPr>
        <w:pStyle w:val="47"/>
        <w:spacing w:after="15"/>
      </w:pPr>
    </w:p>
    <w:p>
      <w:pPr>
        <w:pStyle w:val="47"/>
        <w:spacing w:after="15"/>
      </w:pPr>
    </w:p>
    <w:p>
      <w:pPr>
        <w:pStyle w:val="147"/>
        <w:numPr>
          <w:ilvl w:val="3"/>
          <w:numId w:val="143"/>
        </w:numPr>
        <w:spacing w:before="156" w:afterLines="0"/>
        <w:textAlignment w:val="auto"/>
      </w:pPr>
      <w:r>
        <w:rPr>
          <w:rFonts w:hint="eastAsia"/>
        </w:rPr>
        <w:t>DBus接口</w:t>
      </w:r>
    </w:p>
    <w:p>
      <w:pPr>
        <w:spacing w:after="15"/>
      </w:pPr>
    </w:p>
    <w:p>
      <w:pPr>
        <w:pStyle w:val="152"/>
        <w:numPr>
          <w:ilvl w:val="4"/>
          <w:numId w:val="143"/>
        </w:numPr>
        <w:spacing w:before="156" w:afterLines="0"/>
        <w:ind w:firstLine="210"/>
        <w:textAlignment w:val="auto"/>
      </w:pPr>
      <w:r>
        <w:t>com.ctc.igd1.Roaming</w:t>
      </w:r>
    </w:p>
    <w:p>
      <w:pPr>
        <w:spacing w:after="15"/>
      </w:pPr>
      <w:r>
        <w:rPr>
          <w:rFonts w:hint="eastAsia"/>
        </w:rPr>
        <w:t>设置及获取Roaming参数</w:t>
      </w:r>
    </w:p>
    <w:tbl>
      <w:tblPr>
        <w:tblStyle w:val="66"/>
        <w:tblW w:w="82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304"/>
        <w:gridCol w:w="992"/>
        <w:gridCol w:w="1134"/>
        <w:gridCol w:w="2410"/>
        <w:gridCol w:w="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属性名</w:t>
            </w:r>
          </w:p>
        </w:tc>
        <w:tc>
          <w:tcPr>
            <w:tcW w:w="130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类型</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权限</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变更通知</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备注</w:t>
            </w:r>
          </w:p>
        </w:tc>
        <w:tc>
          <w:tcPr>
            <w:tcW w:w="739"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BSSID</w:t>
            </w:r>
          </w:p>
        </w:tc>
        <w:tc>
          <w:tcPr>
            <w:tcW w:w="1304"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ascii="Calibri" w:hAnsi="Calibri"/>
                <w:sz w:val="18"/>
                <w:szCs w:val="18"/>
              </w:rPr>
              <w:t>STRING</w:t>
            </w:r>
          </w:p>
        </w:tc>
        <w:tc>
          <w:tcPr>
            <w:tcW w:w="992"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ascii="Calibri" w:hAnsi="Calibri"/>
                <w:sz w:val="18"/>
                <w:szCs w:val="18"/>
              </w:rPr>
              <w:t>AP</w:t>
            </w:r>
            <w:r>
              <w:rPr>
                <w:rFonts w:hint="eastAsia" w:ascii="Calibri" w:hAnsi="Calibri"/>
                <w:sz w:val="18"/>
                <w:szCs w:val="18"/>
              </w:rPr>
              <w:t>的</w:t>
            </w:r>
            <w:r>
              <w:rPr>
                <w:rFonts w:ascii="Calibri" w:hAnsi="Calibri"/>
                <w:sz w:val="18"/>
                <w:szCs w:val="18"/>
              </w:rPr>
              <w:t>MAC</w:t>
            </w:r>
          </w:p>
        </w:tc>
        <w:tc>
          <w:tcPr>
            <w:tcW w:w="739"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ascii="Calibri" w:hAnsi="Calibri"/>
                <w:sz w:val="18"/>
                <w:szCs w:val="18"/>
              </w:rPr>
              <w:t>Enable</w:t>
            </w:r>
          </w:p>
        </w:tc>
        <w:tc>
          <w:tcPr>
            <w:tcW w:w="1304"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ascii="Calibri" w:hAnsi="Calibri"/>
                <w:sz w:val="18"/>
              </w:rPr>
              <w:t>BOOLEAN</w:t>
            </w:r>
          </w:p>
        </w:tc>
        <w:tc>
          <w:tcPr>
            <w:tcW w:w="992"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readwrite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是否启动漫游</w:t>
            </w:r>
          </w:p>
        </w:tc>
        <w:tc>
          <w:tcPr>
            <w:tcW w:w="739"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宋体" w:hAnsi="宋体"/>
                <w:sz w:val="18"/>
                <w:szCs w:val="18"/>
              </w:rPr>
            </w:pPr>
            <w:r>
              <w:rPr>
                <w:rFonts w:hint="eastAsia" w:ascii="宋体" w:hAnsi="宋体"/>
                <w:sz w:val="18"/>
                <w:szCs w:val="18"/>
              </w:rPr>
              <w:t>Start_time</w:t>
            </w:r>
          </w:p>
        </w:tc>
        <w:tc>
          <w:tcPr>
            <w:tcW w:w="1304"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ascii="Calibri" w:hAnsi="Calibri"/>
                <w:sz w:val="18"/>
                <w:szCs w:val="18"/>
              </w:rPr>
              <w:t>UINT32</w:t>
            </w:r>
          </w:p>
        </w:tc>
        <w:tc>
          <w:tcPr>
            <w:tcW w:w="992"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readwrite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宋体" w:hAnsi="宋体"/>
                <w:sz w:val="18"/>
                <w:szCs w:val="18"/>
              </w:rPr>
              <w:t>当某个STA的关联时间大于start_time，开启判断逻辑</w:t>
            </w:r>
          </w:p>
        </w:tc>
        <w:tc>
          <w:tcPr>
            <w:tcW w:w="739" w:type="dxa"/>
            <w:tcBorders>
              <w:top w:val="single" w:color="auto" w:sz="4" w:space="0"/>
              <w:left w:val="single" w:color="auto" w:sz="4" w:space="0"/>
              <w:bottom w:val="single" w:color="auto" w:sz="4" w:space="0"/>
              <w:right w:val="single" w:color="auto" w:sz="4" w:space="0"/>
            </w:tcBorders>
          </w:tcPr>
          <w:p>
            <w:pPr>
              <w:spacing w:before="120" w:after="15"/>
              <w:jc w:val="center"/>
              <w:rPr>
                <w:rFonts w:ascii="宋体" w:hAnsi="宋体"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宋体" w:hAnsi="宋体"/>
                <w:sz w:val="18"/>
                <w:szCs w:val="18"/>
              </w:rPr>
            </w:pPr>
            <w:r>
              <w:rPr>
                <w:rFonts w:hint="eastAsia" w:ascii="宋体" w:hAnsi="宋体"/>
                <w:sz w:val="18"/>
                <w:szCs w:val="18"/>
              </w:rPr>
              <w:t>Threshold1_RSSI</w:t>
            </w:r>
          </w:p>
        </w:tc>
        <w:tc>
          <w:tcPr>
            <w:tcW w:w="1304"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ascii="Calibri" w:hAnsi="Calibri"/>
                <w:sz w:val="18"/>
                <w:szCs w:val="18"/>
              </w:rPr>
              <w:t>INT</w:t>
            </w:r>
            <w:r>
              <w:rPr>
                <w:rFonts w:hint="eastAsia" w:ascii="Calibri" w:hAnsi="Calibri"/>
                <w:sz w:val="18"/>
                <w:szCs w:val="18"/>
              </w:rPr>
              <w:t>32</w:t>
            </w:r>
          </w:p>
        </w:tc>
        <w:tc>
          <w:tcPr>
            <w:tcW w:w="992"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readwrite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before="120" w:after="15"/>
              <w:jc w:val="center"/>
              <w:rPr>
                <w:rFonts w:ascii="宋体" w:hAnsi="宋体" w:eastAsia="黑体"/>
                <w:sz w:val="18"/>
                <w:szCs w:val="18"/>
              </w:rPr>
            </w:pPr>
            <w:r>
              <w:rPr>
                <w:rFonts w:hint="eastAsia" w:asciiTheme="minorEastAsia" w:hAnsiTheme="minorEastAsia" w:eastAsiaTheme="minorEastAsia"/>
                <w:sz w:val="18"/>
                <w:szCs w:val="18"/>
              </w:rPr>
              <w:t>当STA到AP的RSSI低于该门限，上报RSSI低告警。</w:t>
            </w:r>
            <w:r>
              <w:rPr>
                <w:rFonts w:hint="eastAsia" w:ascii="宋体" w:hAnsi="宋体"/>
                <w:sz w:val="18"/>
                <w:szCs w:val="18"/>
              </w:rPr>
              <w:t>只上报一次，低告警清除后再重新上报。</w:t>
            </w:r>
          </w:p>
        </w:tc>
        <w:tc>
          <w:tcPr>
            <w:tcW w:w="739" w:type="dxa"/>
            <w:tcBorders>
              <w:top w:val="single" w:color="auto" w:sz="4" w:space="0"/>
              <w:left w:val="single" w:color="auto" w:sz="4" w:space="0"/>
              <w:bottom w:val="single" w:color="auto" w:sz="4" w:space="0"/>
              <w:right w:val="single" w:color="auto" w:sz="4" w:space="0"/>
            </w:tcBorders>
          </w:tcPr>
          <w:p>
            <w:pPr>
              <w:spacing w:before="120" w:after="15"/>
              <w:jc w:val="center"/>
              <w:rPr>
                <w:rFonts w:ascii="宋体" w:hAnsi="宋体"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after="15"/>
              <w:jc w:val="center"/>
              <w:rPr>
                <w:rFonts w:ascii="宋体" w:hAnsi="宋体"/>
                <w:sz w:val="18"/>
                <w:szCs w:val="18"/>
              </w:rPr>
            </w:pPr>
            <w:r>
              <w:rPr>
                <w:rFonts w:hint="eastAsia" w:ascii="宋体" w:hAnsi="宋体"/>
                <w:sz w:val="18"/>
                <w:szCs w:val="18"/>
              </w:rPr>
              <w:t>Threshold2_RSSI</w:t>
            </w:r>
          </w:p>
        </w:tc>
        <w:tc>
          <w:tcPr>
            <w:tcW w:w="1304"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ascii="Calibri" w:hAnsi="Calibri"/>
                <w:sz w:val="18"/>
                <w:szCs w:val="18"/>
              </w:rPr>
              <w:t>INT</w:t>
            </w:r>
            <w:r>
              <w:rPr>
                <w:rFonts w:hint="eastAsia" w:ascii="Calibri" w:hAnsi="Calibri"/>
                <w:sz w:val="18"/>
                <w:szCs w:val="18"/>
              </w:rPr>
              <w:t>32</w:t>
            </w:r>
          </w:p>
        </w:tc>
        <w:tc>
          <w:tcPr>
            <w:tcW w:w="992"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hint="eastAsia" w:ascii="Calibri" w:hAnsi="Calibri"/>
                <w:sz w:val="18"/>
                <w:szCs w:val="18"/>
              </w:rPr>
              <w:t>readwrite</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before="156" w:after="15"/>
              <w:jc w:val="left"/>
              <w:rPr>
                <w:rFonts w:ascii="宋体" w:hAnsi="宋体"/>
                <w:sz w:val="18"/>
                <w:szCs w:val="18"/>
              </w:rPr>
            </w:pPr>
            <w:r>
              <w:rPr>
                <w:rFonts w:hint="eastAsia" w:asciiTheme="minorEastAsia" w:hAnsiTheme="minorEastAsia" w:eastAsiaTheme="minorEastAsia"/>
                <w:sz w:val="18"/>
                <w:szCs w:val="18"/>
              </w:rPr>
              <w:t>当STA到AP的RSSI高于该门限，上报RSSI低告警清除。</w:t>
            </w:r>
            <w:r>
              <w:rPr>
                <w:rFonts w:hint="eastAsia" w:ascii="宋体" w:hAnsi="宋体"/>
                <w:sz w:val="18"/>
                <w:szCs w:val="18"/>
              </w:rPr>
              <w:t>只上报一次，低告警清除后再重新上报。</w:t>
            </w:r>
          </w:p>
        </w:tc>
        <w:tc>
          <w:tcPr>
            <w:tcW w:w="739" w:type="dxa"/>
            <w:tcBorders>
              <w:top w:val="single" w:color="auto" w:sz="4" w:space="0"/>
              <w:left w:val="single" w:color="auto" w:sz="4" w:space="0"/>
              <w:bottom w:val="single" w:color="auto" w:sz="4" w:space="0"/>
              <w:right w:val="single" w:color="auto" w:sz="4" w:space="0"/>
            </w:tcBorders>
          </w:tcPr>
          <w:p>
            <w:pPr>
              <w:spacing w:before="156" w:after="15"/>
              <w:jc w:val="center"/>
              <w:rPr>
                <w:rFonts w:ascii="Calibri" w:hAnsi="Calibri"/>
                <w:sz w:val="18"/>
                <w:szCs w:val="18"/>
              </w:rPr>
            </w:pPr>
            <w:r>
              <w:rPr>
                <w:rFonts w:hint="eastAsia" w:ascii="Calibri" w:hAnsi="Calibri"/>
                <w:sz w:val="18"/>
                <w:szCs w:val="18"/>
              </w:rPr>
              <w:t>1.1</w:t>
            </w:r>
          </w:p>
        </w:tc>
      </w:tr>
    </w:tbl>
    <w:p>
      <w:pPr>
        <w:spacing w:after="15"/>
        <w:rPr>
          <w:rFonts w:ascii="Calibri" w:hAnsi="Calibri"/>
          <w:sz w:val="18"/>
        </w:rPr>
      </w:pPr>
      <w:r>
        <w:rPr>
          <w:rFonts w:hint="eastAsia" w:ascii="Calibri" w:hAnsi="Calibri"/>
          <w:sz w:val="18"/>
        </w:rPr>
        <w:t>方法：</w:t>
      </w:r>
    </w:p>
    <w:p>
      <w:pPr>
        <w:pStyle w:val="345"/>
        <w:numPr>
          <w:ilvl w:val="0"/>
          <w:numId w:val="124"/>
        </w:numPr>
        <w:spacing w:after="12"/>
        <w:ind w:left="418" w:hanging="418" w:firstLineChars="0"/>
      </w:pPr>
      <w:r>
        <w:rPr>
          <w:rFonts w:hint="eastAsia"/>
        </w:rPr>
        <w:t>Start</w:t>
      </w:r>
      <w:r>
        <w:t>APRSSIQuery</w:t>
      </w:r>
      <w:r>
        <w:rPr>
          <w:rFonts w:hint="eastAsia"/>
        </w:rPr>
        <w:t xml:space="preserve">（IN </w:t>
      </w:r>
      <w:r>
        <w:t xml:space="preserve"> STRING MAC</w:t>
      </w:r>
      <w:r>
        <w:rPr>
          <w:rFonts w:hint="eastAsia"/>
        </w:rPr>
        <w:t xml:space="preserve">,IN UNIT32 </w:t>
      </w:r>
      <w:r>
        <w:t xml:space="preserve">APNumber,IN </w:t>
      </w:r>
      <w:r>
        <w:rPr>
          <w:rFonts w:hint="eastAsia"/>
        </w:rPr>
        <w:t>DICT</w:t>
      </w:r>
      <w:r>
        <w:t>&lt;</w:t>
      </w:r>
      <w:r>
        <w:rPr>
          <w:rFonts w:hint="eastAsia"/>
        </w:rPr>
        <w:t>STRING, UINT32</w:t>
      </w:r>
      <w:r>
        <w:t>&gt;</w:t>
      </w:r>
      <w:r>
        <w:rPr>
          <w:rFonts w:hint="eastAsia"/>
        </w:rPr>
        <w:t>BSSIDand</w:t>
      </w:r>
      <w:r>
        <w:t>Channel,OUT UINT32 result，OUT STRING errdesc</w:t>
      </w:r>
      <w:r>
        <w:rPr>
          <w:rFonts w:hint="eastAsia"/>
        </w:rPr>
        <w:t>）</w:t>
      </w:r>
    </w:p>
    <w:p>
      <w:pPr>
        <w:spacing w:after="15"/>
        <w:ind w:firstLine="420"/>
        <w:rPr>
          <w:rFonts w:ascii="Calibri" w:hAnsi="Calibri"/>
          <w:sz w:val="18"/>
          <w:szCs w:val="18"/>
        </w:rPr>
      </w:pPr>
      <w:r>
        <w:rPr>
          <w:rFonts w:hint="eastAsia" w:ascii="Calibri" w:hAnsi="Calibri"/>
          <w:sz w:val="18"/>
          <w:szCs w:val="18"/>
        </w:rPr>
        <w:t>11k测量请求</w:t>
      </w:r>
    </w:p>
    <w:p>
      <w:pPr>
        <w:spacing w:after="15"/>
        <w:ind w:firstLine="420"/>
        <w:rPr>
          <w:rFonts w:ascii="Calibri" w:hAnsi="Calibri"/>
          <w:sz w:val="18"/>
          <w:szCs w:val="18"/>
        </w:rPr>
      </w:pPr>
      <w:r>
        <w:rPr>
          <w:rFonts w:hint="eastAsia" w:ascii="Calibri" w:hAnsi="Calibri"/>
          <w:sz w:val="18"/>
          <w:szCs w:val="18"/>
        </w:rPr>
        <w:t xml:space="preserve">参数说明: </w:t>
      </w:r>
    </w:p>
    <w:p>
      <w:pPr>
        <w:spacing w:after="15"/>
        <w:ind w:firstLine="420"/>
        <w:rPr>
          <w:rFonts w:ascii="Calibri" w:hAnsi="Calibri"/>
          <w:sz w:val="18"/>
          <w:szCs w:val="18"/>
        </w:rPr>
      </w:pPr>
      <w:r>
        <w:rPr>
          <w:rFonts w:hint="eastAsia" w:ascii="Calibri" w:hAnsi="Calibri"/>
          <w:sz w:val="18"/>
          <w:szCs w:val="18"/>
        </w:rPr>
        <w:t>MAC: STA的MAC地址</w:t>
      </w:r>
    </w:p>
    <w:p>
      <w:pPr>
        <w:spacing w:after="15"/>
        <w:ind w:firstLine="420"/>
        <w:rPr>
          <w:rFonts w:ascii="Calibri" w:hAnsi="Calibri"/>
          <w:sz w:val="18"/>
          <w:szCs w:val="18"/>
        </w:rPr>
      </w:pPr>
      <w:r>
        <w:rPr>
          <w:rFonts w:hint="eastAsia" w:ascii="Calibri" w:hAnsi="Calibri"/>
          <w:sz w:val="18"/>
          <w:szCs w:val="18"/>
        </w:rPr>
        <w:t>APNumber: 扫描的AP个数；</w:t>
      </w:r>
    </w:p>
    <w:p>
      <w:pPr>
        <w:spacing w:after="15"/>
        <w:ind w:firstLine="420"/>
        <w:rPr>
          <w:rFonts w:ascii="Calibri" w:hAnsi="Calibri"/>
          <w:sz w:val="18"/>
          <w:szCs w:val="18"/>
        </w:rPr>
      </w:pPr>
      <w:r>
        <w:rPr>
          <w:rFonts w:hint="eastAsia" w:ascii="Calibri" w:hAnsi="Calibri"/>
          <w:sz w:val="18"/>
          <w:szCs w:val="18"/>
        </w:rPr>
        <w:t>BSSIDandChannel: DICT数组，包含BSSID跟Channel，需要测量扫描的AP设备</w:t>
      </w:r>
    </w:p>
    <w:p>
      <w:pPr>
        <w:spacing w:after="15"/>
        <w:ind w:firstLine="420"/>
        <w:rPr>
          <w:rFonts w:ascii="Calibri" w:hAnsi="Calibri"/>
          <w:sz w:val="18"/>
          <w:szCs w:val="18"/>
        </w:rPr>
      </w:pPr>
    </w:p>
    <w:p>
      <w:pPr>
        <w:numPr>
          <w:ilvl w:val="0"/>
          <w:numId w:val="147"/>
        </w:numPr>
        <w:spacing w:after="15"/>
        <w:rPr>
          <w:rFonts w:ascii="Calibri" w:hAnsi="Calibri"/>
          <w:sz w:val="18"/>
          <w:szCs w:val="18"/>
        </w:rPr>
      </w:pPr>
      <w:r>
        <w:rPr>
          <w:rFonts w:hint="eastAsia"/>
        </w:rPr>
        <w:t>Start</w:t>
      </w:r>
      <w:r>
        <w:t>STABSSTran</w:t>
      </w:r>
      <w:r>
        <w:rPr>
          <w:rFonts w:hint="eastAsia"/>
        </w:rPr>
        <w:t>sition</w:t>
      </w:r>
      <w:r>
        <w:t>Request</w:t>
      </w:r>
      <w:r>
        <w:rPr>
          <w:rFonts w:hint="eastAsia"/>
        </w:rPr>
        <w:t xml:space="preserve">(IN STRING MAC, </w:t>
      </w:r>
      <w:r>
        <w:rPr>
          <w:rFonts w:hint="eastAsia" w:ascii="Calibri" w:hAnsi="Calibri"/>
          <w:sz w:val="18"/>
          <w:szCs w:val="18"/>
        </w:rPr>
        <w:t>IN UINT32 Channel</w:t>
      </w:r>
      <w:r>
        <w:rPr>
          <w:rFonts w:ascii="Calibri" w:hAnsi="Calibri"/>
          <w:sz w:val="18"/>
          <w:szCs w:val="18"/>
        </w:rPr>
        <w:t>,IN STRING BSSID</w:t>
      </w:r>
      <w:r>
        <w:rPr>
          <w:rFonts w:hint="eastAsia" w:ascii="Calibri" w:hAnsi="Calibri"/>
          <w:sz w:val="18"/>
          <w:szCs w:val="18"/>
        </w:rPr>
        <w:t>，</w:t>
      </w:r>
      <w:r>
        <w:rPr>
          <w:rFonts w:ascii="Calibri" w:hAnsi="Calibri"/>
          <w:sz w:val="18"/>
          <w:szCs w:val="18"/>
        </w:rPr>
        <w:t>OUT UINT32 result，OUT STRING errdesc</w:t>
      </w:r>
      <w:r>
        <w:rPr>
          <w:rFonts w:hint="eastAsia" w:ascii="Calibri" w:hAnsi="Calibri"/>
          <w:sz w:val="18"/>
          <w:szCs w:val="18"/>
        </w:rPr>
        <w:t>)</w:t>
      </w:r>
    </w:p>
    <w:p>
      <w:pPr>
        <w:pStyle w:val="345"/>
        <w:numPr>
          <w:ilvl w:val="255"/>
          <w:numId w:val="0"/>
        </w:numPr>
        <w:spacing w:after="12"/>
        <w:ind w:firstLine="420"/>
        <w:rPr>
          <w:sz w:val="18"/>
        </w:rPr>
      </w:pPr>
      <w:r>
        <w:rPr>
          <w:rFonts w:hint="eastAsia"/>
          <w:sz w:val="18"/>
        </w:rPr>
        <w:t>BSS 切换请求，并返回BSS切换结果。</w:t>
      </w:r>
    </w:p>
    <w:p>
      <w:pPr>
        <w:spacing w:after="15"/>
        <w:ind w:firstLine="420"/>
        <w:rPr>
          <w:rFonts w:ascii="Calibri" w:hAnsi="Calibri"/>
          <w:sz w:val="18"/>
        </w:rPr>
      </w:pPr>
    </w:p>
    <w:p>
      <w:pPr>
        <w:pStyle w:val="345"/>
        <w:numPr>
          <w:ilvl w:val="0"/>
          <w:numId w:val="147"/>
        </w:numPr>
        <w:spacing w:after="12"/>
        <w:ind w:firstLineChars="0"/>
      </w:pPr>
      <w:r>
        <w:rPr>
          <w:rFonts w:hint="eastAsia"/>
        </w:rPr>
        <w:t>Get</w:t>
      </w:r>
      <w:r>
        <w:t>STARSSIQuery</w:t>
      </w:r>
      <w:r>
        <w:rPr>
          <w:rFonts w:hint="eastAsia"/>
        </w:rPr>
        <w:t>（IN DICT&lt;STRING,UINT32&gt;MACandChannel，</w:t>
      </w:r>
      <w:r>
        <w:t>OUT UINT32 result</w:t>
      </w:r>
      <w:r>
        <w:rPr>
          <w:rFonts w:hint="eastAsia"/>
        </w:rPr>
        <w:t>，</w:t>
      </w:r>
      <w:r>
        <w:t>OUT STRING errdesc</w:t>
      </w:r>
      <w:r>
        <w:rPr>
          <w:rFonts w:hint="eastAsia"/>
        </w:rPr>
        <w:t>）</w:t>
      </w:r>
    </w:p>
    <w:p>
      <w:pPr>
        <w:pStyle w:val="345"/>
        <w:spacing w:after="12"/>
        <w:ind w:left="420" w:firstLine="0" w:firstLineChars="0"/>
      </w:pPr>
      <w:r>
        <w:rPr>
          <w:rFonts w:hint="eastAsia"/>
        </w:rPr>
        <w:t>获取非关联STA（指定MAC和channel）的RSSI值</w:t>
      </w:r>
    </w:p>
    <w:p>
      <w:pPr>
        <w:pStyle w:val="47"/>
        <w:spacing w:after="15"/>
        <w:ind w:firstLine="0" w:firstLineChars="0"/>
      </w:pPr>
    </w:p>
    <w:p>
      <w:pPr>
        <w:spacing w:before="240" w:after="15"/>
        <w:ind w:left="420" w:hanging="420" w:hangingChars="199"/>
        <w:rPr>
          <w:b/>
        </w:rPr>
      </w:pPr>
      <w:r>
        <w:rPr>
          <w:rFonts w:hint="eastAsia"/>
          <w:b/>
        </w:rPr>
        <w:t>信号</w:t>
      </w:r>
    </w:p>
    <w:p>
      <w:pPr>
        <w:pStyle w:val="345"/>
        <w:numPr>
          <w:ilvl w:val="0"/>
          <w:numId w:val="124"/>
        </w:numPr>
        <w:spacing w:after="12"/>
        <w:ind w:firstLineChars="0"/>
        <w:rPr>
          <w:sz w:val="18"/>
        </w:rPr>
      </w:pPr>
      <w:r>
        <w:t>APRSSIQueryResult</w:t>
      </w:r>
      <w:r>
        <w:rPr>
          <w:sz w:val="18"/>
        </w:rPr>
        <w:t xml:space="preserve"> (UINT32 Result,</w:t>
      </w:r>
      <w:r>
        <w:rPr>
          <w:rFonts w:hint="eastAsia"/>
          <w:sz w:val="18"/>
          <w:szCs w:val="18"/>
        </w:rPr>
        <w:t xml:space="preserve">STRING MAC, </w:t>
      </w:r>
      <w:r>
        <w:rPr>
          <w:sz w:val="18"/>
          <w:szCs w:val="18"/>
        </w:rPr>
        <w:t>DICT&lt;STRING, INT32&gt;</w:t>
      </w:r>
      <w:r>
        <w:rPr>
          <w:rFonts w:hint="eastAsia"/>
          <w:sz w:val="18"/>
          <w:szCs w:val="18"/>
        </w:rPr>
        <w:t>BSSIDandRSSI，STRIN</w:t>
      </w:r>
      <w:r>
        <w:rPr>
          <w:sz w:val="18"/>
          <w:szCs w:val="18"/>
        </w:rPr>
        <w:t>G errdesc</w:t>
      </w:r>
      <w:r>
        <w:rPr>
          <w:sz w:val="18"/>
        </w:rPr>
        <w:t>)</w:t>
      </w:r>
    </w:p>
    <w:p>
      <w:pPr>
        <w:pStyle w:val="345"/>
        <w:spacing w:after="12"/>
        <w:ind w:left="360" w:firstLine="0" w:firstLineChars="0"/>
      </w:pPr>
      <w:r>
        <w:rPr>
          <w:rFonts w:hint="eastAsia"/>
        </w:rPr>
        <w:t>说明：</w:t>
      </w:r>
    </w:p>
    <w:p>
      <w:pPr>
        <w:pStyle w:val="345"/>
        <w:spacing w:after="12"/>
        <w:ind w:left="360" w:firstLine="0" w:firstLineChars="0"/>
        <w:rPr>
          <w:sz w:val="18"/>
        </w:rPr>
      </w:pPr>
      <w:r>
        <w:rPr>
          <w:rFonts w:hint="eastAsia"/>
          <w:sz w:val="18"/>
        </w:rPr>
        <w:t>表示</w:t>
      </w:r>
      <w:r>
        <w:rPr>
          <w:sz w:val="18"/>
        </w:rPr>
        <w:t>StartAPRSSI</w:t>
      </w:r>
      <w:r>
        <w:rPr>
          <w:rFonts w:hint="eastAsia"/>
          <w:sz w:val="18"/>
        </w:rPr>
        <w:t>Q</w:t>
      </w:r>
      <w:r>
        <w:rPr>
          <w:sz w:val="18"/>
        </w:rPr>
        <w:t>uery</w:t>
      </w:r>
      <w:r>
        <w:rPr>
          <w:rFonts w:hint="eastAsia"/>
          <w:sz w:val="18"/>
        </w:rPr>
        <w:t>方法完成，信号告知扫描结果。</w:t>
      </w:r>
    </w:p>
    <w:p>
      <w:pPr>
        <w:spacing w:after="15"/>
        <w:ind w:firstLine="360"/>
        <w:rPr>
          <w:sz w:val="18"/>
        </w:rPr>
      </w:pPr>
      <w:r>
        <w:rPr>
          <w:rFonts w:hint="eastAsia" w:ascii="Calibri" w:hAnsi="Calibri"/>
          <w:sz w:val="18"/>
          <w:szCs w:val="18"/>
        </w:rPr>
        <w:t>MAC: STA的MAC地址。</w:t>
      </w:r>
    </w:p>
    <w:p>
      <w:pPr>
        <w:pStyle w:val="345"/>
        <w:spacing w:after="12"/>
        <w:ind w:left="360" w:firstLine="0" w:firstLineChars="0"/>
        <w:rPr>
          <w:sz w:val="18"/>
        </w:rPr>
      </w:pPr>
      <w:r>
        <w:rPr>
          <w:rFonts w:hint="eastAsia"/>
          <w:sz w:val="18"/>
        </w:rPr>
        <w:t>BSSIDand</w:t>
      </w:r>
      <w:r>
        <w:rPr>
          <w:sz w:val="18"/>
        </w:rPr>
        <w:t>RSSI</w:t>
      </w:r>
      <w:r>
        <w:rPr>
          <w:rFonts w:hint="eastAsia"/>
          <w:sz w:val="18"/>
        </w:rPr>
        <w:t>：表示扫描的结果。</w:t>
      </w:r>
    </w:p>
    <w:p>
      <w:pPr>
        <w:pStyle w:val="345"/>
        <w:spacing w:after="12"/>
        <w:ind w:left="360" w:firstLine="0" w:firstLineChars="0"/>
        <w:rPr>
          <w:sz w:val="18"/>
        </w:rPr>
      </w:pPr>
      <w:r>
        <w:rPr>
          <w:sz w:val="18"/>
        </w:rPr>
        <w:t xml:space="preserve">Result: </w:t>
      </w:r>
      <w:r>
        <w:rPr>
          <w:rFonts w:hint="eastAsia"/>
          <w:sz w:val="18"/>
        </w:rPr>
        <w:t>表示执行结果，0表示成功，1表示失败。</w:t>
      </w:r>
    </w:p>
    <w:p>
      <w:pPr>
        <w:pStyle w:val="345"/>
        <w:spacing w:after="12"/>
        <w:ind w:left="360" w:firstLine="0" w:firstLineChars="0"/>
        <w:rPr>
          <w:sz w:val="18"/>
        </w:rPr>
      </w:pPr>
      <w:r>
        <w:rPr>
          <w:rFonts w:hint="eastAsia"/>
          <w:sz w:val="18"/>
        </w:rPr>
        <w:t>e</w:t>
      </w:r>
      <w:r>
        <w:rPr>
          <w:sz w:val="18"/>
        </w:rPr>
        <w:t xml:space="preserve">rrdesc: </w:t>
      </w:r>
      <w:r>
        <w:rPr>
          <w:rFonts w:hint="eastAsia"/>
          <w:sz w:val="18"/>
        </w:rPr>
        <w:t>如果出错，表示错误描述。</w:t>
      </w:r>
    </w:p>
    <w:p>
      <w:pPr>
        <w:pStyle w:val="345"/>
        <w:numPr>
          <w:ilvl w:val="0"/>
          <w:numId w:val="148"/>
        </w:numPr>
        <w:spacing w:after="12"/>
        <w:ind w:firstLineChars="0"/>
      </w:pPr>
      <w:r>
        <w:rPr>
          <w:rFonts w:hint="eastAsia"/>
        </w:rPr>
        <w:t>STABSSTransition</w:t>
      </w:r>
      <w:r>
        <w:t>Result (</w:t>
      </w:r>
      <w:r>
        <w:rPr>
          <w:rFonts w:hint="eastAsia"/>
        </w:rPr>
        <w:t>UINT</w:t>
      </w:r>
      <w:r>
        <w:t>32 Result</w:t>
      </w:r>
      <w:r>
        <w:rPr>
          <w:rFonts w:hint="eastAsia"/>
          <w:sz w:val="18"/>
          <w:szCs w:val="18"/>
        </w:rPr>
        <w:t xml:space="preserve">,STRING MAC, </w:t>
      </w:r>
      <w:r>
        <w:rPr>
          <w:rFonts w:hint="eastAsia"/>
        </w:rPr>
        <w:t>UNIT32 StatusCode, S</w:t>
      </w:r>
      <w:r>
        <w:t>TRING errdesc)</w:t>
      </w:r>
    </w:p>
    <w:p>
      <w:pPr>
        <w:pStyle w:val="345"/>
        <w:spacing w:after="12"/>
        <w:ind w:firstLine="360" w:firstLineChars="0"/>
      </w:pPr>
      <w:r>
        <w:rPr>
          <w:rFonts w:hint="eastAsia"/>
        </w:rPr>
        <w:t>说明：</w:t>
      </w:r>
    </w:p>
    <w:p>
      <w:pPr>
        <w:pStyle w:val="345"/>
        <w:spacing w:after="12"/>
        <w:ind w:firstLine="360" w:firstLineChars="0"/>
      </w:pPr>
      <w:r>
        <w:rPr>
          <w:rFonts w:hint="eastAsia"/>
        </w:rPr>
        <w:t>表示Start</w:t>
      </w:r>
      <w:r>
        <w:t>STABSSTran</w:t>
      </w:r>
      <w:r>
        <w:rPr>
          <w:rFonts w:hint="eastAsia"/>
        </w:rPr>
        <w:t>sition</w:t>
      </w:r>
      <w:r>
        <w:t>Request</w:t>
      </w:r>
      <w:r>
        <w:rPr>
          <w:rFonts w:hint="eastAsia"/>
        </w:rPr>
        <w:t>方法完成，信号告知STA响应11v BTM的切换结果。</w:t>
      </w:r>
    </w:p>
    <w:p>
      <w:pPr>
        <w:pStyle w:val="345"/>
        <w:spacing w:after="12"/>
        <w:ind w:left="360" w:firstLine="0" w:firstLineChars="0"/>
        <w:rPr>
          <w:sz w:val="18"/>
        </w:rPr>
      </w:pPr>
      <w:r>
        <w:rPr>
          <w:sz w:val="18"/>
        </w:rPr>
        <w:t>Result</w:t>
      </w:r>
      <w:r>
        <w:rPr>
          <w:rFonts w:hint="eastAsia"/>
          <w:sz w:val="18"/>
        </w:rPr>
        <w:t>：表示执行结果，0表示成功，1表示失败。</w:t>
      </w:r>
    </w:p>
    <w:p>
      <w:pPr>
        <w:spacing w:after="15"/>
        <w:ind w:firstLine="360"/>
        <w:rPr>
          <w:sz w:val="18"/>
        </w:rPr>
      </w:pPr>
      <w:r>
        <w:rPr>
          <w:rFonts w:hint="eastAsia" w:ascii="Calibri" w:hAnsi="Calibri"/>
          <w:sz w:val="18"/>
          <w:szCs w:val="18"/>
        </w:rPr>
        <w:t>MAC: STA的MAC地址。</w:t>
      </w:r>
    </w:p>
    <w:p>
      <w:pPr>
        <w:pStyle w:val="345"/>
        <w:spacing w:after="12"/>
        <w:ind w:left="360" w:firstLine="0" w:firstLineChars="0"/>
        <w:rPr>
          <w:sz w:val="18"/>
        </w:rPr>
      </w:pPr>
      <w:r>
        <w:rPr>
          <w:rFonts w:hint="eastAsia"/>
          <w:sz w:val="18"/>
        </w:rPr>
        <w:t>StatusCode：表示STA的BSS切换结果（如0表示Accept，具体见</w:t>
      </w:r>
      <w:r>
        <w:rPr>
          <w:rFonts w:ascii="Arial" w:hAnsi="Arial" w:cs="Arial"/>
          <w:color w:val="333333"/>
          <w:szCs w:val="21"/>
          <w:shd w:val="clear" w:color="auto" w:fill="FFFFFF"/>
        </w:rPr>
        <w:t>IEEE Std 802.11v-2011</w:t>
      </w:r>
      <w:r>
        <w:rPr>
          <w:rFonts w:hint="eastAsia" w:ascii="Arial" w:hAnsi="Arial" w:cs="Arial"/>
          <w:color w:val="333333"/>
          <w:szCs w:val="21"/>
          <w:shd w:val="clear" w:color="auto" w:fill="FFFFFF"/>
        </w:rPr>
        <w:t>Table7-57v16 Status code definitionss</w:t>
      </w:r>
      <w:r>
        <w:rPr>
          <w:rFonts w:hint="eastAsia"/>
          <w:sz w:val="18"/>
        </w:rPr>
        <w:t>）。</w:t>
      </w:r>
    </w:p>
    <w:p>
      <w:pPr>
        <w:pStyle w:val="345"/>
        <w:spacing w:after="12"/>
        <w:ind w:left="360" w:firstLine="0" w:firstLineChars="0"/>
        <w:rPr>
          <w:sz w:val="18"/>
        </w:rPr>
      </w:pPr>
      <w:r>
        <w:rPr>
          <w:rFonts w:hint="eastAsia"/>
          <w:sz w:val="18"/>
        </w:rPr>
        <w:t>e</w:t>
      </w:r>
      <w:r>
        <w:rPr>
          <w:sz w:val="18"/>
        </w:rPr>
        <w:t xml:space="preserve">rrdesc: </w:t>
      </w:r>
      <w:r>
        <w:rPr>
          <w:rFonts w:hint="eastAsia"/>
          <w:sz w:val="18"/>
        </w:rPr>
        <w:t>如果出错，表示错误描述。</w:t>
      </w:r>
    </w:p>
    <w:p>
      <w:pPr>
        <w:pStyle w:val="345"/>
        <w:numPr>
          <w:ilvl w:val="0"/>
          <w:numId w:val="148"/>
        </w:numPr>
        <w:spacing w:after="12"/>
        <w:ind w:firstLineChars="0"/>
      </w:pPr>
      <w:r>
        <w:t>STARSSIQuery</w:t>
      </w:r>
      <w:r>
        <w:rPr>
          <w:rFonts w:hint="eastAsia"/>
        </w:rPr>
        <w:t>Re</w:t>
      </w:r>
      <w:r>
        <w:t xml:space="preserve">sult(UINT32 Result, </w:t>
      </w:r>
      <w:r>
        <w:rPr>
          <w:sz w:val="18"/>
          <w:szCs w:val="18"/>
        </w:rPr>
        <w:t>DICT&lt;STRING, INT32&gt;</w:t>
      </w:r>
      <w:r>
        <w:rPr>
          <w:rFonts w:hint="eastAsia"/>
          <w:sz w:val="18"/>
          <w:szCs w:val="18"/>
        </w:rPr>
        <w:t>M</w:t>
      </w:r>
      <w:r>
        <w:rPr>
          <w:sz w:val="18"/>
          <w:szCs w:val="18"/>
        </w:rPr>
        <w:t>AC</w:t>
      </w:r>
      <w:r>
        <w:rPr>
          <w:rFonts w:hint="eastAsia"/>
          <w:sz w:val="18"/>
          <w:szCs w:val="18"/>
        </w:rPr>
        <w:t>andRSSI，STRING</w:t>
      </w:r>
      <w:r>
        <w:rPr>
          <w:sz w:val="18"/>
          <w:szCs w:val="18"/>
        </w:rPr>
        <w:t xml:space="preserve"> errdesc</w:t>
      </w:r>
      <w:r>
        <w:t>)</w:t>
      </w:r>
    </w:p>
    <w:p>
      <w:pPr>
        <w:pStyle w:val="345"/>
        <w:spacing w:after="12"/>
        <w:ind w:firstLine="360" w:firstLineChars="0"/>
        <w:rPr>
          <w:sz w:val="18"/>
        </w:rPr>
      </w:pPr>
      <w:r>
        <w:rPr>
          <w:rFonts w:hint="eastAsia"/>
          <w:sz w:val="18"/>
        </w:rPr>
        <w:t>说明：</w:t>
      </w:r>
    </w:p>
    <w:p>
      <w:pPr>
        <w:spacing w:after="15"/>
        <w:ind w:firstLine="360" w:firstLineChars="200"/>
        <w:rPr>
          <w:sz w:val="18"/>
        </w:rPr>
      </w:pPr>
      <w:r>
        <w:rPr>
          <w:rFonts w:hint="eastAsia"/>
          <w:sz w:val="18"/>
        </w:rPr>
        <w:t>表示Get</w:t>
      </w:r>
      <w:r>
        <w:t>STARSSIQuery</w:t>
      </w:r>
      <w:r>
        <w:rPr>
          <w:rFonts w:hint="eastAsia"/>
          <w:sz w:val="18"/>
        </w:rPr>
        <w:t>方法完成，信号告知扫描非关联STA的RSSI结果。Get</w:t>
      </w:r>
      <w:r>
        <w:rPr>
          <w:sz w:val="18"/>
        </w:rPr>
        <w:t>STARSSIQuery</w:t>
      </w:r>
      <w:r>
        <w:rPr>
          <w:rFonts w:hint="eastAsia"/>
          <w:sz w:val="18"/>
        </w:rPr>
        <w:t>方法的超时时间设为</w:t>
      </w:r>
      <w:r>
        <w:rPr>
          <w:sz w:val="18"/>
        </w:rPr>
        <w:t>6</w:t>
      </w:r>
      <w:r>
        <w:rPr>
          <w:rFonts w:hint="eastAsia"/>
          <w:sz w:val="18"/>
        </w:rPr>
        <w:t>秒。如果在</w:t>
      </w:r>
      <w:r>
        <w:rPr>
          <w:sz w:val="18"/>
        </w:rPr>
        <w:t>6</w:t>
      </w:r>
      <w:r>
        <w:rPr>
          <w:rFonts w:hint="eastAsia"/>
          <w:sz w:val="18"/>
        </w:rPr>
        <w:t>秒内一直未扫描到指定</w:t>
      </w:r>
      <w:r>
        <w:rPr>
          <w:sz w:val="18"/>
        </w:rPr>
        <w:t>STA</w:t>
      </w:r>
      <w:r>
        <w:rPr>
          <w:rFonts w:hint="eastAsia"/>
          <w:sz w:val="18"/>
        </w:rPr>
        <w:t>的</w:t>
      </w:r>
      <w:r>
        <w:rPr>
          <w:sz w:val="18"/>
        </w:rPr>
        <w:t>RSSI</w:t>
      </w:r>
      <w:r>
        <w:rPr>
          <w:rFonts w:hint="eastAsia"/>
          <w:sz w:val="18"/>
        </w:rPr>
        <w:t>值，可返回</w:t>
      </w:r>
      <w:r>
        <w:rPr>
          <w:sz w:val="18"/>
        </w:rPr>
        <w:t>-100</w:t>
      </w:r>
      <w:r>
        <w:rPr>
          <w:rFonts w:hint="eastAsia"/>
          <w:sz w:val="18"/>
        </w:rPr>
        <w:t>作为该</w:t>
      </w:r>
      <w:r>
        <w:rPr>
          <w:sz w:val="18"/>
        </w:rPr>
        <w:t>STA</w:t>
      </w:r>
      <w:r>
        <w:rPr>
          <w:rFonts w:hint="eastAsia"/>
          <w:sz w:val="18"/>
        </w:rPr>
        <w:t>的</w:t>
      </w:r>
      <w:r>
        <w:rPr>
          <w:sz w:val="18"/>
        </w:rPr>
        <w:t>RSSI</w:t>
      </w:r>
      <w:r>
        <w:rPr>
          <w:rFonts w:hint="eastAsia"/>
          <w:sz w:val="18"/>
        </w:rPr>
        <w:t>值。如果已获取到所有指定</w:t>
      </w:r>
      <w:r>
        <w:rPr>
          <w:sz w:val="18"/>
        </w:rPr>
        <w:t>STA</w:t>
      </w:r>
      <w:r>
        <w:rPr>
          <w:rFonts w:hint="eastAsia"/>
          <w:sz w:val="18"/>
        </w:rPr>
        <w:t>的</w:t>
      </w:r>
      <w:r>
        <w:rPr>
          <w:sz w:val="18"/>
        </w:rPr>
        <w:t>RSSI</w:t>
      </w:r>
      <w:r>
        <w:rPr>
          <w:rFonts w:hint="eastAsia"/>
          <w:sz w:val="18"/>
        </w:rPr>
        <w:t>值，应立即返回结果。</w:t>
      </w:r>
    </w:p>
    <w:p>
      <w:pPr>
        <w:spacing w:after="15"/>
        <w:ind w:firstLine="360" w:firstLineChars="200"/>
        <w:rPr>
          <w:sz w:val="18"/>
        </w:rPr>
      </w:pPr>
      <w:r>
        <w:rPr>
          <w:sz w:val="18"/>
        </w:rPr>
        <w:t>MAC</w:t>
      </w:r>
      <w:r>
        <w:rPr>
          <w:rFonts w:hint="eastAsia"/>
          <w:sz w:val="18"/>
        </w:rPr>
        <w:t>and</w:t>
      </w:r>
      <w:r>
        <w:rPr>
          <w:sz w:val="18"/>
        </w:rPr>
        <w:t>RSSI</w:t>
      </w:r>
      <w:r>
        <w:rPr>
          <w:rFonts w:hint="eastAsia"/>
          <w:sz w:val="18"/>
        </w:rPr>
        <w:t>：表示扫描的结果。</w:t>
      </w:r>
    </w:p>
    <w:p>
      <w:pPr>
        <w:pStyle w:val="345"/>
        <w:spacing w:after="12"/>
        <w:ind w:firstLine="360"/>
        <w:rPr>
          <w:sz w:val="18"/>
        </w:rPr>
      </w:pPr>
      <w:r>
        <w:rPr>
          <w:sz w:val="18"/>
        </w:rPr>
        <w:t xml:space="preserve">Result: </w:t>
      </w:r>
      <w:r>
        <w:rPr>
          <w:rFonts w:hint="eastAsia"/>
          <w:sz w:val="18"/>
        </w:rPr>
        <w:t>表示执行结果，0表示成功，1表示失败。</w:t>
      </w:r>
    </w:p>
    <w:p>
      <w:pPr>
        <w:pStyle w:val="345"/>
        <w:spacing w:after="12"/>
        <w:ind w:firstLine="360"/>
        <w:rPr>
          <w:sz w:val="18"/>
        </w:rPr>
      </w:pPr>
      <w:r>
        <w:rPr>
          <w:rFonts w:hint="eastAsia"/>
          <w:sz w:val="18"/>
        </w:rPr>
        <w:t>e</w:t>
      </w:r>
      <w:r>
        <w:rPr>
          <w:sz w:val="18"/>
        </w:rPr>
        <w:t xml:space="preserve">rrdesc: </w:t>
      </w:r>
      <w:r>
        <w:rPr>
          <w:rFonts w:hint="eastAsia"/>
          <w:sz w:val="18"/>
        </w:rPr>
        <w:t>如果出错，表示错误描述。</w:t>
      </w:r>
    </w:p>
    <w:p>
      <w:pPr>
        <w:pStyle w:val="47"/>
        <w:spacing w:after="15"/>
        <w:ind w:firstLine="0" w:firstLineChars="0"/>
      </w:pPr>
    </w:p>
    <w:p>
      <w:pPr>
        <w:pStyle w:val="152"/>
        <w:numPr>
          <w:ilvl w:val="4"/>
          <w:numId w:val="143"/>
        </w:numPr>
        <w:spacing w:before="156" w:afterLines="0"/>
        <w:textAlignment w:val="auto"/>
      </w:pPr>
      <w:r>
        <w:rPr>
          <w:rFonts w:hint="eastAsia"/>
        </w:rPr>
        <w:t>com.ctc.igd1.STAInfo</w:t>
      </w:r>
    </w:p>
    <w:p>
      <w:pPr>
        <w:spacing w:before="240" w:after="15"/>
        <w:ind w:left="420" w:leftChars="200"/>
        <w:rPr>
          <w:b/>
        </w:rPr>
      </w:pPr>
      <w:r>
        <w:rPr>
          <w:rFonts w:hint="eastAsia"/>
          <w:b/>
        </w:rPr>
        <w:t>属性</w:t>
      </w:r>
    </w:p>
    <w:tbl>
      <w:tblPr>
        <w:tblStyle w:val="66"/>
        <w:tblW w:w="82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446"/>
        <w:gridCol w:w="992"/>
        <w:gridCol w:w="1134"/>
        <w:gridCol w:w="2410"/>
        <w:gridCol w:w="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属性名</w:t>
            </w:r>
          </w:p>
        </w:tc>
        <w:tc>
          <w:tcPr>
            <w:tcW w:w="144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类型</w:t>
            </w:r>
          </w:p>
        </w:tc>
        <w:tc>
          <w:tcPr>
            <w:tcW w:w="992"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权限</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变更通知</w:t>
            </w:r>
          </w:p>
        </w:tc>
        <w:tc>
          <w:tcPr>
            <w:tcW w:w="2410"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备注</w:t>
            </w:r>
          </w:p>
        </w:tc>
        <w:tc>
          <w:tcPr>
            <w:tcW w:w="739"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left"/>
              <w:rPr>
                <w:rFonts w:ascii="Calibri" w:hAnsi="Calibri"/>
                <w:sz w:val="18"/>
                <w:szCs w:val="18"/>
              </w:rPr>
            </w:pPr>
            <w:r>
              <w:rPr>
                <w:rFonts w:ascii="Calibri" w:hAnsi="Calibri"/>
                <w:sz w:val="18"/>
                <w:szCs w:val="18"/>
              </w:rPr>
              <w:t>MAC</w:t>
            </w:r>
            <w:r>
              <w:rPr>
                <w:rFonts w:hint="eastAsia" w:ascii="Calibri" w:hAnsi="Calibri"/>
                <w:sz w:val="18"/>
                <w:szCs w:val="18"/>
              </w:rPr>
              <w:t>_STA</w:t>
            </w:r>
          </w:p>
        </w:tc>
        <w:tc>
          <w:tcPr>
            <w:tcW w:w="1446"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ascii="Calibri" w:hAnsi="Calibri"/>
                <w:sz w:val="18"/>
                <w:szCs w:val="18"/>
              </w:rPr>
              <w:t>STRING</w:t>
            </w:r>
            <w:r>
              <w:rPr>
                <w:rFonts w:hint="eastAsia" w:ascii="Calibri" w:hAnsi="Calibri"/>
                <w:sz w:val="18"/>
                <w:szCs w:val="18"/>
              </w:rPr>
              <w:t>(12)</w:t>
            </w:r>
          </w:p>
        </w:tc>
        <w:tc>
          <w:tcPr>
            <w:tcW w:w="992"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before="120" w:after="15"/>
              <w:rPr>
                <w:rFonts w:ascii="Calibri" w:hAnsi="Calibri" w:eastAsia="黑体"/>
                <w:sz w:val="18"/>
                <w:szCs w:val="18"/>
              </w:rPr>
            </w:pPr>
            <w:r>
              <w:rPr>
                <w:rFonts w:hint="eastAsia" w:ascii="Calibri" w:hAnsi="Calibri"/>
                <w:sz w:val="18"/>
                <w:szCs w:val="18"/>
              </w:rPr>
              <w:t>上线</w:t>
            </w:r>
            <w:r>
              <w:rPr>
                <w:rFonts w:ascii="Calibri" w:hAnsi="Calibri"/>
                <w:sz w:val="18"/>
                <w:szCs w:val="18"/>
              </w:rPr>
              <w:t>STA MAC</w:t>
            </w:r>
            <w:r>
              <w:rPr>
                <w:rFonts w:hint="eastAsia" w:ascii="Calibri" w:hAnsi="Calibri"/>
                <w:sz w:val="18"/>
                <w:szCs w:val="18"/>
              </w:rPr>
              <w:t>地址</w:t>
            </w:r>
          </w:p>
        </w:tc>
        <w:tc>
          <w:tcPr>
            <w:tcW w:w="739" w:type="dxa"/>
            <w:tcBorders>
              <w:top w:val="single" w:color="auto" w:sz="4" w:space="0"/>
              <w:left w:val="single" w:color="auto" w:sz="4" w:space="0"/>
              <w:bottom w:val="single" w:color="auto" w:sz="4" w:space="0"/>
              <w:right w:val="single" w:color="auto" w:sz="4" w:space="0"/>
            </w:tcBorders>
          </w:tcPr>
          <w:p>
            <w:pPr>
              <w:spacing w:before="120" w:after="15"/>
              <w:rPr>
                <w:rFonts w:ascii="Calibri" w:hAnsi="Calibri" w:eastAsia="黑体"/>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left"/>
              <w:rPr>
                <w:rFonts w:ascii="宋体" w:hAnsi="宋体" w:cs="Segoe UI"/>
                <w:kern w:val="0"/>
                <w:sz w:val="18"/>
                <w:szCs w:val="18"/>
              </w:rPr>
            </w:pPr>
            <w:r>
              <w:rPr>
                <w:rFonts w:hint="eastAsia" w:ascii="宋体" w:hAnsi="宋体" w:cs="Segoe UI"/>
                <w:kern w:val="0"/>
                <w:sz w:val="18"/>
                <w:szCs w:val="18"/>
              </w:rPr>
              <w:t>Channel</w:t>
            </w:r>
          </w:p>
        </w:tc>
        <w:tc>
          <w:tcPr>
            <w:tcW w:w="1446"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UINT</w:t>
            </w:r>
            <w:r>
              <w:rPr>
                <w:rFonts w:ascii="Calibri" w:hAnsi="Calibri"/>
                <w:sz w:val="18"/>
                <w:szCs w:val="18"/>
              </w:rPr>
              <w:t>32</w:t>
            </w:r>
          </w:p>
        </w:tc>
        <w:tc>
          <w:tcPr>
            <w:tcW w:w="992"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widowControl/>
              <w:spacing w:before="120" w:after="15"/>
              <w:jc w:val="left"/>
              <w:rPr>
                <w:rFonts w:ascii="宋体" w:hAnsi="宋体" w:eastAsia="黑体" w:cs="Segoe UI"/>
                <w:kern w:val="0"/>
                <w:sz w:val="18"/>
                <w:szCs w:val="18"/>
              </w:rPr>
            </w:pPr>
            <w:r>
              <w:rPr>
                <w:rFonts w:hint="eastAsia" w:ascii="宋体" w:hAnsi="宋体" w:cs="Segoe UI"/>
                <w:kern w:val="0"/>
                <w:sz w:val="18"/>
                <w:szCs w:val="18"/>
              </w:rPr>
              <w:t>STA接入的信道</w:t>
            </w:r>
          </w:p>
        </w:tc>
        <w:tc>
          <w:tcPr>
            <w:tcW w:w="739" w:type="dxa"/>
            <w:tcBorders>
              <w:top w:val="single" w:color="auto" w:sz="4" w:space="0"/>
              <w:left w:val="single" w:color="auto" w:sz="4" w:space="0"/>
              <w:bottom w:val="single" w:color="auto" w:sz="4" w:space="0"/>
              <w:right w:val="single" w:color="auto" w:sz="4" w:space="0"/>
            </w:tcBorders>
          </w:tcPr>
          <w:p>
            <w:pPr>
              <w:widowControl/>
              <w:spacing w:before="120" w:after="15"/>
              <w:jc w:val="left"/>
              <w:rPr>
                <w:rFonts w:ascii="宋体" w:hAnsi="宋体" w:eastAsia="黑体" w:cs="Segoe UI"/>
                <w:kern w:val="0"/>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left"/>
              <w:rPr>
                <w:rFonts w:ascii="Calibri" w:hAnsi="Calibri"/>
                <w:sz w:val="18"/>
                <w:szCs w:val="18"/>
              </w:rPr>
            </w:pPr>
            <w:r>
              <w:rPr>
                <w:rFonts w:hint="eastAsia" w:ascii="宋体" w:hAnsi="宋体" w:cs="Segoe UI"/>
                <w:kern w:val="0"/>
                <w:sz w:val="18"/>
                <w:szCs w:val="18"/>
              </w:rPr>
              <w:t>BSSID</w:t>
            </w:r>
          </w:p>
        </w:tc>
        <w:tc>
          <w:tcPr>
            <w:tcW w:w="1446"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ascii="Calibri" w:hAnsi="Calibri"/>
                <w:sz w:val="18"/>
                <w:szCs w:val="18"/>
              </w:rPr>
              <w:t>STRING</w:t>
            </w:r>
          </w:p>
        </w:tc>
        <w:tc>
          <w:tcPr>
            <w:tcW w:w="992"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spacing w:before="120" w:after="15"/>
              <w:rPr>
                <w:rFonts w:ascii="Calibri" w:hAnsi="Calibri" w:eastAsia="黑体"/>
                <w:sz w:val="18"/>
                <w:szCs w:val="18"/>
              </w:rPr>
            </w:pPr>
            <w:r>
              <w:rPr>
                <w:rFonts w:hint="eastAsia" w:ascii="宋体" w:hAnsi="宋体" w:cs="Segoe UI"/>
                <w:kern w:val="0"/>
                <w:sz w:val="18"/>
                <w:szCs w:val="18"/>
              </w:rPr>
              <w:t>STA接入的BSSID</w:t>
            </w:r>
          </w:p>
        </w:tc>
        <w:tc>
          <w:tcPr>
            <w:tcW w:w="739" w:type="dxa"/>
            <w:tcBorders>
              <w:top w:val="single" w:color="auto" w:sz="4" w:space="0"/>
              <w:left w:val="single" w:color="auto" w:sz="4" w:space="0"/>
              <w:bottom w:val="single" w:color="auto" w:sz="4" w:space="0"/>
              <w:right w:val="single" w:color="auto" w:sz="4" w:space="0"/>
            </w:tcBorders>
          </w:tcPr>
          <w:p>
            <w:pPr>
              <w:spacing w:before="120" w:after="15"/>
              <w:rPr>
                <w:rFonts w:ascii="宋体" w:hAnsi="宋体" w:eastAsia="黑体" w:cs="Segoe UI"/>
                <w:kern w:val="0"/>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宋体" w:hAnsi="宋体" w:cs="Segoe UI"/>
                <w:kern w:val="0"/>
                <w:sz w:val="18"/>
                <w:szCs w:val="18"/>
              </w:rPr>
              <w:t>BSS_Transition</w:t>
            </w:r>
          </w:p>
        </w:tc>
        <w:tc>
          <w:tcPr>
            <w:tcW w:w="1446"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BOOLEAN</w:t>
            </w:r>
          </w:p>
        </w:tc>
        <w:tc>
          <w:tcPr>
            <w:tcW w:w="992"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widowControl/>
              <w:spacing w:before="120" w:after="15"/>
              <w:jc w:val="left"/>
              <w:rPr>
                <w:rFonts w:ascii="宋体" w:hAnsi="宋体" w:eastAsia="黑体" w:cs="Segoe UI"/>
                <w:kern w:val="0"/>
                <w:sz w:val="18"/>
                <w:szCs w:val="18"/>
              </w:rPr>
            </w:pPr>
            <w:r>
              <w:rPr>
                <w:rFonts w:hint="eastAsia" w:ascii="宋体" w:hAnsi="宋体" w:cs="Segoe UI"/>
                <w:kern w:val="0"/>
                <w:sz w:val="18"/>
                <w:szCs w:val="18"/>
              </w:rPr>
              <w:t>STA是否支持BSS Transition</w:t>
            </w:r>
          </w:p>
        </w:tc>
        <w:tc>
          <w:tcPr>
            <w:tcW w:w="739" w:type="dxa"/>
            <w:tcBorders>
              <w:top w:val="single" w:color="auto" w:sz="4" w:space="0"/>
              <w:left w:val="single" w:color="auto" w:sz="4" w:space="0"/>
              <w:bottom w:val="single" w:color="auto" w:sz="4" w:space="0"/>
              <w:right w:val="single" w:color="auto" w:sz="4" w:space="0"/>
            </w:tcBorders>
          </w:tcPr>
          <w:p>
            <w:pPr>
              <w:widowControl/>
              <w:spacing w:before="120" w:after="15"/>
              <w:jc w:val="left"/>
              <w:rPr>
                <w:rFonts w:ascii="宋体" w:hAnsi="宋体" w:eastAsia="黑体" w:cs="Segoe UI"/>
                <w:kern w:val="0"/>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rPr>
                <w:rFonts w:ascii="宋体" w:hAnsi="宋体" w:cs="Segoe UI"/>
                <w:kern w:val="0"/>
                <w:sz w:val="18"/>
                <w:szCs w:val="18"/>
              </w:rPr>
            </w:pPr>
            <w:r>
              <w:rPr>
                <w:rFonts w:hint="eastAsia" w:ascii="宋体" w:hAnsi="宋体" w:cs="Segoe UI"/>
                <w:kern w:val="0"/>
                <w:sz w:val="18"/>
                <w:szCs w:val="18"/>
              </w:rPr>
              <w:t>Beacon_Report_Support</w:t>
            </w:r>
          </w:p>
        </w:tc>
        <w:tc>
          <w:tcPr>
            <w:tcW w:w="1446"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BOOLEAN</w:t>
            </w:r>
          </w:p>
        </w:tc>
        <w:tc>
          <w:tcPr>
            <w:tcW w:w="992"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widowControl/>
              <w:spacing w:before="120" w:after="15"/>
              <w:ind w:left="180" w:hanging="180" w:hangingChars="100"/>
              <w:jc w:val="left"/>
              <w:rPr>
                <w:rFonts w:ascii="Segoe UI" w:hAnsi="Segoe UI" w:eastAsia="黑体" w:cs="Segoe UI"/>
                <w:kern w:val="0"/>
                <w:sz w:val="20"/>
                <w:szCs w:val="20"/>
              </w:rPr>
            </w:pPr>
            <w:r>
              <w:rPr>
                <w:rFonts w:hint="eastAsia" w:ascii="宋体" w:hAnsi="宋体" w:cs="Segoe UI"/>
                <w:kern w:val="0"/>
                <w:sz w:val="18"/>
                <w:szCs w:val="18"/>
              </w:rPr>
              <w:t>STA是否支持802.11K定义的Beacon report;</w:t>
            </w:r>
          </w:p>
        </w:tc>
        <w:tc>
          <w:tcPr>
            <w:tcW w:w="739" w:type="dxa"/>
            <w:tcBorders>
              <w:top w:val="single" w:color="auto" w:sz="4" w:space="0"/>
              <w:left w:val="single" w:color="auto" w:sz="4" w:space="0"/>
              <w:bottom w:val="single" w:color="auto" w:sz="4" w:space="0"/>
              <w:right w:val="single" w:color="auto" w:sz="4" w:space="0"/>
            </w:tcBorders>
          </w:tcPr>
          <w:p>
            <w:pPr>
              <w:widowControl/>
              <w:spacing w:before="120" w:after="15"/>
              <w:ind w:left="180" w:hanging="180" w:hangingChars="100"/>
              <w:jc w:val="left"/>
              <w:rPr>
                <w:rFonts w:ascii="宋体" w:hAnsi="宋体" w:eastAsia="黑体" w:cs="Segoe UI"/>
                <w:kern w:val="0"/>
                <w:sz w:val="18"/>
                <w:szCs w:val="18"/>
              </w:rPr>
            </w:pPr>
            <w:r>
              <w:rPr>
                <w:rFonts w:hint="eastAsia"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tcPr>
          <w:p>
            <w:pPr>
              <w:spacing w:after="15"/>
              <w:rPr>
                <w:rFonts w:ascii="宋体" w:hAnsi="宋体" w:cs="Segoe UI"/>
                <w:kern w:val="0"/>
                <w:sz w:val="18"/>
                <w:szCs w:val="18"/>
              </w:rPr>
            </w:pPr>
            <w:r>
              <w:rPr>
                <w:rFonts w:hint="eastAsia" w:ascii="宋体" w:hAnsi="宋体" w:cs="Segoe UI"/>
                <w:kern w:val="0"/>
                <w:sz w:val="18"/>
                <w:szCs w:val="18"/>
              </w:rPr>
              <w:t>RSSI</w:t>
            </w:r>
          </w:p>
        </w:tc>
        <w:tc>
          <w:tcPr>
            <w:tcW w:w="1446"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INT32</w:t>
            </w:r>
          </w:p>
        </w:tc>
        <w:tc>
          <w:tcPr>
            <w:tcW w:w="992" w:type="dxa"/>
            <w:tcBorders>
              <w:top w:val="single" w:color="auto" w:sz="4" w:space="0"/>
              <w:left w:val="single" w:color="auto" w:sz="4" w:space="0"/>
              <w:bottom w:val="single" w:color="auto" w:sz="4" w:space="0"/>
              <w:right w:val="single" w:color="auto" w:sz="4" w:space="0"/>
            </w:tcBorders>
          </w:tcPr>
          <w:p>
            <w:pPr>
              <w:spacing w:before="120" w:after="15"/>
              <w:jc w:val="center"/>
              <w:rPr>
                <w:rFonts w:ascii="Calibri" w:hAnsi="Calibri" w:eastAsia="黑体"/>
                <w:sz w:val="18"/>
                <w:szCs w:val="18"/>
              </w:rPr>
            </w:pPr>
            <w:r>
              <w:rPr>
                <w:rFonts w:hint="eastAsia" w:ascii="Calibri" w:hAnsi="Calibri"/>
                <w:sz w:val="18"/>
                <w:szCs w:val="18"/>
              </w:rPr>
              <w:t>read</w:t>
            </w:r>
          </w:p>
        </w:tc>
        <w:tc>
          <w:tcPr>
            <w:tcW w:w="1134" w:type="dxa"/>
            <w:tcBorders>
              <w:top w:val="single" w:color="auto" w:sz="4" w:space="0"/>
              <w:left w:val="single" w:color="auto" w:sz="4" w:space="0"/>
              <w:bottom w:val="single" w:color="auto" w:sz="4" w:space="0"/>
              <w:right w:val="single" w:color="auto" w:sz="4" w:space="0"/>
            </w:tcBorders>
          </w:tcPr>
          <w:p>
            <w:pPr>
              <w:spacing w:after="15"/>
              <w:jc w:val="center"/>
              <w:rPr>
                <w:rFonts w:ascii="Calibri" w:hAnsi="Calibri"/>
                <w:sz w:val="18"/>
                <w:szCs w:val="18"/>
              </w:rPr>
            </w:pPr>
            <w:r>
              <w:rPr>
                <w:rFonts w:hint="eastAsia" w:ascii="Calibri" w:hAnsi="Calibri"/>
                <w:sz w:val="18"/>
                <w:szCs w:val="18"/>
              </w:rPr>
              <w:t>无</w:t>
            </w:r>
          </w:p>
        </w:tc>
        <w:tc>
          <w:tcPr>
            <w:tcW w:w="2410" w:type="dxa"/>
            <w:tcBorders>
              <w:top w:val="single" w:color="auto" w:sz="4" w:space="0"/>
              <w:left w:val="single" w:color="auto" w:sz="4" w:space="0"/>
              <w:bottom w:val="single" w:color="auto" w:sz="4" w:space="0"/>
              <w:right w:val="single" w:color="auto" w:sz="4" w:space="0"/>
            </w:tcBorders>
          </w:tcPr>
          <w:p>
            <w:pPr>
              <w:widowControl/>
              <w:spacing w:before="120" w:after="15"/>
              <w:ind w:left="180" w:hanging="180" w:hangingChars="100"/>
              <w:jc w:val="left"/>
              <w:rPr>
                <w:rFonts w:ascii="宋体" w:hAnsi="宋体" w:eastAsia="黑体" w:cs="Segoe UI"/>
                <w:kern w:val="0"/>
                <w:sz w:val="18"/>
                <w:szCs w:val="18"/>
              </w:rPr>
            </w:pPr>
            <w:r>
              <w:rPr>
                <w:rFonts w:hint="eastAsia" w:ascii="Calibri" w:hAnsi="Calibri"/>
                <w:sz w:val="18"/>
              </w:rPr>
              <w:t>STA到AP的RSSI值</w:t>
            </w:r>
          </w:p>
        </w:tc>
        <w:tc>
          <w:tcPr>
            <w:tcW w:w="739" w:type="dxa"/>
            <w:tcBorders>
              <w:top w:val="single" w:color="auto" w:sz="4" w:space="0"/>
              <w:left w:val="single" w:color="auto" w:sz="4" w:space="0"/>
              <w:bottom w:val="single" w:color="auto" w:sz="4" w:space="0"/>
              <w:right w:val="single" w:color="auto" w:sz="4" w:space="0"/>
            </w:tcBorders>
          </w:tcPr>
          <w:p>
            <w:pPr>
              <w:widowControl/>
              <w:spacing w:before="120" w:after="15"/>
              <w:ind w:left="180" w:hanging="180" w:hangingChars="100"/>
              <w:jc w:val="left"/>
              <w:rPr>
                <w:rFonts w:ascii="Calibri" w:hAnsi="Calibri" w:eastAsia="黑体"/>
                <w:sz w:val="18"/>
              </w:rPr>
            </w:pPr>
            <w:r>
              <w:rPr>
                <w:rFonts w:hint="eastAsia" w:ascii="Calibri" w:hAnsi="Calibri"/>
                <w:sz w:val="18"/>
                <w:szCs w:val="18"/>
              </w:rPr>
              <w:t>1.1</w:t>
            </w:r>
          </w:p>
        </w:tc>
      </w:tr>
    </w:tbl>
    <w:p>
      <w:pPr>
        <w:spacing w:before="240" w:after="15"/>
        <w:ind w:left="420" w:hanging="420" w:hangingChars="199"/>
        <w:rPr>
          <w:b/>
        </w:rPr>
      </w:pPr>
      <w:r>
        <w:rPr>
          <w:rFonts w:hint="eastAsia"/>
          <w:b/>
        </w:rPr>
        <w:t>信号</w:t>
      </w:r>
    </w:p>
    <w:p>
      <w:pPr>
        <w:pStyle w:val="345"/>
        <w:numPr>
          <w:ilvl w:val="0"/>
          <w:numId w:val="124"/>
        </w:numPr>
        <w:spacing w:after="12"/>
        <w:ind w:firstLineChars="0"/>
        <w:rPr>
          <w:sz w:val="18"/>
        </w:rPr>
      </w:pPr>
      <w:r>
        <w:t>STARSSILowAlarm</w:t>
      </w:r>
      <w:r>
        <w:rPr>
          <w:sz w:val="18"/>
        </w:rPr>
        <w:t>(</w:t>
      </w:r>
      <w:r>
        <w:rPr>
          <w:rFonts w:hint="eastAsia"/>
          <w:sz w:val="18"/>
          <w:szCs w:val="18"/>
        </w:rPr>
        <w:t>S</w:t>
      </w:r>
      <w:r>
        <w:rPr>
          <w:sz w:val="18"/>
          <w:szCs w:val="18"/>
        </w:rPr>
        <w:t xml:space="preserve">TRING MAC_STA,IN BOOLEAN TYPE,IN </w:t>
      </w:r>
      <w:r>
        <w:rPr>
          <w:rFonts w:hint="eastAsia"/>
          <w:sz w:val="18"/>
          <w:szCs w:val="18"/>
        </w:rPr>
        <w:t>INT32</w:t>
      </w:r>
      <w:r>
        <w:rPr>
          <w:sz w:val="18"/>
          <w:szCs w:val="18"/>
        </w:rPr>
        <w:t>RSSI</w:t>
      </w:r>
      <w:r>
        <w:rPr>
          <w:rFonts w:hint="eastAsia"/>
          <w:sz w:val="18"/>
          <w:szCs w:val="18"/>
        </w:rPr>
        <w:t>,</w:t>
      </w:r>
      <w:r>
        <w:rPr>
          <w:sz w:val="18"/>
          <w:szCs w:val="18"/>
        </w:rPr>
        <w:t>UINT RFBand</w:t>
      </w:r>
      <w:r>
        <w:rPr>
          <w:sz w:val="18"/>
        </w:rPr>
        <w:t xml:space="preserve">), </w:t>
      </w:r>
      <w:r>
        <w:rPr>
          <w:rFonts w:hint="eastAsia"/>
          <w:sz w:val="18"/>
        </w:rPr>
        <w:t>表示STA RSSI低于门限值告警信号及告警清除。（备注：在STA RSSI的一次变化过程中（RSSI由高于</w:t>
      </w:r>
      <w:r>
        <w:rPr>
          <w:sz w:val="18"/>
        </w:rPr>
        <w:t>Threshold1_RSSI</w:t>
      </w:r>
      <w:r>
        <w:rPr>
          <w:rFonts w:hint="eastAsia"/>
          <w:sz w:val="18"/>
        </w:rPr>
        <w:t>变为低于</w:t>
      </w:r>
      <w:r>
        <w:rPr>
          <w:sz w:val="18"/>
        </w:rPr>
        <w:t>Threshold1_RSSI</w:t>
      </w:r>
      <w:r>
        <w:rPr>
          <w:rFonts w:hint="eastAsia"/>
          <w:sz w:val="18"/>
        </w:rPr>
        <w:t>，或者由低于</w:t>
      </w:r>
      <w:r>
        <w:rPr>
          <w:sz w:val="18"/>
        </w:rPr>
        <w:t>Threshold</w:t>
      </w:r>
      <w:r>
        <w:rPr>
          <w:rFonts w:hint="eastAsia"/>
          <w:sz w:val="18"/>
        </w:rPr>
        <w:t>2</w:t>
      </w:r>
      <w:r>
        <w:rPr>
          <w:sz w:val="18"/>
        </w:rPr>
        <w:t>_RSSI</w:t>
      </w:r>
      <w:r>
        <w:rPr>
          <w:rFonts w:hint="eastAsia"/>
          <w:sz w:val="18"/>
        </w:rPr>
        <w:t>变为高于</w:t>
      </w:r>
      <w:r>
        <w:rPr>
          <w:sz w:val="18"/>
        </w:rPr>
        <w:t>Threshold</w:t>
      </w:r>
      <w:r>
        <w:rPr>
          <w:rFonts w:hint="eastAsia"/>
          <w:sz w:val="18"/>
        </w:rPr>
        <w:t>2</w:t>
      </w:r>
      <w:r>
        <w:rPr>
          <w:sz w:val="18"/>
        </w:rPr>
        <w:t>_RSSI</w:t>
      </w:r>
      <w:r>
        <w:rPr>
          <w:rFonts w:hint="eastAsia"/>
          <w:sz w:val="18"/>
        </w:rPr>
        <w:t>），只需要产生一次告警/告警消除信号）</w:t>
      </w:r>
    </w:p>
    <w:p>
      <w:pPr>
        <w:spacing w:after="15"/>
        <w:ind w:firstLine="360"/>
        <w:rPr>
          <w:rFonts w:ascii="Calibri" w:hAnsi="Calibri"/>
          <w:sz w:val="18"/>
        </w:rPr>
      </w:pPr>
      <w:r>
        <w:rPr>
          <w:rFonts w:hint="eastAsia" w:ascii="Calibri" w:hAnsi="Calibri"/>
          <w:sz w:val="18"/>
        </w:rPr>
        <w:t>参数: MAC_STA, STA的的MAC地址</w:t>
      </w:r>
    </w:p>
    <w:p>
      <w:pPr>
        <w:spacing w:after="15"/>
        <w:ind w:firstLine="360"/>
        <w:rPr>
          <w:rFonts w:ascii="Calibri" w:hAnsi="Calibri"/>
          <w:sz w:val="18"/>
        </w:rPr>
      </w:pPr>
      <w:r>
        <w:rPr>
          <w:rFonts w:hint="eastAsia" w:ascii="Calibri" w:hAnsi="Calibri"/>
          <w:sz w:val="18"/>
        </w:rPr>
        <w:t>TYPE: False表示RSSI低于门限值</w:t>
      </w:r>
    </w:p>
    <w:p>
      <w:pPr>
        <w:spacing w:after="15"/>
        <w:ind w:firstLine="776"/>
        <w:rPr>
          <w:rFonts w:ascii="Calibri" w:hAnsi="Calibri"/>
          <w:sz w:val="18"/>
        </w:rPr>
      </w:pPr>
      <w:r>
        <w:rPr>
          <w:rFonts w:hint="eastAsia" w:ascii="Calibri" w:hAnsi="Calibri"/>
          <w:sz w:val="18"/>
        </w:rPr>
        <w:t>True表示RSSI 高于门限值，解除警报。</w:t>
      </w:r>
    </w:p>
    <w:p>
      <w:pPr>
        <w:spacing w:after="15"/>
        <w:ind w:firstLine="420"/>
        <w:rPr>
          <w:rFonts w:ascii="Calibri" w:hAnsi="Calibri"/>
          <w:sz w:val="18"/>
        </w:rPr>
      </w:pPr>
      <w:r>
        <w:rPr>
          <w:rFonts w:hint="eastAsia" w:ascii="Calibri" w:hAnsi="Calibri"/>
          <w:sz w:val="18"/>
        </w:rPr>
        <w:t>RSSI: 计算的STA到AP的RSSI值。</w:t>
      </w:r>
    </w:p>
    <w:p>
      <w:pPr>
        <w:spacing w:after="15"/>
        <w:ind w:firstLine="420"/>
        <w:rPr>
          <w:rFonts w:ascii="Calibri" w:hAnsi="Calibri"/>
          <w:sz w:val="18"/>
        </w:rPr>
      </w:pPr>
      <w:r>
        <w:rPr>
          <w:rFonts w:hint="eastAsia" w:ascii="Calibri" w:hAnsi="Calibri"/>
          <w:sz w:val="18"/>
        </w:rPr>
        <w:t>R</w:t>
      </w:r>
      <w:r>
        <w:rPr>
          <w:rFonts w:ascii="Calibri" w:hAnsi="Calibri"/>
          <w:sz w:val="18"/>
        </w:rPr>
        <w:t xml:space="preserve">FBand: </w:t>
      </w:r>
      <w:r>
        <w:rPr>
          <w:rFonts w:hint="eastAsia" w:ascii="Calibri" w:hAnsi="Calibri"/>
          <w:sz w:val="18"/>
        </w:rPr>
        <w:t>对应无线模块的无线频段，0：表示2.4GHz，1：表示5GHz。</w:t>
      </w:r>
    </w:p>
    <w:p>
      <w:pPr>
        <w:spacing w:after="15"/>
        <w:ind w:firstLine="420"/>
        <w:rPr>
          <w:rFonts w:ascii="Calibri" w:hAnsi="Calibri"/>
          <w:sz w:val="18"/>
        </w:rPr>
      </w:pPr>
    </w:p>
    <w:p>
      <w:pPr>
        <w:spacing w:before="240" w:after="15"/>
        <w:ind w:left="420" w:hanging="420" w:hangingChars="199"/>
        <w:rPr>
          <w:b/>
        </w:rPr>
      </w:pPr>
      <w:r>
        <w:rPr>
          <w:rFonts w:hint="eastAsia"/>
          <w:b/>
        </w:rPr>
        <w:t>方法：</w:t>
      </w:r>
    </w:p>
    <w:p>
      <w:pPr>
        <w:pStyle w:val="345"/>
        <w:numPr>
          <w:ilvl w:val="0"/>
          <w:numId w:val="124"/>
        </w:numPr>
        <w:spacing w:after="12"/>
        <w:ind w:firstLineChars="0"/>
      </w:pPr>
      <w:r>
        <w:rPr>
          <w:rFonts w:hint="eastAsia"/>
        </w:rPr>
        <w:t>Set</w:t>
      </w:r>
      <w:r>
        <w:t>STAD</w:t>
      </w:r>
      <w:r>
        <w:rPr>
          <w:rFonts w:hint="eastAsia"/>
        </w:rPr>
        <w:t>e</w:t>
      </w:r>
      <w:r>
        <w:t>associationRequest</w:t>
      </w:r>
      <w:r>
        <w:rPr>
          <w:rFonts w:hint="eastAsia"/>
        </w:rPr>
        <w:t>（</w:t>
      </w:r>
      <w:r>
        <w:t>IN  STRING  MAC_STA</w:t>
      </w:r>
      <w:r>
        <w:rPr>
          <w:rFonts w:hint="eastAsia"/>
        </w:rPr>
        <w:t>，</w:t>
      </w:r>
      <w:r>
        <w:t>OUT UINT32 result</w:t>
      </w:r>
      <w:r>
        <w:rPr>
          <w:rFonts w:hint="eastAsia"/>
        </w:rPr>
        <w:t>，</w:t>
      </w:r>
      <w:r>
        <w:t>OUT STRING errdesc</w:t>
      </w:r>
      <w:r>
        <w:rPr>
          <w:rFonts w:hint="eastAsia"/>
        </w:rPr>
        <w:t>）</w:t>
      </w:r>
    </w:p>
    <w:p>
      <w:pPr>
        <w:pStyle w:val="345"/>
        <w:numPr>
          <w:ilvl w:val="255"/>
          <w:numId w:val="0"/>
        </w:numPr>
        <w:spacing w:after="15"/>
        <w:ind w:firstLine="420"/>
      </w:pPr>
      <w:r>
        <w:rPr>
          <w:rFonts w:hint="eastAsia"/>
        </w:rPr>
        <w:t>发起一次针对指定</w:t>
      </w:r>
      <w:r>
        <w:t>MAC</w:t>
      </w:r>
      <w:r>
        <w:rPr>
          <w:rFonts w:hint="eastAsia"/>
        </w:rPr>
        <w:t>终端的去关联请求（备注：AP应通过</w:t>
      </w:r>
      <w:r>
        <w:t>D</w:t>
      </w:r>
      <w:r>
        <w:rPr>
          <w:rFonts w:hint="eastAsia"/>
        </w:rPr>
        <w:t>e</w:t>
      </w:r>
      <w:r>
        <w:t>association</w:t>
      </w:r>
      <w:r>
        <w:rPr>
          <w:rFonts w:hint="eastAsia"/>
        </w:rPr>
        <w:t>帧和STA解除连接）。</w:t>
      </w:r>
      <w:r>
        <w:rPr>
          <w:rFonts w:hint="eastAsia"/>
          <w:sz w:val="18"/>
        </w:rPr>
        <w:t>去关联之后，该实例同时应该被删除。</w:t>
      </w:r>
    </w:p>
    <w:p>
      <w:pPr>
        <w:spacing w:after="15"/>
      </w:pPr>
    </w:p>
    <w:p>
      <w:pPr>
        <w:pStyle w:val="147"/>
        <w:numPr>
          <w:ilvl w:val="3"/>
          <w:numId w:val="143"/>
        </w:numPr>
        <w:spacing w:beforeLines="0" w:afterLines="0"/>
      </w:pPr>
      <w:r>
        <w:t>D</w:t>
      </w:r>
      <w:r>
        <w:rPr>
          <w:rFonts w:hint="eastAsia"/>
        </w:rPr>
        <w:t>Bus对象</w:t>
      </w:r>
    </w:p>
    <w:tbl>
      <w:tblPr>
        <w:tblStyle w:val="66"/>
        <w:tblW w:w="94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3410"/>
        <w:gridCol w:w="3410"/>
        <w:gridCol w:w="2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410" w:type="dxa"/>
            <w:shd w:val="clear" w:color="auto" w:fill="FFFFFF" w:themeFill="background1"/>
          </w:tcPr>
          <w:p>
            <w:pPr>
              <w:spacing w:after="15"/>
              <w:rPr>
                <w:sz w:val="18"/>
                <w:szCs w:val="18"/>
              </w:rPr>
            </w:pPr>
            <w:r>
              <w:rPr>
                <w:sz w:val="18"/>
                <w:szCs w:val="18"/>
              </w:rPr>
              <w:t>Object Path</w:t>
            </w:r>
          </w:p>
        </w:tc>
        <w:tc>
          <w:tcPr>
            <w:tcW w:w="3410" w:type="dxa"/>
            <w:shd w:val="clear" w:color="auto" w:fill="FFFFFF" w:themeFill="background1"/>
          </w:tcPr>
          <w:p>
            <w:pPr>
              <w:spacing w:after="15"/>
              <w:rPr>
                <w:sz w:val="18"/>
                <w:szCs w:val="18"/>
              </w:rPr>
            </w:pPr>
            <w:r>
              <w:rPr>
                <w:rFonts w:hint="eastAsia"/>
                <w:sz w:val="18"/>
                <w:szCs w:val="18"/>
              </w:rPr>
              <w:t>接口</w:t>
            </w:r>
          </w:p>
        </w:tc>
        <w:tc>
          <w:tcPr>
            <w:tcW w:w="2582" w:type="dxa"/>
            <w:shd w:val="clear" w:color="auto" w:fill="FFFFFF" w:themeFill="background1"/>
          </w:tcPr>
          <w:p>
            <w:pPr>
              <w:spacing w:after="15"/>
              <w:rPr>
                <w:sz w:val="18"/>
                <w:szCs w:val="18"/>
              </w:rPr>
            </w:pPr>
            <w:r>
              <w:rPr>
                <w:rFonts w:hint="eastAsia"/>
                <w:sz w:val="18"/>
                <w:szCs w:val="18"/>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0" w:type="dxa"/>
            <w:shd w:val="clear" w:color="auto" w:fill="FFFFFF" w:themeFill="background1"/>
          </w:tcPr>
          <w:p>
            <w:pPr>
              <w:spacing w:after="15"/>
            </w:pPr>
            <w:r>
              <w:rPr>
                <w:sz w:val="18"/>
                <w:szCs w:val="18"/>
              </w:rPr>
              <w:t>/com/ctc/igd1/Config/</w:t>
            </w:r>
            <w:r>
              <w:rPr>
                <w:rFonts w:hint="eastAsia"/>
                <w:sz w:val="18"/>
                <w:szCs w:val="18"/>
              </w:rPr>
              <w:t>WLAN/2G/Roaming</w:t>
            </w:r>
          </w:p>
        </w:tc>
        <w:tc>
          <w:tcPr>
            <w:tcW w:w="3410" w:type="dxa"/>
            <w:shd w:val="clear" w:color="auto" w:fill="FFFFFF" w:themeFill="background1"/>
          </w:tcPr>
          <w:p>
            <w:pPr>
              <w:spacing w:after="15"/>
              <w:rPr>
                <w:sz w:val="18"/>
                <w:szCs w:val="18"/>
              </w:rPr>
            </w:pPr>
            <w:r>
              <w:rPr>
                <w:sz w:val="18"/>
                <w:szCs w:val="18"/>
              </w:rPr>
              <w:t>com.ctc.igd1.Roaming</w:t>
            </w:r>
          </w:p>
        </w:tc>
        <w:tc>
          <w:tcPr>
            <w:tcW w:w="2582" w:type="dxa"/>
            <w:shd w:val="clear" w:color="auto" w:fill="FFFFFF" w:themeFill="background1"/>
          </w:tcPr>
          <w:p>
            <w:pPr>
              <w:spacing w:after="15"/>
              <w:rPr>
                <w:sz w:val="18"/>
                <w:szCs w:val="18"/>
              </w:rPr>
            </w:pPr>
            <w:r>
              <w:rPr>
                <w:rFonts w:hint="eastAsia"/>
                <w:sz w:val="18"/>
                <w:szCs w:val="18"/>
              </w:rPr>
              <w:t>Roaming的策略配置，只适用于2.4G第一个SSID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0" w:type="dxa"/>
            <w:shd w:val="clear" w:color="auto" w:fill="FFFFFF" w:themeFill="background1"/>
          </w:tcPr>
          <w:p>
            <w:pPr>
              <w:spacing w:after="15"/>
            </w:pPr>
            <w:r>
              <w:rPr>
                <w:sz w:val="18"/>
                <w:szCs w:val="18"/>
              </w:rPr>
              <w:t>/com/ctc/igd1/Config/WLAN/5G/Roaming</w:t>
            </w:r>
          </w:p>
        </w:tc>
        <w:tc>
          <w:tcPr>
            <w:tcW w:w="3410" w:type="dxa"/>
            <w:shd w:val="clear" w:color="auto" w:fill="FFFFFF" w:themeFill="background1"/>
          </w:tcPr>
          <w:p>
            <w:pPr>
              <w:spacing w:after="15"/>
              <w:rPr>
                <w:sz w:val="18"/>
                <w:szCs w:val="18"/>
              </w:rPr>
            </w:pPr>
            <w:r>
              <w:rPr>
                <w:sz w:val="18"/>
                <w:szCs w:val="18"/>
              </w:rPr>
              <w:t>com.ctc.igd1.Roaming</w:t>
            </w:r>
          </w:p>
        </w:tc>
        <w:tc>
          <w:tcPr>
            <w:tcW w:w="2582" w:type="dxa"/>
            <w:shd w:val="clear" w:color="auto" w:fill="FFFFFF" w:themeFill="background1"/>
          </w:tcPr>
          <w:p>
            <w:pPr>
              <w:spacing w:after="15"/>
              <w:rPr>
                <w:sz w:val="18"/>
                <w:szCs w:val="18"/>
              </w:rPr>
            </w:pPr>
            <w:r>
              <w:rPr>
                <w:rFonts w:hint="eastAsia"/>
                <w:sz w:val="18"/>
                <w:szCs w:val="18"/>
              </w:rPr>
              <w:t>Roaming的策略配置，只适用于5G第一个SSID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0" w:type="dxa"/>
            <w:shd w:val="clear" w:color="auto" w:fill="FFFFFF" w:themeFill="background1"/>
          </w:tcPr>
          <w:p>
            <w:pPr>
              <w:spacing w:after="15"/>
              <w:rPr>
                <w:sz w:val="18"/>
                <w:szCs w:val="18"/>
              </w:rPr>
            </w:pPr>
            <w:r>
              <w:rPr>
                <w:sz w:val="18"/>
                <w:szCs w:val="18"/>
              </w:rPr>
              <w:t>/com/ctc/igd1/Config/WLAN</w:t>
            </w:r>
            <w:r>
              <w:rPr>
                <w:rFonts w:hint="eastAsia"/>
                <w:sz w:val="18"/>
                <w:szCs w:val="18"/>
              </w:rPr>
              <w:t>/STA/{i}</w:t>
            </w:r>
          </w:p>
        </w:tc>
        <w:tc>
          <w:tcPr>
            <w:tcW w:w="3410" w:type="dxa"/>
            <w:shd w:val="clear" w:color="auto" w:fill="FFFFFF" w:themeFill="background1"/>
          </w:tcPr>
          <w:p>
            <w:pPr>
              <w:spacing w:after="15"/>
              <w:rPr>
                <w:sz w:val="18"/>
                <w:szCs w:val="18"/>
              </w:rPr>
            </w:pPr>
            <w:r>
              <w:rPr>
                <w:rFonts w:hint="eastAsia"/>
                <w:sz w:val="18"/>
                <w:szCs w:val="18"/>
              </w:rPr>
              <w:t>com.ctc.igd1.Info.STAInfo</w:t>
            </w:r>
          </w:p>
          <w:p>
            <w:pPr>
              <w:spacing w:after="15"/>
              <w:rPr>
                <w:sz w:val="18"/>
                <w:szCs w:val="18"/>
              </w:rPr>
            </w:pPr>
            <w:r>
              <w:rPr>
                <w:rFonts w:hint="eastAsia"/>
                <w:sz w:val="18"/>
                <w:szCs w:val="18"/>
              </w:rPr>
              <w:t>com.ctc.igd1.ObjectManager</w:t>
            </w:r>
          </w:p>
        </w:tc>
        <w:tc>
          <w:tcPr>
            <w:tcW w:w="2582" w:type="dxa"/>
            <w:shd w:val="clear" w:color="auto" w:fill="FFFFFF" w:themeFill="background1"/>
          </w:tcPr>
          <w:p>
            <w:pPr>
              <w:spacing w:after="15"/>
              <w:rPr>
                <w:sz w:val="18"/>
                <w:szCs w:val="18"/>
              </w:rPr>
            </w:pPr>
            <w:r>
              <w:rPr>
                <w:rFonts w:hint="eastAsia"/>
                <w:sz w:val="18"/>
                <w:szCs w:val="18"/>
              </w:rPr>
              <w:t>STA配置2.4G及5G第一个SSID关联的STA列表，不要求支持</w:t>
            </w:r>
            <w:r>
              <w:rPr>
                <w:rFonts w:hint="eastAsia"/>
                <w:sz w:val="18"/>
              </w:rPr>
              <w:t>AddObject、DeleteObject方法，需要支持interfacesAdded 及interfacesRemoved信号)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0" w:type="dxa"/>
            <w:shd w:val="clear" w:color="auto" w:fill="FFFFFF" w:themeFill="background1"/>
          </w:tcPr>
          <w:p>
            <w:pPr>
              <w:spacing w:after="15"/>
              <w:rPr>
                <w:sz w:val="18"/>
                <w:szCs w:val="18"/>
              </w:rPr>
            </w:pPr>
            <w:r>
              <w:rPr>
                <w:sz w:val="18"/>
                <w:szCs w:val="18"/>
              </w:rPr>
              <w:t>/com/ctc/igd1/Config/WLAN</w:t>
            </w:r>
            <w:r>
              <w:rPr>
                <w:rFonts w:hint="eastAsia"/>
                <w:sz w:val="18"/>
                <w:szCs w:val="18"/>
              </w:rPr>
              <w:t>/STA</w:t>
            </w:r>
          </w:p>
        </w:tc>
        <w:tc>
          <w:tcPr>
            <w:tcW w:w="3410" w:type="dxa"/>
            <w:shd w:val="clear" w:color="auto" w:fill="FFFFFF" w:themeFill="background1"/>
          </w:tcPr>
          <w:p>
            <w:pPr>
              <w:spacing w:after="15"/>
              <w:rPr>
                <w:sz w:val="18"/>
                <w:szCs w:val="18"/>
              </w:rPr>
            </w:pPr>
            <w:r>
              <w:rPr>
                <w:rFonts w:hint="eastAsia"/>
                <w:sz w:val="18"/>
                <w:szCs w:val="18"/>
              </w:rPr>
              <w:t xml:space="preserve">com.ctc.igd1.ObjectManager </w:t>
            </w:r>
          </w:p>
        </w:tc>
        <w:tc>
          <w:tcPr>
            <w:tcW w:w="2582" w:type="dxa"/>
            <w:shd w:val="clear" w:color="auto" w:fill="FFFFFF" w:themeFill="background1"/>
          </w:tcPr>
          <w:p>
            <w:pPr>
              <w:spacing w:after="15"/>
              <w:rPr>
                <w:sz w:val="18"/>
                <w:szCs w:val="18"/>
              </w:rPr>
            </w:pPr>
            <w:r>
              <w:rPr>
                <w:rFonts w:hint="eastAsia"/>
                <w:sz w:val="18"/>
                <w:szCs w:val="18"/>
              </w:rPr>
              <w:t>STA配置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0" w:type="dxa"/>
            <w:shd w:val="clear" w:color="auto" w:fill="FFFFFF" w:themeFill="background1"/>
          </w:tcPr>
          <w:p>
            <w:pPr>
              <w:spacing w:after="15"/>
              <w:rPr>
                <w:sz w:val="18"/>
                <w:szCs w:val="18"/>
              </w:rPr>
            </w:pPr>
            <w:r>
              <w:rPr>
                <w:sz w:val="18"/>
                <w:szCs w:val="18"/>
              </w:rPr>
              <w:t>/com/ctc/igd1/Config/WLAN</w:t>
            </w:r>
            <w:r>
              <w:rPr>
                <w:rFonts w:hint="eastAsia"/>
                <w:sz w:val="18"/>
                <w:szCs w:val="18"/>
              </w:rPr>
              <w:t>/STA/{i}</w:t>
            </w:r>
          </w:p>
        </w:tc>
        <w:tc>
          <w:tcPr>
            <w:tcW w:w="3410" w:type="dxa"/>
            <w:shd w:val="clear" w:color="auto" w:fill="FFFFFF" w:themeFill="background1"/>
          </w:tcPr>
          <w:p>
            <w:pPr>
              <w:spacing w:after="15"/>
              <w:rPr>
                <w:sz w:val="18"/>
                <w:szCs w:val="18"/>
              </w:rPr>
            </w:pPr>
            <w:r>
              <w:rPr>
                <w:rFonts w:hint="eastAsia"/>
                <w:sz w:val="18"/>
                <w:szCs w:val="18"/>
              </w:rPr>
              <w:t>com.ctc.igd1.Info.STAInfo</w:t>
            </w:r>
          </w:p>
          <w:p>
            <w:pPr>
              <w:spacing w:after="15"/>
              <w:rPr>
                <w:sz w:val="18"/>
                <w:szCs w:val="18"/>
              </w:rPr>
            </w:pPr>
          </w:p>
        </w:tc>
        <w:tc>
          <w:tcPr>
            <w:tcW w:w="2582" w:type="dxa"/>
            <w:shd w:val="clear" w:color="auto" w:fill="FFFFFF" w:themeFill="background1"/>
          </w:tcPr>
          <w:p>
            <w:pPr>
              <w:spacing w:after="15"/>
              <w:rPr>
                <w:sz w:val="18"/>
                <w:szCs w:val="18"/>
              </w:rPr>
            </w:pPr>
            <w:r>
              <w:rPr>
                <w:rFonts w:hint="eastAsia"/>
                <w:sz w:val="18"/>
                <w:szCs w:val="18"/>
              </w:rPr>
              <w:t>2.4G及5G第一个SSID关联的STA列表，不要求支持AddObject、DeleteObject方法，需要支持interfacesAdded 及interfacesRemoved信号)</w:t>
            </w:r>
          </w:p>
        </w:tc>
      </w:tr>
    </w:tbl>
    <w:p>
      <w:pPr>
        <w:pStyle w:val="162"/>
        <w:numPr>
          <w:ilvl w:val="2"/>
          <w:numId w:val="143"/>
        </w:numPr>
        <w:spacing w:before="156" w:afterLines="0"/>
        <w:ind w:left="-57"/>
        <w:textAlignment w:val="auto"/>
      </w:pPr>
      <w:bookmarkStart w:id="947" w:name="_Toc505380873"/>
      <w:bookmarkEnd w:id="947"/>
      <w:bookmarkStart w:id="948" w:name="_Toc505380871"/>
      <w:bookmarkEnd w:id="948"/>
      <w:bookmarkStart w:id="949" w:name="_Toc505381133"/>
      <w:bookmarkEnd w:id="949"/>
      <w:bookmarkStart w:id="950" w:name="_Toc505380865"/>
      <w:bookmarkEnd w:id="950"/>
      <w:bookmarkStart w:id="951" w:name="_Toc505381170"/>
      <w:bookmarkEnd w:id="951"/>
      <w:bookmarkStart w:id="952" w:name="_Toc505381196"/>
      <w:bookmarkEnd w:id="952"/>
      <w:bookmarkStart w:id="953" w:name="_Toc505380866"/>
      <w:bookmarkEnd w:id="953"/>
      <w:bookmarkStart w:id="954" w:name="_Toc505380877"/>
      <w:bookmarkEnd w:id="954"/>
      <w:bookmarkStart w:id="955" w:name="_Toc505381086"/>
      <w:bookmarkEnd w:id="955"/>
      <w:bookmarkStart w:id="956" w:name="_Toc505380956"/>
      <w:bookmarkEnd w:id="956"/>
      <w:bookmarkStart w:id="957" w:name="_Toc505380919"/>
      <w:bookmarkEnd w:id="957"/>
      <w:bookmarkStart w:id="958" w:name="_Toc505381336"/>
      <w:bookmarkEnd w:id="958"/>
      <w:bookmarkStart w:id="959" w:name="_Toc505381194"/>
      <w:bookmarkEnd w:id="959"/>
      <w:bookmarkStart w:id="960" w:name="_Toc505381219"/>
      <w:bookmarkEnd w:id="960"/>
      <w:bookmarkStart w:id="961" w:name="_Toc505381215"/>
      <w:bookmarkEnd w:id="961"/>
      <w:bookmarkStart w:id="962" w:name="_Toc505380879"/>
      <w:bookmarkEnd w:id="962"/>
      <w:bookmarkStart w:id="963" w:name="_Toc505381039"/>
      <w:bookmarkEnd w:id="963"/>
      <w:bookmarkStart w:id="964" w:name="_Toc505381299"/>
      <w:bookmarkEnd w:id="964"/>
      <w:bookmarkStart w:id="965" w:name="_Toc505380916"/>
      <w:bookmarkEnd w:id="965"/>
      <w:bookmarkStart w:id="966" w:name="_Toc505380958"/>
      <w:bookmarkEnd w:id="966"/>
      <w:bookmarkStart w:id="967" w:name="_Toc505380954"/>
      <w:bookmarkEnd w:id="967"/>
      <w:bookmarkStart w:id="968" w:name="_Toc505381083"/>
      <w:bookmarkEnd w:id="968"/>
      <w:bookmarkStart w:id="969" w:name="_Toc505380867"/>
      <w:bookmarkEnd w:id="969"/>
      <w:bookmarkStart w:id="970" w:name="_Toc505380918"/>
      <w:bookmarkEnd w:id="970"/>
      <w:bookmarkStart w:id="971" w:name="_Toc505381082"/>
      <w:bookmarkEnd w:id="971"/>
      <w:bookmarkStart w:id="972" w:name="_Toc505381040"/>
      <w:bookmarkEnd w:id="972"/>
      <w:bookmarkStart w:id="973" w:name="_Toc505380863"/>
      <w:bookmarkEnd w:id="973"/>
      <w:bookmarkStart w:id="974" w:name="_Toc505381353"/>
      <w:bookmarkEnd w:id="974"/>
      <w:bookmarkStart w:id="975" w:name="_Toc505381197"/>
      <w:bookmarkEnd w:id="975"/>
      <w:bookmarkStart w:id="976" w:name="_Toc505381085"/>
      <w:bookmarkEnd w:id="976"/>
      <w:bookmarkStart w:id="977" w:name="_Toc505381216"/>
      <w:bookmarkEnd w:id="977"/>
      <w:bookmarkStart w:id="978" w:name="_Toc505380988"/>
      <w:bookmarkEnd w:id="978"/>
      <w:bookmarkStart w:id="979" w:name="_Toc505381301"/>
      <w:bookmarkEnd w:id="979"/>
      <w:bookmarkStart w:id="980" w:name="_Toc505381038"/>
      <w:bookmarkEnd w:id="980"/>
      <w:bookmarkStart w:id="981" w:name="_Toc505381217"/>
      <w:bookmarkEnd w:id="981"/>
      <w:bookmarkStart w:id="982" w:name="_Toc505380952"/>
      <w:bookmarkEnd w:id="982"/>
      <w:bookmarkStart w:id="983" w:name="_Toc505380880"/>
      <w:bookmarkEnd w:id="983"/>
      <w:bookmarkStart w:id="984" w:name="_Toc505380957"/>
      <w:bookmarkEnd w:id="984"/>
      <w:bookmarkStart w:id="985" w:name="_Toc505380861"/>
      <w:bookmarkEnd w:id="985"/>
      <w:bookmarkStart w:id="986" w:name="_Toc505381167"/>
      <w:bookmarkEnd w:id="986"/>
      <w:bookmarkStart w:id="987" w:name="_Toc505381171"/>
      <w:bookmarkEnd w:id="987"/>
      <w:bookmarkStart w:id="988" w:name="_Toc505381037"/>
      <w:bookmarkEnd w:id="988"/>
      <w:bookmarkStart w:id="989" w:name="_Toc505381198"/>
      <w:bookmarkEnd w:id="989"/>
      <w:bookmarkStart w:id="990" w:name="_Toc505380869"/>
      <w:bookmarkEnd w:id="990"/>
      <w:bookmarkStart w:id="991" w:name="_Toc505380990"/>
      <w:bookmarkEnd w:id="991"/>
      <w:bookmarkStart w:id="992" w:name="_Toc505381352"/>
      <w:bookmarkEnd w:id="992"/>
      <w:bookmarkStart w:id="993" w:name="_Toc505381305"/>
      <w:bookmarkEnd w:id="993"/>
      <w:bookmarkStart w:id="994" w:name="_Toc505380862"/>
      <w:bookmarkEnd w:id="994"/>
      <w:bookmarkStart w:id="995" w:name="_Toc505381132"/>
      <w:bookmarkEnd w:id="995"/>
      <w:bookmarkStart w:id="996" w:name="_Toc505380920"/>
      <w:bookmarkEnd w:id="996"/>
      <w:bookmarkStart w:id="997" w:name="_Toc505380864"/>
      <w:bookmarkEnd w:id="997"/>
      <w:bookmarkStart w:id="998" w:name="_Toc505381199"/>
      <w:bookmarkEnd w:id="998"/>
      <w:bookmarkStart w:id="999" w:name="_Toc505380955"/>
      <w:bookmarkEnd w:id="999"/>
      <w:bookmarkStart w:id="1000" w:name="_Toc505381214"/>
      <w:bookmarkEnd w:id="1000"/>
      <w:bookmarkStart w:id="1001" w:name="_Toc505381335"/>
      <w:bookmarkEnd w:id="1001"/>
      <w:bookmarkStart w:id="1002" w:name="_Toc505380860"/>
      <w:bookmarkEnd w:id="1002"/>
      <w:bookmarkStart w:id="1003" w:name="_Toc505381304"/>
      <w:bookmarkEnd w:id="1003"/>
      <w:bookmarkStart w:id="1004" w:name="_Toc505381302"/>
      <w:bookmarkEnd w:id="1004"/>
      <w:bookmarkStart w:id="1005" w:name="_Toc505380921"/>
      <w:bookmarkEnd w:id="1005"/>
      <w:bookmarkStart w:id="1006" w:name="_Toc505380872"/>
      <w:bookmarkEnd w:id="1006"/>
      <w:bookmarkStart w:id="1007" w:name="_Toc505381041"/>
      <w:bookmarkEnd w:id="1007"/>
      <w:bookmarkStart w:id="1008" w:name="_Toc505381303"/>
      <w:bookmarkEnd w:id="1008"/>
      <w:bookmarkStart w:id="1009" w:name="_Toc505381172"/>
      <w:bookmarkEnd w:id="1009"/>
      <w:bookmarkStart w:id="1010" w:name="_Toc505381168"/>
      <w:bookmarkEnd w:id="1010"/>
      <w:bookmarkStart w:id="1011" w:name="_Toc505381351"/>
      <w:bookmarkEnd w:id="1011"/>
      <w:bookmarkStart w:id="1012" w:name="_Toc505381297"/>
      <w:bookmarkEnd w:id="1012"/>
      <w:bookmarkStart w:id="1013" w:name="_Toc505381081"/>
      <w:bookmarkEnd w:id="1013"/>
      <w:bookmarkStart w:id="1014" w:name="_Toc505380870"/>
      <w:bookmarkEnd w:id="1014"/>
      <w:bookmarkStart w:id="1015" w:name="_Toc505380953"/>
      <w:bookmarkEnd w:id="1015"/>
      <w:bookmarkStart w:id="1016" w:name="_Toc505381134"/>
      <w:bookmarkEnd w:id="1016"/>
      <w:bookmarkStart w:id="1017" w:name="_Toc505381135"/>
      <w:bookmarkEnd w:id="1017"/>
      <w:bookmarkStart w:id="1018" w:name="_Toc505381169"/>
      <w:bookmarkEnd w:id="1018"/>
      <w:bookmarkStart w:id="1019" w:name="_Toc505381137"/>
      <w:bookmarkEnd w:id="1019"/>
      <w:bookmarkStart w:id="1020" w:name="_Toc505380876"/>
      <w:bookmarkEnd w:id="1020"/>
      <w:bookmarkStart w:id="1021" w:name="_Toc505381195"/>
      <w:bookmarkEnd w:id="1021"/>
      <w:bookmarkStart w:id="1022" w:name="_Toc505380875"/>
      <w:bookmarkEnd w:id="1022"/>
      <w:bookmarkStart w:id="1023" w:name="_Toc505380874"/>
      <w:bookmarkEnd w:id="1023"/>
      <w:bookmarkStart w:id="1024" w:name="_Toc505381306"/>
      <w:bookmarkEnd w:id="1024"/>
      <w:bookmarkStart w:id="1025" w:name="_Toc505381042"/>
      <w:bookmarkEnd w:id="1025"/>
      <w:bookmarkStart w:id="1026" w:name="_Toc505380991"/>
      <w:bookmarkEnd w:id="1026"/>
      <w:bookmarkStart w:id="1027" w:name="_Toc505380917"/>
      <w:bookmarkEnd w:id="1027"/>
      <w:bookmarkStart w:id="1028" w:name="_Toc505380993"/>
      <w:bookmarkEnd w:id="1028"/>
      <w:bookmarkStart w:id="1029" w:name="_Toc505381298"/>
      <w:bookmarkEnd w:id="1029"/>
      <w:bookmarkStart w:id="1030" w:name="_Toc505381084"/>
      <w:bookmarkEnd w:id="1030"/>
      <w:bookmarkStart w:id="1031" w:name="_Toc505380878"/>
      <w:bookmarkEnd w:id="1031"/>
      <w:bookmarkStart w:id="1032" w:name="_Toc505381136"/>
      <w:bookmarkEnd w:id="1032"/>
      <w:bookmarkStart w:id="1033" w:name="_Toc505381218"/>
      <w:bookmarkEnd w:id="1033"/>
      <w:bookmarkStart w:id="1034" w:name="_Toc505380868"/>
      <w:bookmarkEnd w:id="1034"/>
      <w:bookmarkStart w:id="1035" w:name="_Toc505380989"/>
      <w:bookmarkEnd w:id="1035"/>
      <w:bookmarkStart w:id="1036" w:name="_Toc505381300"/>
      <w:bookmarkEnd w:id="1036"/>
      <w:bookmarkStart w:id="1037" w:name="_Toc505380992"/>
      <w:bookmarkEnd w:id="1037"/>
      <w:bookmarkStart w:id="1038" w:name="_Toc532477864"/>
      <w:r>
        <w:rPr>
          <w:rFonts w:hint="eastAsia"/>
        </w:rPr>
        <w:t>网关质量诊断服务</w:t>
      </w:r>
      <w:bookmarkEnd w:id="1038"/>
    </w:p>
    <w:p>
      <w:pPr>
        <w:pStyle w:val="147"/>
        <w:numPr>
          <w:ilvl w:val="3"/>
          <w:numId w:val="143"/>
        </w:numPr>
        <w:spacing w:before="156" w:afterLines="0"/>
        <w:textAlignment w:val="auto"/>
      </w:pPr>
      <w:r>
        <w:rPr>
          <w:rFonts w:hint="eastAsia"/>
        </w:rPr>
        <w:t>DBus接口</w:t>
      </w:r>
    </w:p>
    <w:p>
      <w:pPr>
        <w:pStyle w:val="152"/>
        <w:numPr>
          <w:ilvl w:val="4"/>
          <w:numId w:val="143"/>
        </w:numPr>
        <w:spacing w:before="156" w:afterLines="0"/>
        <w:textAlignment w:val="auto"/>
      </w:pPr>
      <w:r>
        <w:rPr>
          <w:rFonts w:hint="eastAsia"/>
        </w:rPr>
        <w:t>com.ctc.igd1.OMDiag</w:t>
      </w:r>
    </w:p>
    <w:p>
      <w:pPr>
        <w:spacing w:after="15"/>
        <w:ind w:left="420" w:hanging="420" w:hangingChars="199"/>
        <w:rPr>
          <w:b/>
        </w:rPr>
      </w:pPr>
      <w:r>
        <w:rPr>
          <w:rFonts w:hint="eastAsia"/>
          <w:b/>
        </w:rPr>
        <w:t>属性</w:t>
      </w:r>
    </w:p>
    <w:tbl>
      <w:tblPr>
        <w:tblStyle w:val="66"/>
        <w:tblW w:w="79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0"/>
        <w:gridCol w:w="1335"/>
        <w:gridCol w:w="952"/>
        <w:gridCol w:w="824"/>
        <w:gridCol w:w="2169"/>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0"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属性名</w:t>
            </w:r>
          </w:p>
        </w:tc>
        <w:tc>
          <w:tcPr>
            <w:tcW w:w="1335"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类型</w:t>
            </w:r>
          </w:p>
        </w:tc>
        <w:tc>
          <w:tcPr>
            <w:tcW w:w="952"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权限</w:t>
            </w:r>
          </w:p>
        </w:tc>
        <w:tc>
          <w:tcPr>
            <w:tcW w:w="824"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变更通知</w:t>
            </w:r>
          </w:p>
        </w:tc>
        <w:tc>
          <w:tcPr>
            <w:tcW w:w="2169"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备注</w:t>
            </w:r>
          </w:p>
        </w:tc>
        <w:tc>
          <w:tcPr>
            <w:tcW w:w="851"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CPUTemperature</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95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82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16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CPU</w:t>
            </w:r>
            <w:r>
              <w:rPr>
                <w:rFonts w:hint="eastAsia" w:ascii="Calibri" w:hAnsi="Calibri"/>
                <w:sz w:val="18"/>
                <w:szCs w:val="18"/>
              </w:rPr>
              <w:t>温度（对不支持实时测量的产品，缺省值为0）</w:t>
            </w:r>
          </w:p>
        </w:tc>
        <w:tc>
          <w:tcPr>
            <w:tcW w:w="8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CPUTempThreshold</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95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82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16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CPU</w:t>
            </w:r>
            <w:r>
              <w:rPr>
                <w:rFonts w:hint="eastAsia" w:ascii="Calibri" w:hAnsi="Calibri"/>
                <w:sz w:val="18"/>
                <w:szCs w:val="18"/>
              </w:rPr>
              <w:t>温度报警阈值。</w:t>
            </w:r>
          </w:p>
          <w:p>
            <w:pPr>
              <w:spacing w:after="15"/>
              <w:rPr>
                <w:rFonts w:ascii="Calibri" w:hAnsi="Calibri"/>
                <w:sz w:val="18"/>
                <w:szCs w:val="18"/>
              </w:rPr>
            </w:pPr>
            <w:r>
              <w:rPr>
                <w:rFonts w:hint="eastAsia" w:ascii="Calibri" w:hAnsi="Calibri"/>
                <w:sz w:val="18"/>
              </w:rPr>
              <w:t>如果当前系统CPU温度5分钟采样平均值大于等于</w:t>
            </w:r>
            <w:r>
              <w:rPr>
                <w:rFonts w:ascii="Calibri" w:hAnsi="Calibri"/>
                <w:sz w:val="18"/>
                <w:szCs w:val="18"/>
              </w:rPr>
              <w:t>CPUTempThreshold</w:t>
            </w:r>
            <w:r>
              <w:rPr>
                <w:rFonts w:ascii="Calibri" w:hAnsi="Calibri"/>
                <w:sz w:val="18"/>
              </w:rPr>
              <w:t xml:space="preserve">, </w:t>
            </w:r>
            <w:r>
              <w:rPr>
                <w:rFonts w:hint="eastAsia" w:ascii="Calibri" w:hAnsi="Calibri"/>
                <w:sz w:val="18"/>
              </w:rPr>
              <w:t>发送</w:t>
            </w:r>
            <w:r>
              <w:rPr>
                <w:rFonts w:ascii="Calibri" w:hAnsi="Calibri"/>
                <w:sz w:val="18"/>
              </w:rPr>
              <w:t>Sys</w:t>
            </w:r>
            <w:r>
              <w:rPr>
                <w:rFonts w:hint="eastAsia" w:ascii="Calibri" w:hAnsi="Calibri"/>
                <w:sz w:val="18"/>
              </w:rPr>
              <w:t>CPUTempAlarm信号</w:t>
            </w:r>
            <w:r>
              <w:rPr>
                <w:rFonts w:ascii="Calibri" w:hAnsi="Calibri"/>
                <w:sz w:val="18"/>
              </w:rPr>
              <w:t xml:space="preserve">, </w:t>
            </w:r>
            <w:r>
              <w:rPr>
                <w:rFonts w:hint="eastAsia" w:ascii="Calibri" w:hAnsi="Calibri"/>
                <w:sz w:val="18"/>
              </w:rPr>
              <w:t>信号内容请参考下面本接口</w:t>
            </w:r>
            <w:r>
              <w:rPr>
                <w:rFonts w:ascii="Calibri" w:hAnsi="Calibri"/>
                <w:sz w:val="18"/>
              </w:rPr>
              <w:t>Sys</w:t>
            </w:r>
            <w:r>
              <w:rPr>
                <w:rFonts w:hint="eastAsia" w:ascii="Calibri" w:hAnsi="Calibri"/>
                <w:sz w:val="18"/>
              </w:rPr>
              <w:t>CPUTempAlarm信号规范。</w:t>
            </w:r>
          </w:p>
        </w:tc>
        <w:tc>
          <w:tcPr>
            <w:tcW w:w="8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84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PONTempThreshold</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95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82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16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PON</w:t>
            </w:r>
            <w:r>
              <w:rPr>
                <w:rFonts w:hint="eastAsia" w:ascii="Calibri" w:hAnsi="Calibri"/>
                <w:sz w:val="18"/>
                <w:szCs w:val="18"/>
              </w:rPr>
              <w:t>温度报警阈值。</w:t>
            </w:r>
          </w:p>
          <w:p>
            <w:pPr>
              <w:spacing w:after="15"/>
              <w:rPr>
                <w:rFonts w:ascii="Calibri" w:hAnsi="Calibri"/>
                <w:sz w:val="18"/>
                <w:szCs w:val="18"/>
              </w:rPr>
            </w:pPr>
            <w:r>
              <w:rPr>
                <w:rFonts w:hint="eastAsia" w:ascii="Calibri" w:hAnsi="Calibri"/>
                <w:sz w:val="18"/>
              </w:rPr>
              <w:t>如果当前系统PON温度5分钟采样平均值大于等于</w:t>
            </w:r>
            <w:r>
              <w:rPr>
                <w:rFonts w:hint="eastAsia" w:ascii="Calibri" w:hAnsi="Calibri"/>
                <w:sz w:val="18"/>
                <w:szCs w:val="18"/>
              </w:rPr>
              <w:t>PON</w:t>
            </w:r>
          </w:p>
          <w:p>
            <w:pPr>
              <w:spacing w:after="15"/>
              <w:rPr>
                <w:rFonts w:ascii="Calibri" w:hAnsi="Calibri"/>
                <w:sz w:val="18"/>
                <w:szCs w:val="18"/>
              </w:rPr>
            </w:pPr>
            <w:r>
              <w:rPr>
                <w:rFonts w:ascii="Calibri" w:hAnsi="Calibri"/>
                <w:sz w:val="18"/>
                <w:szCs w:val="18"/>
              </w:rPr>
              <w:t>TempThreshold</w:t>
            </w:r>
            <w:r>
              <w:rPr>
                <w:rFonts w:ascii="Calibri" w:hAnsi="Calibri"/>
                <w:sz w:val="18"/>
              </w:rPr>
              <w:t xml:space="preserve">, </w:t>
            </w:r>
            <w:r>
              <w:rPr>
                <w:rFonts w:hint="eastAsia" w:ascii="Calibri" w:hAnsi="Calibri"/>
                <w:sz w:val="18"/>
              </w:rPr>
              <w:t>发送</w:t>
            </w:r>
            <w:r>
              <w:rPr>
                <w:rFonts w:ascii="Calibri" w:hAnsi="Calibri"/>
                <w:sz w:val="18"/>
              </w:rPr>
              <w:t>Sys</w:t>
            </w:r>
            <w:r>
              <w:rPr>
                <w:rFonts w:hint="eastAsia" w:ascii="Calibri" w:hAnsi="Calibri"/>
                <w:sz w:val="18"/>
              </w:rPr>
              <w:t>PONTempAlarm信号</w:t>
            </w:r>
            <w:r>
              <w:rPr>
                <w:rFonts w:ascii="Calibri" w:hAnsi="Calibri"/>
                <w:sz w:val="18"/>
              </w:rPr>
              <w:t xml:space="preserve">, </w:t>
            </w:r>
            <w:r>
              <w:rPr>
                <w:rFonts w:hint="eastAsia" w:ascii="Calibri" w:hAnsi="Calibri"/>
                <w:sz w:val="18"/>
              </w:rPr>
              <w:t>信号内容请参考下面本接口</w:t>
            </w:r>
            <w:r>
              <w:rPr>
                <w:rFonts w:ascii="Calibri" w:hAnsi="Calibri"/>
                <w:sz w:val="18"/>
              </w:rPr>
              <w:t>Sys</w:t>
            </w:r>
            <w:r>
              <w:rPr>
                <w:rFonts w:hint="eastAsia" w:ascii="Calibri" w:hAnsi="Calibri"/>
                <w:sz w:val="18"/>
              </w:rPr>
              <w:t>PONTempAlarm信号规范。</w:t>
            </w:r>
          </w:p>
        </w:tc>
        <w:tc>
          <w:tcPr>
            <w:tcW w:w="8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84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SystemFlashThreshold</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95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82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16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系统可读写分区占用率阈值取值范围0</w:t>
            </w:r>
            <w:r>
              <w:rPr>
                <w:rFonts w:ascii="Calibri" w:hAnsi="Calibri"/>
                <w:sz w:val="18"/>
                <w:szCs w:val="18"/>
              </w:rPr>
              <w:t>-100</w:t>
            </w:r>
            <w:r>
              <w:rPr>
                <w:rFonts w:hint="eastAsia" w:ascii="Calibri" w:hAnsi="Calibri"/>
                <w:sz w:val="18"/>
                <w:szCs w:val="18"/>
              </w:rPr>
              <w:t>。</w:t>
            </w:r>
          </w:p>
          <w:p>
            <w:pPr>
              <w:spacing w:after="15"/>
              <w:rPr>
                <w:rFonts w:ascii="Calibri" w:hAnsi="Calibri"/>
                <w:sz w:val="18"/>
                <w:szCs w:val="18"/>
              </w:rPr>
            </w:pPr>
            <w:r>
              <w:rPr>
                <w:rFonts w:hint="eastAsia" w:ascii="Calibri" w:hAnsi="Calibri"/>
                <w:sz w:val="18"/>
              </w:rPr>
              <w:t>如果当前系统可读写分区的占用率大于等于</w:t>
            </w:r>
            <w:r>
              <w:rPr>
                <w:rFonts w:ascii="Calibri" w:hAnsi="Calibri"/>
                <w:sz w:val="18"/>
                <w:szCs w:val="18"/>
              </w:rPr>
              <w:t>SystemFlashThreshold</w:t>
            </w:r>
            <w:r>
              <w:rPr>
                <w:rFonts w:ascii="Calibri" w:hAnsi="Calibri"/>
                <w:sz w:val="18"/>
              </w:rPr>
              <w:t xml:space="preserve">, </w:t>
            </w:r>
            <w:r>
              <w:rPr>
                <w:rFonts w:hint="eastAsia" w:ascii="Calibri" w:hAnsi="Calibri"/>
                <w:sz w:val="18"/>
              </w:rPr>
              <w:t>发送</w:t>
            </w:r>
            <w:r>
              <w:rPr>
                <w:rFonts w:ascii="Calibri" w:hAnsi="Calibri"/>
                <w:sz w:val="18"/>
              </w:rPr>
              <w:t>Sys</w:t>
            </w:r>
            <w:r>
              <w:rPr>
                <w:rFonts w:hint="eastAsia" w:ascii="Calibri" w:hAnsi="Calibri"/>
                <w:sz w:val="18"/>
              </w:rPr>
              <w:t>WritableFlashAlarm信号</w:t>
            </w:r>
            <w:r>
              <w:rPr>
                <w:rFonts w:ascii="Calibri" w:hAnsi="Calibri"/>
                <w:sz w:val="18"/>
              </w:rPr>
              <w:t xml:space="preserve">, </w:t>
            </w:r>
            <w:r>
              <w:rPr>
                <w:rFonts w:hint="eastAsia" w:ascii="Calibri" w:hAnsi="Calibri"/>
                <w:sz w:val="18"/>
              </w:rPr>
              <w:t>信号内容请参考下面本接口</w:t>
            </w:r>
            <w:r>
              <w:rPr>
                <w:rFonts w:ascii="Calibri" w:hAnsi="Calibri"/>
                <w:sz w:val="18"/>
              </w:rPr>
              <w:t>Sys</w:t>
            </w:r>
            <w:r>
              <w:rPr>
                <w:rFonts w:hint="eastAsia" w:ascii="Calibri" w:hAnsi="Calibri"/>
                <w:sz w:val="18"/>
              </w:rPr>
              <w:t>WritableFlashAlarm信号规范。</w:t>
            </w:r>
          </w:p>
        </w:tc>
        <w:tc>
          <w:tcPr>
            <w:tcW w:w="8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84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ConntrackNumbe</w:t>
            </w:r>
            <w:r>
              <w:rPr>
                <w:rFonts w:hint="eastAsia" w:ascii="Calibri" w:hAnsi="Calibri"/>
                <w:sz w:val="18"/>
                <w:szCs w:val="18"/>
              </w:rPr>
              <w:t>r</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95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82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16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c>
          <w:tcPr>
            <w:tcW w:w="8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84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ConnNumThreshold</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95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82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16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网络连接数告警阈值。</w:t>
            </w:r>
          </w:p>
          <w:p>
            <w:pPr>
              <w:spacing w:after="15"/>
              <w:rPr>
                <w:rFonts w:ascii="Calibri" w:hAnsi="Calibri"/>
                <w:sz w:val="18"/>
                <w:szCs w:val="18"/>
              </w:rPr>
            </w:pPr>
            <w:r>
              <w:rPr>
                <w:rFonts w:hint="eastAsia" w:ascii="Calibri" w:hAnsi="Calibri"/>
                <w:sz w:val="18"/>
              </w:rPr>
              <w:t>如果当前系统Connection Conntrack数量大于等于</w:t>
            </w:r>
            <w:r>
              <w:rPr>
                <w:rFonts w:ascii="Calibri" w:hAnsi="Calibri"/>
                <w:sz w:val="18"/>
                <w:szCs w:val="18"/>
              </w:rPr>
              <w:t>ConnNumThreshold</w:t>
            </w:r>
            <w:r>
              <w:rPr>
                <w:rFonts w:ascii="Calibri" w:hAnsi="Calibri"/>
                <w:sz w:val="18"/>
              </w:rPr>
              <w:t xml:space="preserve">, </w:t>
            </w:r>
            <w:r>
              <w:rPr>
                <w:rFonts w:hint="eastAsia" w:ascii="Calibri" w:hAnsi="Calibri"/>
                <w:sz w:val="18"/>
              </w:rPr>
              <w:t>发送</w:t>
            </w:r>
            <w:r>
              <w:rPr>
                <w:rFonts w:ascii="Calibri" w:hAnsi="Calibri"/>
                <w:sz w:val="18"/>
              </w:rPr>
              <w:t>Sys</w:t>
            </w:r>
            <w:r>
              <w:rPr>
                <w:rFonts w:hint="eastAsia" w:ascii="Calibri" w:hAnsi="Calibri"/>
                <w:sz w:val="18"/>
              </w:rPr>
              <w:t>ConnNumAlarm信号</w:t>
            </w:r>
            <w:r>
              <w:rPr>
                <w:rFonts w:ascii="Calibri" w:hAnsi="Calibri"/>
                <w:sz w:val="18"/>
              </w:rPr>
              <w:t xml:space="preserve">, </w:t>
            </w:r>
            <w:r>
              <w:rPr>
                <w:rFonts w:hint="eastAsia" w:ascii="Calibri" w:hAnsi="Calibri"/>
                <w:sz w:val="18"/>
              </w:rPr>
              <w:t>信号内容请参考下面本接口</w:t>
            </w:r>
            <w:r>
              <w:rPr>
                <w:rFonts w:ascii="Calibri" w:hAnsi="Calibri"/>
                <w:sz w:val="18"/>
              </w:rPr>
              <w:t>Sys</w:t>
            </w:r>
            <w:r>
              <w:rPr>
                <w:rFonts w:hint="eastAsia" w:ascii="Calibri" w:hAnsi="Calibri"/>
                <w:sz w:val="18"/>
              </w:rPr>
              <w:t>ConnNumAlarm信号规范。</w:t>
            </w:r>
          </w:p>
        </w:tc>
        <w:tc>
          <w:tcPr>
            <w:tcW w:w="8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84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LAN1NegoRate</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95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82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16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LAN1</w:t>
            </w:r>
            <w:r>
              <w:rPr>
                <w:rFonts w:hint="eastAsia" w:ascii="Calibri" w:hAnsi="Calibri"/>
                <w:sz w:val="18"/>
                <w:szCs w:val="18"/>
              </w:rPr>
              <w:t>协商速率，单位</w:t>
            </w:r>
            <w:r>
              <w:rPr>
                <w:rFonts w:ascii="Calibri" w:hAnsi="Calibri"/>
                <w:sz w:val="18"/>
                <w:szCs w:val="18"/>
              </w:rPr>
              <w:t>kbps</w:t>
            </w:r>
          </w:p>
          <w:p>
            <w:pPr>
              <w:spacing w:after="15"/>
              <w:rPr>
                <w:rFonts w:ascii="Calibri" w:hAnsi="Calibri"/>
                <w:sz w:val="18"/>
                <w:szCs w:val="18"/>
              </w:rPr>
            </w:pPr>
            <w:r>
              <w:rPr>
                <w:rFonts w:hint="eastAsia" w:ascii="Calibri" w:hAnsi="Calibri"/>
                <w:sz w:val="18"/>
                <w:szCs w:val="18"/>
              </w:rPr>
              <w:t>1Mbps=10</w:t>
            </w:r>
            <w:r>
              <w:rPr>
                <w:rFonts w:ascii="Calibri" w:hAnsi="Calibri"/>
                <w:sz w:val="18"/>
                <w:szCs w:val="18"/>
              </w:rPr>
              <w:t>00</w:t>
            </w:r>
            <w:r>
              <w:rPr>
                <w:rFonts w:hint="eastAsia" w:ascii="Calibri" w:hAnsi="Calibri"/>
                <w:sz w:val="18"/>
                <w:szCs w:val="18"/>
              </w:rPr>
              <w:t>kbps</w:t>
            </w:r>
          </w:p>
          <w:p>
            <w:pPr>
              <w:spacing w:after="15"/>
              <w:rPr>
                <w:rFonts w:ascii="Calibri" w:hAnsi="Calibri"/>
                <w:sz w:val="18"/>
                <w:szCs w:val="18"/>
              </w:rPr>
            </w:pPr>
            <w:r>
              <w:rPr>
                <w:rFonts w:hint="eastAsia" w:ascii="Calibri" w:hAnsi="Calibri"/>
                <w:sz w:val="18"/>
                <w:szCs w:val="18"/>
              </w:rPr>
              <w:t>1</w:t>
            </w:r>
            <w:r>
              <w:rPr>
                <w:rFonts w:ascii="Calibri" w:hAnsi="Calibri"/>
                <w:sz w:val="18"/>
                <w:szCs w:val="18"/>
              </w:rPr>
              <w:t>G</w:t>
            </w:r>
            <w:r>
              <w:rPr>
                <w:rFonts w:hint="eastAsia" w:ascii="Calibri" w:hAnsi="Calibri"/>
                <w:sz w:val="18"/>
                <w:szCs w:val="18"/>
              </w:rPr>
              <w:t>bps=10</w:t>
            </w:r>
            <w:r>
              <w:rPr>
                <w:rFonts w:ascii="Calibri" w:hAnsi="Calibri"/>
                <w:sz w:val="18"/>
                <w:szCs w:val="18"/>
              </w:rPr>
              <w:t>00M</w:t>
            </w:r>
            <w:r>
              <w:rPr>
                <w:rFonts w:hint="eastAsia" w:ascii="Calibri" w:hAnsi="Calibri"/>
                <w:sz w:val="18"/>
                <w:szCs w:val="18"/>
              </w:rPr>
              <w:t>bps</w:t>
            </w:r>
          </w:p>
        </w:tc>
        <w:tc>
          <w:tcPr>
            <w:tcW w:w="8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84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LAN2NegoRate</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95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82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16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LAN2</w:t>
            </w:r>
            <w:r>
              <w:rPr>
                <w:rFonts w:hint="eastAsia" w:ascii="Calibri" w:hAnsi="Calibri"/>
                <w:sz w:val="18"/>
                <w:szCs w:val="18"/>
              </w:rPr>
              <w:t>协商速率，单位</w:t>
            </w:r>
            <w:r>
              <w:rPr>
                <w:rFonts w:ascii="Calibri" w:hAnsi="Calibri"/>
                <w:sz w:val="18"/>
                <w:szCs w:val="18"/>
              </w:rPr>
              <w:t>kbps</w:t>
            </w:r>
          </w:p>
          <w:p>
            <w:pPr>
              <w:spacing w:after="15"/>
              <w:rPr>
                <w:rFonts w:ascii="Calibri" w:hAnsi="Calibri"/>
                <w:sz w:val="18"/>
                <w:szCs w:val="18"/>
              </w:rPr>
            </w:pPr>
            <w:r>
              <w:rPr>
                <w:rFonts w:hint="eastAsia" w:ascii="Calibri" w:hAnsi="Calibri"/>
                <w:sz w:val="18"/>
                <w:szCs w:val="18"/>
              </w:rPr>
              <w:t>1Mbps=10</w:t>
            </w:r>
            <w:r>
              <w:rPr>
                <w:rFonts w:ascii="Calibri" w:hAnsi="Calibri"/>
                <w:sz w:val="18"/>
                <w:szCs w:val="18"/>
              </w:rPr>
              <w:t>00</w:t>
            </w:r>
            <w:r>
              <w:rPr>
                <w:rFonts w:hint="eastAsia" w:ascii="Calibri" w:hAnsi="Calibri"/>
                <w:sz w:val="18"/>
                <w:szCs w:val="18"/>
              </w:rPr>
              <w:t>kbps</w:t>
            </w:r>
          </w:p>
          <w:p>
            <w:pPr>
              <w:spacing w:after="15"/>
              <w:rPr>
                <w:rFonts w:ascii="Calibri" w:hAnsi="Calibri"/>
                <w:sz w:val="18"/>
                <w:szCs w:val="18"/>
              </w:rPr>
            </w:pPr>
            <w:r>
              <w:rPr>
                <w:rFonts w:hint="eastAsia" w:ascii="Calibri" w:hAnsi="Calibri"/>
                <w:sz w:val="18"/>
                <w:szCs w:val="18"/>
              </w:rPr>
              <w:t>1</w:t>
            </w:r>
            <w:r>
              <w:rPr>
                <w:rFonts w:ascii="Calibri" w:hAnsi="Calibri"/>
                <w:sz w:val="18"/>
                <w:szCs w:val="18"/>
              </w:rPr>
              <w:t>G</w:t>
            </w:r>
            <w:r>
              <w:rPr>
                <w:rFonts w:hint="eastAsia" w:ascii="Calibri" w:hAnsi="Calibri"/>
                <w:sz w:val="18"/>
                <w:szCs w:val="18"/>
              </w:rPr>
              <w:t>bps=10</w:t>
            </w:r>
            <w:r>
              <w:rPr>
                <w:rFonts w:ascii="Calibri" w:hAnsi="Calibri"/>
                <w:sz w:val="18"/>
                <w:szCs w:val="18"/>
              </w:rPr>
              <w:t>00M</w:t>
            </w:r>
            <w:r>
              <w:rPr>
                <w:rFonts w:hint="eastAsia" w:ascii="Calibri" w:hAnsi="Calibri"/>
                <w:sz w:val="18"/>
                <w:szCs w:val="18"/>
              </w:rPr>
              <w:t>bps</w:t>
            </w:r>
          </w:p>
        </w:tc>
        <w:tc>
          <w:tcPr>
            <w:tcW w:w="8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84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LAN3NegoRate</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95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82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16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LAN3</w:t>
            </w:r>
            <w:r>
              <w:rPr>
                <w:rFonts w:hint="eastAsia" w:ascii="Calibri" w:hAnsi="Calibri"/>
                <w:sz w:val="18"/>
                <w:szCs w:val="18"/>
              </w:rPr>
              <w:t>协商速率，单位</w:t>
            </w:r>
            <w:r>
              <w:rPr>
                <w:rFonts w:ascii="Calibri" w:hAnsi="Calibri"/>
                <w:sz w:val="18"/>
                <w:szCs w:val="18"/>
              </w:rPr>
              <w:t>kbps</w:t>
            </w:r>
          </w:p>
          <w:p>
            <w:pPr>
              <w:spacing w:after="15"/>
              <w:rPr>
                <w:rFonts w:ascii="Calibri" w:hAnsi="Calibri"/>
                <w:sz w:val="18"/>
                <w:szCs w:val="18"/>
              </w:rPr>
            </w:pPr>
            <w:r>
              <w:rPr>
                <w:rFonts w:hint="eastAsia" w:ascii="Calibri" w:hAnsi="Calibri"/>
                <w:sz w:val="18"/>
                <w:szCs w:val="18"/>
              </w:rPr>
              <w:t>1Mbps=10</w:t>
            </w:r>
            <w:r>
              <w:rPr>
                <w:rFonts w:ascii="Calibri" w:hAnsi="Calibri"/>
                <w:sz w:val="18"/>
                <w:szCs w:val="18"/>
              </w:rPr>
              <w:t>00</w:t>
            </w:r>
            <w:r>
              <w:rPr>
                <w:rFonts w:hint="eastAsia" w:ascii="Calibri" w:hAnsi="Calibri"/>
                <w:sz w:val="18"/>
                <w:szCs w:val="18"/>
              </w:rPr>
              <w:t>kbps</w:t>
            </w:r>
          </w:p>
          <w:p>
            <w:pPr>
              <w:spacing w:after="15"/>
              <w:rPr>
                <w:rFonts w:ascii="Calibri" w:hAnsi="Calibri"/>
                <w:sz w:val="18"/>
                <w:szCs w:val="18"/>
              </w:rPr>
            </w:pPr>
            <w:r>
              <w:rPr>
                <w:rFonts w:hint="eastAsia" w:ascii="Calibri" w:hAnsi="Calibri"/>
                <w:sz w:val="18"/>
                <w:szCs w:val="18"/>
              </w:rPr>
              <w:t>1</w:t>
            </w:r>
            <w:r>
              <w:rPr>
                <w:rFonts w:ascii="Calibri" w:hAnsi="Calibri"/>
                <w:sz w:val="18"/>
                <w:szCs w:val="18"/>
              </w:rPr>
              <w:t>G</w:t>
            </w:r>
            <w:r>
              <w:rPr>
                <w:rFonts w:hint="eastAsia" w:ascii="Calibri" w:hAnsi="Calibri"/>
                <w:sz w:val="18"/>
                <w:szCs w:val="18"/>
              </w:rPr>
              <w:t>bps=10</w:t>
            </w:r>
            <w:r>
              <w:rPr>
                <w:rFonts w:ascii="Calibri" w:hAnsi="Calibri"/>
                <w:sz w:val="18"/>
                <w:szCs w:val="18"/>
              </w:rPr>
              <w:t>00M</w:t>
            </w:r>
            <w:r>
              <w:rPr>
                <w:rFonts w:hint="eastAsia" w:ascii="Calibri" w:hAnsi="Calibri"/>
                <w:sz w:val="18"/>
                <w:szCs w:val="18"/>
              </w:rPr>
              <w:t>bps</w:t>
            </w:r>
          </w:p>
        </w:tc>
        <w:tc>
          <w:tcPr>
            <w:tcW w:w="8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840"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LAN4NegoRate</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95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82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216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LAN4</w:t>
            </w:r>
            <w:r>
              <w:rPr>
                <w:rFonts w:hint="eastAsia" w:ascii="Calibri" w:hAnsi="Calibri"/>
                <w:sz w:val="18"/>
                <w:szCs w:val="18"/>
              </w:rPr>
              <w:t>协商速率，单位</w:t>
            </w:r>
            <w:r>
              <w:rPr>
                <w:rFonts w:ascii="Calibri" w:hAnsi="Calibri"/>
                <w:sz w:val="18"/>
                <w:szCs w:val="18"/>
              </w:rPr>
              <w:t>kbps</w:t>
            </w:r>
          </w:p>
          <w:p>
            <w:pPr>
              <w:spacing w:after="15"/>
              <w:rPr>
                <w:rFonts w:ascii="Calibri" w:hAnsi="Calibri"/>
                <w:sz w:val="18"/>
                <w:szCs w:val="18"/>
              </w:rPr>
            </w:pPr>
            <w:r>
              <w:rPr>
                <w:rFonts w:hint="eastAsia" w:ascii="Calibri" w:hAnsi="Calibri"/>
                <w:sz w:val="18"/>
                <w:szCs w:val="18"/>
              </w:rPr>
              <w:t>1Mbps=10</w:t>
            </w:r>
            <w:r>
              <w:rPr>
                <w:rFonts w:ascii="Calibri" w:hAnsi="Calibri"/>
                <w:sz w:val="18"/>
                <w:szCs w:val="18"/>
              </w:rPr>
              <w:t>00</w:t>
            </w:r>
            <w:r>
              <w:rPr>
                <w:rFonts w:hint="eastAsia" w:ascii="Calibri" w:hAnsi="Calibri"/>
                <w:sz w:val="18"/>
                <w:szCs w:val="18"/>
              </w:rPr>
              <w:t>kbps</w:t>
            </w:r>
          </w:p>
          <w:p>
            <w:pPr>
              <w:spacing w:after="15"/>
              <w:rPr>
                <w:rFonts w:ascii="Calibri" w:hAnsi="Calibri"/>
                <w:sz w:val="18"/>
                <w:szCs w:val="18"/>
              </w:rPr>
            </w:pPr>
            <w:r>
              <w:rPr>
                <w:rFonts w:hint="eastAsia" w:ascii="Calibri" w:hAnsi="Calibri"/>
                <w:sz w:val="18"/>
                <w:szCs w:val="18"/>
              </w:rPr>
              <w:t>1</w:t>
            </w:r>
            <w:r>
              <w:rPr>
                <w:rFonts w:ascii="Calibri" w:hAnsi="Calibri"/>
                <w:sz w:val="18"/>
                <w:szCs w:val="18"/>
              </w:rPr>
              <w:t>G</w:t>
            </w:r>
            <w:r>
              <w:rPr>
                <w:rFonts w:hint="eastAsia" w:ascii="Calibri" w:hAnsi="Calibri"/>
                <w:sz w:val="18"/>
                <w:szCs w:val="18"/>
              </w:rPr>
              <w:t>bps=10</w:t>
            </w:r>
            <w:r>
              <w:rPr>
                <w:rFonts w:ascii="Calibri" w:hAnsi="Calibri"/>
                <w:sz w:val="18"/>
                <w:szCs w:val="18"/>
              </w:rPr>
              <w:t>00M</w:t>
            </w:r>
            <w:r>
              <w:rPr>
                <w:rFonts w:hint="eastAsia" w:ascii="Calibri" w:hAnsi="Calibri"/>
                <w:sz w:val="18"/>
                <w:szCs w:val="18"/>
              </w:rPr>
              <w:t>bps</w:t>
            </w:r>
          </w:p>
        </w:tc>
        <w:tc>
          <w:tcPr>
            <w:tcW w:w="8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1.11</w:t>
            </w:r>
          </w:p>
        </w:tc>
      </w:tr>
    </w:tbl>
    <w:p>
      <w:pPr>
        <w:spacing w:after="15"/>
      </w:pPr>
    </w:p>
    <w:p>
      <w:pPr>
        <w:spacing w:after="15"/>
        <w:ind w:left="420" w:hanging="420" w:hangingChars="199"/>
        <w:rPr>
          <w:b/>
        </w:rPr>
      </w:pPr>
      <w:r>
        <w:rPr>
          <w:rFonts w:hint="eastAsia"/>
          <w:b/>
        </w:rPr>
        <w:t>方法</w:t>
      </w:r>
    </w:p>
    <w:p>
      <w:pPr>
        <w:pStyle w:val="345"/>
        <w:numPr>
          <w:ilvl w:val="0"/>
          <w:numId w:val="129"/>
        </w:numPr>
        <w:spacing w:after="15"/>
        <w:ind w:firstLineChars="0"/>
      </w:pPr>
      <w:r>
        <w:t>CollectWiFiInfo (OUT UINT32 result, OUT STRING errdesc);</w:t>
      </w:r>
    </w:p>
    <w:p>
      <w:pPr>
        <w:pStyle w:val="345"/>
        <w:spacing w:after="15"/>
        <w:ind w:left="360" w:firstLine="0" w:firstLineChars="0"/>
      </w:pPr>
      <w:r>
        <w:rPr>
          <w:rFonts w:hint="eastAsia"/>
        </w:rPr>
        <w:t>开始收集</w:t>
      </w:r>
      <w:r>
        <w:t>WiFi</w:t>
      </w:r>
      <w:r>
        <w:rPr>
          <w:rFonts w:hint="eastAsia"/>
        </w:rPr>
        <w:t>信息，成功后网关将组装的</w:t>
      </w:r>
      <w:r>
        <w:t>json</w:t>
      </w:r>
      <w:r>
        <w:rPr>
          <w:rFonts w:hint="eastAsia"/>
        </w:rPr>
        <w:t>内容放到</w:t>
      </w:r>
      <w:r>
        <w:t>/tmp/diaginfo/wifi_info</w:t>
      </w:r>
      <w:r>
        <w:rPr>
          <w:rFonts w:hint="eastAsia"/>
        </w:rPr>
        <w:t>文件中去(参见</w:t>
      </w:r>
      <w:r>
        <w:t>附录H</w:t>
      </w:r>
      <w:r>
        <w:rPr>
          <w:rFonts w:hint="eastAsia"/>
        </w:rPr>
        <w:t>)。调用成功则创建</w:t>
      </w:r>
      <w:r>
        <w:t>LOG</w:t>
      </w:r>
      <w:r>
        <w:rPr>
          <w:rFonts w:hint="eastAsia"/>
        </w:rPr>
        <w:t>文件，调用失败不创建文件</w:t>
      </w:r>
      <w:r>
        <w:t>.</w:t>
      </w:r>
    </w:p>
    <w:p>
      <w:pPr>
        <w:pStyle w:val="345"/>
        <w:spacing w:after="15"/>
        <w:ind w:left="360" w:firstLine="0" w:firstLineChars="0"/>
      </w:pPr>
      <w:r>
        <w:t xml:space="preserve">result: </w:t>
      </w:r>
      <w:r>
        <w:rPr>
          <w:rFonts w:hint="eastAsia"/>
        </w:rPr>
        <w:t>方法调用结果，成功时为</w:t>
      </w:r>
      <w:r>
        <w:t>0</w:t>
      </w:r>
      <w:r>
        <w:rPr>
          <w:rFonts w:hint="eastAsia"/>
        </w:rPr>
        <w:t>，失败为</w:t>
      </w:r>
      <w:r>
        <w:t>1</w:t>
      </w:r>
    </w:p>
    <w:p>
      <w:pPr>
        <w:pStyle w:val="345"/>
        <w:spacing w:after="15"/>
        <w:ind w:left="360" w:firstLine="0" w:firstLineChars="0"/>
      </w:pPr>
      <w:r>
        <w:t xml:space="preserve">errdesc: </w:t>
      </w:r>
      <w:r>
        <w:rPr>
          <w:rFonts w:hint="eastAsia"/>
        </w:rPr>
        <w:t>错误信息，成功时为空（</w:t>
      </w:r>
      <w:r>
        <w:t>””</w:t>
      </w:r>
      <w:r>
        <w:rPr>
          <w:rFonts w:hint="eastAsia"/>
        </w:rPr>
        <w:t>），失败时填失败原因</w:t>
      </w:r>
    </w:p>
    <w:p>
      <w:pPr>
        <w:pStyle w:val="345"/>
        <w:spacing w:after="15"/>
        <w:ind w:left="360" w:firstLine="0" w:firstLineChars="0"/>
      </w:pPr>
    </w:p>
    <w:p>
      <w:pPr>
        <w:pStyle w:val="345"/>
        <w:spacing w:after="15"/>
        <w:ind w:left="360" w:firstLine="0" w:firstLineChars="0"/>
        <w:rPr>
          <w:rFonts w:asciiTheme="minorEastAsia" w:hAnsiTheme="minorEastAsia"/>
        </w:rPr>
      </w:pPr>
      <w:r>
        <w:rPr>
          <w:rFonts w:hint="eastAsia"/>
        </w:rPr>
        <w:t>说明：</w:t>
      </w:r>
      <w:r>
        <w:rPr>
          <w:rFonts w:hint="eastAsia" w:asciiTheme="minorEastAsia" w:hAnsiTheme="minorEastAsia"/>
        </w:rPr>
        <w:t>此方法</w:t>
      </w:r>
      <w:r>
        <w:rPr>
          <w:rFonts w:asciiTheme="minorEastAsia" w:hAnsiTheme="minorEastAsia"/>
        </w:rPr>
        <w:t>为异步调用</w:t>
      </w:r>
      <w:r>
        <w:rPr>
          <w:rFonts w:hint="eastAsia" w:asciiTheme="minorEastAsia" w:hAnsiTheme="minorEastAsia"/>
        </w:rPr>
        <w:t>,如果调用完成，发送CollectWiFiInfoStatus信号。</w:t>
      </w:r>
    </w:p>
    <w:p>
      <w:pPr>
        <w:spacing w:before="240" w:after="15"/>
        <w:ind w:left="420" w:hanging="420" w:hangingChars="199"/>
        <w:rPr>
          <w:b/>
        </w:rPr>
      </w:pPr>
      <w:r>
        <w:rPr>
          <w:rFonts w:hint="eastAsia"/>
          <w:b/>
        </w:rPr>
        <w:t>信号</w:t>
      </w:r>
    </w:p>
    <w:p>
      <w:pPr>
        <w:pStyle w:val="345"/>
        <w:numPr>
          <w:ilvl w:val="0"/>
          <w:numId w:val="124"/>
        </w:numPr>
        <w:spacing w:after="12"/>
        <w:ind w:firstLineChars="0"/>
        <w:rPr>
          <w:sz w:val="18"/>
        </w:rPr>
      </w:pPr>
      <w:r>
        <w:rPr>
          <w:sz w:val="18"/>
        </w:rPr>
        <w:t>Sys</w:t>
      </w:r>
      <w:r>
        <w:rPr>
          <w:rFonts w:hint="eastAsia"/>
          <w:sz w:val="18"/>
        </w:rPr>
        <w:t>CPUTempAlarm</w:t>
      </w:r>
      <w:r>
        <w:rPr>
          <w:sz w:val="18"/>
        </w:rPr>
        <w:t xml:space="preserve"> (UINT32</w:t>
      </w:r>
      <w:r>
        <w:rPr>
          <w:rFonts w:hint="eastAsia"/>
          <w:sz w:val="18"/>
        </w:rPr>
        <w:t xml:space="preserve"> cputemp</w:t>
      </w:r>
      <w:r>
        <w:rPr>
          <w:sz w:val="18"/>
        </w:rPr>
        <w:t xml:space="preserve">), </w:t>
      </w:r>
      <w:r>
        <w:rPr>
          <w:rFonts w:hint="eastAsia"/>
          <w:sz w:val="18"/>
        </w:rPr>
        <w:t>系统CPU温度超阈值报警信号。</w:t>
      </w:r>
    </w:p>
    <w:p>
      <w:pPr>
        <w:spacing w:after="15"/>
        <w:ind w:left="360"/>
        <w:rPr>
          <w:rFonts w:asciiTheme="minorEastAsia" w:hAnsiTheme="minorEastAsia" w:eastAsiaTheme="minorEastAsia"/>
          <w:sz w:val="18"/>
        </w:rPr>
      </w:pPr>
      <w:r>
        <w:rPr>
          <w:rFonts w:hint="eastAsia" w:asciiTheme="minorEastAsia" w:hAnsiTheme="minorEastAsia" w:eastAsiaTheme="minorEastAsia"/>
          <w:sz w:val="18"/>
        </w:rPr>
        <w:t>用于质量插件报告网关CPU占用率超阈值事件.</w:t>
      </w:r>
    </w:p>
    <w:p>
      <w:pPr>
        <w:spacing w:after="15"/>
        <w:ind w:firstLine="360"/>
        <w:rPr>
          <w:rFonts w:asciiTheme="minorEastAsia" w:hAnsiTheme="minorEastAsia" w:eastAsiaTheme="minorEastAsia"/>
          <w:sz w:val="18"/>
        </w:rPr>
      </w:pPr>
      <w:r>
        <w:rPr>
          <w:rFonts w:hint="eastAsia" w:asciiTheme="minorEastAsia" w:hAnsiTheme="minorEastAsia" w:eastAsiaTheme="minorEastAsia"/>
          <w:sz w:val="18"/>
        </w:rPr>
        <w:t>参数: cputemp，类型为UINT32(u)，表示超过阈值的时候的CPU实时温度</w:t>
      </w:r>
    </w:p>
    <w:p>
      <w:pPr>
        <w:spacing w:after="15"/>
        <w:ind w:firstLine="360"/>
        <w:rPr>
          <w:rFonts w:asciiTheme="minorEastAsia" w:hAnsiTheme="minorEastAsia" w:eastAsiaTheme="minorEastAsia"/>
          <w:sz w:val="18"/>
        </w:rPr>
      </w:pPr>
    </w:p>
    <w:p>
      <w:pPr>
        <w:pStyle w:val="345"/>
        <w:numPr>
          <w:ilvl w:val="0"/>
          <w:numId w:val="124"/>
        </w:numPr>
        <w:spacing w:after="12"/>
        <w:ind w:firstLineChars="0"/>
        <w:rPr>
          <w:sz w:val="18"/>
        </w:rPr>
      </w:pPr>
      <w:r>
        <w:rPr>
          <w:sz w:val="18"/>
        </w:rPr>
        <w:t>Sys</w:t>
      </w:r>
      <w:r>
        <w:rPr>
          <w:rFonts w:hint="eastAsia"/>
          <w:sz w:val="18"/>
        </w:rPr>
        <w:t>PONTempAlarm</w:t>
      </w:r>
      <w:r>
        <w:rPr>
          <w:sz w:val="18"/>
        </w:rPr>
        <w:t xml:space="preserve"> (UINT32</w:t>
      </w:r>
      <w:r>
        <w:rPr>
          <w:rFonts w:hint="eastAsia"/>
          <w:sz w:val="18"/>
        </w:rPr>
        <w:t xml:space="preserve"> pontemp</w:t>
      </w:r>
      <w:r>
        <w:rPr>
          <w:sz w:val="18"/>
        </w:rPr>
        <w:t xml:space="preserve">), </w:t>
      </w:r>
      <w:r>
        <w:rPr>
          <w:rFonts w:hint="eastAsia"/>
          <w:sz w:val="18"/>
        </w:rPr>
        <w:t>系统PON模块温度超阈值报警信号。</w:t>
      </w:r>
    </w:p>
    <w:p>
      <w:pPr>
        <w:spacing w:after="15"/>
        <w:ind w:left="360"/>
        <w:rPr>
          <w:rFonts w:asciiTheme="minorEastAsia" w:hAnsiTheme="minorEastAsia" w:eastAsiaTheme="minorEastAsia"/>
          <w:sz w:val="18"/>
        </w:rPr>
      </w:pPr>
      <w:r>
        <w:rPr>
          <w:rFonts w:hint="eastAsia" w:asciiTheme="minorEastAsia" w:hAnsiTheme="minorEastAsia" w:eastAsiaTheme="minorEastAsia"/>
          <w:sz w:val="18"/>
        </w:rPr>
        <w:t>用于质量插件报告网关PON模块温度超阈值事件.</w:t>
      </w:r>
    </w:p>
    <w:p>
      <w:pPr>
        <w:spacing w:after="15"/>
        <w:ind w:firstLine="360"/>
        <w:rPr>
          <w:rFonts w:asciiTheme="minorEastAsia" w:hAnsiTheme="minorEastAsia" w:eastAsiaTheme="minorEastAsia"/>
          <w:sz w:val="18"/>
        </w:rPr>
      </w:pPr>
      <w:r>
        <w:rPr>
          <w:rFonts w:hint="eastAsia" w:asciiTheme="minorEastAsia" w:hAnsiTheme="minorEastAsia" w:eastAsiaTheme="minorEastAsia"/>
          <w:sz w:val="18"/>
        </w:rPr>
        <w:t>参数: pontemp，类型为UINT32(u)，表示超过阈值的时候的PON模块的实时温度</w:t>
      </w:r>
    </w:p>
    <w:p>
      <w:pPr>
        <w:pStyle w:val="345"/>
        <w:spacing w:after="15"/>
        <w:ind w:left="360" w:firstLine="0" w:firstLineChars="0"/>
        <w:rPr>
          <w:rFonts w:asciiTheme="minorEastAsia" w:hAnsiTheme="minorEastAsia" w:eastAsiaTheme="minorEastAsia"/>
        </w:rPr>
      </w:pPr>
    </w:p>
    <w:p>
      <w:pPr>
        <w:pStyle w:val="345"/>
        <w:numPr>
          <w:ilvl w:val="0"/>
          <w:numId w:val="124"/>
        </w:numPr>
        <w:spacing w:after="12"/>
        <w:ind w:firstLineChars="0"/>
        <w:rPr>
          <w:sz w:val="18"/>
        </w:rPr>
      </w:pPr>
      <w:r>
        <w:rPr>
          <w:sz w:val="18"/>
        </w:rPr>
        <w:t>Sys</w:t>
      </w:r>
      <w:r>
        <w:rPr>
          <w:rFonts w:hint="eastAsia"/>
          <w:sz w:val="18"/>
        </w:rPr>
        <w:t>WritableFlashAlarm</w:t>
      </w:r>
      <w:r>
        <w:rPr>
          <w:sz w:val="18"/>
        </w:rPr>
        <w:t xml:space="preserve"> (UINT32</w:t>
      </w:r>
      <w:r>
        <w:rPr>
          <w:rFonts w:hint="eastAsia"/>
          <w:sz w:val="18"/>
        </w:rPr>
        <w:t xml:space="preserve"> flashoccupy</w:t>
      </w:r>
      <w:r>
        <w:rPr>
          <w:sz w:val="18"/>
        </w:rPr>
        <w:t xml:space="preserve">), </w:t>
      </w:r>
      <w:r>
        <w:rPr>
          <w:rFonts w:hint="eastAsia"/>
          <w:sz w:val="18"/>
        </w:rPr>
        <w:t>系统可读写分区占用率超阈值报警信号。</w:t>
      </w:r>
    </w:p>
    <w:p>
      <w:pPr>
        <w:spacing w:after="15"/>
        <w:ind w:left="360"/>
        <w:rPr>
          <w:rFonts w:asciiTheme="minorEastAsia" w:hAnsiTheme="minorEastAsia" w:eastAsiaTheme="minorEastAsia"/>
          <w:sz w:val="18"/>
        </w:rPr>
      </w:pPr>
      <w:r>
        <w:rPr>
          <w:rFonts w:hint="eastAsia" w:asciiTheme="minorEastAsia" w:hAnsiTheme="minorEastAsia" w:eastAsiaTheme="minorEastAsia"/>
          <w:sz w:val="18"/>
        </w:rPr>
        <w:t>用于质量插件报告网关可读写分区占用率超阈值事件.</w:t>
      </w:r>
    </w:p>
    <w:p>
      <w:pPr>
        <w:spacing w:after="15"/>
        <w:ind w:firstLine="360"/>
        <w:rPr>
          <w:rFonts w:asciiTheme="minorEastAsia" w:hAnsiTheme="minorEastAsia" w:eastAsiaTheme="minorEastAsia"/>
          <w:sz w:val="18"/>
        </w:rPr>
      </w:pPr>
      <w:r>
        <w:rPr>
          <w:rFonts w:hint="eastAsia" w:asciiTheme="minorEastAsia" w:hAnsiTheme="minorEastAsia" w:eastAsiaTheme="minorEastAsia"/>
          <w:sz w:val="18"/>
        </w:rPr>
        <w:t>参数: flashoccupy，类型为UINT32(u)，表示超过阈值的时候的系统可读写分区占用率，如80%时为80</w:t>
      </w:r>
    </w:p>
    <w:p>
      <w:pPr>
        <w:pStyle w:val="345"/>
        <w:spacing w:after="15"/>
        <w:ind w:left="360" w:firstLine="0" w:firstLineChars="0"/>
      </w:pPr>
    </w:p>
    <w:p>
      <w:pPr>
        <w:pStyle w:val="345"/>
        <w:numPr>
          <w:ilvl w:val="0"/>
          <w:numId w:val="124"/>
        </w:numPr>
        <w:spacing w:after="12"/>
        <w:ind w:firstLineChars="0"/>
        <w:rPr>
          <w:sz w:val="18"/>
        </w:rPr>
      </w:pPr>
      <w:r>
        <w:rPr>
          <w:sz w:val="18"/>
        </w:rPr>
        <w:t>Sys</w:t>
      </w:r>
      <w:r>
        <w:rPr>
          <w:rFonts w:hint="eastAsia"/>
          <w:sz w:val="18"/>
        </w:rPr>
        <w:t>ConnNumAlarm</w:t>
      </w:r>
      <w:r>
        <w:rPr>
          <w:sz w:val="18"/>
        </w:rPr>
        <w:t xml:space="preserve"> (</w:t>
      </w:r>
      <w:r>
        <w:rPr>
          <w:rFonts w:hint="eastAsia"/>
          <w:sz w:val="18"/>
        </w:rPr>
        <w:t>UINT32 connum</w:t>
      </w:r>
      <w:r>
        <w:rPr>
          <w:sz w:val="18"/>
        </w:rPr>
        <w:t xml:space="preserve">), </w:t>
      </w:r>
      <w:r>
        <w:rPr>
          <w:rFonts w:hint="eastAsia"/>
          <w:sz w:val="18"/>
        </w:rPr>
        <w:t>系统网络连接数超阈值报警信号。</w:t>
      </w:r>
    </w:p>
    <w:p>
      <w:pPr>
        <w:spacing w:after="15"/>
        <w:ind w:left="360"/>
        <w:rPr>
          <w:rFonts w:ascii="Calibri" w:hAnsi="Calibri"/>
          <w:sz w:val="18"/>
        </w:rPr>
      </w:pPr>
      <w:r>
        <w:rPr>
          <w:rFonts w:hint="eastAsia" w:ascii="Calibri" w:hAnsi="Calibri"/>
          <w:sz w:val="18"/>
        </w:rPr>
        <w:t>用于质量插件报告网关</w:t>
      </w:r>
      <w:r>
        <w:rPr>
          <w:rFonts w:hint="eastAsia"/>
          <w:sz w:val="18"/>
        </w:rPr>
        <w:t>连接数超阈值事件</w:t>
      </w:r>
      <w:r>
        <w:rPr>
          <w:rFonts w:hint="eastAsia" w:ascii="Calibri" w:hAnsi="Calibri"/>
          <w:sz w:val="18"/>
        </w:rPr>
        <w:t>.</w:t>
      </w:r>
    </w:p>
    <w:p>
      <w:pPr>
        <w:spacing w:after="15"/>
        <w:ind w:firstLine="360"/>
        <w:rPr>
          <w:rFonts w:ascii="Calibri" w:hAnsi="Calibri"/>
          <w:sz w:val="18"/>
        </w:rPr>
      </w:pPr>
      <w:r>
        <w:rPr>
          <w:rFonts w:hint="eastAsia" w:ascii="Calibri" w:hAnsi="Calibri"/>
          <w:sz w:val="18"/>
        </w:rPr>
        <w:t xml:space="preserve">参数: </w:t>
      </w:r>
      <w:r>
        <w:rPr>
          <w:rFonts w:hint="eastAsia"/>
          <w:sz w:val="18"/>
        </w:rPr>
        <w:t>flashoccupy</w:t>
      </w:r>
      <w:r>
        <w:rPr>
          <w:rFonts w:hint="eastAsia" w:ascii="Calibri" w:hAnsi="Calibri"/>
          <w:sz w:val="18"/>
        </w:rPr>
        <w:t>，类型为UINT32(u)，表示超过阈值的时候的网关实时</w:t>
      </w:r>
      <w:r>
        <w:rPr>
          <w:rFonts w:hint="eastAsia"/>
          <w:sz w:val="18"/>
        </w:rPr>
        <w:t>连接数</w:t>
      </w:r>
    </w:p>
    <w:p>
      <w:pPr>
        <w:pStyle w:val="345"/>
        <w:spacing w:after="15"/>
        <w:ind w:left="360" w:firstLine="0" w:firstLineChars="0"/>
      </w:pPr>
    </w:p>
    <w:p>
      <w:pPr>
        <w:pStyle w:val="345"/>
        <w:numPr>
          <w:ilvl w:val="0"/>
          <w:numId w:val="124"/>
        </w:numPr>
        <w:spacing w:after="12"/>
        <w:ind w:firstLineChars="0"/>
        <w:rPr>
          <w:sz w:val="18"/>
        </w:rPr>
      </w:pPr>
      <w:r>
        <w:rPr>
          <w:rFonts w:hint="eastAsia"/>
          <w:sz w:val="18"/>
        </w:rPr>
        <w:t>CollectWiFiInfoStatus</w:t>
      </w:r>
      <w:r>
        <w:rPr>
          <w:sz w:val="18"/>
        </w:rPr>
        <w:t xml:space="preserve"> (</w:t>
      </w:r>
      <w:r>
        <w:rPr>
          <w:rFonts w:hint="eastAsia"/>
          <w:sz w:val="18"/>
        </w:rPr>
        <w:t>UINT32 Result,, STRING errdesc</w:t>
      </w:r>
      <w:r>
        <w:rPr>
          <w:sz w:val="18"/>
        </w:rPr>
        <w:t xml:space="preserve">), </w:t>
      </w:r>
      <w:r>
        <w:rPr>
          <w:rFonts w:hint="eastAsia"/>
          <w:sz w:val="18"/>
        </w:rPr>
        <w:t>无线信息搜集状态信号。</w:t>
      </w:r>
    </w:p>
    <w:p>
      <w:pPr>
        <w:pStyle w:val="345"/>
        <w:numPr>
          <w:ilvl w:val="255"/>
          <w:numId w:val="0"/>
        </w:numPr>
        <w:spacing w:after="12"/>
        <w:ind w:firstLine="420"/>
        <w:rPr>
          <w:sz w:val="18"/>
        </w:rPr>
      </w:pPr>
      <w:r>
        <w:rPr>
          <w:rFonts w:hint="eastAsia"/>
          <w:sz w:val="18"/>
        </w:rPr>
        <w:t>用于告知CollectWiFiInfo方法调用完成。</w:t>
      </w:r>
    </w:p>
    <w:p>
      <w:pPr>
        <w:pStyle w:val="345"/>
        <w:numPr>
          <w:ilvl w:val="255"/>
          <w:numId w:val="0"/>
        </w:numPr>
        <w:spacing w:after="12"/>
        <w:ind w:firstLine="420"/>
        <w:rPr>
          <w:sz w:val="18"/>
        </w:rPr>
      </w:pPr>
      <w:r>
        <w:rPr>
          <w:rFonts w:hint="eastAsia"/>
          <w:sz w:val="18"/>
        </w:rPr>
        <w:t>参数: Result, 类型为STRING(s), 表示方法调用结果。0表示成功，1表示失败。</w:t>
      </w:r>
    </w:p>
    <w:p>
      <w:pPr>
        <w:pStyle w:val="345"/>
        <w:numPr>
          <w:ilvl w:val="255"/>
          <w:numId w:val="0"/>
        </w:numPr>
        <w:spacing w:after="12"/>
        <w:ind w:firstLine="420"/>
        <w:rPr>
          <w:sz w:val="18"/>
        </w:rPr>
      </w:pPr>
      <w:r>
        <w:rPr>
          <w:rFonts w:hint="eastAsia"/>
          <w:sz w:val="18"/>
        </w:rPr>
        <w:t>STRING errdesc：当返回成功时，这个参数应为空，失败时，表示失败原因描述。</w:t>
      </w:r>
    </w:p>
    <w:p>
      <w:pPr>
        <w:pStyle w:val="345"/>
        <w:numPr>
          <w:ilvl w:val="255"/>
          <w:numId w:val="0"/>
        </w:numPr>
        <w:spacing w:after="12"/>
        <w:ind w:firstLine="420"/>
        <w:rPr>
          <w:sz w:val="18"/>
        </w:rPr>
      </w:pPr>
    </w:p>
    <w:p>
      <w:pPr>
        <w:pStyle w:val="345"/>
        <w:numPr>
          <w:ilvl w:val="0"/>
          <w:numId w:val="124"/>
        </w:numPr>
        <w:spacing w:after="12"/>
        <w:ind w:firstLineChars="0"/>
        <w:rPr>
          <w:sz w:val="18"/>
        </w:rPr>
      </w:pPr>
      <w:r>
        <w:rPr>
          <w:rFonts w:hint="eastAsia"/>
          <w:sz w:val="18"/>
        </w:rPr>
        <w:t>WiFiConnFailure</w:t>
      </w:r>
      <w:r>
        <w:rPr>
          <w:sz w:val="18"/>
        </w:rPr>
        <w:t xml:space="preserve"> (</w:t>
      </w:r>
      <w:r>
        <w:rPr>
          <w:rFonts w:hint="eastAsia"/>
          <w:sz w:val="18"/>
        </w:rPr>
        <w:t>STRING ssid,  STRING  bssid,  STRING  reason</w:t>
      </w:r>
      <w:r>
        <w:rPr>
          <w:sz w:val="18"/>
        </w:rPr>
        <w:t xml:space="preserve">), </w:t>
      </w:r>
      <w:r>
        <w:rPr>
          <w:rFonts w:hint="eastAsia"/>
          <w:sz w:val="18"/>
        </w:rPr>
        <w:t>无线客户端连接失败告警。</w:t>
      </w:r>
    </w:p>
    <w:p>
      <w:pPr>
        <w:spacing w:after="15"/>
        <w:ind w:left="360"/>
        <w:rPr>
          <w:rFonts w:ascii="Calibri" w:hAnsi="Calibri"/>
          <w:sz w:val="18"/>
        </w:rPr>
      </w:pPr>
      <w:r>
        <w:rPr>
          <w:rFonts w:hint="eastAsia" w:ascii="Calibri" w:hAnsi="Calibri"/>
          <w:sz w:val="18"/>
        </w:rPr>
        <w:t>用于质量插件报告无线客户端连接网关SSID失败.</w:t>
      </w:r>
    </w:p>
    <w:p>
      <w:pPr>
        <w:spacing w:after="15"/>
        <w:ind w:firstLine="360"/>
        <w:rPr>
          <w:rFonts w:ascii="Calibri" w:hAnsi="Calibri"/>
          <w:sz w:val="18"/>
        </w:rPr>
      </w:pPr>
      <w:r>
        <w:rPr>
          <w:rFonts w:hint="eastAsia" w:ascii="Calibri" w:hAnsi="Calibri"/>
          <w:sz w:val="18"/>
        </w:rPr>
        <w:t xml:space="preserve">参数: </w:t>
      </w:r>
      <w:r>
        <w:rPr>
          <w:rFonts w:hint="eastAsia"/>
          <w:sz w:val="18"/>
        </w:rPr>
        <w:t>ssid</w:t>
      </w:r>
      <w:r>
        <w:rPr>
          <w:rFonts w:hint="eastAsia" w:ascii="Calibri" w:hAnsi="Calibri"/>
          <w:sz w:val="18"/>
        </w:rPr>
        <w:t>，类型为STRING(s)，表示无线客户端连接的网关SSID</w:t>
      </w:r>
    </w:p>
    <w:p>
      <w:pPr>
        <w:spacing w:after="15"/>
        <w:ind w:firstLine="360"/>
        <w:rPr>
          <w:rFonts w:ascii="Calibri" w:hAnsi="Calibri"/>
          <w:sz w:val="18"/>
        </w:rPr>
      </w:pPr>
      <w:r>
        <w:rPr>
          <w:rFonts w:hint="eastAsia" w:ascii="Calibri" w:hAnsi="Calibri"/>
          <w:sz w:val="18"/>
        </w:rPr>
        <w:tab/>
      </w:r>
      <w:r>
        <w:rPr>
          <w:rFonts w:hint="eastAsia" w:ascii="Calibri" w:hAnsi="Calibri"/>
          <w:sz w:val="18"/>
        </w:rPr>
        <w:tab/>
      </w:r>
      <w:r>
        <w:rPr>
          <w:rFonts w:hint="eastAsia" w:ascii="Calibri" w:hAnsi="Calibri"/>
          <w:sz w:val="18"/>
        </w:rPr>
        <w:t>bssid，类型为STRING(s)，表示无线客户端的bssid</w:t>
      </w:r>
    </w:p>
    <w:p>
      <w:pPr>
        <w:spacing w:after="15"/>
        <w:ind w:firstLine="360"/>
        <w:rPr>
          <w:rFonts w:ascii="Calibri" w:hAnsi="Calibri"/>
          <w:sz w:val="18"/>
        </w:rPr>
      </w:pPr>
      <w:r>
        <w:rPr>
          <w:rFonts w:hint="eastAsia" w:ascii="Calibri" w:hAnsi="Calibri"/>
          <w:sz w:val="18"/>
        </w:rPr>
        <w:tab/>
      </w:r>
      <w:r>
        <w:rPr>
          <w:rFonts w:hint="eastAsia" w:ascii="Calibri" w:hAnsi="Calibri"/>
          <w:sz w:val="18"/>
        </w:rPr>
        <w:tab/>
      </w:r>
      <w:r>
        <w:rPr>
          <w:rFonts w:hint="eastAsia" w:ascii="Calibri" w:hAnsi="Calibri"/>
          <w:sz w:val="18"/>
        </w:rPr>
        <w:t>reason，类型为STRING(s)，表示连接失败的原因</w:t>
      </w:r>
    </w:p>
    <w:p>
      <w:pPr>
        <w:spacing w:after="15"/>
        <w:ind w:left="360"/>
        <w:rPr>
          <w:rFonts w:asciiTheme="minorEastAsia" w:hAnsiTheme="minorEastAsia"/>
        </w:rPr>
      </w:pPr>
    </w:p>
    <w:p>
      <w:pPr>
        <w:pStyle w:val="345"/>
        <w:numPr>
          <w:ilvl w:val="0"/>
          <w:numId w:val="124"/>
        </w:numPr>
        <w:spacing w:after="12"/>
        <w:ind w:firstLineChars="0"/>
        <w:rPr>
          <w:sz w:val="18"/>
        </w:rPr>
      </w:pPr>
      <w:r>
        <w:rPr>
          <w:rFonts w:hint="eastAsia"/>
          <w:sz w:val="18"/>
        </w:rPr>
        <w:t>SysVoiceEvents</w:t>
      </w:r>
      <w:r>
        <w:rPr>
          <w:sz w:val="18"/>
        </w:rPr>
        <w:t xml:space="preserve"> (</w:t>
      </w:r>
      <w:r>
        <w:rPr>
          <w:rFonts w:hint="eastAsia"/>
          <w:sz w:val="18"/>
        </w:rPr>
        <w:t>STRING event,  STRING  description</w:t>
      </w:r>
      <w:r>
        <w:rPr>
          <w:sz w:val="18"/>
        </w:rPr>
        <w:t xml:space="preserve">), </w:t>
      </w:r>
      <w:r>
        <w:rPr>
          <w:rFonts w:hint="eastAsia"/>
          <w:sz w:val="18"/>
        </w:rPr>
        <w:t>语音模块事件</w:t>
      </w:r>
    </w:p>
    <w:p>
      <w:pPr>
        <w:spacing w:after="15"/>
        <w:ind w:left="360"/>
        <w:rPr>
          <w:rFonts w:ascii="Calibri" w:hAnsi="Calibri"/>
          <w:sz w:val="18"/>
        </w:rPr>
      </w:pPr>
      <w:r>
        <w:rPr>
          <w:rFonts w:hint="eastAsia" w:ascii="Calibri" w:hAnsi="Calibri"/>
          <w:sz w:val="18"/>
        </w:rPr>
        <w:t>用于质量插件报告语音模块事件</w:t>
      </w:r>
    </w:p>
    <w:p>
      <w:pPr>
        <w:spacing w:after="15"/>
        <w:ind w:firstLine="360"/>
        <w:rPr>
          <w:rFonts w:ascii="Calibri" w:hAnsi="Calibri"/>
          <w:sz w:val="18"/>
        </w:rPr>
      </w:pPr>
      <w:r>
        <w:rPr>
          <w:rFonts w:hint="eastAsia" w:ascii="Calibri" w:hAnsi="Calibri"/>
          <w:sz w:val="18"/>
        </w:rPr>
        <w:t xml:space="preserve">参数: </w:t>
      </w:r>
      <w:r>
        <w:rPr>
          <w:rFonts w:hint="eastAsia"/>
          <w:sz w:val="18"/>
        </w:rPr>
        <w:t>event</w:t>
      </w:r>
      <w:r>
        <w:rPr>
          <w:rFonts w:hint="eastAsia" w:ascii="Calibri" w:hAnsi="Calibri"/>
          <w:sz w:val="18"/>
        </w:rPr>
        <w:t>，类型为STRING(s)，表示事件类型，可取值为ONHOOK, OFFHOOK, REGISTER</w:t>
      </w:r>
    </w:p>
    <w:p>
      <w:pPr>
        <w:spacing w:after="15"/>
        <w:ind w:firstLine="360"/>
        <w:rPr>
          <w:rFonts w:ascii="Calibri" w:hAnsi="Calibri"/>
          <w:sz w:val="18"/>
        </w:rPr>
      </w:pPr>
      <w:r>
        <w:rPr>
          <w:rFonts w:hint="eastAsia" w:ascii="Calibri" w:hAnsi="Calibri"/>
          <w:sz w:val="18"/>
        </w:rPr>
        <w:tab/>
      </w:r>
      <w:r>
        <w:rPr>
          <w:rFonts w:hint="eastAsia" w:ascii="Calibri" w:hAnsi="Calibri"/>
          <w:sz w:val="18"/>
        </w:rPr>
        <w:t>description，类型为STRING(s)，表示事件的描述.</w:t>
      </w:r>
    </w:p>
    <w:p>
      <w:pPr>
        <w:spacing w:after="15"/>
        <w:ind w:firstLine="360"/>
        <w:rPr>
          <w:rFonts w:asciiTheme="minorEastAsia" w:hAnsiTheme="minorEastAsia"/>
        </w:rPr>
      </w:pPr>
      <w:r>
        <w:rPr>
          <w:rFonts w:hint="eastAsia" w:ascii="Calibri" w:hAnsi="Calibri"/>
          <w:sz w:val="18"/>
        </w:rPr>
        <w:tab/>
      </w:r>
      <w:r>
        <w:rPr>
          <w:rFonts w:hint="eastAsia" w:ascii="Calibri" w:hAnsi="Calibri"/>
          <w:sz w:val="18"/>
        </w:rPr>
        <w:t>当</w:t>
      </w:r>
      <w:r>
        <w:rPr>
          <w:rFonts w:hint="eastAsia"/>
          <w:sz w:val="18"/>
        </w:rPr>
        <w:t>event</w:t>
      </w:r>
      <w:r>
        <w:rPr>
          <w:rFonts w:hint="eastAsia" w:ascii="Calibri" w:hAnsi="Calibri"/>
          <w:sz w:val="18"/>
        </w:rPr>
        <w:t>为ONHOOK，OFFHOOK（用户摘挂机操作）时，description为空（</w:t>
      </w:r>
      <w:r>
        <w:rPr>
          <w:rFonts w:ascii="Calibri" w:hAnsi="Calibri"/>
          <w:szCs w:val="22"/>
        </w:rPr>
        <w:t>""</w:t>
      </w:r>
      <w:r>
        <w:rPr>
          <w:rFonts w:hint="eastAsia" w:ascii="Calibri" w:hAnsi="Calibri"/>
          <w:sz w:val="18"/>
        </w:rPr>
        <w:t>）；当没有帐号注册成功的情况</w:t>
      </w:r>
      <w:r>
        <w:rPr>
          <w:rFonts w:hint="eastAsia" w:ascii="Calibri" w:hAnsi="Calibri"/>
          <w:sz w:val="18"/>
        </w:rPr>
        <w:tab/>
      </w:r>
      <w:r>
        <w:rPr>
          <w:rFonts w:hint="eastAsia" w:ascii="Calibri" w:hAnsi="Calibri"/>
          <w:sz w:val="18"/>
        </w:rPr>
        <w:tab/>
      </w:r>
      <w:r>
        <w:rPr>
          <w:rFonts w:hint="eastAsia" w:ascii="Calibri" w:hAnsi="Calibri"/>
          <w:sz w:val="18"/>
        </w:rPr>
        <w:t>下，可以不记录ONHOOK，OFFHOOK操作；当</w:t>
      </w:r>
      <w:r>
        <w:rPr>
          <w:rFonts w:hint="eastAsia"/>
          <w:sz w:val="18"/>
        </w:rPr>
        <w:t>event</w:t>
      </w:r>
      <w:r>
        <w:rPr>
          <w:rFonts w:hint="eastAsia" w:ascii="Calibri" w:hAnsi="Calibri"/>
          <w:sz w:val="18"/>
        </w:rPr>
        <w:t>为REGISTER时，description可为注册成功（区分Line1/Line2），</w:t>
      </w:r>
      <w:r>
        <w:rPr>
          <w:rFonts w:hint="eastAsia" w:ascii="Calibri" w:hAnsi="Calibri"/>
          <w:sz w:val="18"/>
        </w:rPr>
        <w:tab/>
      </w:r>
      <w:r>
        <w:rPr>
          <w:rFonts w:hint="eastAsia" w:ascii="Calibri" w:hAnsi="Calibri"/>
          <w:sz w:val="18"/>
        </w:rPr>
        <w:t>认证失败，SIP Registrar域名无法解析，VoIP获取IP失败，服务器地址不可达，注册超时，以及厂家自定义的</w:t>
      </w:r>
      <w:r>
        <w:rPr>
          <w:rFonts w:hint="eastAsia" w:ascii="Calibri" w:hAnsi="Calibri"/>
          <w:sz w:val="18"/>
        </w:rPr>
        <w:tab/>
      </w:r>
      <w:r>
        <w:rPr>
          <w:rFonts w:hint="eastAsia" w:ascii="Calibri" w:hAnsi="Calibri"/>
          <w:sz w:val="18"/>
        </w:rPr>
        <w:tab/>
      </w:r>
      <w:r>
        <w:rPr>
          <w:rFonts w:hint="eastAsia" w:ascii="Calibri" w:hAnsi="Calibri"/>
          <w:sz w:val="18"/>
        </w:rPr>
        <w:t>其它失败。</w:t>
      </w:r>
    </w:p>
    <w:p>
      <w:pPr>
        <w:pStyle w:val="345"/>
        <w:spacing w:after="15"/>
        <w:ind w:left="360" w:firstLine="0" w:firstLineChars="0"/>
      </w:pPr>
    </w:p>
    <w:p>
      <w:pPr>
        <w:pStyle w:val="152"/>
        <w:numPr>
          <w:ilvl w:val="4"/>
          <w:numId w:val="143"/>
        </w:numPr>
        <w:spacing w:before="156" w:afterLines="0"/>
        <w:textAlignment w:val="auto"/>
      </w:pPr>
      <w:r>
        <w:rPr>
          <w:rFonts w:hint="eastAsia"/>
        </w:rPr>
        <w:t>com.ctc.igd1.OMDiagResource</w:t>
      </w:r>
    </w:p>
    <w:tbl>
      <w:tblPr>
        <w:tblStyle w:val="66"/>
        <w:tblW w:w="7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2"/>
        <w:gridCol w:w="1439"/>
        <w:gridCol w:w="1344"/>
        <w:gridCol w:w="1013"/>
        <w:gridCol w:w="1824"/>
        <w:gridCol w:w="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属性名</w:t>
            </w:r>
          </w:p>
        </w:tc>
        <w:tc>
          <w:tcPr>
            <w:tcW w:w="1439"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类型</w:t>
            </w:r>
          </w:p>
        </w:tc>
        <w:tc>
          <w:tcPr>
            <w:tcW w:w="1344"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权限</w:t>
            </w:r>
          </w:p>
        </w:tc>
        <w:tc>
          <w:tcPr>
            <w:tcW w:w="1013"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变更通知</w:t>
            </w:r>
          </w:p>
        </w:tc>
        <w:tc>
          <w:tcPr>
            <w:tcW w:w="1824"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备注</w:t>
            </w:r>
          </w:p>
        </w:tc>
        <w:tc>
          <w:tcPr>
            <w:tcW w:w="728" w:type="dxa"/>
            <w:tcBorders>
              <w:top w:val="single" w:color="auto" w:sz="4" w:space="0"/>
              <w:left w:val="single" w:color="auto" w:sz="4" w:space="0"/>
              <w:bottom w:val="single" w:color="auto" w:sz="4" w:space="0"/>
              <w:right w:val="single" w:color="auto" w:sz="4" w:space="0"/>
            </w:tcBorders>
            <w:shd w:val="clear" w:color="auto" w:fill="D9D9D9"/>
          </w:tcPr>
          <w:p>
            <w:pPr>
              <w:spacing w:after="15"/>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1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ServiceName</w:t>
            </w:r>
          </w:p>
        </w:tc>
        <w:tc>
          <w:tcPr>
            <w:tcW w:w="143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STRING(32)</w:t>
            </w:r>
          </w:p>
        </w:tc>
        <w:tc>
          <w:tcPr>
            <w:tcW w:w="134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1013"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182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资源受控进程名</w:t>
            </w:r>
          </w:p>
        </w:tc>
        <w:tc>
          <w:tcPr>
            <w:tcW w:w="72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1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CPUPercentage</w:t>
            </w:r>
          </w:p>
        </w:tc>
        <w:tc>
          <w:tcPr>
            <w:tcW w:w="143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134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1013"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182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该进程</w:t>
            </w:r>
            <w:r>
              <w:rPr>
                <w:rFonts w:ascii="Calibri" w:hAnsi="Calibri"/>
                <w:sz w:val="18"/>
                <w:szCs w:val="18"/>
              </w:rPr>
              <w:t>CPU</w:t>
            </w:r>
            <w:r>
              <w:rPr>
                <w:rFonts w:hint="eastAsia" w:ascii="Calibri" w:hAnsi="Calibri"/>
                <w:sz w:val="18"/>
                <w:szCs w:val="18"/>
              </w:rPr>
              <w:t>占用率报警阈值，</w:t>
            </w:r>
            <w:r>
              <w:rPr>
                <w:rFonts w:ascii="Calibri" w:hAnsi="Calibri"/>
                <w:sz w:val="18"/>
                <w:szCs w:val="18"/>
              </w:rPr>
              <w:t>0</w:t>
            </w:r>
            <w:r>
              <w:rPr>
                <w:rFonts w:hint="eastAsia" w:ascii="Calibri" w:hAnsi="Calibri"/>
                <w:sz w:val="18"/>
                <w:szCs w:val="18"/>
              </w:rPr>
              <w:t>表示不监控取值范围0</w:t>
            </w:r>
            <w:r>
              <w:rPr>
                <w:rFonts w:ascii="Calibri" w:hAnsi="Calibri"/>
                <w:sz w:val="18"/>
                <w:szCs w:val="18"/>
              </w:rPr>
              <w:t>-100</w:t>
            </w:r>
          </w:p>
        </w:tc>
        <w:tc>
          <w:tcPr>
            <w:tcW w:w="72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1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MEMPercentage</w:t>
            </w:r>
          </w:p>
        </w:tc>
        <w:tc>
          <w:tcPr>
            <w:tcW w:w="143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UINT32</w:t>
            </w:r>
          </w:p>
        </w:tc>
        <w:tc>
          <w:tcPr>
            <w:tcW w:w="134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w:t>
            </w:r>
          </w:p>
        </w:tc>
        <w:tc>
          <w:tcPr>
            <w:tcW w:w="1013"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182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该进程内存占用率报警阈值，</w:t>
            </w:r>
            <w:r>
              <w:rPr>
                <w:rFonts w:ascii="Calibri" w:hAnsi="Calibri"/>
                <w:sz w:val="18"/>
                <w:szCs w:val="18"/>
              </w:rPr>
              <w:t>0</w:t>
            </w:r>
            <w:r>
              <w:rPr>
                <w:rFonts w:hint="eastAsia" w:ascii="Calibri" w:hAnsi="Calibri"/>
                <w:sz w:val="18"/>
                <w:szCs w:val="18"/>
              </w:rPr>
              <w:t>表示不监控取值</w:t>
            </w:r>
            <w:r>
              <w:rPr>
                <w:rFonts w:ascii="Calibri" w:hAnsi="Calibri"/>
                <w:sz w:val="18"/>
                <w:szCs w:val="18"/>
              </w:rPr>
              <w:t>范围</w:t>
            </w:r>
            <w:r>
              <w:rPr>
                <w:rFonts w:hint="eastAsia" w:ascii="Calibri" w:hAnsi="Calibri"/>
                <w:sz w:val="18"/>
                <w:szCs w:val="18"/>
              </w:rPr>
              <w:t>0</w:t>
            </w:r>
            <w:r>
              <w:rPr>
                <w:rFonts w:ascii="Calibri" w:hAnsi="Calibri"/>
                <w:sz w:val="18"/>
                <w:szCs w:val="18"/>
              </w:rPr>
              <w:t>-100</w:t>
            </w:r>
          </w:p>
        </w:tc>
        <w:tc>
          <w:tcPr>
            <w:tcW w:w="72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1.1</w:t>
            </w:r>
          </w:p>
        </w:tc>
      </w:tr>
    </w:tbl>
    <w:p>
      <w:pPr>
        <w:pStyle w:val="345"/>
        <w:spacing w:after="15"/>
        <w:ind w:left="360" w:firstLine="0" w:firstLineChars="0"/>
      </w:pPr>
    </w:p>
    <w:p>
      <w:pPr>
        <w:pStyle w:val="152"/>
        <w:numPr>
          <w:ilvl w:val="4"/>
          <w:numId w:val="143"/>
        </w:numPr>
        <w:spacing w:before="156" w:afterLines="0"/>
        <w:textAlignment w:val="auto"/>
      </w:pPr>
      <w:r>
        <w:rPr>
          <w:rFonts w:hint="eastAsia"/>
        </w:rPr>
        <w:t>com.ctc.igd1.OMDiagProcess</w:t>
      </w:r>
    </w:p>
    <w:tbl>
      <w:tblPr>
        <w:tblStyle w:val="66"/>
        <w:tblW w:w="75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8"/>
        <w:gridCol w:w="1449"/>
        <w:gridCol w:w="1351"/>
        <w:gridCol w:w="1177"/>
        <w:gridCol w:w="1541"/>
        <w:gridCol w:w="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8"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属性名</w:t>
            </w:r>
          </w:p>
        </w:tc>
        <w:tc>
          <w:tcPr>
            <w:tcW w:w="1449"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类型</w:t>
            </w:r>
          </w:p>
        </w:tc>
        <w:tc>
          <w:tcPr>
            <w:tcW w:w="1351"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权限</w:t>
            </w:r>
          </w:p>
        </w:tc>
        <w:tc>
          <w:tcPr>
            <w:tcW w:w="1177"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变更通知</w:t>
            </w:r>
          </w:p>
        </w:tc>
        <w:tc>
          <w:tcPr>
            <w:tcW w:w="1541"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备注</w:t>
            </w:r>
          </w:p>
        </w:tc>
        <w:tc>
          <w:tcPr>
            <w:tcW w:w="585" w:type="dxa"/>
            <w:tcBorders>
              <w:top w:val="single" w:color="auto" w:sz="4" w:space="0"/>
              <w:left w:val="single" w:color="auto" w:sz="4" w:space="0"/>
              <w:bottom w:val="single" w:color="auto" w:sz="4" w:space="0"/>
              <w:right w:val="single" w:color="auto" w:sz="4" w:space="0"/>
            </w:tcBorders>
            <w:shd w:val="clear" w:color="auto" w:fill="D9D9D9"/>
          </w:tcPr>
          <w:p>
            <w:pPr>
              <w:spacing w:after="15"/>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ServiceName</w:t>
            </w:r>
          </w:p>
        </w:tc>
        <w:tc>
          <w:tcPr>
            <w:tcW w:w="1449"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STRING(32)</w:t>
            </w:r>
          </w:p>
        </w:tc>
        <w:tc>
          <w:tcPr>
            <w:tcW w:w="135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117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无</w:t>
            </w:r>
          </w:p>
        </w:tc>
        <w:tc>
          <w:tcPr>
            <w:tcW w:w="154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受控进程名</w:t>
            </w:r>
          </w:p>
        </w:tc>
        <w:tc>
          <w:tcPr>
            <w:tcW w:w="58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1.1</w:t>
            </w:r>
          </w:p>
        </w:tc>
      </w:tr>
    </w:tbl>
    <w:p>
      <w:pPr>
        <w:spacing w:after="15"/>
      </w:pPr>
    </w:p>
    <w:p>
      <w:pPr>
        <w:pStyle w:val="147"/>
        <w:numPr>
          <w:ilvl w:val="3"/>
          <w:numId w:val="149"/>
        </w:numPr>
        <w:spacing w:before="156" w:afterLines="0"/>
        <w:textAlignment w:val="auto"/>
      </w:pPr>
      <w:r>
        <w:rPr>
          <w:rFonts w:hint="eastAsia"/>
        </w:rPr>
        <w:t>DBus对象</w:t>
      </w:r>
    </w:p>
    <w:tbl>
      <w:tblPr>
        <w:tblStyle w:val="66"/>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66"/>
        <w:gridCol w:w="2538"/>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6" w:type="dxa"/>
            <w:tcBorders>
              <w:top w:val="single" w:color="auto" w:sz="4" w:space="0"/>
              <w:left w:val="single" w:color="auto" w:sz="4" w:space="0"/>
              <w:bottom w:val="single" w:color="auto" w:sz="4" w:space="0"/>
              <w:right w:val="single" w:color="auto" w:sz="4" w:space="0"/>
            </w:tcBorders>
          </w:tcPr>
          <w:p>
            <w:pPr>
              <w:spacing w:after="15"/>
              <w:rPr>
                <w:sz w:val="18"/>
              </w:rPr>
            </w:pPr>
            <w:r>
              <w:rPr>
                <w:sz w:val="18"/>
              </w:rPr>
              <w:t>Object Path</w:t>
            </w:r>
          </w:p>
        </w:tc>
        <w:tc>
          <w:tcPr>
            <w:tcW w:w="2538" w:type="dxa"/>
            <w:tcBorders>
              <w:top w:val="single" w:color="auto" w:sz="4" w:space="0"/>
              <w:left w:val="single" w:color="auto" w:sz="4" w:space="0"/>
              <w:bottom w:val="single" w:color="auto" w:sz="4" w:space="0"/>
              <w:right w:val="single" w:color="auto" w:sz="4" w:space="0"/>
            </w:tcBorders>
          </w:tcPr>
          <w:p>
            <w:pPr>
              <w:spacing w:after="15"/>
              <w:rPr>
                <w:sz w:val="18"/>
              </w:rPr>
            </w:pPr>
            <w:r>
              <w:rPr>
                <w:rFonts w:hint="eastAsia"/>
                <w:sz w:val="18"/>
              </w:rPr>
              <w:t>接口</w:t>
            </w:r>
          </w:p>
        </w:tc>
        <w:tc>
          <w:tcPr>
            <w:tcW w:w="2126" w:type="dxa"/>
            <w:tcBorders>
              <w:top w:val="single" w:color="auto" w:sz="4" w:space="0"/>
              <w:left w:val="single" w:color="auto" w:sz="4" w:space="0"/>
              <w:bottom w:val="single" w:color="auto" w:sz="4" w:space="0"/>
              <w:right w:val="single" w:color="auto" w:sz="4" w:space="0"/>
            </w:tcBorders>
          </w:tcPr>
          <w:p>
            <w:pPr>
              <w:spacing w:after="15"/>
              <w:rPr>
                <w:sz w:val="18"/>
              </w:rPr>
            </w:pPr>
            <w:r>
              <w:rPr>
                <w:rFonts w:hint="eastAsia"/>
                <w:sz w:val="18"/>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6" w:type="dxa"/>
            <w:tcBorders>
              <w:top w:val="single" w:color="auto" w:sz="4" w:space="0"/>
              <w:left w:val="single" w:color="auto" w:sz="4" w:space="0"/>
              <w:bottom w:val="single" w:color="auto" w:sz="4" w:space="0"/>
              <w:right w:val="single" w:color="auto" w:sz="4" w:space="0"/>
            </w:tcBorders>
          </w:tcPr>
          <w:p>
            <w:pPr>
              <w:spacing w:after="15"/>
              <w:rPr>
                <w:sz w:val="18"/>
              </w:rPr>
            </w:pPr>
            <w:r>
              <w:rPr>
                <w:sz w:val="18"/>
              </w:rPr>
              <w:t>/com/ctc/igd1/Telecom/OMDiag</w:t>
            </w:r>
          </w:p>
        </w:tc>
        <w:tc>
          <w:tcPr>
            <w:tcW w:w="2538" w:type="dxa"/>
            <w:tcBorders>
              <w:top w:val="single" w:color="auto" w:sz="4" w:space="0"/>
              <w:left w:val="single" w:color="auto" w:sz="4" w:space="0"/>
              <w:bottom w:val="single" w:color="auto" w:sz="4" w:space="0"/>
              <w:right w:val="single" w:color="auto" w:sz="4" w:space="0"/>
            </w:tcBorders>
          </w:tcPr>
          <w:p>
            <w:pPr>
              <w:spacing w:after="15"/>
              <w:rPr>
                <w:sz w:val="18"/>
              </w:rPr>
            </w:pPr>
            <w:r>
              <w:rPr>
                <w:sz w:val="18"/>
              </w:rPr>
              <w:t>com.ctc.igd1.</w:t>
            </w:r>
            <w:r>
              <w:rPr>
                <w:rFonts w:hint="eastAsia"/>
                <w:sz w:val="18"/>
              </w:rPr>
              <w:t>OMD</w:t>
            </w:r>
            <w:r>
              <w:rPr>
                <w:sz w:val="18"/>
              </w:rPr>
              <w:t>iag</w:t>
            </w:r>
          </w:p>
        </w:tc>
        <w:tc>
          <w:tcPr>
            <w:tcW w:w="2126" w:type="dxa"/>
            <w:tcBorders>
              <w:top w:val="single" w:color="auto" w:sz="4" w:space="0"/>
              <w:left w:val="single" w:color="auto" w:sz="4" w:space="0"/>
              <w:bottom w:val="single" w:color="auto" w:sz="4" w:space="0"/>
              <w:right w:val="single" w:color="auto" w:sz="4" w:space="0"/>
            </w:tcBorders>
          </w:tcPr>
          <w:p>
            <w:pPr>
              <w:spacing w:after="15"/>
              <w:rPr>
                <w:sz w:val="18"/>
              </w:rPr>
            </w:pPr>
            <w:r>
              <w:rPr>
                <w:rFonts w:hint="eastAsia"/>
                <w:sz w:val="18"/>
              </w:rPr>
              <w:t>质量诊断类服务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6" w:type="dxa"/>
            <w:tcBorders>
              <w:top w:val="single" w:color="auto" w:sz="4" w:space="0"/>
              <w:left w:val="single" w:color="auto" w:sz="4" w:space="0"/>
              <w:bottom w:val="single" w:color="auto" w:sz="4" w:space="0"/>
              <w:right w:val="single" w:color="auto" w:sz="4" w:space="0"/>
            </w:tcBorders>
          </w:tcPr>
          <w:p>
            <w:pPr>
              <w:spacing w:after="15"/>
              <w:rPr>
                <w:sz w:val="18"/>
              </w:rPr>
            </w:pPr>
            <w:r>
              <w:rPr>
                <w:sz w:val="18"/>
              </w:rPr>
              <w:t>/com/ctc/igd1/Telecom/OMDiag/Resource</w:t>
            </w:r>
          </w:p>
        </w:tc>
        <w:tc>
          <w:tcPr>
            <w:tcW w:w="2538" w:type="dxa"/>
            <w:tcBorders>
              <w:top w:val="single" w:color="auto" w:sz="4" w:space="0"/>
              <w:left w:val="single" w:color="auto" w:sz="4" w:space="0"/>
              <w:bottom w:val="single" w:color="auto" w:sz="4" w:space="0"/>
              <w:right w:val="single" w:color="auto" w:sz="4" w:space="0"/>
            </w:tcBorders>
          </w:tcPr>
          <w:p>
            <w:pPr>
              <w:spacing w:after="15"/>
              <w:rPr>
                <w:sz w:val="18"/>
              </w:rPr>
            </w:pPr>
            <w:r>
              <w:rPr>
                <w:sz w:val="18"/>
              </w:rPr>
              <w:t>com.ctc.igd1.ObjectManager</w:t>
            </w:r>
          </w:p>
        </w:tc>
        <w:tc>
          <w:tcPr>
            <w:tcW w:w="2126" w:type="dxa"/>
            <w:tcBorders>
              <w:top w:val="single" w:color="auto" w:sz="4" w:space="0"/>
              <w:left w:val="single" w:color="auto" w:sz="4" w:space="0"/>
              <w:bottom w:val="single" w:color="auto" w:sz="4" w:space="0"/>
              <w:right w:val="single" w:color="auto" w:sz="4" w:space="0"/>
            </w:tcBorders>
          </w:tcPr>
          <w:p>
            <w:pPr>
              <w:spacing w:after="15"/>
              <w:rPr>
                <w:sz w:val="18"/>
              </w:rPr>
            </w:pPr>
            <w:r>
              <w:rPr>
                <w:rFonts w:hint="eastAsia"/>
                <w:sz w:val="18"/>
              </w:rPr>
              <w:t>进程占用资源阈值配置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6" w:type="dxa"/>
            <w:tcBorders>
              <w:top w:val="single" w:color="auto" w:sz="4" w:space="0"/>
              <w:left w:val="single" w:color="auto" w:sz="4" w:space="0"/>
              <w:bottom w:val="single" w:color="auto" w:sz="4" w:space="0"/>
              <w:right w:val="single" w:color="auto" w:sz="4" w:space="0"/>
            </w:tcBorders>
          </w:tcPr>
          <w:p>
            <w:pPr>
              <w:spacing w:after="15"/>
              <w:rPr>
                <w:sz w:val="18"/>
              </w:rPr>
            </w:pPr>
            <w:r>
              <w:rPr>
                <w:sz w:val="18"/>
              </w:rPr>
              <w:t>/com/ctc/igd1/Telecom/OMDiag/Resource/{i}</w:t>
            </w:r>
          </w:p>
        </w:tc>
        <w:tc>
          <w:tcPr>
            <w:tcW w:w="2538" w:type="dxa"/>
            <w:tcBorders>
              <w:top w:val="single" w:color="auto" w:sz="4" w:space="0"/>
              <w:left w:val="single" w:color="auto" w:sz="4" w:space="0"/>
              <w:bottom w:val="single" w:color="auto" w:sz="4" w:space="0"/>
              <w:right w:val="single" w:color="auto" w:sz="4" w:space="0"/>
            </w:tcBorders>
          </w:tcPr>
          <w:p>
            <w:pPr>
              <w:spacing w:after="15"/>
              <w:rPr>
                <w:sz w:val="18"/>
              </w:rPr>
            </w:pPr>
            <w:r>
              <w:rPr>
                <w:sz w:val="18"/>
              </w:rPr>
              <w:t>com.ctc.igd1.OMDiagResource</w:t>
            </w:r>
          </w:p>
        </w:tc>
        <w:tc>
          <w:tcPr>
            <w:tcW w:w="2126" w:type="dxa"/>
            <w:tcBorders>
              <w:top w:val="single" w:color="auto" w:sz="4" w:space="0"/>
              <w:left w:val="single" w:color="auto" w:sz="4" w:space="0"/>
              <w:bottom w:val="single" w:color="auto" w:sz="4" w:space="0"/>
              <w:right w:val="single" w:color="auto" w:sz="4" w:space="0"/>
            </w:tcBorders>
          </w:tcPr>
          <w:p>
            <w:pPr>
              <w:spacing w:after="15"/>
              <w:rPr>
                <w:sz w:val="18"/>
              </w:rPr>
            </w:pPr>
            <w:r>
              <w:rPr>
                <w:rFonts w:hint="eastAsia"/>
                <w:sz w:val="18"/>
              </w:rPr>
              <w:t>进程占用资源阈值配置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6" w:type="dxa"/>
            <w:tcBorders>
              <w:top w:val="single" w:color="auto" w:sz="4" w:space="0"/>
              <w:left w:val="single" w:color="auto" w:sz="4" w:space="0"/>
              <w:bottom w:val="single" w:color="auto" w:sz="4" w:space="0"/>
              <w:right w:val="single" w:color="auto" w:sz="4" w:space="0"/>
            </w:tcBorders>
          </w:tcPr>
          <w:p>
            <w:pPr>
              <w:spacing w:after="15"/>
              <w:rPr>
                <w:sz w:val="18"/>
              </w:rPr>
            </w:pPr>
            <w:r>
              <w:rPr>
                <w:sz w:val="18"/>
              </w:rPr>
              <w:t>/com/ctc/igd1/Telecom/OMDiag/Process</w:t>
            </w:r>
          </w:p>
        </w:tc>
        <w:tc>
          <w:tcPr>
            <w:tcW w:w="2538" w:type="dxa"/>
            <w:tcBorders>
              <w:top w:val="single" w:color="auto" w:sz="4" w:space="0"/>
              <w:left w:val="single" w:color="auto" w:sz="4" w:space="0"/>
              <w:bottom w:val="single" w:color="auto" w:sz="4" w:space="0"/>
              <w:right w:val="single" w:color="auto" w:sz="4" w:space="0"/>
            </w:tcBorders>
          </w:tcPr>
          <w:p>
            <w:pPr>
              <w:spacing w:after="15"/>
              <w:rPr>
                <w:sz w:val="18"/>
              </w:rPr>
            </w:pPr>
            <w:r>
              <w:rPr>
                <w:sz w:val="18"/>
              </w:rPr>
              <w:t>com.ctc.igd1.ObjectManager</w:t>
            </w:r>
          </w:p>
        </w:tc>
        <w:tc>
          <w:tcPr>
            <w:tcW w:w="2126" w:type="dxa"/>
            <w:tcBorders>
              <w:top w:val="single" w:color="auto" w:sz="4" w:space="0"/>
              <w:left w:val="single" w:color="auto" w:sz="4" w:space="0"/>
              <w:bottom w:val="single" w:color="auto" w:sz="4" w:space="0"/>
              <w:right w:val="single" w:color="auto" w:sz="4" w:space="0"/>
            </w:tcBorders>
          </w:tcPr>
          <w:p>
            <w:pPr>
              <w:spacing w:after="15"/>
              <w:rPr>
                <w:sz w:val="18"/>
              </w:rPr>
            </w:pPr>
            <w:r>
              <w:rPr>
                <w:rFonts w:hint="eastAsia"/>
                <w:sz w:val="18"/>
              </w:rPr>
              <w:t>进程运行异常监控配置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6" w:type="dxa"/>
            <w:tcBorders>
              <w:top w:val="single" w:color="auto" w:sz="4" w:space="0"/>
              <w:left w:val="single" w:color="auto" w:sz="4" w:space="0"/>
              <w:bottom w:val="single" w:color="auto" w:sz="4" w:space="0"/>
              <w:right w:val="single" w:color="auto" w:sz="4" w:space="0"/>
            </w:tcBorders>
          </w:tcPr>
          <w:p>
            <w:pPr>
              <w:spacing w:after="15"/>
              <w:rPr>
                <w:sz w:val="18"/>
              </w:rPr>
            </w:pPr>
            <w:r>
              <w:rPr>
                <w:sz w:val="18"/>
              </w:rPr>
              <w:t>/com/ctc/igd1/Telecom/OMDiag/Process/{i}</w:t>
            </w:r>
          </w:p>
        </w:tc>
        <w:tc>
          <w:tcPr>
            <w:tcW w:w="2538" w:type="dxa"/>
            <w:tcBorders>
              <w:top w:val="single" w:color="auto" w:sz="4" w:space="0"/>
              <w:left w:val="single" w:color="auto" w:sz="4" w:space="0"/>
              <w:bottom w:val="single" w:color="auto" w:sz="4" w:space="0"/>
              <w:right w:val="single" w:color="auto" w:sz="4" w:space="0"/>
            </w:tcBorders>
          </w:tcPr>
          <w:p>
            <w:pPr>
              <w:spacing w:after="15"/>
              <w:rPr>
                <w:sz w:val="18"/>
              </w:rPr>
            </w:pPr>
            <w:r>
              <w:rPr>
                <w:sz w:val="18"/>
              </w:rPr>
              <w:t>com.ctc.igd1.OMDiagProcess</w:t>
            </w:r>
          </w:p>
        </w:tc>
        <w:tc>
          <w:tcPr>
            <w:tcW w:w="2126" w:type="dxa"/>
            <w:tcBorders>
              <w:top w:val="single" w:color="auto" w:sz="4" w:space="0"/>
              <w:left w:val="single" w:color="auto" w:sz="4" w:space="0"/>
              <w:bottom w:val="single" w:color="auto" w:sz="4" w:space="0"/>
              <w:right w:val="single" w:color="auto" w:sz="4" w:space="0"/>
            </w:tcBorders>
          </w:tcPr>
          <w:p>
            <w:pPr>
              <w:spacing w:after="15"/>
              <w:rPr>
                <w:sz w:val="18"/>
              </w:rPr>
            </w:pPr>
            <w:r>
              <w:rPr>
                <w:rFonts w:hint="eastAsia"/>
                <w:sz w:val="18"/>
              </w:rPr>
              <w:t>进程运行异常监控配置</w:t>
            </w:r>
          </w:p>
        </w:tc>
      </w:tr>
    </w:tbl>
    <w:p>
      <w:pPr>
        <w:pStyle w:val="47"/>
        <w:spacing w:after="15"/>
        <w:ind w:firstLine="0" w:firstLineChars="0"/>
      </w:pPr>
    </w:p>
    <w:p>
      <w:pPr>
        <w:pStyle w:val="162"/>
        <w:numPr>
          <w:ilvl w:val="2"/>
          <w:numId w:val="143"/>
        </w:numPr>
        <w:spacing w:before="156" w:afterLines="0"/>
        <w:ind w:left="-57"/>
        <w:textAlignment w:val="auto"/>
      </w:pPr>
      <w:r>
        <w:rPr>
          <w:rFonts w:hint="eastAsia"/>
        </w:rPr>
        <w:t>桥接模式平台上报服务</w:t>
      </w:r>
    </w:p>
    <w:p>
      <w:pPr>
        <w:pStyle w:val="59"/>
        <w:shd w:val="clear" w:color="auto" w:fill="FFFFFF"/>
        <w:spacing w:after="100"/>
        <w:ind w:firstLine="420" w:firstLineChars="200"/>
        <w:rPr>
          <w:sz w:val="21"/>
          <w:szCs w:val="21"/>
        </w:rPr>
      </w:pPr>
      <w:r>
        <w:rPr>
          <w:rFonts w:hint="eastAsia"/>
          <w:sz w:val="21"/>
          <w:szCs w:val="21"/>
        </w:rPr>
        <w:t>网关桥接模式时，能够通过探测的mac</w:t>
      </w:r>
      <w:r>
        <w:rPr>
          <w:sz w:val="21"/>
          <w:szCs w:val="21"/>
        </w:rPr>
        <w:t xml:space="preserve">/pppoe/ip </w:t>
      </w:r>
      <w:r>
        <w:rPr>
          <w:rFonts w:hint="eastAsia"/>
          <w:sz w:val="21"/>
          <w:szCs w:val="21"/>
        </w:rPr>
        <w:t>等信息，通过d</w:t>
      </w:r>
      <w:r>
        <w:rPr>
          <w:sz w:val="21"/>
          <w:szCs w:val="21"/>
        </w:rPr>
        <w:t>bus</w:t>
      </w:r>
      <w:r>
        <w:rPr>
          <w:rFonts w:hint="eastAsia"/>
          <w:sz w:val="21"/>
          <w:szCs w:val="21"/>
        </w:rPr>
        <w:t>接口提供给中间件。</w:t>
      </w:r>
    </w:p>
    <w:p>
      <w:pPr>
        <w:pStyle w:val="59"/>
        <w:shd w:val="clear" w:color="auto" w:fill="FFFFFF"/>
        <w:spacing w:after="100"/>
        <w:ind w:firstLine="420" w:firstLineChars="200"/>
        <w:rPr>
          <w:sz w:val="21"/>
          <w:szCs w:val="21"/>
        </w:rPr>
      </w:pPr>
      <w:r>
        <w:rPr>
          <w:rFonts w:hint="eastAsia"/>
          <w:sz w:val="21"/>
          <w:szCs w:val="21"/>
        </w:rPr>
        <w:t>网关对于远端回复的报文，可以通过添加流量特征规则，将远端回复的指定报文复制上报到桥接口，并且不影响该报文向</w:t>
      </w:r>
      <w:r>
        <w:rPr>
          <w:sz w:val="21"/>
          <w:szCs w:val="21"/>
        </w:rPr>
        <w:t>LAN</w:t>
      </w:r>
      <w:r>
        <w:rPr>
          <w:rFonts w:hint="eastAsia"/>
          <w:sz w:val="21"/>
          <w:szCs w:val="21"/>
        </w:rPr>
        <w:t>口转发。</w:t>
      </w:r>
    </w:p>
    <w:p>
      <w:pPr>
        <w:pStyle w:val="59"/>
        <w:shd w:val="clear" w:color="auto" w:fill="FFFFFF"/>
        <w:spacing w:after="100"/>
        <w:ind w:firstLine="420" w:firstLineChars="200"/>
        <w:rPr>
          <w:sz w:val="21"/>
          <w:szCs w:val="21"/>
        </w:rPr>
      </w:pPr>
      <w:r>
        <w:rPr>
          <w:rFonts w:hint="eastAsia"/>
          <w:sz w:val="21"/>
          <w:szCs w:val="21"/>
        </w:rPr>
        <w:t>对于下面的I</w:t>
      </w:r>
      <w:r>
        <w:rPr>
          <w:sz w:val="21"/>
          <w:szCs w:val="21"/>
        </w:rPr>
        <w:t>nterface</w:t>
      </w:r>
      <w:r>
        <w:rPr>
          <w:rFonts w:hint="eastAsia"/>
          <w:sz w:val="21"/>
          <w:szCs w:val="21"/>
        </w:rPr>
        <w:t>Name</w:t>
      </w:r>
      <w:r>
        <w:rPr>
          <w:sz w:val="21"/>
          <w:szCs w:val="21"/>
        </w:rPr>
        <w:t xml:space="preserve">, </w:t>
      </w:r>
      <w:r>
        <w:rPr>
          <w:rFonts w:hint="eastAsia"/>
          <w:sz w:val="21"/>
          <w:szCs w:val="21"/>
        </w:rPr>
        <w:t>指的是网关的桥接W</w:t>
      </w:r>
      <w:r>
        <w:rPr>
          <w:sz w:val="21"/>
          <w:szCs w:val="21"/>
        </w:rPr>
        <w:t>AN</w:t>
      </w:r>
      <w:r>
        <w:rPr>
          <w:rFonts w:hint="eastAsia"/>
          <w:sz w:val="21"/>
          <w:szCs w:val="21"/>
        </w:rPr>
        <w:t>的设备接口名，中间件可以创建</w:t>
      </w:r>
      <w:r>
        <w:rPr>
          <w:sz w:val="21"/>
          <w:szCs w:val="21"/>
        </w:rPr>
        <w:t>raw socket</w:t>
      </w:r>
      <w:r>
        <w:rPr>
          <w:rFonts w:hint="eastAsia"/>
          <w:sz w:val="21"/>
          <w:szCs w:val="21"/>
        </w:rPr>
        <w:t>通过这个网络接口，发送报文并接受符合c</w:t>
      </w:r>
      <w:r>
        <w:rPr>
          <w:sz w:val="21"/>
          <w:szCs w:val="21"/>
        </w:rPr>
        <w:t>om.ctc.igd1.bridgedata.acl</w:t>
      </w:r>
      <w:r>
        <w:rPr>
          <w:rFonts w:hint="eastAsia"/>
          <w:sz w:val="21"/>
          <w:szCs w:val="21"/>
        </w:rPr>
        <w:t>接口流量规则的下行流量。</w:t>
      </w:r>
    </w:p>
    <w:p>
      <w:pPr>
        <w:pStyle w:val="147"/>
        <w:numPr>
          <w:ilvl w:val="3"/>
          <w:numId w:val="143"/>
        </w:numPr>
        <w:shd w:val="clear" w:color="auto" w:fill="FFFFFF"/>
        <w:spacing w:before="156" w:afterLines="0"/>
        <w:ind w:firstLine="210"/>
        <w:textAlignment w:val="auto"/>
        <w:rPr>
          <w:szCs w:val="21"/>
        </w:rPr>
      </w:pPr>
      <w:r>
        <w:rPr>
          <w:rFonts w:hint="eastAsia"/>
        </w:rPr>
        <w:t>DBus接口</w:t>
      </w:r>
    </w:p>
    <w:p>
      <w:pPr>
        <w:pStyle w:val="152"/>
        <w:spacing w:before="156" w:after="156"/>
      </w:pPr>
      <w:r>
        <w:rPr>
          <w:rFonts w:hint="eastAsia"/>
        </w:rPr>
        <w:t>com.ctc.igd1.</w:t>
      </w:r>
      <w:r>
        <w:t>bridgedata</w:t>
      </w:r>
    </w:p>
    <w:p>
      <w:pPr>
        <w:spacing w:before="240" w:after="15"/>
        <w:rPr>
          <w:b/>
        </w:rPr>
      </w:pPr>
      <w:r>
        <w:rPr>
          <w:rFonts w:hint="eastAsia"/>
          <w:b/>
        </w:rPr>
        <w:t>属性</w:t>
      </w:r>
    </w:p>
    <w:tbl>
      <w:tblPr>
        <w:tblStyle w:val="66"/>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238"/>
        <w:gridCol w:w="888"/>
        <w:gridCol w:w="1134"/>
        <w:gridCol w:w="2551"/>
        <w:gridCol w:w="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668" w:type="dxa"/>
            <w:shd w:val="clear" w:color="auto" w:fill="D9D9D9"/>
          </w:tcPr>
          <w:p>
            <w:pPr>
              <w:spacing w:after="15"/>
              <w:jc w:val="center"/>
              <w:rPr>
                <w:rFonts w:ascii="Calibri" w:hAnsi="Calibri"/>
                <w:sz w:val="18"/>
              </w:rPr>
            </w:pPr>
            <w:r>
              <w:rPr>
                <w:rFonts w:ascii="Calibri" w:hAnsi="Calibri"/>
                <w:sz w:val="18"/>
              </w:rPr>
              <w:t>属性名</w:t>
            </w:r>
          </w:p>
        </w:tc>
        <w:tc>
          <w:tcPr>
            <w:tcW w:w="1238" w:type="dxa"/>
            <w:shd w:val="clear" w:color="auto" w:fill="D9D9D9"/>
          </w:tcPr>
          <w:p>
            <w:pPr>
              <w:spacing w:after="15"/>
              <w:jc w:val="center"/>
              <w:rPr>
                <w:rFonts w:ascii="Calibri" w:hAnsi="Calibri"/>
                <w:sz w:val="18"/>
              </w:rPr>
            </w:pPr>
            <w:r>
              <w:rPr>
                <w:rFonts w:ascii="Calibri" w:hAnsi="Calibri"/>
                <w:sz w:val="18"/>
              </w:rPr>
              <w:t>类型</w:t>
            </w:r>
          </w:p>
        </w:tc>
        <w:tc>
          <w:tcPr>
            <w:tcW w:w="888" w:type="dxa"/>
            <w:shd w:val="clear" w:color="auto" w:fill="D9D9D9"/>
          </w:tcPr>
          <w:p>
            <w:pPr>
              <w:spacing w:after="15"/>
              <w:jc w:val="center"/>
              <w:rPr>
                <w:rFonts w:ascii="Calibri" w:hAnsi="Calibri"/>
                <w:sz w:val="18"/>
              </w:rPr>
            </w:pPr>
            <w:r>
              <w:rPr>
                <w:rFonts w:ascii="Calibri" w:hAnsi="Calibri"/>
                <w:sz w:val="18"/>
              </w:rPr>
              <w:t>权限</w:t>
            </w:r>
          </w:p>
        </w:tc>
        <w:tc>
          <w:tcPr>
            <w:tcW w:w="1134" w:type="dxa"/>
            <w:shd w:val="clear" w:color="auto" w:fill="D9D9D9"/>
          </w:tcPr>
          <w:p>
            <w:pPr>
              <w:spacing w:after="15"/>
              <w:jc w:val="center"/>
              <w:rPr>
                <w:rFonts w:ascii="Calibri" w:hAnsi="Calibri"/>
                <w:sz w:val="18"/>
              </w:rPr>
            </w:pPr>
            <w:r>
              <w:rPr>
                <w:rFonts w:ascii="Calibri" w:hAnsi="Calibri"/>
                <w:sz w:val="18"/>
              </w:rPr>
              <w:t>变更通知</w:t>
            </w:r>
          </w:p>
        </w:tc>
        <w:tc>
          <w:tcPr>
            <w:tcW w:w="2551" w:type="dxa"/>
            <w:shd w:val="clear" w:color="auto" w:fill="D9D9D9"/>
          </w:tcPr>
          <w:p>
            <w:pPr>
              <w:spacing w:after="15"/>
              <w:jc w:val="center"/>
              <w:rPr>
                <w:rFonts w:ascii="Calibri" w:hAnsi="Calibri"/>
                <w:sz w:val="18"/>
              </w:rPr>
            </w:pPr>
            <w:r>
              <w:rPr>
                <w:rFonts w:ascii="Calibri" w:hAnsi="Calibri"/>
                <w:sz w:val="18"/>
              </w:rPr>
              <w:t>备注</w:t>
            </w:r>
          </w:p>
        </w:tc>
        <w:tc>
          <w:tcPr>
            <w:tcW w:w="993"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668" w:type="dxa"/>
          </w:tcPr>
          <w:p>
            <w:pPr>
              <w:spacing w:after="15"/>
              <w:rPr>
                <w:rFonts w:ascii="Calibri" w:hAnsi="Calibri"/>
                <w:sz w:val="18"/>
                <w:szCs w:val="21"/>
              </w:rPr>
            </w:pPr>
            <w:r>
              <w:rPr>
                <w:rFonts w:ascii="Calibri" w:hAnsi="Calibri"/>
                <w:sz w:val="18"/>
                <w:szCs w:val="21"/>
              </w:rPr>
              <w:t>Interface</w:t>
            </w:r>
            <w:r>
              <w:rPr>
                <w:rFonts w:hint="eastAsia" w:ascii="Calibri" w:hAnsi="Calibri"/>
                <w:sz w:val="18"/>
                <w:szCs w:val="21"/>
              </w:rPr>
              <w:t>Na</w:t>
            </w:r>
            <w:r>
              <w:rPr>
                <w:rFonts w:ascii="Calibri" w:hAnsi="Calibri"/>
                <w:sz w:val="18"/>
                <w:szCs w:val="21"/>
              </w:rPr>
              <w:t>me</w:t>
            </w:r>
          </w:p>
        </w:tc>
        <w:tc>
          <w:tcPr>
            <w:tcW w:w="1238" w:type="dxa"/>
          </w:tcPr>
          <w:p>
            <w:pPr>
              <w:spacing w:after="15"/>
              <w:rPr>
                <w:rFonts w:ascii="Calibri" w:hAnsi="Calibri"/>
                <w:sz w:val="18"/>
              </w:rPr>
            </w:pPr>
            <w:r>
              <w:rPr>
                <w:rFonts w:ascii="Calibri" w:hAnsi="Calibri"/>
                <w:sz w:val="18"/>
              </w:rPr>
              <w:t>STRING(31)</w:t>
            </w:r>
          </w:p>
        </w:tc>
        <w:tc>
          <w:tcPr>
            <w:tcW w:w="888" w:type="dxa"/>
          </w:tcPr>
          <w:p>
            <w:pPr>
              <w:spacing w:after="15"/>
              <w:rPr>
                <w:rFonts w:ascii="Calibri" w:hAnsi="Calibri"/>
                <w:sz w:val="18"/>
              </w:rPr>
            </w:pPr>
            <w:r>
              <w:rPr>
                <w:rFonts w:ascii="Calibri" w:hAnsi="Calibri"/>
                <w:sz w:val="18"/>
              </w:rPr>
              <w:t>read</w:t>
            </w:r>
          </w:p>
        </w:tc>
        <w:tc>
          <w:tcPr>
            <w:tcW w:w="1134" w:type="dxa"/>
          </w:tcPr>
          <w:p>
            <w:pPr>
              <w:spacing w:after="15"/>
              <w:rPr>
                <w:rFonts w:ascii="Calibri" w:hAnsi="Calibri"/>
                <w:sz w:val="18"/>
              </w:rPr>
            </w:pPr>
            <w:r>
              <w:rPr>
                <w:rFonts w:hint="eastAsia" w:ascii="Calibri" w:hAnsi="Calibri"/>
                <w:sz w:val="18"/>
              </w:rPr>
              <w:t>无</w:t>
            </w:r>
          </w:p>
        </w:tc>
        <w:tc>
          <w:tcPr>
            <w:tcW w:w="2551" w:type="dxa"/>
          </w:tcPr>
          <w:p>
            <w:pPr>
              <w:spacing w:after="15"/>
              <w:rPr>
                <w:rFonts w:ascii="Calibri" w:hAnsi="Calibri"/>
                <w:sz w:val="18"/>
              </w:rPr>
            </w:pPr>
            <w:r>
              <w:rPr>
                <w:rFonts w:hint="eastAsia" w:ascii="Calibri" w:hAnsi="Calibri"/>
                <w:sz w:val="18"/>
              </w:rPr>
              <w:t>桥接w</w:t>
            </w:r>
            <w:r>
              <w:rPr>
                <w:rFonts w:ascii="Calibri" w:hAnsi="Calibri"/>
                <w:sz w:val="18"/>
              </w:rPr>
              <w:t>an</w:t>
            </w:r>
            <w:r>
              <w:rPr>
                <w:rFonts w:hint="eastAsia" w:ascii="Calibri" w:hAnsi="Calibri"/>
                <w:sz w:val="18"/>
              </w:rPr>
              <w:t>的</w:t>
            </w:r>
            <w:r>
              <w:rPr>
                <w:rFonts w:ascii="Calibri" w:hAnsi="Calibri"/>
                <w:sz w:val="18"/>
              </w:rPr>
              <w:t>dev name.</w:t>
            </w:r>
          </w:p>
        </w:tc>
        <w:tc>
          <w:tcPr>
            <w:tcW w:w="993" w:type="dxa"/>
          </w:tcPr>
          <w:p>
            <w:pPr>
              <w:spacing w:after="15"/>
              <w:rPr>
                <w:rFonts w:ascii="Calibri" w:hAnsi="Calibri"/>
                <w:sz w:val="18"/>
              </w:rPr>
            </w:pPr>
            <w:r>
              <w:rPr>
                <w:rFonts w:hint="eastAsia" w:ascii="Calibri" w:hAnsi="Calibri"/>
                <w:sz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668" w:type="dxa"/>
          </w:tcPr>
          <w:p>
            <w:pPr>
              <w:spacing w:after="15"/>
              <w:rPr>
                <w:rFonts w:ascii="Calibri" w:hAnsi="Calibri"/>
                <w:sz w:val="18"/>
                <w:szCs w:val="21"/>
              </w:rPr>
            </w:pPr>
            <w:r>
              <w:rPr>
                <w:rFonts w:hint="eastAsia" w:ascii="Calibri" w:hAnsi="Calibri"/>
                <w:sz w:val="18"/>
                <w:szCs w:val="21"/>
              </w:rPr>
              <w:t>S</w:t>
            </w:r>
            <w:r>
              <w:rPr>
                <w:rFonts w:ascii="Calibri" w:hAnsi="Calibri"/>
                <w:sz w:val="18"/>
                <w:szCs w:val="21"/>
              </w:rPr>
              <w:t>M</w:t>
            </w:r>
            <w:r>
              <w:rPr>
                <w:rFonts w:hint="eastAsia" w:ascii="Calibri" w:hAnsi="Calibri"/>
                <w:sz w:val="18"/>
                <w:szCs w:val="21"/>
              </w:rPr>
              <w:t>AC</w:t>
            </w:r>
          </w:p>
        </w:tc>
        <w:tc>
          <w:tcPr>
            <w:tcW w:w="1238" w:type="dxa"/>
          </w:tcPr>
          <w:p>
            <w:pPr>
              <w:spacing w:after="15"/>
              <w:rPr>
                <w:rFonts w:ascii="Calibri" w:hAnsi="Calibri"/>
                <w:sz w:val="18"/>
              </w:rPr>
            </w:pPr>
            <w:r>
              <w:rPr>
                <w:rFonts w:hint="eastAsia" w:ascii="Calibri" w:hAnsi="Calibri"/>
                <w:sz w:val="18"/>
              </w:rPr>
              <w:t>STRING</w:t>
            </w:r>
            <w:r>
              <w:rPr>
                <w:rFonts w:ascii="Calibri" w:hAnsi="Calibri"/>
                <w:sz w:val="18"/>
              </w:rPr>
              <w:t>(12)</w:t>
            </w:r>
          </w:p>
        </w:tc>
        <w:tc>
          <w:tcPr>
            <w:tcW w:w="888" w:type="dxa"/>
          </w:tcPr>
          <w:p>
            <w:pPr>
              <w:spacing w:after="15"/>
              <w:rPr>
                <w:rFonts w:ascii="Calibri" w:hAnsi="Calibri"/>
                <w:sz w:val="18"/>
              </w:rPr>
            </w:pPr>
            <w:r>
              <w:rPr>
                <w:rFonts w:hint="eastAsia" w:ascii="Calibri" w:hAnsi="Calibri"/>
                <w:sz w:val="18"/>
              </w:rPr>
              <w:t>r</w:t>
            </w:r>
            <w:r>
              <w:rPr>
                <w:rFonts w:ascii="Calibri" w:hAnsi="Calibri"/>
                <w:sz w:val="18"/>
              </w:rPr>
              <w:t>ead</w:t>
            </w:r>
          </w:p>
        </w:tc>
        <w:tc>
          <w:tcPr>
            <w:tcW w:w="1134" w:type="dxa"/>
          </w:tcPr>
          <w:p>
            <w:pPr>
              <w:spacing w:after="15"/>
              <w:rPr>
                <w:rFonts w:ascii="Calibri" w:hAnsi="Calibri"/>
                <w:sz w:val="18"/>
              </w:rPr>
            </w:pPr>
            <w:r>
              <w:rPr>
                <w:rFonts w:hint="eastAsia" w:ascii="Calibri" w:hAnsi="Calibri"/>
                <w:sz w:val="18"/>
              </w:rPr>
              <w:t>无</w:t>
            </w:r>
          </w:p>
        </w:tc>
        <w:tc>
          <w:tcPr>
            <w:tcW w:w="2551" w:type="dxa"/>
          </w:tcPr>
          <w:p>
            <w:pPr>
              <w:spacing w:after="15"/>
              <w:rPr>
                <w:rFonts w:ascii="Calibri" w:hAnsi="Calibri"/>
                <w:sz w:val="18"/>
              </w:rPr>
            </w:pPr>
          </w:p>
        </w:tc>
        <w:tc>
          <w:tcPr>
            <w:tcW w:w="993" w:type="dxa"/>
          </w:tcPr>
          <w:p>
            <w:pPr>
              <w:spacing w:after="15"/>
              <w:rPr>
                <w:rFonts w:ascii="Calibri" w:hAnsi="Calibri"/>
                <w:sz w:val="18"/>
              </w:rPr>
            </w:pPr>
            <w:r>
              <w:rPr>
                <w:rFonts w:hint="eastAsia" w:ascii="Calibri" w:hAnsi="Calibri"/>
                <w:sz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668" w:type="dxa"/>
          </w:tcPr>
          <w:p>
            <w:pPr>
              <w:spacing w:after="15"/>
              <w:rPr>
                <w:rFonts w:ascii="Calibri" w:hAnsi="Calibri"/>
                <w:sz w:val="18"/>
                <w:szCs w:val="21"/>
              </w:rPr>
            </w:pPr>
            <w:r>
              <w:rPr>
                <w:rFonts w:hint="eastAsia" w:ascii="Calibri" w:hAnsi="Calibri"/>
                <w:sz w:val="18"/>
                <w:szCs w:val="21"/>
              </w:rPr>
              <w:t>D</w:t>
            </w:r>
            <w:r>
              <w:rPr>
                <w:rFonts w:ascii="Calibri" w:hAnsi="Calibri"/>
                <w:sz w:val="18"/>
                <w:szCs w:val="21"/>
              </w:rPr>
              <w:t>MAC</w:t>
            </w:r>
          </w:p>
        </w:tc>
        <w:tc>
          <w:tcPr>
            <w:tcW w:w="1238" w:type="dxa"/>
          </w:tcPr>
          <w:p>
            <w:pPr>
              <w:spacing w:after="15"/>
              <w:rPr>
                <w:rFonts w:ascii="Calibri" w:hAnsi="Calibri"/>
                <w:sz w:val="18"/>
              </w:rPr>
            </w:pPr>
            <w:r>
              <w:rPr>
                <w:rFonts w:hint="eastAsia" w:ascii="Calibri" w:hAnsi="Calibri"/>
                <w:sz w:val="18"/>
              </w:rPr>
              <w:t>S</w:t>
            </w:r>
            <w:r>
              <w:rPr>
                <w:rFonts w:ascii="Calibri" w:hAnsi="Calibri"/>
                <w:sz w:val="18"/>
              </w:rPr>
              <w:t>TRING(12)</w:t>
            </w:r>
          </w:p>
        </w:tc>
        <w:tc>
          <w:tcPr>
            <w:tcW w:w="888" w:type="dxa"/>
          </w:tcPr>
          <w:p>
            <w:pPr>
              <w:spacing w:after="15"/>
              <w:rPr>
                <w:rFonts w:ascii="Calibri" w:hAnsi="Calibri"/>
                <w:sz w:val="18"/>
              </w:rPr>
            </w:pPr>
            <w:r>
              <w:rPr>
                <w:rFonts w:hint="eastAsia" w:ascii="Calibri" w:hAnsi="Calibri"/>
                <w:sz w:val="18"/>
              </w:rPr>
              <w:t>r</w:t>
            </w:r>
            <w:r>
              <w:rPr>
                <w:rFonts w:ascii="Calibri" w:hAnsi="Calibri"/>
                <w:sz w:val="18"/>
              </w:rPr>
              <w:t>ead</w:t>
            </w:r>
          </w:p>
        </w:tc>
        <w:tc>
          <w:tcPr>
            <w:tcW w:w="1134" w:type="dxa"/>
          </w:tcPr>
          <w:p>
            <w:pPr>
              <w:spacing w:after="15"/>
              <w:rPr>
                <w:rFonts w:ascii="Calibri" w:hAnsi="Calibri"/>
                <w:sz w:val="18"/>
              </w:rPr>
            </w:pPr>
            <w:r>
              <w:rPr>
                <w:rFonts w:hint="eastAsia" w:ascii="Calibri" w:hAnsi="Calibri"/>
                <w:sz w:val="18"/>
              </w:rPr>
              <w:t>无</w:t>
            </w:r>
          </w:p>
        </w:tc>
        <w:tc>
          <w:tcPr>
            <w:tcW w:w="2551" w:type="dxa"/>
          </w:tcPr>
          <w:p>
            <w:pPr>
              <w:spacing w:after="15"/>
              <w:rPr>
                <w:rFonts w:ascii="Calibri" w:hAnsi="Calibri"/>
                <w:sz w:val="18"/>
              </w:rPr>
            </w:pPr>
          </w:p>
        </w:tc>
        <w:tc>
          <w:tcPr>
            <w:tcW w:w="993" w:type="dxa"/>
          </w:tcPr>
          <w:p>
            <w:pPr>
              <w:spacing w:after="15"/>
              <w:rPr>
                <w:rFonts w:ascii="Calibri" w:hAnsi="Calibri"/>
                <w:sz w:val="18"/>
              </w:rPr>
            </w:pPr>
            <w:r>
              <w:rPr>
                <w:rFonts w:hint="eastAsia" w:ascii="Calibri" w:hAnsi="Calibri"/>
                <w:sz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668" w:type="dxa"/>
          </w:tcPr>
          <w:p>
            <w:pPr>
              <w:spacing w:after="15"/>
              <w:rPr>
                <w:rFonts w:ascii="Calibri" w:hAnsi="Calibri"/>
                <w:sz w:val="18"/>
                <w:szCs w:val="21"/>
              </w:rPr>
            </w:pPr>
            <w:r>
              <w:rPr>
                <w:rFonts w:hint="eastAsia" w:ascii="Calibri" w:hAnsi="Calibri"/>
                <w:sz w:val="18"/>
                <w:szCs w:val="21"/>
              </w:rPr>
              <w:t>S</w:t>
            </w:r>
            <w:r>
              <w:rPr>
                <w:rFonts w:ascii="Calibri" w:hAnsi="Calibri"/>
                <w:sz w:val="18"/>
                <w:szCs w:val="21"/>
              </w:rPr>
              <w:t>essionID</w:t>
            </w:r>
          </w:p>
        </w:tc>
        <w:tc>
          <w:tcPr>
            <w:tcW w:w="1238" w:type="dxa"/>
          </w:tcPr>
          <w:p>
            <w:pPr>
              <w:spacing w:after="15"/>
              <w:rPr>
                <w:rFonts w:ascii="Calibri" w:hAnsi="Calibri"/>
                <w:sz w:val="18"/>
              </w:rPr>
            </w:pPr>
            <w:r>
              <w:rPr>
                <w:rFonts w:ascii="Calibri" w:hAnsi="Calibri"/>
                <w:sz w:val="18"/>
              </w:rPr>
              <w:t>UINT32</w:t>
            </w:r>
          </w:p>
        </w:tc>
        <w:tc>
          <w:tcPr>
            <w:tcW w:w="888" w:type="dxa"/>
          </w:tcPr>
          <w:p>
            <w:pPr>
              <w:spacing w:after="15"/>
              <w:rPr>
                <w:rFonts w:ascii="Calibri" w:hAnsi="Calibri"/>
                <w:sz w:val="18"/>
              </w:rPr>
            </w:pPr>
            <w:r>
              <w:rPr>
                <w:rFonts w:hint="eastAsia" w:ascii="Calibri" w:hAnsi="Calibri"/>
                <w:sz w:val="18"/>
              </w:rPr>
              <w:t>r</w:t>
            </w:r>
            <w:r>
              <w:rPr>
                <w:rFonts w:ascii="Calibri" w:hAnsi="Calibri"/>
                <w:sz w:val="18"/>
              </w:rPr>
              <w:t>ead</w:t>
            </w:r>
          </w:p>
        </w:tc>
        <w:tc>
          <w:tcPr>
            <w:tcW w:w="1134" w:type="dxa"/>
          </w:tcPr>
          <w:p>
            <w:pPr>
              <w:spacing w:after="15"/>
              <w:rPr>
                <w:rFonts w:ascii="Calibri" w:hAnsi="Calibri"/>
                <w:sz w:val="18"/>
              </w:rPr>
            </w:pPr>
            <w:r>
              <w:rPr>
                <w:rFonts w:hint="eastAsia" w:ascii="Calibri" w:hAnsi="Calibri"/>
                <w:sz w:val="18"/>
              </w:rPr>
              <w:t>无</w:t>
            </w:r>
          </w:p>
        </w:tc>
        <w:tc>
          <w:tcPr>
            <w:tcW w:w="2551" w:type="dxa"/>
          </w:tcPr>
          <w:p>
            <w:pPr>
              <w:spacing w:after="15"/>
              <w:rPr>
                <w:rFonts w:ascii="Calibri" w:hAnsi="Calibri"/>
                <w:sz w:val="18"/>
              </w:rPr>
            </w:pPr>
            <w:r>
              <w:rPr>
                <w:rFonts w:hint="eastAsia" w:ascii="Calibri" w:hAnsi="Calibri"/>
                <w:sz w:val="18"/>
              </w:rPr>
              <w:t>P</w:t>
            </w:r>
            <w:r>
              <w:rPr>
                <w:rFonts w:ascii="Calibri" w:hAnsi="Calibri"/>
                <w:sz w:val="18"/>
              </w:rPr>
              <w:t>PPoE Session ID</w:t>
            </w:r>
          </w:p>
        </w:tc>
        <w:tc>
          <w:tcPr>
            <w:tcW w:w="993" w:type="dxa"/>
          </w:tcPr>
          <w:p>
            <w:pPr>
              <w:spacing w:after="15"/>
              <w:rPr>
                <w:rFonts w:ascii="Calibri" w:hAnsi="Calibri"/>
                <w:sz w:val="18"/>
              </w:rPr>
            </w:pPr>
            <w:r>
              <w:rPr>
                <w:rFonts w:hint="eastAsia" w:ascii="Calibri" w:hAnsi="Calibri"/>
                <w:sz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668" w:type="dxa"/>
          </w:tcPr>
          <w:p>
            <w:pPr>
              <w:spacing w:after="15"/>
              <w:rPr>
                <w:rFonts w:ascii="Calibri" w:hAnsi="Calibri"/>
                <w:sz w:val="18"/>
                <w:szCs w:val="21"/>
              </w:rPr>
            </w:pPr>
            <w:r>
              <w:rPr>
                <w:rFonts w:ascii="Calibri" w:hAnsi="Calibri"/>
                <w:sz w:val="18"/>
                <w:szCs w:val="21"/>
              </w:rPr>
              <w:t>IP</w:t>
            </w:r>
          </w:p>
        </w:tc>
        <w:tc>
          <w:tcPr>
            <w:tcW w:w="1238" w:type="dxa"/>
          </w:tcPr>
          <w:p>
            <w:pPr>
              <w:spacing w:after="15"/>
              <w:rPr>
                <w:rFonts w:ascii="Calibri" w:hAnsi="Calibri"/>
                <w:sz w:val="18"/>
              </w:rPr>
            </w:pPr>
            <w:r>
              <w:rPr>
                <w:rFonts w:hint="eastAsia" w:ascii="Calibri" w:hAnsi="Calibri"/>
                <w:sz w:val="18"/>
              </w:rPr>
              <w:t>S</w:t>
            </w:r>
            <w:r>
              <w:rPr>
                <w:rFonts w:ascii="Calibri" w:hAnsi="Calibri"/>
                <w:sz w:val="18"/>
              </w:rPr>
              <w:t>TRING(</w:t>
            </w:r>
            <w:r>
              <w:rPr>
                <w:rFonts w:hint="eastAsia" w:ascii="Calibri" w:hAnsi="Calibri"/>
                <w:sz w:val="18"/>
              </w:rPr>
              <w:t>15</w:t>
            </w:r>
            <w:r>
              <w:rPr>
                <w:rFonts w:ascii="Calibri" w:hAnsi="Calibri"/>
                <w:sz w:val="18"/>
              </w:rPr>
              <w:t>)</w:t>
            </w:r>
          </w:p>
        </w:tc>
        <w:tc>
          <w:tcPr>
            <w:tcW w:w="888" w:type="dxa"/>
          </w:tcPr>
          <w:p>
            <w:pPr>
              <w:spacing w:after="15"/>
              <w:rPr>
                <w:rFonts w:ascii="Calibri" w:hAnsi="Calibri"/>
                <w:sz w:val="18"/>
              </w:rPr>
            </w:pPr>
            <w:r>
              <w:rPr>
                <w:rFonts w:hint="eastAsia" w:ascii="Calibri" w:hAnsi="Calibri"/>
                <w:sz w:val="18"/>
              </w:rPr>
              <w:t>read</w:t>
            </w:r>
          </w:p>
        </w:tc>
        <w:tc>
          <w:tcPr>
            <w:tcW w:w="1134" w:type="dxa"/>
          </w:tcPr>
          <w:p>
            <w:pPr>
              <w:spacing w:after="15"/>
              <w:rPr>
                <w:rFonts w:ascii="Calibri" w:hAnsi="Calibri"/>
                <w:sz w:val="18"/>
              </w:rPr>
            </w:pPr>
            <w:r>
              <w:rPr>
                <w:rFonts w:hint="eastAsia" w:ascii="Calibri" w:hAnsi="Calibri"/>
                <w:sz w:val="18"/>
              </w:rPr>
              <w:t>无</w:t>
            </w:r>
          </w:p>
        </w:tc>
        <w:tc>
          <w:tcPr>
            <w:tcW w:w="2551" w:type="dxa"/>
          </w:tcPr>
          <w:p>
            <w:pPr>
              <w:spacing w:after="15"/>
              <w:rPr>
                <w:rFonts w:ascii="Calibri" w:hAnsi="Calibri"/>
                <w:sz w:val="18"/>
              </w:rPr>
            </w:pPr>
          </w:p>
        </w:tc>
        <w:tc>
          <w:tcPr>
            <w:tcW w:w="993" w:type="dxa"/>
          </w:tcPr>
          <w:p>
            <w:pPr>
              <w:spacing w:after="15"/>
              <w:rPr>
                <w:rFonts w:ascii="Calibri" w:hAnsi="Calibri"/>
                <w:sz w:val="18"/>
              </w:rPr>
            </w:pPr>
            <w:r>
              <w:rPr>
                <w:rFonts w:hint="eastAsia" w:ascii="Calibri" w:hAnsi="Calibri"/>
                <w:sz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668" w:type="dxa"/>
          </w:tcPr>
          <w:p>
            <w:pPr>
              <w:spacing w:after="15"/>
              <w:rPr>
                <w:rFonts w:ascii="Calibri" w:hAnsi="Calibri"/>
                <w:sz w:val="18"/>
                <w:szCs w:val="21"/>
              </w:rPr>
            </w:pPr>
            <w:r>
              <w:rPr>
                <w:rFonts w:hint="eastAsia" w:ascii="Calibri" w:hAnsi="Calibri"/>
                <w:sz w:val="18"/>
                <w:szCs w:val="21"/>
              </w:rPr>
              <w:t>DNS</w:t>
            </w:r>
          </w:p>
        </w:tc>
        <w:tc>
          <w:tcPr>
            <w:tcW w:w="1238" w:type="dxa"/>
          </w:tcPr>
          <w:p>
            <w:pPr>
              <w:spacing w:after="15"/>
              <w:rPr>
                <w:rFonts w:ascii="Calibri" w:hAnsi="Calibri"/>
                <w:sz w:val="18"/>
              </w:rPr>
            </w:pPr>
            <w:r>
              <w:rPr>
                <w:rFonts w:hint="eastAsia" w:ascii="Calibri" w:hAnsi="Calibri"/>
                <w:sz w:val="18"/>
              </w:rPr>
              <w:t>S</w:t>
            </w:r>
            <w:r>
              <w:rPr>
                <w:rFonts w:ascii="Calibri" w:hAnsi="Calibri"/>
                <w:sz w:val="18"/>
              </w:rPr>
              <w:t>TRING(</w:t>
            </w:r>
            <w:r>
              <w:rPr>
                <w:rFonts w:hint="eastAsia" w:ascii="Calibri" w:hAnsi="Calibri"/>
                <w:sz w:val="18"/>
              </w:rPr>
              <w:t>15</w:t>
            </w:r>
            <w:r>
              <w:rPr>
                <w:rFonts w:ascii="Calibri" w:hAnsi="Calibri"/>
                <w:sz w:val="18"/>
              </w:rPr>
              <w:t>)</w:t>
            </w:r>
          </w:p>
        </w:tc>
        <w:tc>
          <w:tcPr>
            <w:tcW w:w="888" w:type="dxa"/>
          </w:tcPr>
          <w:p>
            <w:pPr>
              <w:spacing w:after="15"/>
              <w:rPr>
                <w:rFonts w:ascii="Calibri" w:hAnsi="Calibri"/>
                <w:sz w:val="18"/>
              </w:rPr>
            </w:pPr>
            <w:r>
              <w:rPr>
                <w:rFonts w:hint="eastAsia" w:ascii="Calibri" w:hAnsi="Calibri"/>
                <w:sz w:val="18"/>
              </w:rPr>
              <w:t>read</w:t>
            </w:r>
          </w:p>
        </w:tc>
        <w:tc>
          <w:tcPr>
            <w:tcW w:w="1134" w:type="dxa"/>
          </w:tcPr>
          <w:p>
            <w:pPr>
              <w:spacing w:after="15"/>
              <w:rPr>
                <w:rFonts w:ascii="Calibri" w:hAnsi="Calibri"/>
                <w:sz w:val="18"/>
              </w:rPr>
            </w:pPr>
            <w:r>
              <w:rPr>
                <w:rFonts w:hint="eastAsia" w:ascii="Calibri" w:hAnsi="Calibri"/>
                <w:sz w:val="18"/>
              </w:rPr>
              <w:t>无</w:t>
            </w:r>
          </w:p>
        </w:tc>
        <w:tc>
          <w:tcPr>
            <w:tcW w:w="2551" w:type="dxa"/>
          </w:tcPr>
          <w:p>
            <w:pPr>
              <w:spacing w:after="15"/>
              <w:rPr>
                <w:rFonts w:ascii="Calibri" w:hAnsi="Calibri"/>
                <w:sz w:val="18"/>
              </w:rPr>
            </w:pPr>
            <w:r>
              <w:rPr>
                <w:rFonts w:hint="eastAsia" w:ascii="Calibri" w:hAnsi="Calibri"/>
                <w:sz w:val="18"/>
              </w:rPr>
              <w:t>DNS服务器地址</w:t>
            </w:r>
          </w:p>
        </w:tc>
        <w:tc>
          <w:tcPr>
            <w:tcW w:w="993" w:type="dxa"/>
          </w:tcPr>
          <w:p>
            <w:pPr>
              <w:spacing w:after="15"/>
              <w:rPr>
                <w:rFonts w:ascii="Calibri" w:hAnsi="Calibri"/>
                <w:sz w:val="18"/>
              </w:rPr>
            </w:pPr>
            <w:r>
              <w:rPr>
                <w:rFonts w:hint="eastAsia" w:ascii="Calibri" w:hAnsi="Calibri"/>
                <w:sz w:val="18"/>
              </w:rPr>
              <w:t>1.2</w:t>
            </w:r>
          </w:p>
        </w:tc>
      </w:tr>
    </w:tbl>
    <w:p>
      <w:pPr>
        <w:pStyle w:val="59"/>
        <w:shd w:val="clear" w:color="auto" w:fill="FFFFFF"/>
        <w:spacing w:after="15"/>
        <w:rPr>
          <w:sz w:val="21"/>
          <w:szCs w:val="21"/>
        </w:rPr>
      </w:pPr>
      <w:r>
        <w:rPr>
          <w:rFonts w:hint="eastAsia"/>
          <w:sz w:val="21"/>
          <w:szCs w:val="21"/>
        </w:rPr>
        <w:t>说明:</w:t>
      </w:r>
      <w:r>
        <w:rPr>
          <w:sz w:val="21"/>
          <w:szCs w:val="21"/>
        </w:rPr>
        <w:t xml:space="preserve"> </w:t>
      </w:r>
      <w:r>
        <w:rPr>
          <w:rFonts w:hint="eastAsia"/>
          <w:sz w:val="21"/>
          <w:szCs w:val="21"/>
        </w:rPr>
        <w:t>I</w:t>
      </w:r>
      <w:r>
        <w:rPr>
          <w:sz w:val="21"/>
          <w:szCs w:val="21"/>
        </w:rPr>
        <w:t>nterface</w:t>
      </w:r>
      <w:r>
        <w:rPr>
          <w:rFonts w:hint="eastAsia"/>
          <w:sz w:val="21"/>
          <w:szCs w:val="21"/>
        </w:rPr>
        <w:t>Name指的是网关的桥接W</w:t>
      </w:r>
      <w:r>
        <w:rPr>
          <w:sz w:val="21"/>
          <w:szCs w:val="21"/>
        </w:rPr>
        <w:t>AN</w:t>
      </w:r>
      <w:r>
        <w:rPr>
          <w:rFonts w:hint="eastAsia"/>
          <w:sz w:val="21"/>
          <w:szCs w:val="21"/>
        </w:rPr>
        <w:t>的设备接口名，中间件可以创建</w:t>
      </w:r>
      <w:r>
        <w:rPr>
          <w:sz w:val="21"/>
          <w:szCs w:val="21"/>
        </w:rPr>
        <w:t>raw socket</w:t>
      </w:r>
      <w:r>
        <w:rPr>
          <w:rFonts w:hint="eastAsia"/>
          <w:sz w:val="21"/>
          <w:szCs w:val="21"/>
        </w:rPr>
        <w:t>通过这个网络接口，发送报文并接受符合c</w:t>
      </w:r>
      <w:r>
        <w:rPr>
          <w:sz w:val="21"/>
          <w:szCs w:val="21"/>
        </w:rPr>
        <w:t>om.ctc.igd1.bridgedata.acl</w:t>
      </w:r>
      <w:r>
        <w:rPr>
          <w:rFonts w:hint="eastAsia"/>
          <w:sz w:val="21"/>
          <w:szCs w:val="21"/>
        </w:rPr>
        <w:t>接口流量规则的下行流量。</w:t>
      </w:r>
    </w:p>
    <w:p>
      <w:pPr>
        <w:pStyle w:val="152"/>
        <w:spacing w:before="156" w:after="156"/>
      </w:pPr>
      <w:r>
        <w:rPr>
          <w:rFonts w:hint="eastAsia"/>
        </w:rPr>
        <w:t>com.ctc.igd1.br</w:t>
      </w:r>
      <w:r>
        <w:t>idgedata.</w:t>
      </w:r>
      <w:r>
        <w:rPr>
          <w:rFonts w:hint="eastAsia"/>
        </w:rPr>
        <w:t>acl</w:t>
      </w:r>
    </w:p>
    <w:p>
      <w:pPr>
        <w:spacing w:before="240" w:after="15"/>
        <w:rPr>
          <w:b/>
        </w:rPr>
      </w:pPr>
      <w:r>
        <w:rPr>
          <w:rFonts w:hint="eastAsia"/>
          <w:b/>
        </w:rPr>
        <w:t>属性</w:t>
      </w:r>
    </w:p>
    <w:tbl>
      <w:tblPr>
        <w:tblStyle w:val="66"/>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238"/>
        <w:gridCol w:w="888"/>
        <w:gridCol w:w="1134"/>
        <w:gridCol w:w="2551"/>
        <w:gridCol w:w="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668" w:type="dxa"/>
            <w:shd w:val="clear" w:color="auto" w:fill="D9D9D9"/>
          </w:tcPr>
          <w:p>
            <w:pPr>
              <w:spacing w:after="15"/>
              <w:jc w:val="center"/>
              <w:rPr>
                <w:rFonts w:ascii="Calibri" w:hAnsi="Calibri"/>
                <w:sz w:val="18"/>
              </w:rPr>
            </w:pPr>
            <w:r>
              <w:rPr>
                <w:rFonts w:ascii="Calibri" w:hAnsi="Calibri"/>
                <w:sz w:val="18"/>
              </w:rPr>
              <w:t>属性名</w:t>
            </w:r>
          </w:p>
        </w:tc>
        <w:tc>
          <w:tcPr>
            <w:tcW w:w="1238" w:type="dxa"/>
            <w:shd w:val="clear" w:color="auto" w:fill="D9D9D9"/>
          </w:tcPr>
          <w:p>
            <w:pPr>
              <w:spacing w:after="15"/>
              <w:jc w:val="center"/>
              <w:rPr>
                <w:rFonts w:ascii="Calibri" w:hAnsi="Calibri"/>
                <w:sz w:val="18"/>
              </w:rPr>
            </w:pPr>
            <w:r>
              <w:rPr>
                <w:rFonts w:ascii="Calibri" w:hAnsi="Calibri"/>
                <w:sz w:val="18"/>
              </w:rPr>
              <w:t>类型</w:t>
            </w:r>
          </w:p>
        </w:tc>
        <w:tc>
          <w:tcPr>
            <w:tcW w:w="888" w:type="dxa"/>
            <w:shd w:val="clear" w:color="auto" w:fill="D9D9D9"/>
          </w:tcPr>
          <w:p>
            <w:pPr>
              <w:spacing w:after="15"/>
              <w:jc w:val="center"/>
              <w:rPr>
                <w:rFonts w:ascii="Calibri" w:hAnsi="Calibri"/>
                <w:sz w:val="18"/>
              </w:rPr>
            </w:pPr>
            <w:r>
              <w:rPr>
                <w:rFonts w:ascii="Calibri" w:hAnsi="Calibri"/>
                <w:sz w:val="18"/>
              </w:rPr>
              <w:t>权限</w:t>
            </w:r>
          </w:p>
        </w:tc>
        <w:tc>
          <w:tcPr>
            <w:tcW w:w="1134" w:type="dxa"/>
            <w:shd w:val="clear" w:color="auto" w:fill="D9D9D9"/>
          </w:tcPr>
          <w:p>
            <w:pPr>
              <w:spacing w:after="15"/>
              <w:jc w:val="center"/>
              <w:rPr>
                <w:rFonts w:ascii="Calibri" w:hAnsi="Calibri"/>
                <w:sz w:val="18"/>
              </w:rPr>
            </w:pPr>
            <w:r>
              <w:rPr>
                <w:rFonts w:ascii="Calibri" w:hAnsi="Calibri"/>
                <w:sz w:val="18"/>
              </w:rPr>
              <w:t>变更通知</w:t>
            </w:r>
          </w:p>
        </w:tc>
        <w:tc>
          <w:tcPr>
            <w:tcW w:w="2551" w:type="dxa"/>
            <w:shd w:val="clear" w:color="auto" w:fill="D9D9D9"/>
          </w:tcPr>
          <w:p>
            <w:pPr>
              <w:spacing w:after="15"/>
              <w:jc w:val="center"/>
              <w:rPr>
                <w:rFonts w:ascii="Calibri" w:hAnsi="Calibri"/>
                <w:sz w:val="18"/>
              </w:rPr>
            </w:pPr>
            <w:r>
              <w:rPr>
                <w:rFonts w:ascii="Calibri" w:hAnsi="Calibri"/>
                <w:sz w:val="18"/>
              </w:rPr>
              <w:t>备注</w:t>
            </w:r>
          </w:p>
        </w:tc>
        <w:tc>
          <w:tcPr>
            <w:tcW w:w="993" w:type="dxa"/>
            <w:shd w:val="clear" w:color="auto" w:fill="D9D9D9"/>
          </w:tcPr>
          <w:p>
            <w:pPr>
              <w:spacing w:after="15"/>
              <w:jc w:val="center"/>
              <w:rPr>
                <w:rFonts w:ascii="Calibri" w:hAnsi="Calibri"/>
                <w:sz w:val="18"/>
              </w:rPr>
            </w:pPr>
            <w:r>
              <w:rPr>
                <w:rFonts w:hint="eastAsia" w:ascii="Calibri" w:hAnsi="Calibri"/>
                <w:sz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668" w:type="dxa"/>
          </w:tcPr>
          <w:p>
            <w:pPr>
              <w:spacing w:after="15"/>
              <w:rPr>
                <w:rFonts w:ascii="Calibri" w:hAnsi="Calibri"/>
                <w:sz w:val="18"/>
                <w:szCs w:val="21"/>
              </w:rPr>
            </w:pPr>
            <w:r>
              <w:rPr>
                <w:rFonts w:ascii="Calibri" w:hAnsi="Calibri"/>
                <w:sz w:val="18"/>
                <w:szCs w:val="21"/>
              </w:rPr>
              <w:t>IP</w:t>
            </w:r>
          </w:p>
        </w:tc>
        <w:tc>
          <w:tcPr>
            <w:tcW w:w="1238" w:type="dxa"/>
          </w:tcPr>
          <w:p>
            <w:pPr>
              <w:spacing w:after="15"/>
              <w:rPr>
                <w:rFonts w:ascii="Calibri" w:hAnsi="Calibri"/>
                <w:sz w:val="18"/>
              </w:rPr>
            </w:pPr>
            <w:r>
              <w:rPr>
                <w:rFonts w:ascii="Calibri" w:hAnsi="Calibri"/>
                <w:sz w:val="18"/>
              </w:rPr>
              <w:t>STRING(15)</w:t>
            </w:r>
          </w:p>
        </w:tc>
        <w:tc>
          <w:tcPr>
            <w:tcW w:w="888" w:type="dxa"/>
          </w:tcPr>
          <w:p>
            <w:pPr>
              <w:spacing w:after="15"/>
              <w:rPr>
                <w:rFonts w:ascii="Calibri" w:hAnsi="Calibri"/>
                <w:sz w:val="18"/>
              </w:rPr>
            </w:pPr>
            <w:r>
              <w:rPr>
                <w:rFonts w:hint="eastAsia" w:ascii="Calibri" w:hAnsi="Calibri"/>
                <w:sz w:val="18"/>
              </w:rPr>
              <w:t>readwrite</w:t>
            </w:r>
          </w:p>
        </w:tc>
        <w:tc>
          <w:tcPr>
            <w:tcW w:w="1134" w:type="dxa"/>
          </w:tcPr>
          <w:p>
            <w:pPr>
              <w:spacing w:after="15"/>
              <w:rPr>
                <w:rFonts w:ascii="Calibri" w:hAnsi="Calibri"/>
                <w:sz w:val="18"/>
              </w:rPr>
            </w:pPr>
            <w:r>
              <w:rPr>
                <w:rFonts w:hint="eastAsia" w:ascii="Calibri" w:hAnsi="Calibri"/>
                <w:sz w:val="18"/>
              </w:rPr>
              <w:t>无</w:t>
            </w:r>
          </w:p>
        </w:tc>
        <w:tc>
          <w:tcPr>
            <w:tcW w:w="2551" w:type="dxa"/>
          </w:tcPr>
          <w:p>
            <w:pPr>
              <w:spacing w:after="15"/>
              <w:rPr>
                <w:rFonts w:ascii="Calibri" w:hAnsi="Calibri"/>
                <w:sz w:val="18"/>
              </w:rPr>
            </w:pPr>
            <w:r>
              <w:rPr>
                <w:rFonts w:hint="eastAsia" w:ascii="Calibri" w:hAnsi="Calibri"/>
                <w:sz w:val="18"/>
              </w:rPr>
              <w:t>从</w:t>
            </w:r>
            <w:r>
              <w:rPr>
                <w:rFonts w:ascii="Calibri" w:hAnsi="Calibri"/>
                <w:sz w:val="18"/>
              </w:rPr>
              <w:t>WAN</w:t>
            </w:r>
            <w:r>
              <w:rPr>
                <w:rFonts w:hint="eastAsia" w:ascii="Calibri" w:hAnsi="Calibri"/>
                <w:sz w:val="18"/>
              </w:rPr>
              <w:t>口进来流量的源I</w:t>
            </w:r>
            <w:r>
              <w:rPr>
                <w:rFonts w:ascii="Calibri" w:hAnsi="Calibri"/>
                <w:sz w:val="18"/>
              </w:rPr>
              <w:t>P</w:t>
            </w:r>
            <w:r>
              <w:rPr>
                <w:rFonts w:hint="eastAsia" w:ascii="Calibri" w:hAnsi="Calibri"/>
                <w:sz w:val="18"/>
              </w:rPr>
              <w:t>地址，可以为空。</w:t>
            </w:r>
          </w:p>
        </w:tc>
        <w:tc>
          <w:tcPr>
            <w:tcW w:w="993" w:type="dxa"/>
          </w:tcPr>
          <w:p>
            <w:pPr>
              <w:spacing w:after="15"/>
              <w:rPr>
                <w:rFonts w:ascii="Calibri" w:hAnsi="Calibri"/>
                <w:sz w:val="18"/>
              </w:rPr>
            </w:pPr>
            <w:r>
              <w:rPr>
                <w:rFonts w:hint="eastAsia" w:ascii="Calibri" w:hAnsi="Calibri"/>
                <w:sz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668" w:type="dxa"/>
          </w:tcPr>
          <w:p>
            <w:pPr>
              <w:spacing w:after="15"/>
              <w:rPr>
                <w:rFonts w:ascii="Calibri" w:hAnsi="Calibri"/>
                <w:sz w:val="18"/>
                <w:szCs w:val="21"/>
              </w:rPr>
            </w:pPr>
            <w:r>
              <w:rPr>
                <w:rFonts w:ascii="Calibri" w:hAnsi="Calibri"/>
                <w:sz w:val="18"/>
                <w:szCs w:val="21"/>
              </w:rPr>
              <w:t>Port</w:t>
            </w:r>
          </w:p>
        </w:tc>
        <w:tc>
          <w:tcPr>
            <w:tcW w:w="1238" w:type="dxa"/>
          </w:tcPr>
          <w:p>
            <w:pPr>
              <w:spacing w:after="15"/>
              <w:rPr>
                <w:rFonts w:ascii="Calibri" w:hAnsi="Calibri"/>
                <w:sz w:val="18"/>
              </w:rPr>
            </w:pPr>
            <w:r>
              <w:rPr>
                <w:rFonts w:hint="eastAsia" w:ascii="Calibri" w:hAnsi="Calibri"/>
                <w:sz w:val="18"/>
              </w:rPr>
              <w:t>STRING</w:t>
            </w:r>
            <w:r>
              <w:rPr>
                <w:rFonts w:ascii="Calibri" w:hAnsi="Calibri"/>
                <w:sz w:val="18"/>
              </w:rPr>
              <w:t>(12)</w:t>
            </w:r>
          </w:p>
        </w:tc>
        <w:tc>
          <w:tcPr>
            <w:tcW w:w="888" w:type="dxa"/>
          </w:tcPr>
          <w:p>
            <w:pPr>
              <w:spacing w:after="15"/>
              <w:rPr>
                <w:rFonts w:ascii="Calibri" w:hAnsi="Calibri"/>
                <w:sz w:val="18"/>
              </w:rPr>
            </w:pPr>
            <w:r>
              <w:rPr>
                <w:rFonts w:hint="eastAsia" w:ascii="Calibri" w:hAnsi="Calibri"/>
                <w:sz w:val="18"/>
              </w:rPr>
              <w:t>readwrite</w:t>
            </w:r>
          </w:p>
        </w:tc>
        <w:tc>
          <w:tcPr>
            <w:tcW w:w="1134" w:type="dxa"/>
          </w:tcPr>
          <w:p>
            <w:pPr>
              <w:spacing w:after="15"/>
              <w:rPr>
                <w:rFonts w:ascii="Calibri" w:hAnsi="Calibri"/>
                <w:sz w:val="18"/>
              </w:rPr>
            </w:pPr>
            <w:r>
              <w:rPr>
                <w:rFonts w:hint="eastAsia" w:ascii="Calibri" w:hAnsi="Calibri"/>
                <w:sz w:val="18"/>
              </w:rPr>
              <w:t>无</w:t>
            </w:r>
          </w:p>
        </w:tc>
        <w:tc>
          <w:tcPr>
            <w:tcW w:w="2551" w:type="dxa"/>
          </w:tcPr>
          <w:p>
            <w:pPr>
              <w:spacing w:after="15"/>
              <w:rPr>
                <w:rFonts w:ascii="Calibri" w:hAnsi="Calibri"/>
                <w:sz w:val="18"/>
              </w:rPr>
            </w:pPr>
            <w:r>
              <w:rPr>
                <w:rFonts w:hint="eastAsia" w:ascii="Calibri" w:hAnsi="Calibri"/>
                <w:sz w:val="18"/>
              </w:rPr>
              <w:t>从</w:t>
            </w:r>
            <w:r>
              <w:rPr>
                <w:rFonts w:ascii="Calibri" w:hAnsi="Calibri"/>
                <w:sz w:val="18"/>
              </w:rPr>
              <w:t>WAN</w:t>
            </w:r>
            <w:r>
              <w:rPr>
                <w:rFonts w:hint="eastAsia" w:ascii="Calibri" w:hAnsi="Calibri"/>
                <w:sz w:val="18"/>
              </w:rPr>
              <w:t>口进来流量的源端口，可以为空。</w:t>
            </w:r>
          </w:p>
        </w:tc>
        <w:tc>
          <w:tcPr>
            <w:tcW w:w="993" w:type="dxa"/>
          </w:tcPr>
          <w:p>
            <w:pPr>
              <w:spacing w:after="15"/>
              <w:rPr>
                <w:rFonts w:ascii="Calibri" w:hAnsi="Calibri"/>
                <w:sz w:val="18"/>
              </w:rPr>
            </w:pPr>
            <w:r>
              <w:rPr>
                <w:rFonts w:hint="eastAsia" w:ascii="Calibri" w:hAnsi="Calibri"/>
                <w:sz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668" w:type="dxa"/>
          </w:tcPr>
          <w:p>
            <w:pPr>
              <w:spacing w:after="15"/>
              <w:rPr>
                <w:rFonts w:ascii="Calibri" w:hAnsi="Calibri"/>
                <w:sz w:val="18"/>
                <w:szCs w:val="21"/>
              </w:rPr>
            </w:pPr>
            <w:r>
              <w:rPr>
                <w:rFonts w:ascii="Calibri" w:hAnsi="Calibri"/>
                <w:sz w:val="18"/>
                <w:szCs w:val="21"/>
              </w:rPr>
              <w:t>Protocol</w:t>
            </w:r>
          </w:p>
        </w:tc>
        <w:tc>
          <w:tcPr>
            <w:tcW w:w="1238" w:type="dxa"/>
          </w:tcPr>
          <w:p>
            <w:pPr>
              <w:spacing w:after="15"/>
              <w:rPr>
                <w:rFonts w:ascii="Calibri" w:hAnsi="Calibri"/>
                <w:sz w:val="18"/>
              </w:rPr>
            </w:pPr>
            <w:r>
              <w:rPr>
                <w:rFonts w:hint="eastAsia" w:ascii="Calibri" w:hAnsi="Calibri"/>
                <w:sz w:val="18"/>
              </w:rPr>
              <w:t>S</w:t>
            </w:r>
            <w:r>
              <w:rPr>
                <w:rFonts w:ascii="Calibri" w:hAnsi="Calibri"/>
                <w:sz w:val="18"/>
              </w:rPr>
              <w:t>TRING(12)</w:t>
            </w:r>
          </w:p>
        </w:tc>
        <w:tc>
          <w:tcPr>
            <w:tcW w:w="888" w:type="dxa"/>
          </w:tcPr>
          <w:p>
            <w:pPr>
              <w:spacing w:after="15"/>
              <w:rPr>
                <w:rFonts w:ascii="Calibri" w:hAnsi="Calibri"/>
                <w:sz w:val="18"/>
              </w:rPr>
            </w:pPr>
            <w:r>
              <w:rPr>
                <w:rFonts w:hint="eastAsia" w:ascii="Calibri" w:hAnsi="Calibri"/>
                <w:sz w:val="18"/>
              </w:rPr>
              <w:t>readwrite</w:t>
            </w:r>
          </w:p>
        </w:tc>
        <w:tc>
          <w:tcPr>
            <w:tcW w:w="1134" w:type="dxa"/>
          </w:tcPr>
          <w:p>
            <w:pPr>
              <w:spacing w:after="15"/>
              <w:rPr>
                <w:rFonts w:ascii="Calibri" w:hAnsi="Calibri"/>
                <w:sz w:val="18"/>
              </w:rPr>
            </w:pPr>
            <w:r>
              <w:rPr>
                <w:rFonts w:hint="eastAsia" w:ascii="Calibri" w:hAnsi="Calibri"/>
                <w:sz w:val="18"/>
              </w:rPr>
              <w:t>无</w:t>
            </w:r>
          </w:p>
        </w:tc>
        <w:tc>
          <w:tcPr>
            <w:tcW w:w="2551" w:type="dxa"/>
          </w:tcPr>
          <w:p>
            <w:pPr>
              <w:spacing w:after="15"/>
              <w:rPr>
                <w:rFonts w:ascii="Calibri" w:hAnsi="Calibri"/>
                <w:sz w:val="18"/>
              </w:rPr>
            </w:pPr>
            <w:r>
              <w:rPr>
                <w:rFonts w:hint="eastAsia" w:ascii="Calibri" w:hAnsi="Calibri"/>
                <w:sz w:val="18"/>
              </w:rPr>
              <w:t>从</w:t>
            </w:r>
            <w:r>
              <w:rPr>
                <w:rFonts w:ascii="Calibri" w:hAnsi="Calibri"/>
                <w:sz w:val="18"/>
              </w:rPr>
              <w:t>WAN</w:t>
            </w:r>
            <w:r>
              <w:rPr>
                <w:rFonts w:hint="eastAsia" w:ascii="Calibri" w:hAnsi="Calibri"/>
                <w:sz w:val="18"/>
              </w:rPr>
              <w:t>口进来流量的协议，取值为“TCP</w:t>
            </w:r>
            <w:r>
              <w:rPr>
                <w:rFonts w:ascii="Calibri" w:hAnsi="Calibri"/>
                <w:sz w:val="18"/>
              </w:rPr>
              <w:t>”, “UDP”</w:t>
            </w:r>
            <w:r>
              <w:rPr>
                <w:rFonts w:hint="eastAsia" w:ascii="Calibri" w:hAnsi="Calibri"/>
                <w:sz w:val="18"/>
              </w:rPr>
              <w:t>,</w:t>
            </w:r>
            <w:r>
              <w:rPr>
                <w:rFonts w:ascii="Calibri" w:hAnsi="Calibri"/>
                <w:sz w:val="18"/>
              </w:rPr>
              <w:t xml:space="preserve"> “ICMP”, “ALL”</w:t>
            </w:r>
          </w:p>
        </w:tc>
        <w:tc>
          <w:tcPr>
            <w:tcW w:w="993" w:type="dxa"/>
          </w:tcPr>
          <w:p>
            <w:pPr>
              <w:spacing w:after="15"/>
              <w:rPr>
                <w:rFonts w:ascii="Calibri" w:hAnsi="Calibri"/>
                <w:sz w:val="18"/>
              </w:rPr>
            </w:pPr>
            <w:r>
              <w:rPr>
                <w:rFonts w:hint="eastAsia" w:ascii="Calibri" w:hAnsi="Calibri"/>
                <w:sz w:val="18"/>
              </w:rPr>
              <w:t>1.2</w:t>
            </w:r>
          </w:p>
        </w:tc>
      </w:tr>
    </w:tbl>
    <w:p>
      <w:pPr>
        <w:pStyle w:val="47"/>
        <w:spacing w:after="15"/>
        <w:ind w:firstLine="0" w:firstLineChars="0"/>
      </w:pPr>
      <w:r>
        <w:rPr>
          <w:rFonts w:hint="eastAsia"/>
        </w:rPr>
        <w:t>说明:</w:t>
      </w:r>
      <w:r>
        <w:t xml:space="preserve"> IP</w:t>
      </w:r>
      <w:r>
        <w:rPr>
          <w:rFonts w:hint="eastAsia"/>
        </w:rPr>
        <w:t>跟协议端口信息，可以只设置I</w:t>
      </w:r>
      <w:r>
        <w:t>P</w:t>
      </w:r>
      <w:r>
        <w:rPr>
          <w:rFonts w:hint="eastAsia"/>
        </w:rPr>
        <w:t>（P</w:t>
      </w:r>
      <w:r>
        <w:t>ort</w:t>
      </w:r>
      <w:r>
        <w:rPr>
          <w:rFonts w:hint="eastAsia"/>
        </w:rPr>
        <w:t>字段为空，</w:t>
      </w:r>
      <w:r>
        <w:t>Protocl</w:t>
      </w:r>
      <w:r>
        <w:rPr>
          <w:rFonts w:hint="eastAsia"/>
        </w:rPr>
        <w:t>字段为</w:t>
      </w:r>
      <w:r>
        <w:rPr>
          <w:rFonts w:ascii="Calibri" w:hAnsi="Calibri"/>
          <w:sz w:val="18"/>
        </w:rPr>
        <w:t>“ALL”</w:t>
      </w:r>
      <w:r>
        <w:rPr>
          <w:rFonts w:hint="eastAsia"/>
        </w:rPr>
        <w:t>）</w:t>
      </w:r>
      <w:r>
        <w:t>,</w:t>
      </w:r>
      <w:r>
        <w:rPr>
          <w:rFonts w:hint="eastAsia"/>
        </w:rPr>
        <w:t>也可以只设置端口信息（IP字段设置为空及P</w:t>
      </w:r>
      <w:r>
        <w:t>rotocol</w:t>
      </w:r>
      <w:r>
        <w:rPr>
          <w:rFonts w:hint="eastAsia"/>
        </w:rPr>
        <w:t>不设置为</w:t>
      </w:r>
      <w:r>
        <w:rPr>
          <w:rFonts w:ascii="Calibri" w:hAnsi="Calibri"/>
          <w:sz w:val="18"/>
        </w:rPr>
        <w:t>“ALL”</w:t>
      </w:r>
      <w:r>
        <w:rPr>
          <w:rFonts w:hint="eastAsia"/>
        </w:rPr>
        <w:t>）此配置设备重启后清除</w:t>
      </w:r>
    </w:p>
    <w:p>
      <w:pPr>
        <w:pStyle w:val="47"/>
        <w:spacing w:after="15"/>
        <w:ind w:firstLine="0" w:firstLineChars="0"/>
      </w:pPr>
    </w:p>
    <w:p>
      <w:pPr>
        <w:pStyle w:val="147"/>
        <w:numPr>
          <w:ilvl w:val="3"/>
          <w:numId w:val="143"/>
        </w:numPr>
        <w:spacing w:before="156" w:afterLines="0"/>
        <w:ind w:firstLine="210"/>
        <w:textAlignment w:val="auto"/>
      </w:pPr>
      <w:r>
        <w:rPr>
          <w:rFonts w:hint="eastAsia"/>
        </w:rPr>
        <w:t>DBus对象</w:t>
      </w:r>
    </w:p>
    <w:tbl>
      <w:tblPr>
        <w:tblStyle w:val="6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66"/>
        <w:gridCol w:w="2538"/>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6" w:type="dxa"/>
            <w:tcBorders>
              <w:top w:val="single" w:color="auto" w:sz="4" w:space="0"/>
              <w:left w:val="single" w:color="auto" w:sz="4" w:space="0"/>
              <w:bottom w:val="single" w:color="auto" w:sz="4" w:space="0"/>
              <w:right w:val="single" w:color="auto" w:sz="4" w:space="0"/>
            </w:tcBorders>
          </w:tcPr>
          <w:p>
            <w:pPr>
              <w:spacing w:after="15"/>
              <w:rPr>
                <w:sz w:val="18"/>
              </w:rPr>
            </w:pPr>
            <w:r>
              <w:rPr>
                <w:sz w:val="18"/>
              </w:rPr>
              <w:t>Object Path</w:t>
            </w:r>
          </w:p>
        </w:tc>
        <w:tc>
          <w:tcPr>
            <w:tcW w:w="2538" w:type="dxa"/>
            <w:tcBorders>
              <w:top w:val="single" w:color="auto" w:sz="4" w:space="0"/>
              <w:left w:val="single" w:color="auto" w:sz="4" w:space="0"/>
              <w:bottom w:val="single" w:color="auto" w:sz="4" w:space="0"/>
              <w:right w:val="single" w:color="auto" w:sz="4" w:space="0"/>
            </w:tcBorders>
          </w:tcPr>
          <w:p>
            <w:pPr>
              <w:spacing w:after="15"/>
              <w:rPr>
                <w:sz w:val="18"/>
              </w:rPr>
            </w:pPr>
            <w:r>
              <w:rPr>
                <w:rFonts w:hint="eastAsia"/>
                <w:sz w:val="18"/>
              </w:rPr>
              <w:t>接口</w:t>
            </w:r>
          </w:p>
        </w:tc>
        <w:tc>
          <w:tcPr>
            <w:tcW w:w="2126" w:type="dxa"/>
            <w:tcBorders>
              <w:top w:val="single" w:color="auto" w:sz="4" w:space="0"/>
              <w:left w:val="single" w:color="auto" w:sz="4" w:space="0"/>
              <w:bottom w:val="single" w:color="auto" w:sz="4" w:space="0"/>
              <w:right w:val="single" w:color="auto" w:sz="4" w:space="0"/>
            </w:tcBorders>
          </w:tcPr>
          <w:p>
            <w:pPr>
              <w:spacing w:after="15"/>
              <w:rPr>
                <w:sz w:val="18"/>
              </w:rPr>
            </w:pPr>
            <w:r>
              <w:rPr>
                <w:rFonts w:hint="eastAsia"/>
                <w:sz w:val="18"/>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3666" w:type="dxa"/>
            <w:tcBorders>
              <w:top w:val="single" w:color="auto" w:sz="4" w:space="0"/>
              <w:left w:val="single" w:color="auto" w:sz="4" w:space="0"/>
              <w:bottom w:val="single" w:color="auto" w:sz="4" w:space="0"/>
              <w:right w:val="single" w:color="auto" w:sz="4" w:space="0"/>
            </w:tcBorders>
          </w:tcPr>
          <w:p>
            <w:pPr>
              <w:spacing w:after="15"/>
              <w:rPr>
                <w:sz w:val="18"/>
              </w:rPr>
            </w:pPr>
            <w:r>
              <w:rPr>
                <w:sz w:val="18"/>
              </w:rPr>
              <w:t>/com/ctc/igd1/Telecom/BridgeData</w:t>
            </w:r>
          </w:p>
        </w:tc>
        <w:tc>
          <w:tcPr>
            <w:tcW w:w="2538" w:type="dxa"/>
            <w:tcBorders>
              <w:top w:val="single" w:color="auto" w:sz="4" w:space="0"/>
              <w:left w:val="single" w:color="auto" w:sz="4" w:space="0"/>
              <w:bottom w:val="single" w:color="auto" w:sz="4" w:space="0"/>
              <w:right w:val="single" w:color="auto" w:sz="4" w:space="0"/>
            </w:tcBorders>
          </w:tcPr>
          <w:p>
            <w:pPr>
              <w:pStyle w:val="152"/>
              <w:numPr>
                <w:ilvl w:val="0"/>
                <w:numId w:val="0"/>
              </w:numPr>
              <w:spacing w:before="156" w:after="156"/>
              <w:rPr>
                <w:rFonts w:ascii="Times New Roman" w:eastAsia="宋体"/>
                <w:kern w:val="2"/>
                <w:sz w:val="18"/>
                <w:szCs w:val="24"/>
              </w:rPr>
            </w:pPr>
            <w:r>
              <w:rPr>
                <w:rFonts w:hint="eastAsia" w:ascii="Times New Roman" w:eastAsia="宋体"/>
                <w:kern w:val="2"/>
                <w:sz w:val="18"/>
                <w:szCs w:val="24"/>
              </w:rPr>
              <w:t>com.ctc.igd1.</w:t>
            </w:r>
            <w:r>
              <w:rPr>
                <w:rFonts w:ascii="Times New Roman" w:eastAsia="宋体"/>
                <w:kern w:val="2"/>
                <w:sz w:val="18"/>
                <w:szCs w:val="24"/>
              </w:rPr>
              <w:t>bridgedata</w:t>
            </w:r>
          </w:p>
        </w:tc>
        <w:tc>
          <w:tcPr>
            <w:tcW w:w="2126" w:type="dxa"/>
            <w:tcBorders>
              <w:top w:val="single" w:color="auto" w:sz="4" w:space="0"/>
              <w:left w:val="single" w:color="auto" w:sz="4" w:space="0"/>
              <w:bottom w:val="single" w:color="auto" w:sz="4" w:space="0"/>
              <w:right w:val="single" w:color="auto" w:sz="4" w:space="0"/>
            </w:tcBorders>
          </w:tcPr>
          <w:p>
            <w:pPr>
              <w:spacing w:after="15"/>
              <w:rPr>
                <w:sz w:val="18"/>
              </w:rPr>
            </w:pPr>
            <w:r>
              <w:rPr>
                <w:rFonts w:hint="eastAsia"/>
                <w:sz w:val="18"/>
              </w:rPr>
              <w:t>桥接数据服务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6" w:type="dxa"/>
            <w:tcBorders>
              <w:top w:val="single" w:color="auto" w:sz="4" w:space="0"/>
              <w:left w:val="single" w:color="auto" w:sz="4" w:space="0"/>
              <w:bottom w:val="single" w:color="auto" w:sz="4" w:space="0"/>
              <w:right w:val="single" w:color="auto" w:sz="4" w:space="0"/>
            </w:tcBorders>
          </w:tcPr>
          <w:p>
            <w:pPr>
              <w:spacing w:after="15"/>
              <w:rPr>
                <w:sz w:val="18"/>
              </w:rPr>
            </w:pPr>
            <w:r>
              <w:rPr>
                <w:sz w:val="18"/>
              </w:rPr>
              <w:t>/com/ctc/igd1/Telecom/BridgeData/ACL</w:t>
            </w:r>
          </w:p>
        </w:tc>
        <w:tc>
          <w:tcPr>
            <w:tcW w:w="2538" w:type="dxa"/>
            <w:tcBorders>
              <w:top w:val="single" w:color="auto" w:sz="4" w:space="0"/>
              <w:left w:val="single" w:color="auto" w:sz="4" w:space="0"/>
              <w:bottom w:val="single" w:color="auto" w:sz="4" w:space="0"/>
              <w:right w:val="single" w:color="auto" w:sz="4" w:space="0"/>
            </w:tcBorders>
          </w:tcPr>
          <w:p>
            <w:pPr>
              <w:spacing w:after="15"/>
              <w:rPr>
                <w:sz w:val="18"/>
              </w:rPr>
            </w:pPr>
            <w:r>
              <w:rPr>
                <w:sz w:val="18"/>
              </w:rPr>
              <w:t>com.ctc.igd1.ObjectManager</w:t>
            </w:r>
          </w:p>
        </w:tc>
        <w:tc>
          <w:tcPr>
            <w:tcW w:w="2126" w:type="dxa"/>
            <w:tcBorders>
              <w:top w:val="single" w:color="auto" w:sz="4" w:space="0"/>
              <w:left w:val="single" w:color="auto" w:sz="4" w:space="0"/>
              <w:bottom w:val="single" w:color="auto" w:sz="4" w:space="0"/>
              <w:right w:val="single" w:color="auto" w:sz="4" w:space="0"/>
            </w:tcBorders>
          </w:tcPr>
          <w:p>
            <w:pPr>
              <w:spacing w:after="15"/>
              <w:rPr>
                <w:sz w:val="18"/>
              </w:rPr>
            </w:pPr>
            <w:r>
              <w:rPr>
                <w:rFonts w:hint="eastAsia"/>
                <w:sz w:val="18"/>
              </w:rPr>
              <w:t>桥接流量特征配置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6" w:type="dxa"/>
            <w:tcBorders>
              <w:top w:val="single" w:color="auto" w:sz="4" w:space="0"/>
              <w:left w:val="single" w:color="auto" w:sz="4" w:space="0"/>
              <w:bottom w:val="single" w:color="auto" w:sz="4" w:space="0"/>
              <w:right w:val="single" w:color="auto" w:sz="4" w:space="0"/>
            </w:tcBorders>
          </w:tcPr>
          <w:p>
            <w:pPr>
              <w:spacing w:after="15"/>
              <w:rPr>
                <w:sz w:val="18"/>
              </w:rPr>
            </w:pPr>
            <w:r>
              <w:rPr>
                <w:sz w:val="18"/>
              </w:rPr>
              <w:t>/com/ctc/igd1/Telecom/BridgeData/ACL/{i}</w:t>
            </w:r>
          </w:p>
        </w:tc>
        <w:tc>
          <w:tcPr>
            <w:tcW w:w="2538" w:type="dxa"/>
            <w:tcBorders>
              <w:top w:val="single" w:color="auto" w:sz="4" w:space="0"/>
              <w:left w:val="single" w:color="auto" w:sz="4" w:space="0"/>
              <w:bottom w:val="single" w:color="auto" w:sz="4" w:space="0"/>
              <w:right w:val="single" w:color="auto" w:sz="4" w:space="0"/>
            </w:tcBorders>
          </w:tcPr>
          <w:p>
            <w:pPr>
              <w:pStyle w:val="152"/>
              <w:numPr>
                <w:ilvl w:val="0"/>
                <w:numId w:val="0"/>
              </w:numPr>
              <w:spacing w:before="156" w:after="156"/>
              <w:rPr>
                <w:sz w:val="18"/>
              </w:rPr>
            </w:pPr>
            <w:r>
              <w:rPr>
                <w:rFonts w:hint="eastAsia" w:ascii="Times New Roman" w:eastAsia="宋体"/>
                <w:kern w:val="2"/>
                <w:sz w:val="18"/>
                <w:szCs w:val="24"/>
              </w:rPr>
              <w:t>com.ctc.igd1.br</w:t>
            </w:r>
            <w:r>
              <w:rPr>
                <w:rFonts w:ascii="Times New Roman" w:eastAsia="宋体"/>
                <w:kern w:val="2"/>
                <w:sz w:val="18"/>
                <w:szCs w:val="24"/>
              </w:rPr>
              <w:t>idgedata.</w:t>
            </w:r>
            <w:r>
              <w:rPr>
                <w:rFonts w:hint="eastAsia" w:ascii="Times New Roman" w:eastAsia="宋体"/>
                <w:kern w:val="2"/>
                <w:sz w:val="18"/>
                <w:szCs w:val="24"/>
              </w:rPr>
              <w:t>acl</w:t>
            </w:r>
          </w:p>
        </w:tc>
        <w:tc>
          <w:tcPr>
            <w:tcW w:w="2126" w:type="dxa"/>
            <w:tcBorders>
              <w:top w:val="single" w:color="auto" w:sz="4" w:space="0"/>
              <w:left w:val="single" w:color="auto" w:sz="4" w:space="0"/>
              <w:bottom w:val="single" w:color="auto" w:sz="4" w:space="0"/>
              <w:right w:val="single" w:color="auto" w:sz="4" w:space="0"/>
            </w:tcBorders>
          </w:tcPr>
          <w:p>
            <w:pPr>
              <w:spacing w:after="15"/>
              <w:rPr>
                <w:sz w:val="18"/>
              </w:rPr>
            </w:pPr>
            <w:r>
              <w:rPr>
                <w:rFonts w:hint="eastAsia"/>
                <w:sz w:val="18"/>
              </w:rPr>
              <w:t>桥接流量特征配置</w:t>
            </w:r>
          </w:p>
        </w:tc>
      </w:tr>
    </w:tbl>
    <w:p>
      <w:pPr>
        <w:pStyle w:val="47"/>
        <w:spacing w:after="15"/>
        <w:ind w:firstLine="0" w:firstLineChars="0"/>
      </w:pPr>
    </w:p>
    <w:p>
      <w:pPr>
        <w:pStyle w:val="161"/>
        <w:spacing w:before="312" w:after="312"/>
      </w:pPr>
      <w:bookmarkStart w:id="1039" w:name="_Toc447897294"/>
      <w:bookmarkStart w:id="1040" w:name="_Toc532477865"/>
      <w:r>
        <w:t>DPI对网关接口要求</w:t>
      </w:r>
      <w:bookmarkEnd w:id="1039"/>
      <w:bookmarkEnd w:id="1040"/>
    </w:p>
    <w:p>
      <w:pPr>
        <w:pStyle w:val="162"/>
        <w:spacing w:beforeLines="0" w:afterLines="0"/>
        <w:ind w:left="142"/>
      </w:pPr>
      <w:bookmarkStart w:id="1041" w:name="_Toc447897295"/>
      <w:bookmarkStart w:id="1042" w:name="_Toc532477866"/>
      <w:bookmarkStart w:id="1043" w:name="_Toc447624628"/>
      <w:bookmarkStart w:id="1044" w:name="_Toc447203370"/>
      <w:r>
        <w:rPr>
          <w:rFonts w:hint="eastAsia"/>
        </w:rPr>
        <w:t>会话信息</w:t>
      </w:r>
      <w:bookmarkEnd w:id="1041"/>
      <w:bookmarkEnd w:id="1042"/>
    </w:p>
    <w:bookmarkEnd w:id="1043"/>
    <w:bookmarkEnd w:id="1044"/>
    <w:p>
      <w:pPr>
        <w:spacing w:after="15"/>
      </w:pPr>
      <w:r>
        <w:t>用于网关向插件提供流信息。具体定义如下：</w:t>
      </w:r>
    </w:p>
    <w:p>
      <w:pPr>
        <w:spacing w:after="15"/>
      </w:pPr>
      <w:r>
        <w:t>typedef struct CtSgwTupleInfo_ {</w:t>
      </w:r>
    </w:p>
    <w:p>
      <w:pPr>
        <w:spacing w:after="15"/>
        <w:ind w:firstLine="420" w:firstLineChars="200"/>
      </w:pPr>
      <w:r>
        <w:t>unsigned char direct;</w:t>
      </w:r>
    </w:p>
    <w:p>
      <w:pPr>
        <w:spacing w:after="15"/>
        <w:ind w:firstLine="420" w:firstLineChars="200"/>
      </w:pPr>
      <w:r>
        <w:t>unsigned char proto;</w:t>
      </w:r>
    </w:p>
    <w:p>
      <w:pPr>
        <w:spacing w:after="15"/>
      </w:pPr>
      <w:r>
        <w:t xml:space="preserve">    unsigned char new_conntrack;</w:t>
      </w:r>
      <w:r>
        <w:tab/>
      </w:r>
      <w:r>
        <w:t>/* 是否为新建会话 */</w:t>
      </w:r>
    </w:p>
    <w:p>
      <w:pPr>
        <w:spacing w:after="15"/>
        <w:ind w:firstLine="420" w:firstLineChars="200"/>
      </w:pPr>
      <w:r>
        <w:t>unsigned int sipv4;</w:t>
      </w:r>
    </w:p>
    <w:p>
      <w:pPr>
        <w:spacing w:after="15"/>
        <w:ind w:firstLine="420" w:firstLineChars="200"/>
      </w:pPr>
      <w:r>
        <w:t>unsigned int dipv4;</w:t>
      </w:r>
    </w:p>
    <w:p>
      <w:pPr>
        <w:spacing w:after="15"/>
        <w:ind w:firstLine="420" w:firstLineChars="200"/>
      </w:pPr>
      <w:r>
        <w:t>unsigned int sipv6[4];</w:t>
      </w:r>
    </w:p>
    <w:p>
      <w:pPr>
        <w:spacing w:after="15"/>
        <w:ind w:firstLine="420" w:firstLineChars="200"/>
      </w:pPr>
      <w:r>
        <w:t>unsigned int dipv6[4];</w:t>
      </w:r>
    </w:p>
    <w:p>
      <w:pPr>
        <w:spacing w:after="15"/>
        <w:ind w:firstLine="420" w:firstLineChars="200"/>
      </w:pPr>
      <w:r>
        <w:t>unsigned short sport;</w:t>
      </w:r>
    </w:p>
    <w:p>
      <w:pPr>
        <w:spacing w:after="15"/>
        <w:ind w:firstLine="420" w:firstLineChars="200"/>
      </w:pPr>
      <w:r>
        <w:t>unsigned short dport;</w:t>
      </w:r>
    </w:p>
    <w:p>
      <w:pPr>
        <w:spacing w:after="15"/>
      </w:pPr>
      <w:r>
        <w:t xml:space="preserve">    unsigned int in_iif;</w:t>
      </w:r>
      <w:r>
        <w:tab/>
      </w:r>
      <w:r>
        <w:tab/>
      </w:r>
      <w:r>
        <w:t>/* 报文进接口index */</w:t>
      </w:r>
    </w:p>
    <w:p>
      <w:pPr>
        <w:spacing w:after="15"/>
      </w:pPr>
      <w:r>
        <w:t xml:space="preserve">    unsigned int out_iif;</w:t>
      </w:r>
      <w:r>
        <w:tab/>
      </w:r>
      <w:r>
        <w:t>/* 报文出接口index */</w:t>
      </w:r>
    </w:p>
    <w:p>
      <w:pPr>
        <w:spacing w:after="15"/>
      </w:pPr>
      <w:r>
        <w:t>} CtSgwTupleInfo;</w:t>
      </w:r>
    </w:p>
    <w:p>
      <w:pPr>
        <w:spacing w:after="15"/>
      </w:pPr>
    </w:p>
    <w:p>
      <w:pPr>
        <w:pStyle w:val="162"/>
        <w:spacing w:beforeLines="0" w:afterLines="0"/>
        <w:ind w:left="142"/>
      </w:pPr>
      <w:bookmarkStart w:id="1045" w:name="_Toc532477867"/>
      <w:bookmarkStart w:id="1046" w:name="_Toc447897296"/>
      <w:r>
        <w:rPr>
          <w:rFonts w:hint="eastAsia"/>
        </w:rPr>
        <w:t>插件识别信息</w:t>
      </w:r>
      <w:bookmarkEnd w:id="1045"/>
      <w:bookmarkEnd w:id="1046"/>
    </w:p>
    <w:p>
      <w:pPr>
        <w:spacing w:after="15"/>
      </w:pPr>
      <w:r>
        <w:t>用于插件向网关提供相关信息，具体定义如下：</w:t>
      </w:r>
    </w:p>
    <w:p>
      <w:pPr>
        <w:spacing w:after="15"/>
      </w:pPr>
      <w:r>
        <w:t>typedef struct CtSgwGwInfo_</w:t>
      </w:r>
    </w:p>
    <w:p>
      <w:pPr>
        <w:spacing w:after="15"/>
      </w:pPr>
      <w:r>
        <w:t>{</w:t>
      </w:r>
    </w:p>
    <w:p>
      <w:pPr>
        <w:spacing w:after="15"/>
      </w:pPr>
      <w:r>
        <w:tab/>
      </w:r>
      <w:r>
        <w:t>/* 用于返回识别的协议ID */</w:t>
      </w:r>
    </w:p>
    <w:p>
      <w:pPr>
        <w:spacing w:after="15"/>
        <w:ind w:firstLine="435"/>
      </w:pPr>
      <w:r>
        <w:t>unsigned int                layer7_id;</w:t>
      </w:r>
    </w:p>
    <w:p>
      <w:pPr>
        <w:spacing w:after="15"/>
        <w:ind w:firstLine="435"/>
      </w:pPr>
      <w:r>
        <w:t>/* 用于返回DNAT的目的 */</w:t>
      </w:r>
    </w:p>
    <w:p>
      <w:pPr>
        <w:spacing w:after="15"/>
        <w:ind w:left="420" w:leftChars="200"/>
      </w:pPr>
      <w:r>
        <w:t>#if LINUX_VERSION_CODE &gt; KERNEL_VERSION(3, 7, 0)</w:t>
      </w:r>
    </w:p>
    <w:p>
      <w:pPr>
        <w:spacing w:after="15"/>
        <w:ind w:left="420" w:leftChars="200"/>
      </w:pPr>
      <w:r>
        <w:t>struct nf_nat_range         nat_range;</w:t>
      </w:r>
    </w:p>
    <w:p>
      <w:pPr>
        <w:spacing w:after="15"/>
        <w:ind w:left="420" w:leftChars="200"/>
      </w:pPr>
      <w:r>
        <w:t>#elif LINUX_VERSION_CODE &gt; KERNEL_VERSION(3, 3, 0)</w:t>
      </w:r>
    </w:p>
    <w:p>
      <w:pPr>
        <w:spacing w:after="15"/>
        <w:ind w:left="420" w:leftChars="200"/>
      </w:pPr>
      <w:r>
        <w:t>struct nf_nat_ipv4_range    nat_range;</w:t>
      </w:r>
    </w:p>
    <w:p>
      <w:pPr>
        <w:spacing w:after="15"/>
        <w:ind w:left="420" w:leftChars="200"/>
      </w:pPr>
      <w:r>
        <w:t>#elif LINUX_VERSION_CODE &gt; KERNEL_VERSION(2, 6, 21)</w:t>
      </w:r>
    </w:p>
    <w:p>
      <w:pPr>
        <w:spacing w:after="15"/>
        <w:ind w:left="420" w:leftChars="200"/>
      </w:pPr>
      <w:r>
        <w:t>struct nf_nat_range         nat_range;</w:t>
      </w:r>
    </w:p>
    <w:p>
      <w:pPr>
        <w:spacing w:after="15"/>
        <w:ind w:left="420" w:leftChars="200"/>
      </w:pPr>
      <w:bookmarkStart w:id="1047" w:name="_Toc447897297"/>
      <w:r>
        <w:t>#else</w:t>
      </w:r>
      <w:bookmarkEnd w:id="1047"/>
    </w:p>
    <w:p>
      <w:pPr>
        <w:spacing w:after="15"/>
        <w:ind w:left="420" w:leftChars="200"/>
      </w:pPr>
      <w:r>
        <w:t>struct ip_nat_range         nat_range;</w:t>
      </w:r>
    </w:p>
    <w:p>
      <w:pPr>
        <w:spacing w:after="15"/>
        <w:ind w:left="420" w:leftChars="200"/>
      </w:pPr>
      <w:r>
        <w:t>#endif</w:t>
      </w:r>
    </w:p>
    <w:p>
      <w:pPr>
        <w:spacing w:after="15"/>
      </w:pPr>
      <w:r>
        <w:t>} CtSgwGwInfo;</w:t>
      </w:r>
    </w:p>
    <w:p>
      <w:pPr>
        <w:spacing w:after="15"/>
      </w:pPr>
    </w:p>
    <w:p>
      <w:pPr>
        <w:pStyle w:val="162"/>
        <w:spacing w:beforeLines="0" w:afterLines="0"/>
        <w:ind w:left="142"/>
      </w:pPr>
      <w:bookmarkStart w:id="1048" w:name="_Toc532477868"/>
      <w:bookmarkStart w:id="1049" w:name="_Toc447897298"/>
      <w:r>
        <w:rPr>
          <w:rFonts w:hint="eastAsia"/>
        </w:rPr>
        <w:t>流程处理接口</w:t>
      </w:r>
      <w:bookmarkEnd w:id="1048"/>
      <w:bookmarkEnd w:id="1049"/>
    </w:p>
    <w:p>
      <w:pPr>
        <w:pStyle w:val="147"/>
        <w:spacing w:beforeLines="0" w:afterLines="0"/>
      </w:pPr>
      <w:r>
        <w:rPr>
          <w:rFonts w:hint="eastAsia"/>
        </w:rPr>
        <w:t>注册接口</w:t>
      </w:r>
    </w:p>
    <w:p>
      <w:pPr>
        <w:spacing w:after="15"/>
      </w:pPr>
      <w:r>
        <w:t>插件使用以下函数向网关注册流处理相关回调函数：</w:t>
      </w:r>
    </w:p>
    <w:p>
      <w:pPr>
        <w:spacing w:after="15"/>
      </w:pPr>
      <w:r>
        <w:t>int ctSgw_appRegisterFunc(ctSgw_dpiFuncs  *funcs);</w:t>
      </w:r>
    </w:p>
    <w:p>
      <w:pPr>
        <w:spacing w:after="15"/>
      </w:pPr>
    </w:p>
    <w:p>
      <w:pPr>
        <w:spacing w:after="15"/>
      </w:pPr>
      <w:r>
        <w:t>传递的结构具体定义如下：</w:t>
      </w:r>
    </w:p>
    <w:p>
      <w:pPr>
        <w:spacing w:after="15"/>
      </w:pPr>
      <w:r>
        <w:t>typedef struct ctSgw_dpiFuncs_ {</w:t>
      </w:r>
    </w:p>
    <w:p>
      <w:pPr>
        <w:spacing w:after="15"/>
      </w:pPr>
      <w:r>
        <w:t xml:space="preserve">    ctSgw_appCtxCreate  ctSgw_appCtxCreateHook;</w:t>
      </w:r>
    </w:p>
    <w:p>
      <w:pPr>
        <w:spacing w:after="15"/>
      </w:pPr>
      <w:r>
        <w:t xml:space="preserve">    ctSgw_appCtxDestroy ctSgw_appCtxDestroyHook;</w:t>
      </w:r>
    </w:p>
    <w:p>
      <w:pPr>
        <w:spacing w:after="15"/>
      </w:pPr>
      <w:r>
        <w:t xml:space="preserve">    ctSgw_appProcAppId  ctSgw_appProcAppIdHook;</w:t>
      </w:r>
      <w:r>
        <w:tab/>
      </w:r>
      <w:r>
        <w:t>// 2+1版本中不再使用</w:t>
      </w:r>
    </w:p>
    <w:p>
      <w:pPr>
        <w:spacing w:after="15"/>
      </w:pPr>
      <w:r>
        <w:t>} ctSgw_dpiFuncs;</w:t>
      </w:r>
    </w:p>
    <w:p>
      <w:pPr>
        <w:spacing w:after="15"/>
      </w:pPr>
    </w:p>
    <w:p>
      <w:pPr>
        <w:spacing w:after="15"/>
      </w:pPr>
      <w:r>
        <w:t>typedef  int  (*ctSgw_appCtxCreate)(void** p_app_ctx, unsigned char flag);</w:t>
      </w:r>
    </w:p>
    <w:p>
      <w:pPr>
        <w:spacing w:after="15"/>
      </w:pPr>
      <w:r>
        <w:t>该函数用于在会话创建时创建插件相关的上下文到conntrack结构上。</w:t>
      </w:r>
    </w:p>
    <w:p>
      <w:pPr>
        <w:spacing w:after="15"/>
      </w:pPr>
      <w:r>
        <w:t>参数说明：</w:t>
      </w:r>
    </w:p>
    <w:p>
      <w:pPr>
        <w:spacing w:after="15"/>
      </w:pPr>
      <w:r>
        <w:t>1、p_app_ctx（IN）：指向挂载在conntrack结构中上下文信息的指针地址；</w:t>
      </w:r>
    </w:p>
    <w:p>
      <w:pPr>
        <w:spacing w:after="15"/>
      </w:pPr>
      <w:r>
        <w:t>2、flag（IN）：保留，目前只需要传入0。</w:t>
      </w:r>
    </w:p>
    <w:p>
      <w:pPr>
        <w:spacing w:after="15"/>
      </w:pPr>
    </w:p>
    <w:p>
      <w:pPr>
        <w:spacing w:after="15"/>
      </w:pPr>
      <w:r>
        <w:t>typedef  void (*ctSgw_appCtxDestroy)(void** p_app_ctx);</w:t>
      </w:r>
    </w:p>
    <w:p>
      <w:pPr>
        <w:spacing w:after="15"/>
      </w:pPr>
      <w:r>
        <w:t>该函数用于在会话销毁时释放conntrack结构上插件相关的上下文信息。</w:t>
      </w:r>
    </w:p>
    <w:p>
      <w:pPr>
        <w:spacing w:after="15"/>
      </w:pPr>
      <w:r>
        <w:t>参数说明：p_app_ctx（IN）：指向挂载在conntrack结构中上下文信息的指针地址；</w:t>
      </w:r>
    </w:p>
    <w:p>
      <w:pPr>
        <w:spacing w:after="15"/>
      </w:pPr>
      <w:r>
        <w:t>返回值：无</w:t>
      </w:r>
    </w:p>
    <w:p>
      <w:pPr>
        <w:spacing w:after="15"/>
      </w:pPr>
    </w:p>
    <w:p>
      <w:pPr>
        <w:spacing w:after="15"/>
      </w:pPr>
      <w:r>
        <w:t>typedef  int (*ctSgw_appProcAppId)(unsigned char *layer2data, CtSgwTupleInfo *tupleinfo, void *p_app_ctx, unsigned int *layer7_id);</w:t>
      </w:r>
    </w:p>
    <w:p>
      <w:pPr>
        <w:spacing w:after="15"/>
      </w:pPr>
      <w:r>
        <w:t>该函数用于在报文处理流程（FORWARD）节点上执行插件主流程。该函数在2+1以后网关中被其它接口代替，不再使用。</w:t>
      </w:r>
    </w:p>
    <w:p>
      <w:pPr>
        <w:spacing w:after="15"/>
      </w:pPr>
    </w:p>
    <w:p>
      <w:pPr>
        <w:pStyle w:val="147"/>
        <w:spacing w:beforeLines="0" w:afterLines="0"/>
      </w:pPr>
      <w:r>
        <w:rPr>
          <w:rFonts w:hint="eastAsia"/>
        </w:rPr>
        <w:t>注销接口</w:t>
      </w:r>
    </w:p>
    <w:p>
      <w:pPr>
        <w:spacing w:after="15"/>
      </w:pPr>
      <w:r>
        <w:t>插件使用以下函数向网关注销流处理相关回调函数：</w:t>
      </w:r>
    </w:p>
    <w:p>
      <w:pPr>
        <w:spacing w:after="15"/>
      </w:pPr>
      <w:r>
        <w:t>void ctSgw_appUnRegisterFunc(void);</w:t>
      </w:r>
    </w:p>
    <w:p>
      <w:pPr>
        <w:spacing w:after="15"/>
      </w:pPr>
    </w:p>
    <w:p>
      <w:pPr>
        <w:pStyle w:val="162"/>
        <w:spacing w:beforeLines="0" w:afterLines="0"/>
        <w:ind w:left="142"/>
      </w:pPr>
      <w:bookmarkStart w:id="1050" w:name="_Toc532477869"/>
      <w:bookmarkStart w:id="1051" w:name="_Toc447897299"/>
      <w:r>
        <w:rPr>
          <w:rFonts w:hint="eastAsia"/>
        </w:rPr>
        <w:t>报文处理接口</w:t>
      </w:r>
      <w:bookmarkEnd w:id="1050"/>
      <w:bookmarkEnd w:id="1051"/>
    </w:p>
    <w:p>
      <w:pPr>
        <w:spacing w:after="15"/>
        <w:ind w:firstLine="420"/>
      </w:pPr>
      <w:r>
        <w:t>用于向NETFILTER的PREROUTING或者FORWARD节点上注册回调函数。</w:t>
      </w:r>
    </w:p>
    <w:p>
      <w:pPr>
        <w:spacing w:after="15"/>
        <w:ind w:firstLine="420"/>
      </w:pPr>
    </w:p>
    <w:p>
      <w:pPr>
        <w:pStyle w:val="147"/>
        <w:spacing w:beforeLines="0" w:afterLines="0"/>
      </w:pPr>
      <w:r>
        <w:rPr>
          <w:rFonts w:eastAsia="宋体"/>
        </w:rPr>
        <w:t>PREROUTING节点注册</w:t>
      </w:r>
      <w:r>
        <w:rPr>
          <w:rFonts w:hint="eastAsia"/>
        </w:rPr>
        <w:t>接口</w:t>
      </w:r>
    </w:p>
    <w:p>
      <w:pPr>
        <w:spacing w:after="15"/>
        <w:ind w:firstLine="420"/>
      </w:pPr>
      <w:r>
        <w:t>插件使用以下函数向网关报文处理流程的PREROUTING节点注册回调函数。</w:t>
      </w:r>
    </w:p>
    <w:p>
      <w:pPr>
        <w:spacing w:after="15"/>
      </w:pPr>
      <w:r>
        <w:tab/>
      </w:r>
      <w:r>
        <w:t>int ctSgw_appRegisterPreProc(CtSgwPreProcInfo *info);</w:t>
      </w:r>
    </w:p>
    <w:p>
      <w:pPr>
        <w:spacing w:after="15"/>
      </w:pPr>
    </w:p>
    <w:p>
      <w:pPr>
        <w:spacing w:after="15"/>
      </w:pPr>
      <w:r>
        <w:tab/>
      </w:r>
      <w:r>
        <w:t>传递的结构具体定义如下：</w:t>
      </w:r>
    </w:p>
    <w:p>
      <w:pPr>
        <w:spacing w:after="15"/>
      </w:pPr>
      <w:r>
        <w:tab/>
      </w:r>
      <w:r>
        <w:t>typedef struct CtSgwPreProcInfo_</w:t>
      </w:r>
    </w:p>
    <w:p>
      <w:pPr>
        <w:spacing w:after="15"/>
        <w:ind w:firstLine="420"/>
      </w:pPr>
      <w:r>
        <w:t>{</w:t>
      </w:r>
    </w:p>
    <w:p>
      <w:pPr>
        <w:spacing w:after="15"/>
      </w:pPr>
      <w:r>
        <w:tab/>
      </w:r>
      <w:r>
        <w:t>ctSgw_appPreProc    hook;</w:t>
      </w:r>
      <w:r>
        <w:tab/>
      </w:r>
      <w:r>
        <w:tab/>
      </w:r>
      <w:r>
        <w:tab/>
      </w:r>
      <w:r>
        <w:t>/* 回调函数 */</w:t>
      </w:r>
    </w:p>
    <w:p>
      <w:pPr>
        <w:spacing w:after="15"/>
      </w:pPr>
      <w:r>
        <w:tab/>
      </w:r>
      <w:r>
        <w:t>int                 priority;</w:t>
      </w:r>
      <w:r>
        <w:tab/>
      </w:r>
      <w:r>
        <w:tab/>
      </w:r>
      <w:r>
        <w:t>/* 优先级 */</w:t>
      </w:r>
    </w:p>
    <w:p>
      <w:pPr>
        <w:spacing w:after="15"/>
      </w:pPr>
      <w:r>
        <w:tab/>
      </w:r>
      <w:r>
        <w:t>void                *priv_data; /*用于存储相应的NF结构，外部不需要关注*/</w:t>
      </w:r>
    </w:p>
    <w:p>
      <w:pPr>
        <w:spacing w:after="15"/>
        <w:ind w:firstLine="420"/>
      </w:pPr>
      <w:r>
        <w:t>} CtSgwPreProcInfo;</w:t>
      </w:r>
    </w:p>
    <w:p>
      <w:pPr>
        <w:spacing w:after="15"/>
      </w:pPr>
      <w:r>
        <w:tab/>
      </w:r>
    </w:p>
    <w:p>
      <w:pPr>
        <w:spacing w:after="15"/>
      </w:pPr>
      <w:r>
        <w:tab/>
      </w:r>
      <w:r>
        <w:t>回调函数具体定义如下：</w:t>
      </w:r>
    </w:p>
    <w:p>
      <w:pPr>
        <w:spacing w:after="15"/>
      </w:pPr>
      <w:r>
        <w:tab/>
      </w:r>
      <w:r>
        <w:t>typedef int (*ctSgw_appPreProc)(unsigned char *layer2data, CtSgwTupleInfo *tupleinfo,</w:t>
      </w:r>
    </w:p>
    <w:p>
      <w:pPr>
        <w:spacing w:after="15"/>
      </w:pPr>
      <w:r>
        <w:t>void *p_app_ctx, CtSgwGwInfo *gwinfo, void *data);</w:t>
      </w:r>
    </w:p>
    <w:p>
      <w:pPr>
        <w:spacing w:after="15"/>
      </w:pPr>
      <w:r>
        <w:tab/>
      </w:r>
      <w:r>
        <w:t>参数说明：</w:t>
      </w:r>
    </w:p>
    <w:p>
      <w:pPr>
        <w:spacing w:after="15"/>
        <w:ind w:firstLine="420"/>
      </w:pPr>
      <w:r>
        <w:t>1、layer2data（IN）：报文的layer2以上的payload；</w:t>
      </w:r>
    </w:p>
    <w:p>
      <w:pPr>
        <w:spacing w:after="15"/>
        <w:ind w:firstLine="420"/>
      </w:pPr>
      <w:r>
        <w:t>2、tupleinfo（IN）：报文对应的会话信息，具体见结构体定义；</w:t>
      </w:r>
    </w:p>
    <w:p>
      <w:pPr>
        <w:spacing w:after="15"/>
        <w:ind w:firstLine="420"/>
      </w:pPr>
      <w:r>
        <w:t>3、p_app_ctx（IN）：挂载在conntrack结构中上下文信息的指针；</w:t>
      </w:r>
    </w:p>
    <w:p>
      <w:pPr>
        <w:spacing w:after="15"/>
        <w:ind w:firstLine="420"/>
      </w:pPr>
      <w:r>
        <w:t>4、gwinfo(OUT)：插件返回给网关的信息，具体见结构体定义；</w:t>
      </w:r>
    </w:p>
    <w:p>
      <w:pPr>
        <w:spacing w:after="15"/>
        <w:ind w:firstLine="420"/>
      </w:pPr>
      <w:r>
        <w:t>5、data（IN）：暂时不使用，方便后继扩展。</w:t>
      </w:r>
    </w:p>
    <w:p>
      <w:pPr>
        <w:spacing w:after="15"/>
        <w:ind w:firstLine="420"/>
      </w:pPr>
      <w:r>
        <w:t>返回值：</w:t>
      </w:r>
    </w:p>
    <w:p>
      <w:pPr>
        <w:spacing w:after="15"/>
        <w:ind w:firstLine="420"/>
        <w:rPr>
          <w:szCs w:val="21"/>
        </w:rPr>
      </w:pPr>
      <w:r>
        <w:rPr>
          <w:szCs w:val="21"/>
        </w:rPr>
        <w:t>0，表示未完成，对应会话的后继报文需要继续调用本接口；</w:t>
      </w:r>
    </w:p>
    <w:p>
      <w:pPr>
        <w:spacing w:after="15"/>
        <w:ind w:firstLine="420"/>
        <w:rPr>
          <w:szCs w:val="21"/>
        </w:rPr>
      </w:pPr>
      <w:r>
        <w:rPr>
          <w:szCs w:val="21"/>
        </w:rPr>
        <w:t>1，表示完成，对应会话的后继报文不需要继续调用本接口。</w:t>
      </w:r>
    </w:p>
    <w:p>
      <w:pPr>
        <w:spacing w:after="15"/>
        <w:ind w:firstLine="420"/>
      </w:pPr>
      <w:r>
        <w:t>3，表示需要转发，网关需要根据插件返回的信息对相应会话进行DNAT操作。</w:t>
      </w:r>
    </w:p>
    <w:p>
      <w:pPr>
        <w:spacing w:after="15"/>
        <w:ind w:firstLine="420"/>
      </w:pPr>
    </w:p>
    <w:p>
      <w:pPr>
        <w:pStyle w:val="147"/>
        <w:spacing w:beforeLines="0" w:afterLines="0"/>
      </w:pPr>
      <w:r>
        <w:rPr>
          <w:rFonts w:eastAsia="宋体"/>
        </w:rPr>
        <w:t>PREROUTING节点</w:t>
      </w:r>
      <w:r>
        <w:rPr>
          <w:rFonts w:hint="eastAsia" w:eastAsia="宋体"/>
        </w:rPr>
        <w:t>注销</w:t>
      </w:r>
      <w:r>
        <w:rPr>
          <w:rFonts w:hint="eastAsia"/>
        </w:rPr>
        <w:t>接口</w:t>
      </w:r>
    </w:p>
    <w:p>
      <w:pPr>
        <w:spacing w:after="15"/>
        <w:ind w:firstLine="420"/>
      </w:pPr>
      <w:r>
        <w:t>插件使用以下函数向网关报文处理流程的PREROUTING节点注销回调函数。</w:t>
      </w:r>
    </w:p>
    <w:p>
      <w:pPr>
        <w:spacing w:after="15"/>
      </w:pPr>
      <w:r>
        <w:tab/>
      </w:r>
      <w:r>
        <w:t>void ctSgw_appUnRegisterPreProc(CtSgwPreProcInfo *info);</w:t>
      </w:r>
    </w:p>
    <w:p>
      <w:pPr>
        <w:spacing w:after="15"/>
      </w:pPr>
    </w:p>
    <w:p>
      <w:pPr>
        <w:pStyle w:val="147"/>
        <w:spacing w:beforeLines="0" w:afterLines="0"/>
      </w:pPr>
      <w:r>
        <w:rPr>
          <w:rFonts w:eastAsia="宋体"/>
        </w:rPr>
        <w:t>FORWARD节点注册</w:t>
      </w:r>
      <w:r>
        <w:rPr>
          <w:rFonts w:hint="eastAsia"/>
        </w:rPr>
        <w:t>接口</w:t>
      </w:r>
    </w:p>
    <w:p>
      <w:pPr>
        <w:spacing w:after="15"/>
        <w:ind w:firstLine="420"/>
      </w:pPr>
      <w:r>
        <w:t>插件使用以下函数向网关报文处理流程的FORWARD节点注册回调函数。</w:t>
      </w:r>
    </w:p>
    <w:p>
      <w:pPr>
        <w:spacing w:after="15"/>
        <w:ind w:firstLine="420"/>
      </w:pPr>
      <w:r>
        <w:t>int ctSgw_appRegisterForwardProc(CtSgwForwardProcInfo *info);</w:t>
      </w:r>
    </w:p>
    <w:p>
      <w:pPr>
        <w:spacing w:after="15"/>
        <w:ind w:firstLine="420"/>
      </w:pPr>
    </w:p>
    <w:p>
      <w:pPr>
        <w:spacing w:after="15"/>
      </w:pPr>
      <w:r>
        <w:tab/>
      </w:r>
      <w:r>
        <w:t>传递的结构具体定义如下：</w:t>
      </w:r>
    </w:p>
    <w:p>
      <w:pPr>
        <w:spacing w:after="15"/>
        <w:ind w:firstLine="420"/>
      </w:pPr>
      <w:r>
        <w:t>typedef struct CtSgwForwardProcInfo_</w:t>
      </w:r>
    </w:p>
    <w:p>
      <w:pPr>
        <w:spacing w:after="15"/>
        <w:ind w:firstLine="420"/>
      </w:pPr>
      <w:r>
        <w:t>{</w:t>
      </w:r>
    </w:p>
    <w:p>
      <w:pPr>
        <w:spacing w:after="15"/>
        <w:ind w:firstLine="420"/>
      </w:pPr>
      <w:r>
        <w:t xml:space="preserve">    ctSgw_appForwardProc    hook;</w:t>
      </w:r>
      <w:r>
        <w:tab/>
      </w:r>
      <w:r>
        <w:tab/>
      </w:r>
      <w:r>
        <w:t>/* 回调函数 */</w:t>
      </w:r>
    </w:p>
    <w:p>
      <w:pPr>
        <w:spacing w:after="15"/>
        <w:ind w:firstLine="420"/>
      </w:pPr>
      <w:r>
        <w:t xml:space="preserve">    int                     priority;</w:t>
      </w:r>
      <w:r>
        <w:tab/>
      </w:r>
      <w:r>
        <w:t>/* 优先级 */</w:t>
      </w:r>
    </w:p>
    <w:p>
      <w:pPr>
        <w:spacing w:after="15"/>
        <w:ind w:firstLine="420"/>
      </w:pPr>
      <w:r>
        <w:t xml:space="preserve">    void                    *priv_data;  /*用于存储相应的NF结构，外部不需要关注*/</w:t>
      </w:r>
    </w:p>
    <w:p>
      <w:pPr>
        <w:spacing w:after="15"/>
        <w:ind w:firstLine="420"/>
      </w:pPr>
      <w:r>
        <w:t>} CtSgwForwardProcInfo;</w:t>
      </w:r>
    </w:p>
    <w:p>
      <w:pPr>
        <w:spacing w:after="15"/>
        <w:ind w:firstLine="420"/>
      </w:pPr>
    </w:p>
    <w:p>
      <w:pPr>
        <w:spacing w:after="15"/>
      </w:pPr>
      <w:r>
        <w:tab/>
      </w:r>
      <w:r>
        <w:t>回调函数具体定义如下：</w:t>
      </w:r>
    </w:p>
    <w:p>
      <w:pPr>
        <w:spacing w:after="15"/>
      </w:pPr>
      <w:r>
        <w:t>typedef int (*ctSgw_appForwardProc)(unsigned char *layer2data, CtSgwTupleInfo *tupleinfo,</w:t>
      </w:r>
    </w:p>
    <w:p>
      <w:pPr>
        <w:spacing w:after="15"/>
        <w:ind w:firstLine="420"/>
      </w:pPr>
      <w:r>
        <w:t>void *p_app_ctx, CtSgwGwInfo *gwinfoi, void *data);</w:t>
      </w:r>
    </w:p>
    <w:p>
      <w:pPr>
        <w:spacing w:after="15"/>
      </w:pPr>
      <w:r>
        <w:tab/>
      </w:r>
      <w:r>
        <w:t>参数说明：</w:t>
      </w:r>
    </w:p>
    <w:p>
      <w:pPr>
        <w:spacing w:after="15"/>
        <w:ind w:firstLine="420"/>
      </w:pPr>
      <w:r>
        <w:t>1、layer2data（IN）：报文的layer2以上的payload；</w:t>
      </w:r>
    </w:p>
    <w:p>
      <w:pPr>
        <w:spacing w:after="15"/>
        <w:ind w:firstLine="420"/>
      </w:pPr>
      <w:r>
        <w:t>2、tupleinfo（IN）：报文对应的会话信息，具体见结构体定义；</w:t>
      </w:r>
    </w:p>
    <w:p>
      <w:pPr>
        <w:spacing w:after="15"/>
        <w:ind w:firstLine="420"/>
      </w:pPr>
      <w:r>
        <w:t>3、p_app_ctx（IN）：挂载在conntrack结构中上下文信息的指针；</w:t>
      </w:r>
    </w:p>
    <w:p>
      <w:pPr>
        <w:spacing w:after="15"/>
        <w:ind w:firstLine="420"/>
      </w:pPr>
      <w:r>
        <w:t>4、gwinfo(OUT)：插件返回给网关的信息，具体见结构体定义；</w:t>
      </w:r>
    </w:p>
    <w:p>
      <w:pPr>
        <w:spacing w:after="15"/>
        <w:ind w:firstLine="420"/>
      </w:pPr>
      <w:r>
        <w:t>5、data（IN）：暂时不使用，方便后继扩展。</w:t>
      </w:r>
    </w:p>
    <w:p>
      <w:pPr>
        <w:spacing w:after="15"/>
        <w:ind w:firstLine="420"/>
      </w:pPr>
      <w:r>
        <w:t>返回值：</w:t>
      </w:r>
    </w:p>
    <w:p>
      <w:pPr>
        <w:spacing w:after="15"/>
        <w:ind w:firstLine="525" w:firstLineChars="250"/>
        <w:jc w:val="left"/>
        <w:rPr>
          <w:szCs w:val="21"/>
          <w:shd w:val="clear" w:color="auto" w:fill="FFFFFF"/>
        </w:rPr>
      </w:pPr>
      <w:r>
        <w:rPr>
          <w:szCs w:val="21"/>
          <w:shd w:val="clear" w:color="auto" w:fill="FFFFFF"/>
        </w:rPr>
        <w:t>0：表示DPI未完成，对应会话有新报文到达时，需要继续调用本接口；</w:t>
      </w:r>
    </w:p>
    <w:p>
      <w:pPr>
        <w:spacing w:after="15"/>
        <w:ind w:firstLine="525" w:firstLineChars="250"/>
        <w:jc w:val="left"/>
        <w:rPr>
          <w:szCs w:val="21"/>
          <w:shd w:val="clear" w:color="auto" w:fill="FFFFFF"/>
        </w:rPr>
      </w:pPr>
      <w:r>
        <w:rPr>
          <w:szCs w:val="21"/>
          <w:shd w:val="clear" w:color="auto" w:fill="FFFFFF"/>
        </w:rPr>
        <w:t>1：表示数据检测完成，对应会话后续报文无需调用本接口；</w:t>
      </w:r>
    </w:p>
    <w:p>
      <w:pPr>
        <w:spacing w:after="15"/>
        <w:ind w:firstLine="525" w:firstLineChars="250"/>
        <w:jc w:val="left"/>
        <w:rPr>
          <w:szCs w:val="21"/>
          <w:shd w:val="clear" w:color="auto" w:fill="FFFFFF"/>
        </w:rPr>
      </w:pPr>
      <w:r>
        <w:rPr>
          <w:szCs w:val="21"/>
          <w:shd w:val="clear" w:color="auto" w:fill="FFFFFF"/>
        </w:rPr>
        <w:t>2：表示该报文所属会话需要被阻止，内核接收到该返回信息后，需要阻止此会话的后续报文；</w:t>
      </w:r>
    </w:p>
    <w:p>
      <w:pPr>
        <w:spacing w:after="15"/>
        <w:ind w:firstLine="525" w:firstLineChars="250"/>
        <w:jc w:val="left"/>
        <w:rPr>
          <w:szCs w:val="21"/>
          <w:shd w:val="clear" w:color="auto" w:fill="FFFFFF"/>
        </w:rPr>
      </w:pPr>
      <w:r>
        <w:rPr>
          <w:szCs w:val="21"/>
          <w:shd w:val="clear" w:color="auto" w:fill="FFFFFF"/>
        </w:rPr>
        <w:t>3：表示该报文所属会话需要被转发，网关需要根据插件返回的信息对相应会话进行DNAT操作。（该返回值只存在PER_ROUTING链上）。</w:t>
      </w:r>
    </w:p>
    <w:p>
      <w:pPr>
        <w:spacing w:after="15"/>
        <w:ind w:firstLine="525" w:firstLineChars="250"/>
        <w:jc w:val="left"/>
        <w:rPr>
          <w:szCs w:val="21"/>
        </w:rPr>
      </w:pPr>
      <w:r>
        <w:rPr>
          <w:szCs w:val="21"/>
        </w:rPr>
        <w:t>4(0x04)：表示该报文所属会话需要进入QOS默认优先级的转发队列，默认优先级是哪个由网关决定。</w:t>
      </w:r>
    </w:p>
    <w:p>
      <w:pPr>
        <w:spacing w:after="15"/>
        <w:jc w:val="left"/>
        <w:rPr>
          <w:szCs w:val="21"/>
        </w:rPr>
      </w:pPr>
      <w:r>
        <w:rPr>
          <w:szCs w:val="21"/>
          <w:shd w:val="clear" w:color="auto" w:fill="FFFFFF"/>
        </w:rPr>
        <w:t>0x104:表示该报文所属会话需要进入</w:t>
      </w:r>
      <w:r>
        <w:rPr>
          <w:szCs w:val="21"/>
          <w:shd w:val="clear" w:color="auto" w:fill="FFFFFF"/>
          <w:lang w:val="fr-FR"/>
        </w:rPr>
        <w:t>QoS</w:t>
      </w:r>
      <w:r>
        <w:rPr>
          <w:szCs w:val="21"/>
          <w:shd w:val="clear" w:color="auto" w:fill="FFFFFF"/>
        </w:rPr>
        <w:t>为最高优先级的转发队列；</w:t>
      </w:r>
    </w:p>
    <w:p>
      <w:pPr>
        <w:spacing w:after="15"/>
        <w:jc w:val="left"/>
        <w:rPr>
          <w:szCs w:val="21"/>
        </w:rPr>
      </w:pPr>
      <w:r>
        <w:rPr>
          <w:szCs w:val="21"/>
        </w:rPr>
        <w:t>0x204：</w:t>
      </w:r>
      <w:r>
        <w:rPr>
          <w:szCs w:val="21"/>
          <w:shd w:val="clear" w:color="auto" w:fill="FFFFFF"/>
        </w:rPr>
        <w:t>表示该报文所属会话需要进入</w:t>
      </w:r>
      <w:r>
        <w:rPr>
          <w:szCs w:val="21"/>
          <w:shd w:val="clear" w:color="auto" w:fill="FFFFFF"/>
          <w:lang w:val="fr-FR"/>
        </w:rPr>
        <w:t>QoS</w:t>
      </w:r>
      <w:r>
        <w:rPr>
          <w:szCs w:val="21"/>
          <w:shd w:val="clear" w:color="auto" w:fill="FFFFFF"/>
        </w:rPr>
        <w:t>为次高优先级的转发队列；</w:t>
      </w:r>
    </w:p>
    <w:p>
      <w:pPr>
        <w:spacing w:after="15"/>
        <w:jc w:val="left"/>
        <w:rPr>
          <w:szCs w:val="21"/>
        </w:rPr>
      </w:pPr>
      <w:r>
        <w:rPr>
          <w:szCs w:val="21"/>
        </w:rPr>
        <w:t>0x304：</w:t>
      </w:r>
      <w:r>
        <w:rPr>
          <w:szCs w:val="21"/>
          <w:shd w:val="clear" w:color="auto" w:fill="FFFFFF"/>
        </w:rPr>
        <w:t>表示该报文所属会话需要进入</w:t>
      </w:r>
      <w:r>
        <w:rPr>
          <w:szCs w:val="21"/>
          <w:shd w:val="clear" w:color="auto" w:fill="FFFFFF"/>
          <w:lang w:val="fr-FR"/>
        </w:rPr>
        <w:t>QoS</w:t>
      </w:r>
      <w:r>
        <w:rPr>
          <w:szCs w:val="21"/>
          <w:shd w:val="clear" w:color="auto" w:fill="FFFFFF"/>
        </w:rPr>
        <w:t>为第</w:t>
      </w:r>
      <w:r>
        <w:rPr>
          <w:szCs w:val="21"/>
          <w:shd w:val="clear" w:color="auto" w:fill="FFFFFF"/>
          <w:lang w:val="fr-FR"/>
        </w:rPr>
        <w:t>3</w:t>
      </w:r>
      <w:r>
        <w:rPr>
          <w:szCs w:val="21"/>
          <w:shd w:val="clear" w:color="auto" w:fill="FFFFFF"/>
        </w:rPr>
        <w:t>优先级的转发队列；</w:t>
      </w:r>
    </w:p>
    <w:p>
      <w:pPr>
        <w:spacing w:after="15"/>
        <w:jc w:val="left"/>
        <w:rPr>
          <w:szCs w:val="21"/>
        </w:rPr>
      </w:pPr>
      <w:r>
        <w:rPr>
          <w:szCs w:val="21"/>
        </w:rPr>
        <w:t>0x404：</w:t>
      </w:r>
      <w:r>
        <w:rPr>
          <w:szCs w:val="21"/>
          <w:shd w:val="clear" w:color="auto" w:fill="FFFFFF"/>
        </w:rPr>
        <w:t>表示该报文所属会话需要进入</w:t>
      </w:r>
      <w:r>
        <w:rPr>
          <w:szCs w:val="21"/>
          <w:shd w:val="clear" w:color="auto" w:fill="FFFFFF"/>
          <w:lang w:val="fr-FR"/>
        </w:rPr>
        <w:t>QoS</w:t>
      </w:r>
      <w:r>
        <w:rPr>
          <w:szCs w:val="21"/>
          <w:shd w:val="clear" w:color="auto" w:fill="FFFFFF"/>
        </w:rPr>
        <w:t>为第</w:t>
      </w:r>
      <w:r>
        <w:rPr>
          <w:szCs w:val="21"/>
          <w:shd w:val="clear" w:color="auto" w:fill="FFFFFF"/>
          <w:lang w:val="fr-FR"/>
        </w:rPr>
        <w:t>4</w:t>
      </w:r>
      <w:r>
        <w:rPr>
          <w:szCs w:val="21"/>
          <w:shd w:val="clear" w:color="auto" w:fill="FFFFFF"/>
        </w:rPr>
        <w:t>优先级的转发队列；</w:t>
      </w:r>
    </w:p>
    <w:p>
      <w:pPr>
        <w:spacing w:after="15"/>
        <w:jc w:val="left"/>
        <w:rPr>
          <w:szCs w:val="21"/>
        </w:rPr>
      </w:pPr>
      <w:r>
        <w:rPr>
          <w:szCs w:val="21"/>
        </w:rPr>
        <w:t>0x504：</w:t>
      </w:r>
      <w:r>
        <w:rPr>
          <w:szCs w:val="21"/>
          <w:shd w:val="clear" w:color="auto" w:fill="FFFFFF"/>
        </w:rPr>
        <w:t>表示该报文所属会话需要进入</w:t>
      </w:r>
      <w:r>
        <w:rPr>
          <w:szCs w:val="21"/>
          <w:shd w:val="clear" w:color="auto" w:fill="FFFFFF"/>
          <w:lang w:val="fr-FR"/>
        </w:rPr>
        <w:t>QoS</w:t>
      </w:r>
      <w:r>
        <w:rPr>
          <w:szCs w:val="21"/>
          <w:shd w:val="clear" w:color="auto" w:fill="FFFFFF"/>
        </w:rPr>
        <w:t>为第</w:t>
      </w:r>
      <w:r>
        <w:rPr>
          <w:szCs w:val="21"/>
          <w:shd w:val="clear" w:color="auto" w:fill="FFFFFF"/>
          <w:lang w:val="fr-FR"/>
        </w:rPr>
        <w:t>5</w:t>
      </w:r>
      <w:r>
        <w:rPr>
          <w:szCs w:val="21"/>
          <w:shd w:val="clear" w:color="auto" w:fill="FFFFFF"/>
        </w:rPr>
        <w:t>优先级的转发队列；</w:t>
      </w:r>
    </w:p>
    <w:p>
      <w:pPr>
        <w:spacing w:after="15"/>
        <w:jc w:val="left"/>
        <w:rPr>
          <w:szCs w:val="21"/>
        </w:rPr>
      </w:pPr>
      <w:r>
        <w:rPr>
          <w:szCs w:val="21"/>
        </w:rPr>
        <w:t>0x604:</w:t>
      </w:r>
      <w:r>
        <w:rPr>
          <w:szCs w:val="21"/>
          <w:shd w:val="clear" w:color="auto" w:fill="FFFFFF"/>
        </w:rPr>
        <w:t>表示该报文所属会话需要进入</w:t>
      </w:r>
      <w:r>
        <w:rPr>
          <w:szCs w:val="21"/>
          <w:shd w:val="clear" w:color="auto" w:fill="FFFFFF"/>
          <w:lang w:val="fr-FR"/>
        </w:rPr>
        <w:t>QoS</w:t>
      </w:r>
      <w:r>
        <w:rPr>
          <w:szCs w:val="21"/>
          <w:shd w:val="clear" w:color="auto" w:fill="FFFFFF"/>
        </w:rPr>
        <w:t>为第</w:t>
      </w:r>
      <w:r>
        <w:rPr>
          <w:szCs w:val="21"/>
          <w:shd w:val="clear" w:color="auto" w:fill="FFFFFF"/>
          <w:lang w:val="fr-FR"/>
        </w:rPr>
        <w:t>6</w:t>
      </w:r>
      <w:r>
        <w:rPr>
          <w:szCs w:val="21"/>
          <w:shd w:val="clear" w:color="auto" w:fill="FFFFFF"/>
        </w:rPr>
        <w:t>优先级的转发队列；</w:t>
      </w:r>
    </w:p>
    <w:p>
      <w:pPr>
        <w:spacing w:after="15"/>
        <w:jc w:val="left"/>
        <w:rPr>
          <w:szCs w:val="21"/>
        </w:rPr>
      </w:pPr>
      <w:r>
        <w:rPr>
          <w:szCs w:val="21"/>
        </w:rPr>
        <w:t>0x704:</w:t>
      </w:r>
      <w:r>
        <w:rPr>
          <w:szCs w:val="21"/>
          <w:shd w:val="clear" w:color="auto" w:fill="FFFFFF"/>
        </w:rPr>
        <w:t>表示该报文所属会话需要进入</w:t>
      </w:r>
      <w:r>
        <w:rPr>
          <w:szCs w:val="21"/>
          <w:shd w:val="clear" w:color="auto" w:fill="FFFFFF"/>
          <w:lang w:val="fr-FR"/>
        </w:rPr>
        <w:t>QoS</w:t>
      </w:r>
      <w:r>
        <w:rPr>
          <w:szCs w:val="21"/>
          <w:shd w:val="clear" w:color="auto" w:fill="FFFFFF"/>
        </w:rPr>
        <w:t>为第</w:t>
      </w:r>
      <w:r>
        <w:rPr>
          <w:szCs w:val="21"/>
          <w:shd w:val="clear" w:color="auto" w:fill="FFFFFF"/>
          <w:lang w:val="fr-FR"/>
        </w:rPr>
        <w:t>7</w:t>
      </w:r>
      <w:r>
        <w:rPr>
          <w:szCs w:val="21"/>
          <w:shd w:val="clear" w:color="auto" w:fill="FFFFFF"/>
        </w:rPr>
        <w:t>优先级的转发队列；</w:t>
      </w:r>
    </w:p>
    <w:p>
      <w:pPr>
        <w:spacing w:after="15"/>
        <w:jc w:val="left"/>
        <w:rPr>
          <w:szCs w:val="21"/>
        </w:rPr>
      </w:pPr>
      <w:r>
        <w:rPr>
          <w:szCs w:val="21"/>
        </w:rPr>
        <w:t>0x804:</w:t>
      </w:r>
      <w:r>
        <w:rPr>
          <w:szCs w:val="21"/>
          <w:shd w:val="clear" w:color="auto" w:fill="FFFFFF"/>
        </w:rPr>
        <w:t>表示该报文所属会话需要进入</w:t>
      </w:r>
      <w:r>
        <w:rPr>
          <w:szCs w:val="21"/>
          <w:shd w:val="clear" w:color="auto" w:fill="FFFFFF"/>
          <w:lang w:val="fr-FR"/>
        </w:rPr>
        <w:t>QoS</w:t>
      </w:r>
      <w:r>
        <w:rPr>
          <w:szCs w:val="21"/>
          <w:shd w:val="clear" w:color="auto" w:fill="FFFFFF"/>
        </w:rPr>
        <w:t>为第</w:t>
      </w:r>
      <w:r>
        <w:rPr>
          <w:szCs w:val="21"/>
          <w:shd w:val="clear" w:color="auto" w:fill="FFFFFF"/>
          <w:lang w:val="fr-FR"/>
        </w:rPr>
        <w:t>8</w:t>
      </w:r>
      <w:r>
        <w:rPr>
          <w:szCs w:val="21"/>
          <w:shd w:val="clear" w:color="auto" w:fill="FFFFFF"/>
        </w:rPr>
        <w:t>优先级的转发队列；</w:t>
      </w:r>
    </w:p>
    <w:p>
      <w:pPr>
        <w:spacing w:after="15"/>
        <w:jc w:val="left"/>
        <w:rPr>
          <w:szCs w:val="21"/>
        </w:rPr>
      </w:pPr>
      <w:r>
        <w:rPr>
          <w:szCs w:val="21"/>
        </w:rPr>
        <w:t>0x904：</w:t>
      </w:r>
      <w:r>
        <w:rPr>
          <w:szCs w:val="21"/>
          <w:shd w:val="clear" w:color="auto" w:fill="FFFFFF"/>
        </w:rPr>
        <w:t>表示该报文所属会话需要进入</w:t>
      </w:r>
      <w:r>
        <w:rPr>
          <w:szCs w:val="21"/>
          <w:shd w:val="clear" w:color="auto" w:fill="FFFFFF"/>
          <w:lang w:val="fr-FR"/>
        </w:rPr>
        <w:t>QoS</w:t>
      </w:r>
      <w:r>
        <w:rPr>
          <w:szCs w:val="21"/>
          <w:shd w:val="clear" w:color="auto" w:fill="FFFFFF"/>
        </w:rPr>
        <w:t>为第</w:t>
      </w:r>
      <w:r>
        <w:rPr>
          <w:szCs w:val="21"/>
          <w:shd w:val="clear" w:color="auto" w:fill="FFFFFF"/>
          <w:lang w:val="fr-FR"/>
        </w:rPr>
        <w:t>9</w:t>
      </w:r>
      <w:r>
        <w:rPr>
          <w:szCs w:val="21"/>
          <w:shd w:val="clear" w:color="auto" w:fill="FFFFFF"/>
        </w:rPr>
        <w:t>优先级的转发队列；</w:t>
      </w:r>
    </w:p>
    <w:p>
      <w:pPr>
        <w:spacing w:after="15"/>
        <w:jc w:val="left"/>
        <w:rPr>
          <w:szCs w:val="21"/>
        </w:rPr>
      </w:pPr>
      <w:r>
        <w:rPr>
          <w:szCs w:val="21"/>
          <w:shd w:val="clear" w:color="auto" w:fill="FFFFFF"/>
        </w:rPr>
        <w:t>备注：目前只列出9个优先级。</w:t>
      </w:r>
    </w:p>
    <w:p>
      <w:pPr>
        <w:spacing w:after="15"/>
        <w:jc w:val="left"/>
        <w:rPr>
          <w:szCs w:val="21"/>
        </w:rPr>
      </w:pPr>
      <w:r>
        <w:rPr>
          <w:szCs w:val="21"/>
          <w:shd w:val="clear" w:color="auto" w:fill="FFFFFF"/>
        </w:rPr>
        <w:t>    如果网关支持的优先级少于9个，则将插件返回低于网关最低优先级的会话均放入最低优先级队列中。</w:t>
      </w:r>
      <w:r>
        <w:rPr>
          <w:szCs w:val="21"/>
        </w:rPr>
        <w:t>即如果网关只支持5个优先级，则将插件返回的优先级&gt;=5的会话均放入第5优先级的队列中。如果网关支持的优先级需要高于9个，插件按低8位为4，高24位表示优先级的规则对返回值进行扩展。</w:t>
      </w:r>
    </w:p>
    <w:p>
      <w:pPr>
        <w:spacing w:after="15"/>
        <w:jc w:val="left"/>
        <w:rPr>
          <w:szCs w:val="21"/>
        </w:rPr>
      </w:pPr>
    </w:p>
    <w:p>
      <w:pPr>
        <w:pStyle w:val="147"/>
        <w:spacing w:beforeLines="0" w:afterLines="0"/>
      </w:pPr>
      <w:r>
        <w:rPr>
          <w:rFonts w:eastAsia="宋体"/>
        </w:rPr>
        <w:t>FORWARD节点</w:t>
      </w:r>
      <w:r>
        <w:rPr>
          <w:rFonts w:hint="eastAsia" w:eastAsia="宋体"/>
        </w:rPr>
        <w:t>注销</w:t>
      </w:r>
      <w:r>
        <w:rPr>
          <w:rFonts w:hint="eastAsia"/>
        </w:rPr>
        <w:t>接口</w:t>
      </w:r>
    </w:p>
    <w:p>
      <w:pPr>
        <w:spacing w:after="15"/>
        <w:ind w:firstLine="420"/>
      </w:pPr>
      <w:r>
        <w:t>插件使用以下函数向网关报文处理流程的FORWARD节点注销回调函数。</w:t>
      </w:r>
    </w:p>
    <w:p>
      <w:pPr>
        <w:spacing w:after="15"/>
      </w:pPr>
      <w:r>
        <w:tab/>
      </w:r>
      <w:r>
        <w:t>void ctSgw_appUnRegisterForwardProc(CtSgwForwardProcInfo *info);</w:t>
      </w:r>
    </w:p>
    <w:p>
      <w:pPr>
        <w:spacing w:after="15"/>
      </w:pPr>
    </w:p>
    <w:p>
      <w:pPr>
        <w:pStyle w:val="162"/>
        <w:spacing w:beforeLines="0" w:afterLines="0"/>
        <w:ind w:left="142"/>
      </w:pPr>
      <w:bookmarkStart w:id="1052" w:name="_Toc447897300"/>
      <w:bookmarkStart w:id="1053" w:name="_Toc532477870"/>
      <w:r>
        <w:rPr>
          <w:rFonts w:ascii="Times New Roman" w:eastAsia="宋体"/>
        </w:rPr>
        <w:t>插件信息获取</w:t>
      </w:r>
      <w:r>
        <w:rPr>
          <w:rFonts w:hint="eastAsia"/>
        </w:rPr>
        <w:t>接口</w:t>
      </w:r>
      <w:bookmarkEnd w:id="1052"/>
      <w:bookmarkEnd w:id="1053"/>
    </w:p>
    <w:p>
      <w:pPr>
        <w:spacing w:after="15"/>
      </w:pPr>
      <w:r>
        <w:t>用于网关中其它插件获取DPI插件信息，目前仅用于流量分发插件获取DPI插件信息。</w:t>
      </w:r>
    </w:p>
    <w:p>
      <w:pPr>
        <w:spacing w:after="15"/>
      </w:pPr>
    </w:p>
    <w:p>
      <w:pPr>
        <w:pStyle w:val="147"/>
        <w:numPr>
          <w:ilvl w:val="3"/>
          <w:numId w:val="143"/>
        </w:numPr>
        <w:spacing w:beforeLines="0" w:afterLines="0"/>
      </w:pPr>
      <w:r>
        <w:rPr>
          <w:rFonts w:hint="eastAsia" w:ascii="Times New Roman" w:eastAsia="宋体"/>
        </w:rPr>
        <w:t>注册</w:t>
      </w:r>
      <w:r>
        <w:rPr>
          <w:rFonts w:ascii="Times New Roman" w:eastAsia="宋体"/>
        </w:rPr>
        <w:t>获取</w:t>
      </w:r>
      <w:r>
        <w:rPr>
          <w:rFonts w:hint="eastAsia"/>
        </w:rPr>
        <w:t>接口</w:t>
      </w:r>
    </w:p>
    <w:p>
      <w:pPr>
        <w:spacing w:after="15"/>
      </w:pPr>
      <w:r>
        <w:t>该函数用于DPI插件向网关注册获取信息接口函数。</w:t>
      </w:r>
    </w:p>
    <w:p>
      <w:pPr>
        <w:spacing w:after="15"/>
      </w:pPr>
      <w:r>
        <w:t>int ctSgw_appRegisterGetInfo(ctSgw_appGetInfoProc funcs);</w:t>
      </w:r>
    </w:p>
    <w:p>
      <w:pPr>
        <w:spacing w:after="15"/>
      </w:pPr>
    </w:p>
    <w:p>
      <w:pPr>
        <w:spacing w:after="15"/>
      </w:pPr>
      <w:r>
        <w:t>获取信息接口函数定义如下：</w:t>
      </w:r>
    </w:p>
    <w:p>
      <w:pPr>
        <w:spacing w:after="15"/>
      </w:pPr>
      <w:r>
        <w:t>typedef int (*ctSgw_appGetInfoProc)(void *app_ctx, void *app_info);</w:t>
      </w:r>
    </w:p>
    <w:p>
      <w:pPr>
        <w:spacing w:after="15"/>
      </w:pPr>
      <w:r>
        <w:t>参数说明：</w:t>
      </w:r>
    </w:p>
    <w:p>
      <w:pPr>
        <w:spacing w:after="15"/>
      </w:pPr>
      <w:bookmarkStart w:id="1054" w:name="_Toc447897301"/>
      <w:r>
        <w:t>1、app_ctx（IN）：挂载在conntrack结构中上下文信息的指针；</w:t>
      </w:r>
      <w:bookmarkEnd w:id="1054"/>
    </w:p>
    <w:p>
      <w:pPr>
        <w:spacing w:after="15"/>
      </w:pPr>
      <w:r>
        <w:t>2、app_info（OUT）：DPI插件的信息。</w:t>
      </w:r>
    </w:p>
    <w:p>
      <w:pPr>
        <w:spacing w:after="15"/>
      </w:pPr>
    </w:p>
    <w:p>
      <w:pPr>
        <w:pStyle w:val="147"/>
        <w:numPr>
          <w:ilvl w:val="3"/>
          <w:numId w:val="143"/>
        </w:numPr>
        <w:spacing w:beforeLines="0" w:afterLines="0"/>
      </w:pPr>
      <w:r>
        <w:rPr>
          <w:rFonts w:hint="eastAsia" w:ascii="Times New Roman" w:eastAsia="宋体"/>
        </w:rPr>
        <w:t>注销</w:t>
      </w:r>
      <w:r>
        <w:rPr>
          <w:rFonts w:ascii="Times New Roman" w:eastAsia="宋体"/>
        </w:rPr>
        <w:t>获取</w:t>
      </w:r>
      <w:r>
        <w:rPr>
          <w:rFonts w:hint="eastAsia"/>
        </w:rPr>
        <w:t>接口</w:t>
      </w:r>
    </w:p>
    <w:p>
      <w:pPr>
        <w:spacing w:after="15"/>
      </w:pPr>
      <w:r>
        <w:t>该函数用于DPI插件向网关注销获取信息接口函数。</w:t>
      </w:r>
    </w:p>
    <w:p>
      <w:pPr>
        <w:spacing w:after="15"/>
      </w:pPr>
      <w:r>
        <w:t>void ctSgw_appUnRegisterGetInfo(void);</w:t>
      </w:r>
    </w:p>
    <w:p>
      <w:pPr>
        <w:spacing w:after="15"/>
      </w:pPr>
    </w:p>
    <w:p>
      <w:pPr>
        <w:pStyle w:val="147"/>
        <w:numPr>
          <w:ilvl w:val="3"/>
          <w:numId w:val="143"/>
        </w:numPr>
        <w:spacing w:beforeLines="0" w:afterLines="0"/>
      </w:pPr>
      <w:r>
        <w:rPr>
          <w:rFonts w:ascii="Times New Roman" w:eastAsia="宋体"/>
        </w:rPr>
        <w:t>获取</w:t>
      </w:r>
      <w:r>
        <w:rPr>
          <w:rFonts w:hint="eastAsia"/>
        </w:rPr>
        <w:t>接口</w:t>
      </w:r>
    </w:p>
    <w:p>
      <w:pPr>
        <w:spacing w:after="15"/>
      </w:pPr>
      <w:r>
        <w:t>该函数用于第三方插件获取DPI插件信息。</w:t>
      </w:r>
    </w:p>
    <w:p>
      <w:pPr>
        <w:spacing w:after="15"/>
      </w:pPr>
      <w:r>
        <w:t>int ctSgw_appGetInfo(void *app_ctx, void *app_info)。</w:t>
      </w:r>
    </w:p>
    <w:p>
      <w:pPr>
        <w:pStyle w:val="47"/>
        <w:spacing w:after="15"/>
        <w:rPr>
          <w:rFonts w:hAnsi="宋体"/>
        </w:rPr>
      </w:pPr>
    </w:p>
    <w:p>
      <w:pPr>
        <w:widowControl/>
        <w:spacing w:before="0" w:afterLines="0"/>
        <w:jc w:val="left"/>
        <w:rPr>
          <w:rFonts w:ascii="宋体"/>
          <w:kern w:val="0"/>
          <w:szCs w:val="20"/>
        </w:rPr>
      </w:pPr>
      <w:r>
        <w:br w:type="page"/>
      </w:r>
    </w:p>
    <w:p>
      <w:pPr>
        <w:pStyle w:val="47"/>
        <w:spacing w:after="15"/>
      </w:pPr>
    </w:p>
    <w:p>
      <w:pPr>
        <w:pStyle w:val="143"/>
        <w:spacing w:afterLines="0"/>
      </w:pPr>
      <w:r>
        <w:br w:type="textWrapping"/>
      </w:r>
      <w:bookmarkStart w:id="1055" w:name="_Toc532477871"/>
      <w:r>
        <w:rPr>
          <w:rFonts w:hint="eastAsia"/>
        </w:rPr>
        <w:t>（规范性附录）</w:t>
      </w:r>
      <w:r>
        <w:br w:type="textWrapping"/>
      </w:r>
      <w:r>
        <w:rPr>
          <w:rFonts w:hint="eastAsia"/>
        </w:rPr>
        <w:t>告警信息</w:t>
      </w:r>
      <w:bookmarkEnd w:id="1055"/>
    </w:p>
    <w:p>
      <w:pPr>
        <w:pStyle w:val="161"/>
        <w:spacing w:before="312" w:after="312"/>
      </w:pPr>
      <w:bookmarkStart w:id="1056" w:name="_Toc447897303"/>
      <w:bookmarkStart w:id="1057" w:name="_Toc384993038"/>
      <w:bookmarkStart w:id="1058" w:name="_Toc532477872"/>
      <w:r>
        <w:rPr>
          <w:rFonts w:hint="eastAsia"/>
        </w:rPr>
        <w:t>告警编号规则</w:t>
      </w:r>
      <w:bookmarkEnd w:id="1056"/>
      <w:bookmarkEnd w:id="1057"/>
      <w:bookmarkEnd w:id="1058"/>
    </w:p>
    <w:p>
      <w:pPr>
        <w:pStyle w:val="47"/>
        <w:widowControl w:val="0"/>
        <w:numPr>
          <w:ilvl w:val="0"/>
          <w:numId w:val="150"/>
        </w:numPr>
        <w:tabs>
          <w:tab w:val="clear" w:pos="4201"/>
          <w:tab w:val="clear" w:pos="9298"/>
        </w:tabs>
        <w:adjustRightInd w:val="0"/>
        <w:spacing w:before="0" w:afterLines="0"/>
        <w:ind w:firstLineChars="0"/>
        <w:rPr>
          <w:rFonts w:ascii="Times New Roman"/>
          <w:szCs w:val="21"/>
        </w:rPr>
      </w:pPr>
      <w:r>
        <w:rPr>
          <w:rFonts w:ascii="Times New Roman"/>
          <w:szCs w:val="21"/>
        </w:rPr>
        <w:t>告警编号采用6位数字：</w:t>
      </w:r>
    </w:p>
    <w:p>
      <w:pPr>
        <w:spacing w:after="15"/>
        <w:ind w:left="840" w:leftChars="400"/>
      </w:pPr>
      <w:r>
        <w:t>第1位：告警所属主分类；</w:t>
      </w:r>
    </w:p>
    <w:p>
      <w:pPr>
        <w:spacing w:after="15"/>
        <w:ind w:left="840" w:leftChars="400"/>
      </w:pPr>
      <w:r>
        <w:t>第2、3位：告警所属次分类；</w:t>
      </w:r>
    </w:p>
    <w:p>
      <w:pPr>
        <w:spacing w:after="15"/>
        <w:ind w:left="840" w:leftChars="400"/>
      </w:pPr>
      <w:r>
        <w:t>第4、5、6位：序列号，序列号从000~999，500后可由厂商自定义。</w:t>
      </w:r>
    </w:p>
    <w:p>
      <w:pPr>
        <w:pStyle w:val="47"/>
        <w:widowControl w:val="0"/>
        <w:numPr>
          <w:ilvl w:val="0"/>
          <w:numId w:val="150"/>
        </w:numPr>
        <w:tabs>
          <w:tab w:val="clear" w:pos="4201"/>
          <w:tab w:val="clear" w:pos="9298"/>
        </w:tabs>
        <w:adjustRightInd w:val="0"/>
        <w:spacing w:before="0" w:afterLines="0"/>
        <w:ind w:firstLineChars="0"/>
        <w:rPr>
          <w:rFonts w:ascii="Times New Roman"/>
          <w:szCs w:val="21"/>
        </w:rPr>
      </w:pPr>
      <w:r>
        <w:rPr>
          <w:rFonts w:ascii="Times New Roman"/>
          <w:szCs w:val="21"/>
        </w:rPr>
        <w:t>前三位定义</w:t>
      </w:r>
      <w:r>
        <w:rPr>
          <w:rFonts w:hint="eastAsia" w:ascii="Times New Roman"/>
          <w:szCs w:val="21"/>
        </w:rPr>
        <w:t>见表</w:t>
      </w:r>
      <w:r>
        <w:rPr>
          <w:rFonts w:hint="eastAsia" w:ascii="Times New Roman"/>
          <w:kern w:val="2"/>
          <w:szCs w:val="24"/>
        </w:rPr>
        <w:t>D.1</w:t>
      </w:r>
      <w:r>
        <w:rPr>
          <w:rFonts w:hint="eastAsia" w:ascii="Times New Roman"/>
          <w:szCs w:val="21"/>
        </w:rPr>
        <w:t>。</w:t>
      </w:r>
    </w:p>
    <w:p>
      <w:pPr>
        <w:pStyle w:val="19"/>
        <w:spacing w:after="15"/>
        <w:ind w:firstLine="462"/>
        <w:jc w:val="center"/>
        <w:rPr>
          <w:rFonts w:ascii="黑体"/>
          <w:b/>
          <w:sz w:val="21"/>
          <w:szCs w:val="21"/>
        </w:rPr>
      </w:pPr>
      <w:r>
        <w:rPr>
          <w:rFonts w:hint="eastAsia" w:ascii="黑体"/>
          <w:b/>
          <w:sz w:val="21"/>
          <w:szCs w:val="21"/>
        </w:rPr>
        <w:t>表D.1  告警编号前三位定义</w:t>
      </w:r>
    </w:p>
    <w:tbl>
      <w:tblPr>
        <w:tblStyle w:val="66"/>
        <w:tblW w:w="598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3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shd w:val="clear" w:color="auto" w:fill="E0E0E0"/>
          </w:tcPr>
          <w:p>
            <w:pPr>
              <w:pStyle w:val="26"/>
              <w:spacing w:after="15"/>
              <w:ind w:firstLine="396"/>
              <w:jc w:val="right"/>
              <w:rPr>
                <w:sz w:val="18"/>
                <w:szCs w:val="18"/>
              </w:rPr>
            </w:pPr>
            <w:r>
              <w:rPr>
                <w:sz w:val="18"/>
                <w:szCs w:val="18"/>
              </w:rPr>
              <w:t>第1位含义</w:t>
            </w:r>
          </w:p>
        </w:tc>
        <w:tc>
          <w:tcPr>
            <w:tcW w:w="3854" w:type="dxa"/>
            <w:shd w:val="clear" w:color="auto" w:fill="E0E0E0"/>
          </w:tcPr>
          <w:p>
            <w:pPr>
              <w:pStyle w:val="26"/>
              <w:spacing w:after="15"/>
              <w:ind w:firstLine="396"/>
              <w:jc w:val="right"/>
              <w:rPr>
                <w:sz w:val="18"/>
                <w:szCs w:val="18"/>
              </w:rPr>
            </w:pPr>
            <w:r>
              <w:rPr>
                <w:sz w:val="18"/>
                <w:szCs w:val="18"/>
              </w:rPr>
              <w:t>第2、3位含义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tcPr>
          <w:p>
            <w:pPr>
              <w:pStyle w:val="26"/>
              <w:spacing w:after="15"/>
              <w:ind w:firstLine="396"/>
              <w:jc w:val="right"/>
              <w:rPr>
                <w:sz w:val="18"/>
                <w:szCs w:val="18"/>
              </w:rPr>
            </w:pPr>
            <w:r>
              <w:rPr>
                <w:sz w:val="18"/>
                <w:szCs w:val="18"/>
              </w:rPr>
              <w:t>1：设备告警</w:t>
            </w:r>
          </w:p>
        </w:tc>
        <w:tc>
          <w:tcPr>
            <w:tcW w:w="3854" w:type="dxa"/>
          </w:tcPr>
          <w:p>
            <w:pPr>
              <w:pStyle w:val="26"/>
              <w:spacing w:after="15"/>
              <w:ind w:firstLine="396"/>
              <w:jc w:val="right"/>
              <w:rPr>
                <w:sz w:val="18"/>
                <w:szCs w:val="18"/>
              </w:rPr>
            </w:pPr>
            <w:r>
              <w:rPr>
                <w:sz w:val="18"/>
                <w:szCs w:val="18"/>
              </w:rPr>
              <w:t>00 与主机、板卡有关的硬件故障</w:t>
            </w:r>
          </w:p>
          <w:p>
            <w:pPr>
              <w:pStyle w:val="26"/>
              <w:spacing w:after="15"/>
              <w:ind w:firstLine="396"/>
              <w:jc w:val="right"/>
              <w:rPr>
                <w:sz w:val="18"/>
                <w:szCs w:val="18"/>
              </w:rPr>
            </w:pPr>
            <w:r>
              <w:rPr>
                <w:sz w:val="18"/>
                <w:szCs w:val="18"/>
              </w:rPr>
              <w:t>01与网络有关的硬件故障</w:t>
            </w:r>
          </w:p>
          <w:p>
            <w:pPr>
              <w:pStyle w:val="26"/>
              <w:spacing w:after="15"/>
              <w:ind w:firstLine="396"/>
              <w:jc w:val="right"/>
              <w:rPr>
                <w:sz w:val="18"/>
                <w:szCs w:val="18"/>
              </w:rPr>
            </w:pPr>
            <w:r>
              <w:rPr>
                <w:sz w:val="18"/>
                <w:szCs w:val="18"/>
              </w:rPr>
              <w:t>02 与存储有关的硬件故障</w:t>
            </w:r>
          </w:p>
          <w:p>
            <w:pPr>
              <w:pStyle w:val="26"/>
              <w:spacing w:after="15"/>
              <w:ind w:firstLine="396"/>
              <w:jc w:val="right"/>
              <w:rPr>
                <w:sz w:val="18"/>
                <w:szCs w:val="18"/>
              </w:rPr>
            </w:pPr>
            <w:r>
              <w:rPr>
                <w:sz w:val="18"/>
                <w:szCs w:val="18"/>
              </w:rPr>
              <w:t>03与外设有关的硬件故障</w:t>
            </w:r>
          </w:p>
          <w:p>
            <w:pPr>
              <w:pStyle w:val="26"/>
              <w:spacing w:after="15"/>
              <w:ind w:firstLine="396"/>
              <w:jc w:val="right"/>
              <w:rPr>
                <w:sz w:val="18"/>
                <w:szCs w:val="18"/>
              </w:rPr>
            </w:pPr>
            <w:r>
              <w:rPr>
                <w:sz w:val="18"/>
                <w:szCs w:val="18"/>
              </w:rPr>
              <w:t>04 终端设备告警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tcPr>
          <w:p>
            <w:pPr>
              <w:pStyle w:val="26"/>
              <w:spacing w:after="15"/>
              <w:ind w:firstLine="396"/>
              <w:jc w:val="right"/>
              <w:rPr>
                <w:sz w:val="18"/>
                <w:szCs w:val="18"/>
              </w:rPr>
            </w:pPr>
            <w:r>
              <w:rPr>
                <w:sz w:val="18"/>
                <w:szCs w:val="18"/>
              </w:rPr>
              <w:t>2：服务质量告警</w:t>
            </w:r>
          </w:p>
          <w:p>
            <w:pPr>
              <w:pStyle w:val="26"/>
              <w:spacing w:after="15"/>
              <w:ind w:firstLine="396"/>
              <w:jc w:val="right"/>
              <w:rPr>
                <w:sz w:val="18"/>
                <w:szCs w:val="18"/>
              </w:rPr>
            </w:pPr>
          </w:p>
        </w:tc>
        <w:tc>
          <w:tcPr>
            <w:tcW w:w="3854" w:type="dxa"/>
          </w:tcPr>
          <w:p>
            <w:pPr>
              <w:pStyle w:val="26"/>
              <w:spacing w:after="15"/>
              <w:ind w:firstLine="396"/>
              <w:jc w:val="right"/>
              <w:rPr>
                <w:sz w:val="18"/>
                <w:szCs w:val="18"/>
              </w:rPr>
            </w:pPr>
            <w:r>
              <w:rPr>
                <w:sz w:val="18"/>
                <w:szCs w:val="18"/>
              </w:rPr>
              <w:t>01越门限告警</w:t>
            </w:r>
          </w:p>
          <w:p>
            <w:pPr>
              <w:pStyle w:val="26"/>
              <w:spacing w:after="15"/>
              <w:ind w:firstLine="396"/>
              <w:jc w:val="right"/>
              <w:rPr>
                <w:sz w:val="18"/>
                <w:szCs w:val="18"/>
              </w:rPr>
            </w:pPr>
            <w:r>
              <w:rPr>
                <w:sz w:val="18"/>
                <w:szCs w:val="18"/>
              </w:rPr>
              <w:t>02信号源引起的服务质量下降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tcPr>
          <w:p>
            <w:pPr>
              <w:pStyle w:val="26"/>
              <w:spacing w:after="15"/>
              <w:ind w:firstLine="396"/>
              <w:jc w:val="right"/>
              <w:rPr>
                <w:sz w:val="18"/>
                <w:szCs w:val="18"/>
              </w:rPr>
            </w:pPr>
            <w:r>
              <w:rPr>
                <w:sz w:val="18"/>
                <w:szCs w:val="18"/>
              </w:rPr>
              <w:t>3：处理出错告警</w:t>
            </w:r>
          </w:p>
        </w:tc>
        <w:tc>
          <w:tcPr>
            <w:tcW w:w="3854" w:type="dxa"/>
          </w:tcPr>
          <w:p>
            <w:pPr>
              <w:pStyle w:val="26"/>
              <w:spacing w:after="15"/>
              <w:ind w:firstLine="396"/>
              <w:jc w:val="right"/>
              <w:rPr>
                <w:sz w:val="18"/>
                <w:szCs w:val="18"/>
              </w:rPr>
            </w:pPr>
            <w:r>
              <w:rPr>
                <w:sz w:val="18"/>
                <w:szCs w:val="18"/>
              </w:rPr>
              <w:t>01软件错误引起的故障</w:t>
            </w:r>
          </w:p>
          <w:p>
            <w:pPr>
              <w:pStyle w:val="26"/>
              <w:spacing w:after="15"/>
              <w:ind w:firstLine="396"/>
              <w:jc w:val="right"/>
              <w:rPr>
                <w:sz w:val="18"/>
                <w:szCs w:val="18"/>
              </w:rPr>
            </w:pPr>
            <w:r>
              <w:rPr>
                <w:sz w:val="18"/>
                <w:szCs w:val="18"/>
              </w:rPr>
              <w:t>02 配置错误引起的故障</w:t>
            </w:r>
          </w:p>
          <w:p>
            <w:pPr>
              <w:pStyle w:val="26"/>
              <w:spacing w:after="15"/>
              <w:ind w:firstLine="396"/>
              <w:jc w:val="right"/>
              <w:rPr>
                <w:sz w:val="18"/>
                <w:szCs w:val="18"/>
              </w:rPr>
            </w:pPr>
            <w:r>
              <w:rPr>
                <w:sz w:val="18"/>
                <w:szCs w:val="18"/>
              </w:rPr>
              <w:t>03 安全相关的故障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tcPr>
          <w:p>
            <w:pPr>
              <w:pStyle w:val="26"/>
              <w:spacing w:after="15"/>
              <w:ind w:firstLine="396"/>
              <w:jc w:val="right"/>
              <w:rPr>
                <w:sz w:val="18"/>
                <w:szCs w:val="18"/>
              </w:rPr>
            </w:pPr>
            <w:r>
              <w:rPr>
                <w:sz w:val="18"/>
                <w:szCs w:val="18"/>
              </w:rPr>
              <w:t>4：通讯告警</w:t>
            </w:r>
          </w:p>
        </w:tc>
        <w:tc>
          <w:tcPr>
            <w:tcW w:w="3854" w:type="dxa"/>
          </w:tcPr>
          <w:p>
            <w:pPr>
              <w:pStyle w:val="26"/>
              <w:spacing w:after="15"/>
              <w:ind w:firstLine="396"/>
              <w:jc w:val="right"/>
              <w:rPr>
                <w:sz w:val="18"/>
                <w:szCs w:val="18"/>
              </w:rPr>
            </w:pPr>
            <w:r>
              <w:rPr>
                <w:sz w:val="18"/>
                <w:szCs w:val="18"/>
              </w:rPr>
              <w:t>01连接中断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tcPr>
          <w:p>
            <w:pPr>
              <w:pStyle w:val="26"/>
              <w:spacing w:after="15"/>
              <w:ind w:firstLine="396"/>
              <w:jc w:val="right"/>
              <w:rPr>
                <w:sz w:val="18"/>
                <w:szCs w:val="18"/>
              </w:rPr>
            </w:pPr>
            <w:r>
              <w:rPr>
                <w:sz w:val="18"/>
                <w:szCs w:val="18"/>
              </w:rPr>
              <w:t>5：环境告警</w:t>
            </w:r>
          </w:p>
        </w:tc>
        <w:tc>
          <w:tcPr>
            <w:tcW w:w="3854" w:type="dxa"/>
          </w:tcPr>
          <w:p>
            <w:pPr>
              <w:pStyle w:val="26"/>
              <w:spacing w:after="15"/>
              <w:ind w:firstLine="396"/>
              <w:jc w:val="right"/>
              <w:rPr>
                <w:sz w:val="18"/>
                <w:szCs w:val="18"/>
              </w:rPr>
            </w:pPr>
          </w:p>
        </w:tc>
      </w:tr>
    </w:tbl>
    <w:p>
      <w:pPr>
        <w:pStyle w:val="161"/>
        <w:spacing w:before="312" w:after="312"/>
      </w:pPr>
      <w:bookmarkStart w:id="1059" w:name="_Toc224441795"/>
      <w:bookmarkStart w:id="1060" w:name="_Toc447897304"/>
      <w:bookmarkStart w:id="1061" w:name="_Toc532477873"/>
      <w:bookmarkStart w:id="1062" w:name="_Toc384993039"/>
      <w:r>
        <w:rPr>
          <w:rFonts w:hint="eastAsia"/>
        </w:rPr>
        <w:t>设备告警信息列表</w:t>
      </w:r>
      <w:bookmarkEnd w:id="1059"/>
      <w:bookmarkEnd w:id="1060"/>
      <w:bookmarkEnd w:id="1061"/>
      <w:bookmarkEnd w:id="1062"/>
    </w:p>
    <w:p>
      <w:pPr>
        <w:spacing w:after="15"/>
        <w:ind w:firstLine="420" w:firstLineChars="200"/>
        <w:rPr>
          <w:rFonts w:hAnsi="宋体"/>
        </w:rPr>
      </w:pPr>
      <w:r>
        <w:rPr>
          <w:rFonts w:hint="eastAsia" w:hAnsi="宋体"/>
        </w:rPr>
        <w:t>设备告警信息见表D.2。</w:t>
      </w:r>
    </w:p>
    <w:p>
      <w:pPr>
        <w:pStyle w:val="19"/>
        <w:spacing w:after="15"/>
        <w:ind w:firstLine="462"/>
        <w:jc w:val="center"/>
        <w:rPr>
          <w:rFonts w:ascii="黑体"/>
          <w:b/>
          <w:sz w:val="21"/>
          <w:szCs w:val="21"/>
        </w:rPr>
      </w:pPr>
      <w:r>
        <w:rPr>
          <w:rFonts w:ascii="黑体"/>
          <w:b/>
          <w:sz w:val="21"/>
          <w:szCs w:val="21"/>
        </w:rPr>
        <w:t>表D</w:t>
      </w:r>
      <w:r>
        <w:rPr>
          <w:rFonts w:hint="eastAsia" w:ascii="黑体"/>
          <w:b/>
          <w:sz w:val="21"/>
          <w:szCs w:val="21"/>
        </w:rPr>
        <w:t>.</w:t>
      </w:r>
      <w:r>
        <w:rPr>
          <w:rFonts w:ascii="黑体"/>
          <w:b/>
          <w:sz w:val="21"/>
          <w:szCs w:val="21"/>
        </w:rPr>
        <w:t>2  设备告警信息</w:t>
      </w:r>
    </w:p>
    <w:tbl>
      <w:tblPr>
        <w:tblStyle w:val="66"/>
        <w:tblW w:w="100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
        <w:gridCol w:w="2173"/>
        <w:gridCol w:w="1088"/>
        <w:gridCol w:w="808"/>
        <w:gridCol w:w="1415"/>
        <w:gridCol w:w="1326"/>
        <w:gridCol w:w="2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shd w:val="clear" w:color="auto" w:fill="E0E0E0"/>
          </w:tcPr>
          <w:p>
            <w:pPr>
              <w:spacing w:after="15"/>
              <w:rPr>
                <w:sz w:val="18"/>
                <w:szCs w:val="18"/>
              </w:rPr>
            </w:pPr>
            <w:r>
              <w:rPr>
                <w:sz w:val="18"/>
                <w:szCs w:val="18"/>
              </w:rPr>
              <w:t>告警类别</w:t>
            </w:r>
          </w:p>
        </w:tc>
        <w:tc>
          <w:tcPr>
            <w:tcW w:w="2173" w:type="dxa"/>
            <w:shd w:val="clear" w:color="auto" w:fill="E0E0E0"/>
          </w:tcPr>
          <w:p>
            <w:pPr>
              <w:spacing w:after="15"/>
              <w:rPr>
                <w:sz w:val="18"/>
                <w:szCs w:val="18"/>
              </w:rPr>
            </w:pPr>
            <w:r>
              <w:rPr>
                <w:sz w:val="18"/>
                <w:szCs w:val="18"/>
              </w:rPr>
              <w:t>告警名称</w:t>
            </w:r>
          </w:p>
        </w:tc>
        <w:tc>
          <w:tcPr>
            <w:tcW w:w="1088" w:type="dxa"/>
            <w:shd w:val="clear" w:color="auto" w:fill="E0E0E0"/>
          </w:tcPr>
          <w:p>
            <w:pPr>
              <w:spacing w:after="15"/>
              <w:rPr>
                <w:sz w:val="18"/>
                <w:szCs w:val="18"/>
              </w:rPr>
            </w:pPr>
            <w:r>
              <w:rPr>
                <w:sz w:val="18"/>
                <w:szCs w:val="18"/>
              </w:rPr>
              <w:t>告警编号</w:t>
            </w:r>
          </w:p>
        </w:tc>
        <w:tc>
          <w:tcPr>
            <w:tcW w:w="808" w:type="dxa"/>
            <w:shd w:val="clear" w:color="auto" w:fill="E0E0E0"/>
          </w:tcPr>
          <w:p>
            <w:pPr>
              <w:spacing w:after="15"/>
              <w:rPr>
                <w:sz w:val="18"/>
                <w:szCs w:val="18"/>
              </w:rPr>
            </w:pPr>
            <w:r>
              <w:rPr>
                <w:sz w:val="18"/>
                <w:szCs w:val="18"/>
              </w:rPr>
              <w:t>附加信息</w:t>
            </w:r>
          </w:p>
        </w:tc>
        <w:tc>
          <w:tcPr>
            <w:tcW w:w="1415" w:type="dxa"/>
            <w:shd w:val="clear" w:color="auto" w:fill="E0E0E0"/>
          </w:tcPr>
          <w:p>
            <w:pPr>
              <w:spacing w:after="15"/>
              <w:rPr>
                <w:sz w:val="18"/>
                <w:szCs w:val="18"/>
              </w:rPr>
            </w:pPr>
            <w:r>
              <w:rPr>
                <w:sz w:val="18"/>
                <w:szCs w:val="18"/>
              </w:rPr>
              <w:t>告警级别</w:t>
            </w:r>
          </w:p>
        </w:tc>
        <w:tc>
          <w:tcPr>
            <w:tcW w:w="1326" w:type="dxa"/>
            <w:shd w:val="clear" w:color="auto" w:fill="E0E0E0"/>
          </w:tcPr>
          <w:p>
            <w:pPr>
              <w:spacing w:after="15"/>
              <w:rPr>
                <w:sz w:val="18"/>
                <w:szCs w:val="18"/>
              </w:rPr>
            </w:pPr>
            <w:r>
              <w:rPr>
                <w:sz w:val="18"/>
                <w:szCs w:val="18"/>
              </w:rPr>
              <w:t>触发条件</w:t>
            </w:r>
          </w:p>
        </w:tc>
        <w:tc>
          <w:tcPr>
            <w:tcW w:w="2146" w:type="dxa"/>
            <w:shd w:val="clear" w:color="auto" w:fill="E0E0E0"/>
          </w:tcPr>
          <w:p>
            <w:pPr>
              <w:spacing w:after="15"/>
              <w:rPr>
                <w:sz w:val="18"/>
                <w:szCs w:val="18"/>
              </w:rPr>
            </w:pPr>
            <w:r>
              <w:rPr>
                <w:sz w:val="18"/>
                <w:szCs w:val="18"/>
              </w:rPr>
              <w:t>应用范围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restart"/>
          </w:tcPr>
          <w:p>
            <w:pPr>
              <w:spacing w:after="15"/>
              <w:rPr>
                <w:sz w:val="18"/>
                <w:szCs w:val="18"/>
              </w:rPr>
            </w:pPr>
            <w:r>
              <w:rPr>
                <w:sz w:val="18"/>
                <w:szCs w:val="18"/>
              </w:rPr>
              <w:t>设备功能类</w:t>
            </w:r>
          </w:p>
        </w:tc>
        <w:tc>
          <w:tcPr>
            <w:tcW w:w="2173" w:type="dxa"/>
          </w:tcPr>
          <w:p>
            <w:pPr>
              <w:spacing w:after="15"/>
              <w:rPr>
                <w:sz w:val="18"/>
                <w:szCs w:val="18"/>
              </w:rPr>
            </w:pPr>
            <w:r>
              <w:rPr>
                <w:sz w:val="18"/>
                <w:szCs w:val="18"/>
              </w:rPr>
              <w:t>设备重启</w:t>
            </w:r>
          </w:p>
        </w:tc>
        <w:tc>
          <w:tcPr>
            <w:tcW w:w="1088" w:type="dxa"/>
          </w:tcPr>
          <w:p>
            <w:pPr>
              <w:spacing w:after="15"/>
              <w:rPr>
                <w:sz w:val="18"/>
                <w:szCs w:val="18"/>
              </w:rPr>
            </w:pPr>
            <w:r>
              <w:rPr>
                <w:sz w:val="18"/>
                <w:szCs w:val="18"/>
              </w:rPr>
              <w:t>104001</w:t>
            </w:r>
          </w:p>
        </w:tc>
        <w:tc>
          <w:tcPr>
            <w:tcW w:w="808" w:type="dxa"/>
          </w:tcPr>
          <w:p>
            <w:pPr>
              <w:spacing w:after="15"/>
              <w:rPr>
                <w:sz w:val="18"/>
                <w:szCs w:val="18"/>
              </w:rPr>
            </w:pPr>
          </w:p>
        </w:tc>
        <w:tc>
          <w:tcPr>
            <w:tcW w:w="1415" w:type="dxa"/>
          </w:tcPr>
          <w:p>
            <w:pPr>
              <w:spacing w:after="15"/>
              <w:rPr>
                <w:sz w:val="18"/>
                <w:szCs w:val="18"/>
              </w:rPr>
            </w:pPr>
            <w:r>
              <w:rPr>
                <w:sz w:val="18"/>
                <w:szCs w:val="18"/>
              </w:rPr>
              <w:t>次要告警</w:t>
            </w:r>
          </w:p>
        </w:tc>
        <w:tc>
          <w:tcPr>
            <w:tcW w:w="1326" w:type="dxa"/>
          </w:tcPr>
          <w:p>
            <w:pPr>
              <w:spacing w:after="15"/>
              <w:rPr>
                <w:sz w:val="18"/>
                <w:szCs w:val="18"/>
              </w:rPr>
            </w:pPr>
            <w:r>
              <w:rPr>
                <w:sz w:val="18"/>
                <w:szCs w:val="18"/>
              </w:rPr>
              <w:t>设备重启</w:t>
            </w:r>
          </w:p>
        </w:tc>
        <w:tc>
          <w:tcPr>
            <w:tcW w:w="2146" w:type="dxa"/>
          </w:tcPr>
          <w:p>
            <w:pPr>
              <w:spacing w:after="15"/>
              <w:rPr>
                <w:sz w:val="18"/>
                <w:szCs w:val="18"/>
              </w:rPr>
            </w:pPr>
            <w:r>
              <w:rPr>
                <w:sz w:val="18"/>
                <w:szCs w:val="18"/>
              </w:rPr>
              <w:t>日志、向ITMS上传告警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端口不可用</w:t>
            </w:r>
          </w:p>
        </w:tc>
        <w:tc>
          <w:tcPr>
            <w:tcW w:w="1088" w:type="dxa"/>
          </w:tcPr>
          <w:p>
            <w:pPr>
              <w:spacing w:after="15"/>
              <w:rPr>
                <w:sz w:val="18"/>
                <w:szCs w:val="18"/>
              </w:rPr>
            </w:pPr>
            <w:r>
              <w:rPr>
                <w:sz w:val="18"/>
                <w:szCs w:val="18"/>
              </w:rPr>
              <w:t>104006</w:t>
            </w:r>
          </w:p>
        </w:tc>
        <w:tc>
          <w:tcPr>
            <w:tcW w:w="808" w:type="dxa"/>
          </w:tcPr>
          <w:p>
            <w:pPr>
              <w:spacing w:after="15"/>
              <w:rPr>
                <w:sz w:val="18"/>
                <w:szCs w:val="18"/>
              </w:rPr>
            </w:pPr>
            <w:r>
              <w:rPr>
                <w:sz w:val="18"/>
                <w:szCs w:val="18"/>
              </w:rPr>
              <w:t>端口号</w:t>
            </w: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端口不可用</w:t>
            </w:r>
          </w:p>
        </w:tc>
        <w:tc>
          <w:tcPr>
            <w:tcW w:w="2146" w:type="dxa"/>
          </w:tcPr>
          <w:p>
            <w:pPr>
              <w:spacing w:after="15"/>
              <w:rPr>
                <w:sz w:val="18"/>
                <w:szCs w:val="18"/>
              </w:rPr>
            </w:pPr>
            <w:r>
              <w:rPr>
                <w:sz w:val="18"/>
                <w:szCs w:val="18"/>
              </w:rPr>
              <w:t>日志、向ITMS上传告警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restart"/>
          </w:tcPr>
          <w:p>
            <w:pPr>
              <w:spacing w:after="15"/>
              <w:rPr>
                <w:sz w:val="18"/>
                <w:szCs w:val="18"/>
              </w:rPr>
            </w:pPr>
            <w:r>
              <w:rPr>
                <w:sz w:val="18"/>
                <w:szCs w:val="18"/>
              </w:rPr>
              <w:t>WLAN相关</w:t>
            </w:r>
          </w:p>
        </w:tc>
        <w:tc>
          <w:tcPr>
            <w:tcW w:w="2173" w:type="dxa"/>
          </w:tcPr>
          <w:p>
            <w:pPr>
              <w:spacing w:after="15"/>
              <w:rPr>
                <w:sz w:val="18"/>
                <w:szCs w:val="18"/>
              </w:rPr>
            </w:pPr>
            <w:r>
              <w:rPr>
                <w:sz w:val="18"/>
                <w:szCs w:val="18"/>
              </w:rPr>
              <w:t>WLAN硬件故障</w:t>
            </w:r>
          </w:p>
        </w:tc>
        <w:tc>
          <w:tcPr>
            <w:tcW w:w="1088" w:type="dxa"/>
          </w:tcPr>
          <w:p>
            <w:pPr>
              <w:spacing w:after="15"/>
              <w:rPr>
                <w:sz w:val="18"/>
                <w:szCs w:val="18"/>
              </w:rPr>
            </w:pPr>
            <w:r>
              <w:rPr>
                <w:sz w:val="18"/>
                <w:szCs w:val="18"/>
              </w:rPr>
              <w:t>104012</w:t>
            </w:r>
          </w:p>
        </w:tc>
        <w:tc>
          <w:tcPr>
            <w:tcW w:w="808" w:type="dxa"/>
          </w:tcPr>
          <w:p>
            <w:pPr>
              <w:spacing w:after="15"/>
              <w:rPr>
                <w:sz w:val="18"/>
                <w:szCs w:val="18"/>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硬件故障导致WLAN不可用，例如</w:t>
            </w:r>
            <w:r>
              <w:rPr>
                <w:rFonts w:hint="eastAsia"/>
                <w:sz w:val="18"/>
                <w:szCs w:val="18"/>
              </w:rPr>
              <w:t>无线芯片检测不到、无线芯片异常（包括无中断，停止收发包等）</w:t>
            </w:r>
          </w:p>
        </w:tc>
        <w:tc>
          <w:tcPr>
            <w:tcW w:w="2146" w:type="dxa"/>
          </w:tcPr>
          <w:p>
            <w:pPr>
              <w:spacing w:after="15"/>
              <w:rPr>
                <w:sz w:val="18"/>
                <w:szCs w:val="18"/>
              </w:rPr>
            </w:pPr>
            <w:r>
              <w:rPr>
                <w:sz w:val="18"/>
                <w:szCs w:val="18"/>
              </w:rPr>
              <w:t>日志、向ITMS上传告警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WLAN</w:t>
            </w:r>
            <w:r>
              <w:rPr>
                <w:rFonts w:hint="eastAsia"/>
                <w:sz w:val="18"/>
                <w:szCs w:val="18"/>
              </w:rPr>
              <w:t>应用</w:t>
            </w:r>
            <w:r>
              <w:rPr>
                <w:sz w:val="18"/>
                <w:szCs w:val="18"/>
              </w:rPr>
              <w:t>故障</w:t>
            </w:r>
          </w:p>
        </w:tc>
        <w:tc>
          <w:tcPr>
            <w:tcW w:w="1088" w:type="dxa"/>
          </w:tcPr>
          <w:p>
            <w:pPr>
              <w:spacing w:after="15"/>
              <w:rPr>
                <w:sz w:val="18"/>
                <w:szCs w:val="18"/>
              </w:rPr>
            </w:pPr>
            <w:r>
              <w:rPr>
                <w:sz w:val="18"/>
                <w:szCs w:val="18"/>
              </w:rPr>
              <w:t>104013</w:t>
            </w:r>
          </w:p>
        </w:tc>
        <w:tc>
          <w:tcPr>
            <w:tcW w:w="808" w:type="dxa"/>
          </w:tcPr>
          <w:p>
            <w:pPr>
              <w:spacing w:after="15"/>
              <w:rPr>
                <w:sz w:val="18"/>
                <w:szCs w:val="18"/>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rFonts w:hint="eastAsia"/>
                <w:sz w:val="18"/>
                <w:szCs w:val="18"/>
              </w:rPr>
              <w:t>无线固件加载失败等情况导致WLA</w:t>
            </w:r>
            <w:r>
              <w:rPr>
                <w:sz w:val="18"/>
                <w:szCs w:val="18"/>
              </w:rPr>
              <w:t>N不可用</w:t>
            </w:r>
          </w:p>
        </w:tc>
        <w:tc>
          <w:tcPr>
            <w:tcW w:w="2146" w:type="dxa"/>
          </w:tcPr>
          <w:p>
            <w:pPr>
              <w:spacing w:after="15"/>
              <w:rPr>
                <w:sz w:val="18"/>
                <w:szCs w:val="18"/>
              </w:rPr>
            </w:pPr>
            <w:r>
              <w:rPr>
                <w:sz w:val="18"/>
                <w:szCs w:val="18"/>
              </w:rPr>
              <w:t>日志、向ITMS上传告警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restart"/>
          </w:tcPr>
          <w:p>
            <w:pPr>
              <w:spacing w:after="15"/>
              <w:rPr>
                <w:sz w:val="18"/>
                <w:szCs w:val="18"/>
              </w:rPr>
            </w:pPr>
            <w:r>
              <w:rPr>
                <w:sz w:val="18"/>
                <w:szCs w:val="18"/>
              </w:rPr>
              <w:t>设备状态、统计参数类</w:t>
            </w:r>
          </w:p>
        </w:tc>
        <w:tc>
          <w:tcPr>
            <w:tcW w:w="2173" w:type="dxa"/>
          </w:tcPr>
          <w:p>
            <w:pPr>
              <w:spacing w:after="15"/>
              <w:rPr>
                <w:sz w:val="18"/>
                <w:szCs w:val="18"/>
              </w:rPr>
            </w:pPr>
            <w:r>
              <w:rPr>
                <w:sz w:val="18"/>
                <w:szCs w:val="18"/>
              </w:rPr>
              <w:t>CPU使用率过高</w:t>
            </w:r>
          </w:p>
        </w:tc>
        <w:tc>
          <w:tcPr>
            <w:tcW w:w="1088" w:type="dxa"/>
          </w:tcPr>
          <w:p>
            <w:pPr>
              <w:spacing w:after="15"/>
              <w:rPr>
                <w:sz w:val="18"/>
                <w:szCs w:val="18"/>
              </w:rPr>
            </w:pPr>
            <w:r>
              <w:rPr>
                <w:sz w:val="18"/>
                <w:szCs w:val="18"/>
              </w:rPr>
              <w:t>104030</w:t>
            </w:r>
          </w:p>
        </w:tc>
        <w:tc>
          <w:tcPr>
            <w:tcW w:w="808" w:type="dxa"/>
          </w:tcPr>
          <w:p>
            <w:pPr>
              <w:spacing w:after="15"/>
              <w:rPr>
                <w:sz w:val="18"/>
                <w:szCs w:val="18"/>
              </w:rPr>
            </w:pPr>
          </w:p>
        </w:tc>
        <w:tc>
          <w:tcPr>
            <w:tcW w:w="1415" w:type="dxa"/>
          </w:tcPr>
          <w:p>
            <w:pPr>
              <w:spacing w:after="15"/>
              <w:rPr>
                <w:sz w:val="18"/>
                <w:szCs w:val="18"/>
              </w:rPr>
            </w:pPr>
            <w:r>
              <w:rPr>
                <w:sz w:val="18"/>
                <w:szCs w:val="18"/>
              </w:rPr>
              <w:t>主要告警</w:t>
            </w:r>
          </w:p>
        </w:tc>
        <w:tc>
          <w:tcPr>
            <w:tcW w:w="1326" w:type="dxa"/>
          </w:tcPr>
          <w:p>
            <w:pPr>
              <w:spacing w:after="15"/>
              <w:rPr>
                <w:sz w:val="18"/>
                <w:szCs w:val="18"/>
              </w:rPr>
            </w:pPr>
            <w:r>
              <w:rPr>
                <w:sz w:val="18"/>
                <w:szCs w:val="18"/>
              </w:rPr>
              <w:t>连续5分钟在95%以上</w:t>
            </w:r>
          </w:p>
        </w:tc>
        <w:tc>
          <w:tcPr>
            <w:tcW w:w="2146" w:type="dxa"/>
          </w:tcPr>
          <w:p>
            <w:pPr>
              <w:spacing w:after="15"/>
              <w:rPr>
                <w:sz w:val="18"/>
                <w:szCs w:val="18"/>
              </w:rPr>
            </w:pPr>
            <w:r>
              <w:rPr>
                <w:sz w:val="18"/>
                <w:szCs w:val="18"/>
              </w:rPr>
              <w:t>日志、向ITMS上传告警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保留</w:t>
            </w:r>
          </w:p>
        </w:tc>
        <w:tc>
          <w:tcPr>
            <w:tcW w:w="1088" w:type="dxa"/>
          </w:tcPr>
          <w:p>
            <w:pPr>
              <w:spacing w:after="15"/>
              <w:rPr>
                <w:sz w:val="18"/>
                <w:szCs w:val="18"/>
              </w:rPr>
            </w:pPr>
            <w:r>
              <w:rPr>
                <w:sz w:val="18"/>
                <w:szCs w:val="18"/>
              </w:rPr>
              <w:t>10403</w:t>
            </w:r>
            <w:r>
              <w:rPr>
                <w:rFonts w:hint="eastAsia"/>
                <w:sz w:val="18"/>
                <w:szCs w:val="18"/>
              </w:rPr>
              <w:t>1</w:t>
            </w:r>
            <w:r>
              <w:rPr>
                <w:sz w:val="18"/>
                <w:szCs w:val="18"/>
              </w:rPr>
              <w:t>~104035</w:t>
            </w:r>
          </w:p>
        </w:tc>
        <w:tc>
          <w:tcPr>
            <w:tcW w:w="808" w:type="dxa"/>
          </w:tcPr>
          <w:p>
            <w:pPr>
              <w:spacing w:after="15"/>
              <w:rPr>
                <w:sz w:val="18"/>
                <w:szCs w:val="18"/>
              </w:rPr>
            </w:pPr>
          </w:p>
        </w:tc>
        <w:tc>
          <w:tcPr>
            <w:tcW w:w="1415" w:type="dxa"/>
          </w:tcPr>
          <w:p>
            <w:pPr>
              <w:spacing w:after="15"/>
              <w:rPr>
                <w:sz w:val="18"/>
                <w:szCs w:val="18"/>
              </w:rPr>
            </w:pPr>
            <w:r>
              <w:rPr>
                <w:sz w:val="18"/>
                <w:szCs w:val="18"/>
              </w:rPr>
              <w:t>次要告警 </w:t>
            </w:r>
          </w:p>
        </w:tc>
        <w:tc>
          <w:tcPr>
            <w:tcW w:w="1326" w:type="dxa"/>
          </w:tcPr>
          <w:p>
            <w:pPr>
              <w:spacing w:after="15"/>
              <w:rPr>
                <w:sz w:val="18"/>
                <w:szCs w:val="18"/>
              </w:rPr>
            </w:pPr>
          </w:p>
        </w:tc>
        <w:tc>
          <w:tcPr>
            <w:tcW w:w="2146" w:type="dxa"/>
          </w:tcPr>
          <w:p>
            <w:pPr>
              <w:spacing w:after="15"/>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RAM使用率过高</w:t>
            </w:r>
          </w:p>
        </w:tc>
        <w:tc>
          <w:tcPr>
            <w:tcW w:w="1088" w:type="dxa"/>
          </w:tcPr>
          <w:p>
            <w:pPr>
              <w:spacing w:after="15"/>
              <w:rPr>
                <w:sz w:val="18"/>
                <w:szCs w:val="18"/>
              </w:rPr>
            </w:pPr>
            <w:r>
              <w:rPr>
                <w:sz w:val="18"/>
                <w:szCs w:val="18"/>
              </w:rPr>
              <w:t>10403</w:t>
            </w:r>
            <w:r>
              <w:rPr>
                <w:rFonts w:hint="eastAsia"/>
                <w:sz w:val="18"/>
                <w:szCs w:val="18"/>
              </w:rPr>
              <w:t>6</w:t>
            </w:r>
          </w:p>
        </w:tc>
        <w:tc>
          <w:tcPr>
            <w:tcW w:w="808" w:type="dxa"/>
          </w:tcPr>
          <w:p>
            <w:pPr>
              <w:spacing w:after="15"/>
              <w:rPr>
                <w:sz w:val="18"/>
                <w:szCs w:val="18"/>
              </w:rPr>
            </w:pPr>
          </w:p>
        </w:tc>
        <w:tc>
          <w:tcPr>
            <w:tcW w:w="1415" w:type="dxa"/>
          </w:tcPr>
          <w:p>
            <w:pPr>
              <w:spacing w:after="15"/>
              <w:rPr>
                <w:sz w:val="18"/>
                <w:szCs w:val="18"/>
              </w:rPr>
            </w:pPr>
            <w:r>
              <w:rPr>
                <w:sz w:val="18"/>
                <w:szCs w:val="18"/>
              </w:rPr>
              <w:t>主要告警</w:t>
            </w:r>
          </w:p>
        </w:tc>
        <w:tc>
          <w:tcPr>
            <w:tcW w:w="1326" w:type="dxa"/>
          </w:tcPr>
          <w:p>
            <w:pPr>
              <w:spacing w:after="15"/>
              <w:rPr>
                <w:sz w:val="18"/>
                <w:szCs w:val="18"/>
              </w:rPr>
            </w:pPr>
            <w:r>
              <w:rPr>
                <w:sz w:val="18"/>
                <w:szCs w:val="18"/>
              </w:rPr>
              <w:t>连续5分钟在95%以上</w:t>
            </w:r>
          </w:p>
        </w:tc>
        <w:tc>
          <w:tcPr>
            <w:tcW w:w="2146" w:type="dxa"/>
          </w:tcPr>
          <w:p>
            <w:pPr>
              <w:spacing w:after="15"/>
              <w:rPr>
                <w:sz w:val="18"/>
                <w:szCs w:val="18"/>
              </w:rPr>
            </w:pPr>
            <w:r>
              <w:rPr>
                <w:sz w:val="18"/>
                <w:szCs w:val="18"/>
              </w:rPr>
              <w:t>日志、向ITMS上传告警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restart"/>
          </w:tcPr>
          <w:p>
            <w:pPr>
              <w:spacing w:after="15"/>
              <w:rPr>
                <w:sz w:val="18"/>
                <w:szCs w:val="18"/>
              </w:rPr>
            </w:pPr>
            <w:r>
              <w:rPr>
                <w:sz w:val="18"/>
                <w:szCs w:val="18"/>
              </w:rPr>
              <w:t>文件相关</w:t>
            </w:r>
          </w:p>
        </w:tc>
        <w:tc>
          <w:tcPr>
            <w:tcW w:w="2173" w:type="dxa"/>
          </w:tcPr>
          <w:p>
            <w:pPr>
              <w:spacing w:after="15"/>
              <w:rPr>
                <w:sz w:val="18"/>
                <w:szCs w:val="18"/>
              </w:rPr>
            </w:pPr>
            <w:r>
              <w:rPr>
                <w:sz w:val="18"/>
                <w:szCs w:val="18"/>
              </w:rPr>
              <w:t>文件服务器不可达</w:t>
            </w:r>
          </w:p>
        </w:tc>
        <w:tc>
          <w:tcPr>
            <w:tcW w:w="1088" w:type="dxa"/>
          </w:tcPr>
          <w:p>
            <w:pPr>
              <w:spacing w:after="15"/>
              <w:rPr>
                <w:sz w:val="18"/>
                <w:szCs w:val="18"/>
              </w:rPr>
            </w:pPr>
            <w:r>
              <w:rPr>
                <w:sz w:val="18"/>
                <w:szCs w:val="18"/>
              </w:rPr>
              <w:t>104050</w:t>
            </w:r>
          </w:p>
        </w:tc>
        <w:tc>
          <w:tcPr>
            <w:tcW w:w="808" w:type="dxa"/>
          </w:tcPr>
          <w:p>
            <w:pPr>
              <w:spacing w:after="15"/>
              <w:rPr>
                <w:sz w:val="18"/>
                <w:szCs w:val="18"/>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文件服务器不可达</w:t>
            </w:r>
          </w:p>
        </w:tc>
        <w:tc>
          <w:tcPr>
            <w:tcW w:w="2146" w:type="dxa"/>
          </w:tcPr>
          <w:p>
            <w:pPr>
              <w:spacing w:after="15"/>
              <w:rPr>
                <w:sz w:val="18"/>
                <w:szCs w:val="18"/>
              </w:rPr>
            </w:pPr>
            <w:r>
              <w:rPr>
                <w:sz w:val="18"/>
                <w:szCs w:val="18"/>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文件服务器用户名/密码错误</w:t>
            </w:r>
          </w:p>
        </w:tc>
        <w:tc>
          <w:tcPr>
            <w:tcW w:w="1088" w:type="dxa"/>
          </w:tcPr>
          <w:p>
            <w:pPr>
              <w:spacing w:after="15"/>
              <w:rPr>
                <w:sz w:val="18"/>
                <w:szCs w:val="18"/>
              </w:rPr>
            </w:pPr>
            <w:r>
              <w:rPr>
                <w:sz w:val="18"/>
                <w:szCs w:val="18"/>
              </w:rPr>
              <w:t>104051</w:t>
            </w:r>
          </w:p>
        </w:tc>
        <w:tc>
          <w:tcPr>
            <w:tcW w:w="808" w:type="dxa"/>
          </w:tcPr>
          <w:p>
            <w:pPr>
              <w:spacing w:after="15"/>
              <w:rPr>
                <w:sz w:val="18"/>
                <w:szCs w:val="18"/>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文件服务器用户名/密码错误</w:t>
            </w:r>
          </w:p>
        </w:tc>
        <w:tc>
          <w:tcPr>
            <w:tcW w:w="2146" w:type="dxa"/>
          </w:tcPr>
          <w:p>
            <w:pPr>
              <w:spacing w:after="15"/>
              <w:rPr>
                <w:sz w:val="18"/>
                <w:szCs w:val="18"/>
              </w:rPr>
            </w:pPr>
            <w:r>
              <w:rPr>
                <w:sz w:val="18"/>
                <w:szCs w:val="18"/>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下载文件超时</w:t>
            </w:r>
          </w:p>
        </w:tc>
        <w:tc>
          <w:tcPr>
            <w:tcW w:w="1088" w:type="dxa"/>
          </w:tcPr>
          <w:p>
            <w:pPr>
              <w:spacing w:after="15"/>
              <w:rPr>
                <w:sz w:val="18"/>
                <w:szCs w:val="18"/>
              </w:rPr>
            </w:pPr>
            <w:r>
              <w:rPr>
                <w:sz w:val="18"/>
                <w:szCs w:val="18"/>
              </w:rPr>
              <w:t>104052</w:t>
            </w:r>
          </w:p>
        </w:tc>
        <w:tc>
          <w:tcPr>
            <w:tcW w:w="808" w:type="dxa"/>
          </w:tcPr>
          <w:p>
            <w:pPr>
              <w:spacing w:after="15"/>
              <w:rPr>
                <w:rFonts w:ascii="Calibri" w:hAnsi="Calibri" w:eastAsia="Times New Roman"/>
                <w:b/>
                <w:color w:val="1F497D"/>
                <w:sz w:val="18"/>
                <w:szCs w:val="18"/>
                <w:lang w:eastAsia="ja-JP"/>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超过5分钟</w:t>
            </w:r>
          </w:p>
        </w:tc>
        <w:tc>
          <w:tcPr>
            <w:tcW w:w="2146" w:type="dxa"/>
          </w:tcPr>
          <w:p>
            <w:pPr>
              <w:spacing w:after="15"/>
              <w:rPr>
                <w:sz w:val="18"/>
                <w:szCs w:val="18"/>
              </w:rPr>
            </w:pPr>
            <w:r>
              <w:rPr>
                <w:sz w:val="18"/>
                <w:szCs w:val="18"/>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服务器上无指定文件</w:t>
            </w:r>
          </w:p>
        </w:tc>
        <w:tc>
          <w:tcPr>
            <w:tcW w:w="1088" w:type="dxa"/>
          </w:tcPr>
          <w:p>
            <w:pPr>
              <w:spacing w:after="15"/>
              <w:rPr>
                <w:sz w:val="18"/>
                <w:szCs w:val="18"/>
              </w:rPr>
            </w:pPr>
            <w:r>
              <w:rPr>
                <w:sz w:val="18"/>
                <w:szCs w:val="18"/>
              </w:rPr>
              <w:t>104053</w:t>
            </w:r>
          </w:p>
        </w:tc>
        <w:tc>
          <w:tcPr>
            <w:tcW w:w="808" w:type="dxa"/>
          </w:tcPr>
          <w:p>
            <w:pPr>
              <w:spacing w:after="15"/>
              <w:rPr>
                <w:rFonts w:ascii="Calibri" w:hAnsi="Calibri" w:eastAsia="Times New Roman"/>
                <w:b/>
                <w:color w:val="1F497D"/>
                <w:sz w:val="18"/>
                <w:szCs w:val="18"/>
                <w:lang w:eastAsia="ja-JP"/>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找不到文件</w:t>
            </w:r>
          </w:p>
        </w:tc>
        <w:tc>
          <w:tcPr>
            <w:tcW w:w="2146" w:type="dxa"/>
          </w:tcPr>
          <w:p>
            <w:pPr>
              <w:spacing w:after="15"/>
              <w:rPr>
                <w:sz w:val="18"/>
                <w:szCs w:val="18"/>
              </w:rPr>
            </w:pPr>
            <w:r>
              <w:rPr>
                <w:sz w:val="18"/>
                <w:szCs w:val="18"/>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更新配置文件失败</w:t>
            </w:r>
          </w:p>
        </w:tc>
        <w:tc>
          <w:tcPr>
            <w:tcW w:w="1088" w:type="dxa"/>
          </w:tcPr>
          <w:p>
            <w:pPr>
              <w:spacing w:after="15"/>
              <w:rPr>
                <w:sz w:val="18"/>
                <w:szCs w:val="18"/>
              </w:rPr>
            </w:pPr>
            <w:r>
              <w:rPr>
                <w:sz w:val="18"/>
                <w:szCs w:val="18"/>
              </w:rPr>
              <w:t>104054</w:t>
            </w:r>
          </w:p>
        </w:tc>
        <w:tc>
          <w:tcPr>
            <w:tcW w:w="808" w:type="dxa"/>
          </w:tcPr>
          <w:p>
            <w:pPr>
              <w:spacing w:after="15"/>
              <w:rPr>
                <w:rFonts w:ascii="Calibri" w:hAnsi="Calibri" w:eastAsia="Times New Roman"/>
                <w:b/>
                <w:color w:val="1F497D"/>
                <w:sz w:val="18"/>
                <w:szCs w:val="18"/>
                <w:lang w:eastAsia="ja-JP"/>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更新未正确完成</w:t>
            </w:r>
          </w:p>
        </w:tc>
        <w:tc>
          <w:tcPr>
            <w:tcW w:w="2146" w:type="dxa"/>
          </w:tcPr>
          <w:p>
            <w:pPr>
              <w:spacing w:after="15"/>
              <w:rPr>
                <w:sz w:val="18"/>
                <w:szCs w:val="18"/>
              </w:rPr>
            </w:pPr>
            <w:r>
              <w:rPr>
                <w:sz w:val="18"/>
                <w:szCs w:val="18"/>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备份配置文件失败</w:t>
            </w:r>
          </w:p>
        </w:tc>
        <w:tc>
          <w:tcPr>
            <w:tcW w:w="1088" w:type="dxa"/>
          </w:tcPr>
          <w:p>
            <w:pPr>
              <w:spacing w:after="15"/>
              <w:rPr>
                <w:sz w:val="18"/>
                <w:szCs w:val="18"/>
              </w:rPr>
            </w:pPr>
            <w:r>
              <w:rPr>
                <w:sz w:val="18"/>
                <w:szCs w:val="18"/>
              </w:rPr>
              <w:t>104055</w:t>
            </w:r>
          </w:p>
        </w:tc>
        <w:tc>
          <w:tcPr>
            <w:tcW w:w="808" w:type="dxa"/>
          </w:tcPr>
          <w:p>
            <w:pPr>
              <w:spacing w:after="15"/>
              <w:rPr>
                <w:rFonts w:ascii="Calibri" w:hAnsi="Calibri" w:eastAsia="Times New Roman"/>
                <w:b/>
                <w:color w:val="1F497D"/>
                <w:sz w:val="18"/>
                <w:szCs w:val="18"/>
                <w:lang w:eastAsia="ja-JP"/>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备份未正确完成</w:t>
            </w:r>
          </w:p>
        </w:tc>
        <w:tc>
          <w:tcPr>
            <w:tcW w:w="2146" w:type="dxa"/>
          </w:tcPr>
          <w:p>
            <w:pPr>
              <w:spacing w:after="15"/>
              <w:rPr>
                <w:sz w:val="18"/>
                <w:szCs w:val="18"/>
              </w:rPr>
            </w:pPr>
            <w:r>
              <w:rPr>
                <w:sz w:val="18"/>
                <w:szCs w:val="18"/>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恢复配置文件失败</w:t>
            </w:r>
          </w:p>
        </w:tc>
        <w:tc>
          <w:tcPr>
            <w:tcW w:w="1088" w:type="dxa"/>
          </w:tcPr>
          <w:p>
            <w:pPr>
              <w:spacing w:after="15"/>
              <w:rPr>
                <w:sz w:val="18"/>
                <w:szCs w:val="18"/>
              </w:rPr>
            </w:pPr>
            <w:r>
              <w:rPr>
                <w:sz w:val="18"/>
                <w:szCs w:val="18"/>
              </w:rPr>
              <w:t>104056</w:t>
            </w:r>
          </w:p>
        </w:tc>
        <w:tc>
          <w:tcPr>
            <w:tcW w:w="808" w:type="dxa"/>
          </w:tcPr>
          <w:p>
            <w:pPr>
              <w:spacing w:after="15"/>
              <w:rPr>
                <w:rFonts w:ascii="Calibri" w:hAnsi="Calibri" w:eastAsia="Times New Roman"/>
                <w:b/>
                <w:color w:val="1F497D"/>
                <w:sz w:val="18"/>
                <w:szCs w:val="18"/>
                <w:lang w:eastAsia="ja-JP"/>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恢复未正确完成</w:t>
            </w:r>
          </w:p>
        </w:tc>
        <w:tc>
          <w:tcPr>
            <w:tcW w:w="2146" w:type="dxa"/>
          </w:tcPr>
          <w:p>
            <w:pPr>
              <w:spacing w:after="15"/>
              <w:rPr>
                <w:sz w:val="18"/>
                <w:szCs w:val="18"/>
              </w:rPr>
            </w:pPr>
            <w:r>
              <w:rPr>
                <w:sz w:val="18"/>
                <w:szCs w:val="18"/>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配置文件不可用</w:t>
            </w:r>
          </w:p>
        </w:tc>
        <w:tc>
          <w:tcPr>
            <w:tcW w:w="1088" w:type="dxa"/>
          </w:tcPr>
          <w:p>
            <w:pPr>
              <w:spacing w:after="15"/>
              <w:rPr>
                <w:sz w:val="18"/>
                <w:szCs w:val="18"/>
              </w:rPr>
            </w:pPr>
            <w:r>
              <w:rPr>
                <w:sz w:val="18"/>
                <w:szCs w:val="18"/>
              </w:rPr>
              <w:t>104057</w:t>
            </w:r>
          </w:p>
        </w:tc>
        <w:tc>
          <w:tcPr>
            <w:tcW w:w="808" w:type="dxa"/>
          </w:tcPr>
          <w:p>
            <w:pPr>
              <w:spacing w:after="15"/>
              <w:rPr>
                <w:rFonts w:ascii="Calibri" w:hAnsi="Calibri" w:eastAsia="Times New Roman"/>
                <w:b/>
                <w:color w:val="1F497D"/>
                <w:sz w:val="18"/>
                <w:szCs w:val="18"/>
                <w:lang w:eastAsia="ja-JP"/>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文件校验出错</w:t>
            </w:r>
          </w:p>
        </w:tc>
        <w:tc>
          <w:tcPr>
            <w:tcW w:w="2146" w:type="dxa"/>
          </w:tcPr>
          <w:p>
            <w:pPr>
              <w:spacing w:after="15"/>
              <w:rPr>
                <w:sz w:val="18"/>
                <w:szCs w:val="18"/>
              </w:rPr>
            </w:pPr>
            <w:r>
              <w:rPr>
                <w:sz w:val="18"/>
                <w:szCs w:val="18"/>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软件升级失败</w:t>
            </w:r>
          </w:p>
        </w:tc>
        <w:tc>
          <w:tcPr>
            <w:tcW w:w="1088" w:type="dxa"/>
          </w:tcPr>
          <w:p>
            <w:pPr>
              <w:spacing w:after="15"/>
              <w:rPr>
                <w:sz w:val="18"/>
                <w:szCs w:val="18"/>
              </w:rPr>
            </w:pPr>
            <w:r>
              <w:rPr>
                <w:sz w:val="18"/>
                <w:szCs w:val="18"/>
              </w:rPr>
              <w:t>104058</w:t>
            </w:r>
          </w:p>
        </w:tc>
        <w:tc>
          <w:tcPr>
            <w:tcW w:w="808" w:type="dxa"/>
          </w:tcPr>
          <w:p>
            <w:pPr>
              <w:spacing w:after="15"/>
              <w:rPr>
                <w:rFonts w:ascii="Calibri" w:hAnsi="Calibri" w:eastAsia="Times New Roman"/>
                <w:b/>
                <w:color w:val="1F497D"/>
                <w:sz w:val="18"/>
                <w:szCs w:val="18"/>
                <w:lang w:eastAsia="ja-JP"/>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升级未正确完成</w:t>
            </w:r>
          </w:p>
        </w:tc>
        <w:tc>
          <w:tcPr>
            <w:tcW w:w="2146" w:type="dxa"/>
          </w:tcPr>
          <w:p>
            <w:pPr>
              <w:spacing w:after="15"/>
              <w:rPr>
                <w:sz w:val="18"/>
                <w:szCs w:val="18"/>
              </w:rPr>
            </w:pPr>
            <w:r>
              <w:rPr>
                <w:sz w:val="18"/>
                <w:szCs w:val="18"/>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Flash空间不足</w:t>
            </w:r>
          </w:p>
        </w:tc>
        <w:tc>
          <w:tcPr>
            <w:tcW w:w="1088" w:type="dxa"/>
          </w:tcPr>
          <w:p>
            <w:pPr>
              <w:spacing w:after="15"/>
              <w:rPr>
                <w:sz w:val="18"/>
                <w:szCs w:val="18"/>
              </w:rPr>
            </w:pPr>
            <w:r>
              <w:rPr>
                <w:sz w:val="18"/>
                <w:szCs w:val="18"/>
              </w:rPr>
              <w:t>104059</w:t>
            </w:r>
          </w:p>
        </w:tc>
        <w:tc>
          <w:tcPr>
            <w:tcW w:w="808" w:type="dxa"/>
          </w:tcPr>
          <w:p>
            <w:pPr>
              <w:spacing w:after="15"/>
              <w:rPr>
                <w:rFonts w:ascii="Calibri" w:hAnsi="Calibri" w:eastAsia="Times New Roman"/>
                <w:b/>
                <w:color w:val="1F497D"/>
                <w:sz w:val="18"/>
                <w:szCs w:val="18"/>
                <w:lang w:eastAsia="ja-JP"/>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不够存放文件</w:t>
            </w:r>
          </w:p>
        </w:tc>
        <w:tc>
          <w:tcPr>
            <w:tcW w:w="2146" w:type="dxa"/>
          </w:tcPr>
          <w:p>
            <w:pPr>
              <w:spacing w:after="15"/>
              <w:rPr>
                <w:sz w:val="18"/>
                <w:szCs w:val="18"/>
              </w:rPr>
            </w:pPr>
            <w:r>
              <w:rPr>
                <w:sz w:val="18"/>
                <w:szCs w:val="18"/>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用户自助软件升级上报故障</w:t>
            </w:r>
          </w:p>
        </w:tc>
        <w:tc>
          <w:tcPr>
            <w:tcW w:w="1088" w:type="dxa"/>
          </w:tcPr>
          <w:p>
            <w:pPr>
              <w:spacing w:after="15"/>
              <w:rPr>
                <w:sz w:val="18"/>
                <w:szCs w:val="18"/>
              </w:rPr>
            </w:pPr>
            <w:r>
              <w:rPr>
                <w:sz w:val="18"/>
                <w:szCs w:val="18"/>
              </w:rPr>
              <w:t>104060</w:t>
            </w:r>
          </w:p>
        </w:tc>
        <w:tc>
          <w:tcPr>
            <w:tcW w:w="808" w:type="dxa"/>
          </w:tcPr>
          <w:p>
            <w:pPr>
              <w:spacing w:after="15"/>
              <w:rPr>
                <w:rFonts w:ascii="Calibri" w:hAnsi="Calibri" w:eastAsia="Times New Roman"/>
                <w:b/>
                <w:color w:val="1F497D"/>
                <w:sz w:val="18"/>
                <w:szCs w:val="18"/>
                <w:lang w:eastAsia="ja-JP"/>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软件自动上报</w:t>
            </w:r>
          </w:p>
        </w:tc>
        <w:tc>
          <w:tcPr>
            <w:tcW w:w="2146" w:type="dxa"/>
          </w:tcPr>
          <w:p>
            <w:pPr>
              <w:spacing w:after="15"/>
              <w:rPr>
                <w:sz w:val="18"/>
                <w:szCs w:val="18"/>
              </w:rPr>
            </w:pPr>
            <w:r>
              <w:rPr>
                <w:sz w:val="18"/>
                <w:szCs w:val="18"/>
              </w:rPr>
              <w:t>日志</w:t>
            </w:r>
          </w:p>
        </w:tc>
      </w:tr>
      <w:tr>
        <w:tblPrEx>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日志文件无法上传</w:t>
            </w:r>
          </w:p>
        </w:tc>
        <w:tc>
          <w:tcPr>
            <w:tcW w:w="1088" w:type="dxa"/>
          </w:tcPr>
          <w:p>
            <w:pPr>
              <w:spacing w:after="15"/>
              <w:rPr>
                <w:sz w:val="18"/>
                <w:szCs w:val="18"/>
              </w:rPr>
            </w:pPr>
            <w:r>
              <w:rPr>
                <w:sz w:val="18"/>
                <w:szCs w:val="18"/>
              </w:rPr>
              <w:t>104061</w:t>
            </w:r>
          </w:p>
        </w:tc>
        <w:tc>
          <w:tcPr>
            <w:tcW w:w="808" w:type="dxa"/>
          </w:tcPr>
          <w:p>
            <w:pPr>
              <w:spacing w:after="15"/>
              <w:rPr>
                <w:rFonts w:ascii="Calibri" w:hAnsi="Calibri" w:eastAsia="Times New Roman"/>
                <w:b/>
                <w:color w:val="1F497D"/>
                <w:sz w:val="18"/>
                <w:szCs w:val="18"/>
                <w:lang w:eastAsia="ja-JP"/>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无法上传</w:t>
            </w:r>
          </w:p>
        </w:tc>
        <w:tc>
          <w:tcPr>
            <w:tcW w:w="2146" w:type="dxa"/>
          </w:tcPr>
          <w:p>
            <w:pPr>
              <w:spacing w:after="15"/>
              <w:rPr>
                <w:sz w:val="18"/>
                <w:szCs w:val="18"/>
              </w:rPr>
            </w:pPr>
            <w:r>
              <w:rPr>
                <w:sz w:val="18"/>
                <w:szCs w:val="18"/>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restart"/>
          </w:tcPr>
          <w:p>
            <w:pPr>
              <w:spacing w:after="15"/>
              <w:rPr>
                <w:sz w:val="18"/>
                <w:szCs w:val="18"/>
              </w:rPr>
            </w:pPr>
            <w:r>
              <w:rPr>
                <w:sz w:val="18"/>
                <w:szCs w:val="18"/>
              </w:rPr>
              <w:t>业务类－语音</w:t>
            </w:r>
          </w:p>
        </w:tc>
        <w:tc>
          <w:tcPr>
            <w:tcW w:w="2173" w:type="dxa"/>
          </w:tcPr>
          <w:p>
            <w:pPr>
              <w:spacing w:after="15"/>
              <w:rPr>
                <w:sz w:val="18"/>
                <w:szCs w:val="18"/>
              </w:rPr>
            </w:pPr>
            <w:r>
              <w:rPr>
                <w:sz w:val="18"/>
                <w:szCs w:val="18"/>
              </w:rPr>
              <w:t>软交换服务器不可达</w:t>
            </w:r>
          </w:p>
        </w:tc>
        <w:tc>
          <w:tcPr>
            <w:tcW w:w="1088" w:type="dxa"/>
          </w:tcPr>
          <w:p>
            <w:pPr>
              <w:spacing w:after="15"/>
              <w:rPr>
                <w:sz w:val="18"/>
                <w:szCs w:val="18"/>
              </w:rPr>
            </w:pPr>
            <w:r>
              <w:rPr>
                <w:sz w:val="18"/>
                <w:szCs w:val="18"/>
              </w:rPr>
              <w:t>104102</w:t>
            </w:r>
          </w:p>
        </w:tc>
        <w:tc>
          <w:tcPr>
            <w:tcW w:w="808" w:type="dxa"/>
          </w:tcPr>
          <w:p>
            <w:pPr>
              <w:spacing w:after="15"/>
              <w:rPr>
                <w:sz w:val="18"/>
                <w:szCs w:val="18"/>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服务器不可达</w:t>
            </w:r>
          </w:p>
        </w:tc>
        <w:tc>
          <w:tcPr>
            <w:tcW w:w="2146" w:type="dxa"/>
          </w:tcPr>
          <w:p>
            <w:pPr>
              <w:spacing w:after="15"/>
              <w:rPr>
                <w:sz w:val="18"/>
                <w:szCs w:val="18"/>
              </w:rPr>
            </w:pPr>
            <w:r>
              <w:rPr>
                <w:sz w:val="18"/>
                <w:szCs w:val="18"/>
              </w:rPr>
              <w:t>日志、向ITMS上传告警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注册失败－鉴权失败</w:t>
            </w:r>
          </w:p>
        </w:tc>
        <w:tc>
          <w:tcPr>
            <w:tcW w:w="1088" w:type="dxa"/>
          </w:tcPr>
          <w:p>
            <w:pPr>
              <w:spacing w:after="15"/>
              <w:rPr>
                <w:sz w:val="18"/>
                <w:szCs w:val="18"/>
              </w:rPr>
            </w:pPr>
            <w:r>
              <w:rPr>
                <w:sz w:val="18"/>
                <w:szCs w:val="18"/>
              </w:rPr>
              <w:t>104104</w:t>
            </w:r>
          </w:p>
        </w:tc>
        <w:tc>
          <w:tcPr>
            <w:tcW w:w="808" w:type="dxa"/>
          </w:tcPr>
          <w:p>
            <w:pPr>
              <w:spacing w:after="15"/>
              <w:rPr>
                <w:sz w:val="18"/>
                <w:szCs w:val="18"/>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鉴权失败</w:t>
            </w:r>
          </w:p>
        </w:tc>
        <w:tc>
          <w:tcPr>
            <w:tcW w:w="2146" w:type="dxa"/>
          </w:tcPr>
          <w:p>
            <w:pPr>
              <w:spacing w:after="15"/>
              <w:rPr>
                <w:sz w:val="18"/>
                <w:szCs w:val="18"/>
              </w:rPr>
            </w:pPr>
            <w:r>
              <w:rPr>
                <w:sz w:val="18"/>
                <w:szCs w:val="18"/>
              </w:rPr>
              <w:t>日志、向ITMS上传告警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注册失败－其它</w:t>
            </w:r>
          </w:p>
        </w:tc>
        <w:tc>
          <w:tcPr>
            <w:tcW w:w="1088" w:type="dxa"/>
          </w:tcPr>
          <w:p>
            <w:pPr>
              <w:spacing w:after="15"/>
              <w:rPr>
                <w:sz w:val="18"/>
                <w:szCs w:val="18"/>
              </w:rPr>
            </w:pPr>
            <w:r>
              <w:rPr>
                <w:sz w:val="18"/>
                <w:szCs w:val="18"/>
              </w:rPr>
              <w:t>104105</w:t>
            </w:r>
          </w:p>
        </w:tc>
        <w:tc>
          <w:tcPr>
            <w:tcW w:w="808" w:type="dxa"/>
          </w:tcPr>
          <w:p>
            <w:pPr>
              <w:spacing w:after="15"/>
              <w:rPr>
                <w:sz w:val="18"/>
                <w:szCs w:val="18"/>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其它原因导致注册失败</w:t>
            </w:r>
          </w:p>
        </w:tc>
        <w:tc>
          <w:tcPr>
            <w:tcW w:w="2146" w:type="dxa"/>
          </w:tcPr>
          <w:p>
            <w:pPr>
              <w:spacing w:after="15"/>
              <w:rPr>
                <w:sz w:val="18"/>
                <w:szCs w:val="18"/>
              </w:rPr>
            </w:pPr>
            <w:r>
              <w:rPr>
                <w:sz w:val="18"/>
                <w:szCs w:val="18"/>
              </w:rPr>
              <w:t>日志、向ITMS上传告警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sz w:val="18"/>
                <w:szCs w:val="18"/>
              </w:rPr>
              <w:t>注册无响应</w:t>
            </w:r>
          </w:p>
        </w:tc>
        <w:tc>
          <w:tcPr>
            <w:tcW w:w="1088" w:type="dxa"/>
          </w:tcPr>
          <w:p>
            <w:pPr>
              <w:spacing w:after="15"/>
              <w:rPr>
                <w:sz w:val="18"/>
                <w:szCs w:val="18"/>
              </w:rPr>
            </w:pPr>
            <w:r>
              <w:rPr>
                <w:sz w:val="18"/>
                <w:szCs w:val="18"/>
              </w:rPr>
              <w:t>104106</w:t>
            </w:r>
          </w:p>
        </w:tc>
        <w:tc>
          <w:tcPr>
            <w:tcW w:w="808" w:type="dxa"/>
          </w:tcPr>
          <w:p>
            <w:pPr>
              <w:spacing w:after="15"/>
              <w:rPr>
                <w:sz w:val="18"/>
                <w:szCs w:val="18"/>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注册无响应</w:t>
            </w:r>
          </w:p>
        </w:tc>
        <w:tc>
          <w:tcPr>
            <w:tcW w:w="2146" w:type="dxa"/>
          </w:tcPr>
          <w:p>
            <w:pPr>
              <w:spacing w:after="15"/>
              <w:rPr>
                <w:sz w:val="18"/>
                <w:szCs w:val="18"/>
              </w:rPr>
            </w:pPr>
            <w:r>
              <w:rPr>
                <w:sz w:val="18"/>
                <w:szCs w:val="18"/>
              </w:rPr>
              <w:t>日志、向ITMS上传告警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restart"/>
          </w:tcPr>
          <w:p>
            <w:pPr>
              <w:spacing w:after="15"/>
              <w:rPr>
                <w:sz w:val="18"/>
                <w:szCs w:val="18"/>
              </w:rPr>
            </w:pPr>
            <w:r>
              <w:rPr>
                <w:sz w:val="18"/>
                <w:szCs w:val="18"/>
              </w:rPr>
              <w:t>业务类－上网</w:t>
            </w:r>
          </w:p>
        </w:tc>
        <w:tc>
          <w:tcPr>
            <w:tcW w:w="2173" w:type="dxa"/>
          </w:tcPr>
          <w:p>
            <w:pPr>
              <w:spacing w:after="15"/>
              <w:rPr>
                <w:sz w:val="18"/>
                <w:szCs w:val="18"/>
              </w:rPr>
            </w:pPr>
            <w:r>
              <w:rPr>
                <w:rFonts w:hint="eastAsia"/>
                <w:sz w:val="18"/>
                <w:szCs w:val="18"/>
              </w:rPr>
              <w:t>上网WAN连接连续拨号失败</w:t>
            </w:r>
          </w:p>
        </w:tc>
        <w:tc>
          <w:tcPr>
            <w:tcW w:w="1088" w:type="dxa"/>
          </w:tcPr>
          <w:p>
            <w:pPr>
              <w:spacing w:after="15"/>
              <w:rPr>
                <w:sz w:val="18"/>
                <w:szCs w:val="18"/>
              </w:rPr>
            </w:pPr>
            <w:r>
              <w:rPr>
                <w:rFonts w:hint="eastAsia"/>
                <w:sz w:val="18"/>
                <w:szCs w:val="18"/>
              </w:rPr>
              <w:t>104111</w:t>
            </w:r>
          </w:p>
        </w:tc>
        <w:tc>
          <w:tcPr>
            <w:tcW w:w="808" w:type="dxa"/>
          </w:tcPr>
          <w:p>
            <w:pPr>
              <w:spacing w:after="15"/>
              <w:rPr>
                <w:sz w:val="18"/>
                <w:szCs w:val="18"/>
              </w:rPr>
            </w:pPr>
          </w:p>
        </w:tc>
        <w:tc>
          <w:tcPr>
            <w:tcW w:w="1415" w:type="dxa"/>
          </w:tcPr>
          <w:p>
            <w:pPr>
              <w:spacing w:after="15"/>
              <w:rPr>
                <w:sz w:val="18"/>
                <w:szCs w:val="18"/>
              </w:rPr>
            </w:pPr>
            <w:r>
              <w:rPr>
                <w:rFonts w:hint="eastAsia"/>
                <w:sz w:val="18"/>
                <w:szCs w:val="18"/>
              </w:rPr>
              <w:t>主要</w:t>
            </w:r>
            <w:r>
              <w:rPr>
                <w:sz w:val="18"/>
                <w:szCs w:val="18"/>
              </w:rPr>
              <w:t>告警</w:t>
            </w:r>
          </w:p>
        </w:tc>
        <w:tc>
          <w:tcPr>
            <w:tcW w:w="1326" w:type="dxa"/>
          </w:tcPr>
          <w:p>
            <w:pPr>
              <w:spacing w:after="15"/>
              <w:rPr>
                <w:sz w:val="18"/>
                <w:szCs w:val="18"/>
              </w:rPr>
            </w:pPr>
            <w:r>
              <w:rPr>
                <w:rFonts w:hint="eastAsia"/>
                <w:sz w:val="18"/>
                <w:szCs w:val="18"/>
              </w:rPr>
              <w:t>路由上网模式下</w:t>
            </w:r>
            <w:r>
              <w:rPr>
                <w:sz w:val="18"/>
                <w:szCs w:val="18"/>
              </w:rPr>
              <w:t>，持续上电期间路由</w:t>
            </w:r>
            <w:r>
              <w:rPr>
                <w:rFonts w:hint="eastAsia"/>
                <w:sz w:val="18"/>
                <w:szCs w:val="18"/>
              </w:rPr>
              <w:t>上网WAN连接PPPoE拨号连续失败10次以上</w:t>
            </w:r>
          </w:p>
        </w:tc>
        <w:tc>
          <w:tcPr>
            <w:tcW w:w="2146" w:type="dxa"/>
          </w:tcPr>
          <w:p>
            <w:pPr>
              <w:spacing w:after="15"/>
              <w:rPr>
                <w:sz w:val="18"/>
                <w:szCs w:val="18"/>
              </w:rPr>
            </w:pPr>
            <w:r>
              <w:rPr>
                <w:sz w:val="18"/>
                <w:szCs w:val="18"/>
              </w:rPr>
              <w:t>日志、向ITMS上传告警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vMerge w:val="continue"/>
          </w:tcPr>
          <w:p>
            <w:pPr>
              <w:spacing w:after="15"/>
              <w:rPr>
                <w:sz w:val="18"/>
                <w:szCs w:val="18"/>
              </w:rPr>
            </w:pPr>
          </w:p>
        </w:tc>
        <w:tc>
          <w:tcPr>
            <w:tcW w:w="2173" w:type="dxa"/>
          </w:tcPr>
          <w:p>
            <w:pPr>
              <w:spacing w:after="15"/>
              <w:rPr>
                <w:sz w:val="18"/>
                <w:szCs w:val="18"/>
              </w:rPr>
            </w:pPr>
            <w:r>
              <w:rPr>
                <w:rFonts w:hint="eastAsia"/>
                <w:sz w:val="18"/>
                <w:szCs w:val="18"/>
              </w:rPr>
              <w:t>上网WAN连接重新拨号</w:t>
            </w:r>
          </w:p>
        </w:tc>
        <w:tc>
          <w:tcPr>
            <w:tcW w:w="1088" w:type="dxa"/>
          </w:tcPr>
          <w:p>
            <w:pPr>
              <w:spacing w:after="15"/>
              <w:rPr>
                <w:sz w:val="18"/>
                <w:szCs w:val="18"/>
              </w:rPr>
            </w:pPr>
            <w:r>
              <w:rPr>
                <w:rFonts w:hint="eastAsia"/>
                <w:sz w:val="18"/>
                <w:szCs w:val="18"/>
              </w:rPr>
              <w:t>104112</w:t>
            </w:r>
          </w:p>
        </w:tc>
        <w:tc>
          <w:tcPr>
            <w:tcW w:w="808" w:type="dxa"/>
          </w:tcPr>
          <w:p>
            <w:pPr>
              <w:spacing w:after="15"/>
              <w:rPr>
                <w:sz w:val="18"/>
                <w:szCs w:val="18"/>
              </w:rPr>
            </w:pPr>
          </w:p>
        </w:tc>
        <w:tc>
          <w:tcPr>
            <w:tcW w:w="1415" w:type="dxa"/>
          </w:tcPr>
          <w:p>
            <w:pPr>
              <w:spacing w:after="15"/>
              <w:rPr>
                <w:sz w:val="18"/>
                <w:szCs w:val="18"/>
              </w:rPr>
            </w:pPr>
            <w:r>
              <w:rPr>
                <w:rFonts w:hint="eastAsia"/>
                <w:sz w:val="18"/>
                <w:szCs w:val="18"/>
              </w:rPr>
              <w:t>次要</w:t>
            </w:r>
            <w:r>
              <w:rPr>
                <w:sz w:val="18"/>
                <w:szCs w:val="18"/>
              </w:rPr>
              <w:t>告警</w:t>
            </w:r>
          </w:p>
        </w:tc>
        <w:tc>
          <w:tcPr>
            <w:tcW w:w="1326" w:type="dxa"/>
          </w:tcPr>
          <w:p>
            <w:pPr>
              <w:spacing w:after="15"/>
              <w:rPr>
                <w:sz w:val="18"/>
                <w:szCs w:val="18"/>
              </w:rPr>
            </w:pPr>
            <w:r>
              <w:rPr>
                <w:rFonts w:hint="eastAsia"/>
                <w:sz w:val="18"/>
                <w:szCs w:val="18"/>
              </w:rPr>
              <w:t>路由上网模式下</w:t>
            </w:r>
            <w:r>
              <w:rPr>
                <w:sz w:val="18"/>
                <w:szCs w:val="18"/>
              </w:rPr>
              <w:t>，持续上电期间路由</w:t>
            </w:r>
            <w:r>
              <w:rPr>
                <w:rFonts w:hint="eastAsia"/>
                <w:sz w:val="18"/>
                <w:szCs w:val="18"/>
              </w:rPr>
              <w:t>上网WAN连接重新拨号获取了IP地址</w:t>
            </w:r>
          </w:p>
        </w:tc>
        <w:tc>
          <w:tcPr>
            <w:tcW w:w="2146" w:type="dxa"/>
          </w:tcPr>
          <w:p>
            <w:pPr>
              <w:spacing w:after="15"/>
              <w:rPr>
                <w:sz w:val="18"/>
                <w:szCs w:val="18"/>
              </w:rPr>
            </w:pPr>
            <w:r>
              <w:rPr>
                <w:sz w:val="18"/>
                <w:szCs w:val="18"/>
              </w:rPr>
              <w:t>日志、向ITMS上传告警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21" w:type="dxa"/>
          </w:tcPr>
          <w:p>
            <w:pPr>
              <w:spacing w:after="15"/>
              <w:rPr>
                <w:sz w:val="18"/>
                <w:szCs w:val="18"/>
              </w:rPr>
            </w:pPr>
            <w:r>
              <w:rPr>
                <w:sz w:val="18"/>
                <w:szCs w:val="18"/>
              </w:rPr>
              <w:t>业务类－IPTV</w:t>
            </w:r>
          </w:p>
        </w:tc>
        <w:tc>
          <w:tcPr>
            <w:tcW w:w="2173" w:type="dxa"/>
          </w:tcPr>
          <w:p>
            <w:pPr>
              <w:spacing w:after="15"/>
              <w:rPr>
                <w:sz w:val="18"/>
                <w:szCs w:val="18"/>
              </w:rPr>
            </w:pPr>
            <w:r>
              <w:rPr>
                <w:sz w:val="18"/>
                <w:szCs w:val="18"/>
              </w:rPr>
              <w:t>EPG Server无法访问</w:t>
            </w:r>
          </w:p>
        </w:tc>
        <w:tc>
          <w:tcPr>
            <w:tcW w:w="1088" w:type="dxa"/>
          </w:tcPr>
          <w:p>
            <w:pPr>
              <w:spacing w:after="15"/>
              <w:rPr>
                <w:sz w:val="18"/>
                <w:szCs w:val="18"/>
              </w:rPr>
            </w:pPr>
            <w:r>
              <w:rPr>
                <w:sz w:val="18"/>
                <w:szCs w:val="18"/>
              </w:rPr>
              <w:t>104122</w:t>
            </w:r>
          </w:p>
        </w:tc>
        <w:tc>
          <w:tcPr>
            <w:tcW w:w="808" w:type="dxa"/>
          </w:tcPr>
          <w:p>
            <w:pPr>
              <w:spacing w:after="15"/>
              <w:rPr>
                <w:sz w:val="18"/>
                <w:szCs w:val="18"/>
              </w:rPr>
            </w:pPr>
          </w:p>
        </w:tc>
        <w:tc>
          <w:tcPr>
            <w:tcW w:w="1415" w:type="dxa"/>
          </w:tcPr>
          <w:p>
            <w:pPr>
              <w:spacing w:after="15"/>
              <w:rPr>
                <w:sz w:val="18"/>
                <w:szCs w:val="18"/>
              </w:rPr>
            </w:pPr>
            <w:r>
              <w:rPr>
                <w:sz w:val="18"/>
                <w:szCs w:val="18"/>
              </w:rPr>
              <w:t>严重告警</w:t>
            </w:r>
          </w:p>
        </w:tc>
        <w:tc>
          <w:tcPr>
            <w:tcW w:w="1326" w:type="dxa"/>
          </w:tcPr>
          <w:p>
            <w:pPr>
              <w:spacing w:after="15"/>
              <w:rPr>
                <w:sz w:val="18"/>
                <w:szCs w:val="18"/>
              </w:rPr>
            </w:pPr>
            <w:r>
              <w:rPr>
                <w:sz w:val="18"/>
                <w:szCs w:val="18"/>
              </w:rPr>
              <w:t>服务器不可访问（仅当IPTV为路由模式）</w:t>
            </w:r>
          </w:p>
        </w:tc>
        <w:tc>
          <w:tcPr>
            <w:tcW w:w="2146" w:type="dxa"/>
          </w:tcPr>
          <w:p>
            <w:pPr>
              <w:spacing w:after="15"/>
              <w:rPr>
                <w:sz w:val="18"/>
                <w:szCs w:val="18"/>
              </w:rPr>
            </w:pPr>
            <w:r>
              <w:rPr>
                <w:sz w:val="18"/>
                <w:szCs w:val="18"/>
              </w:rPr>
              <w:t>日志、向ITMS上传告警</w:t>
            </w:r>
          </w:p>
        </w:tc>
      </w:tr>
    </w:tbl>
    <w:p>
      <w:pPr>
        <w:pStyle w:val="333"/>
        <w:ind w:left="420" w:firstLine="0" w:firstLineChars="0"/>
        <w:jc w:val="center"/>
        <w:rPr>
          <w:rFonts w:ascii="宋体" w:hAnsi="宋体"/>
        </w:rPr>
      </w:pPr>
    </w:p>
    <w:p>
      <w:pPr>
        <w:pStyle w:val="47"/>
        <w:spacing w:after="15"/>
      </w:pPr>
    </w:p>
    <w:p>
      <w:pPr>
        <w:pStyle w:val="47"/>
        <w:spacing w:after="15"/>
      </w:pPr>
    </w:p>
    <w:p>
      <w:pPr>
        <w:widowControl/>
        <w:spacing w:before="0" w:afterLines="0"/>
        <w:jc w:val="left"/>
        <w:rPr>
          <w:rFonts w:ascii="宋体"/>
          <w:kern w:val="0"/>
          <w:szCs w:val="20"/>
        </w:rPr>
      </w:pPr>
      <w:r>
        <w:br w:type="page"/>
      </w:r>
    </w:p>
    <w:p>
      <w:pPr>
        <w:pStyle w:val="143"/>
        <w:spacing w:afterLines="0"/>
      </w:pPr>
      <w:bookmarkStart w:id="1063" w:name="_Toc507794421"/>
      <w:bookmarkEnd w:id="1063"/>
      <w:bookmarkStart w:id="1064" w:name="_Toc507794489"/>
      <w:bookmarkEnd w:id="1064"/>
      <w:bookmarkStart w:id="1065" w:name="_Toc507794571"/>
      <w:bookmarkEnd w:id="1065"/>
      <w:bookmarkStart w:id="1066" w:name="_Toc507794447"/>
      <w:bookmarkEnd w:id="1066"/>
      <w:bookmarkStart w:id="1067" w:name="_Toc507794510"/>
      <w:bookmarkEnd w:id="1067"/>
      <w:bookmarkStart w:id="1068" w:name="_Toc507794495"/>
      <w:bookmarkEnd w:id="1068"/>
      <w:bookmarkStart w:id="1069" w:name="_Toc507794494"/>
      <w:bookmarkEnd w:id="1069"/>
      <w:bookmarkStart w:id="1070" w:name="_Toc507794411"/>
      <w:bookmarkEnd w:id="1070"/>
      <w:bookmarkStart w:id="1071" w:name="_Toc507794410"/>
      <w:bookmarkEnd w:id="1071"/>
      <w:bookmarkStart w:id="1072" w:name="_Toc507794418"/>
      <w:bookmarkEnd w:id="1072"/>
      <w:bookmarkStart w:id="1073" w:name="_Toc507794373"/>
      <w:bookmarkEnd w:id="1073"/>
      <w:bookmarkStart w:id="1074" w:name="_Toc507794490"/>
      <w:bookmarkEnd w:id="1074"/>
      <w:bookmarkStart w:id="1075" w:name="_Toc507794473"/>
      <w:bookmarkEnd w:id="1075"/>
      <w:bookmarkStart w:id="1076" w:name="_Toc507794481"/>
      <w:bookmarkEnd w:id="1076"/>
      <w:bookmarkStart w:id="1077" w:name="_Toc507794475"/>
      <w:bookmarkEnd w:id="1077"/>
      <w:bookmarkStart w:id="1078" w:name="_Toc507794519"/>
      <w:bookmarkEnd w:id="1078"/>
      <w:bookmarkStart w:id="1079" w:name="_Toc507794469"/>
      <w:bookmarkEnd w:id="1079"/>
      <w:bookmarkStart w:id="1080" w:name="_Toc507794425"/>
      <w:bookmarkEnd w:id="1080"/>
      <w:bookmarkStart w:id="1081" w:name="_Toc507794525"/>
      <w:bookmarkEnd w:id="1081"/>
      <w:bookmarkStart w:id="1082" w:name="_Toc507794445"/>
      <w:bookmarkEnd w:id="1082"/>
      <w:bookmarkStart w:id="1083" w:name="_Toc507794375"/>
      <w:bookmarkEnd w:id="1083"/>
      <w:bookmarkStart w:id="1084" w:name="_Toc507794470"/>
      <w:bookmarkEnd w:id="1084"/>
      <w:bookmarkStart w:id="1085" w:name="_Toc507794478"/>
      <w:bookmarkEnd w:id="1085"/>
      <w:bookmarkStart w:id="1086" w:name="_Toc507794502"/>
      <w:bookmarkEnd w:id="1086"/>
      <w:bookmarkStart w:id="1087" w:name="_Toc507794513"/>
      <w:bookmarkEnd w:id="1087"/>
      <w:bookmarkStart w:id="1088" w:name="_Toc507794416"/>
      <w:bookmarkEnd w:id="1088"/>
      <w:bookmarkStart w:id="1089" w:name="_Toc507794480"/>
      <w:bookmarkEnd w:id="1089"/>
      <w:bookmarkStart w:id="1090" w:name="_Toc507794415"/>
      <w:bookmarkEnd w:id="1090"/>
      <w:bookmarkStart w:id="1091" w:name="_Toc507794498"/>
      <w:bookmarkEnd w:id="1091"/>
      <w:bookmarkStart w:id="1092" w:name="_Toc507794467"/>
      <w:bookmarkEnd w:id="1092"/>
      <w:bookmarkStart w:id="1093" w:name="_Toc507794581"/>
      <w:bookmarkEnd w:id="1093"/>
      <w:bookmarkStart w:id="1094" w:name="_Toc507794474"/>
      <w:bookmarkEnd w:id="1094"/>
      <w:bookmarkStart w:id="1095" w:name="_Toc507794454"/>
      <w:bookmarkEnd w:id="1095"/>
      <w:bookmarkStart w:id="1096" w:name="_Toc507794493"/>
      <w:bookmarkEnd w:id="1096"/>
      <w:bookmarkStart w:id="1097" w:name="_Toc507794487"/>
      <w:bookmarkEnd w:id="1097"/>
      <w:bookmarkStart w:id="1098" w:name="_Toc507794483"/>
      <w:bookmarkEnd w:id="1098"/>
      <w:bookmarkStart w:id="1099" w:name="_Toc507794423"/>
      <w:bookmarkEnd w:id="1099"/>
      <w:bookmarkStart w:id="1100" w:name="_Toc507794402"/>
      <w:bookmarkEnd w:id="1100"/>
      <w:bookmarkStart w:id="1101" w:name="_Toc507794508"/>
      <w:bookmarkEnd w:id="1101"/>
      <w:bookmarkStart w:id="1102" w:name="_Toc507794413"/>
      <w:bookmarkEnd w:id="1102"/>
      <w:bookmarkStart w:id="1103" w:name="_Toc507794431"/>
      <w:bookmarkEnd w:id="1103"/>
      <w:bookmarkStart w:id="1104" w:name="_Toc507794449"/>
      <w:bookmarkEnd w:id="1104"/>
      <w:bookmarkStart w:id="1105" w:name="_Toc507794485"/>
      <w:bookmarkEnd w:id="1105"/>
      <w:bookmarkStart w:id="1106" w:name="_Toc507794522"/>
      <w:bookmarkEnd w:id="1106"/>
      <w:bookmarkStart w:id="1107" w:name="_Toc507794482"/>
      <w:bookmarkEnd w:id="1107"/>
      <w:bookmarkStart w:id="1108" w:name="_Toc507794488"/>
      <w:bookmarkEnd w:id="1108"/>
      <w:bookmarkStart w:id="1109" w:name="_Toc507794529"/>
      <w:bookmarkEnd w:id="1109"/>
      <w:bookmarkStart w:id="1110" w:name="_Toc507794516"/>
      <w:bookmarkEnd w:id="1110"/>
      <w:bookmarkStart w:id="1111" w:name="_Toc507794433"/>
      <w:bookmarkEnd w:id="1111"/>
      <w:bookmarkStart w:id="1112" w:name="_Toc507794444"/>
      <w:bookmarkEnd w:id="1112"/>
      <w:bookmarkStart w:id="1113" w:name="_Toc507794557"/>
      <w:bookmarkEnd w:id="1113"/>
      <w:bookmarkStart w:id="1114" w:name="_Toc507794435"/>
      <w:bookmarkEnd w:id="1114"/>
      <w:bookmarkStart w:id="1115" w:name="_Toc507794472"/>
      <w:bookmarkEnd w:id="1115"/>
      <w:bookmarkStart w:id="1116" w:name="_Toc507794465"/>
      <w:bookmarkEnd w:id="1116"/>
      <w:bookmarkStart w:id="1117" w:name="_Toc507794528"/>
      <w:bookmarkEnd w:id="1117"/>
      <w:bookmarkStart w:id="1118" w:name="_Toc507794509"/>
      <w:bookmarkEnd w:id="1118"/>
      <w:bookmarkStart w:id="1119" w:name="_Toc507794506"/>
      <w:bookmarkEnd w:id="1119"/>
      <w:bookmarkStart w:id="1120" w:name="_Toc507794437"/>
      <w:bookmarkEnd w:id="1120"/>
      <w:bookmarkStart w:id="1121" w:name="_Toc507794521"/>
      <w:bookmarkEnd w:id="1121"/>
      <w:bookmarkStart w:id="1122" w:name="_Toc507794500"/>
      <w:bookmarkEnd w:id="1122"/>
      <w:bookmarkStart w:id="1123" w:name="_Toc507794492"/>
      <w:bookmarkEnd w:id="1123"/>
      <w:bookmarkStart w:id="1124" w:name="_Toc507794507"/>
      <w:bookmarkEnd w:id="1124"/>
      <w:bookmarkStart w:id="1125" w:name="_Toc507794429"/>
      <w:bookmarkEnd w:id="1125"/>
      <w:bookmarkStart w:id="1126" w:name="_Toc507794439"/>
      <w:bookmarkEnd w:id="1126"/>
      <w:bookmarkStart w:id="1127" w:name="_Toc507794452"/>
      <w:bookmarkEnd w:id="1127"/>
      <w:bookmarkStart w:id="1128" w:name="_Toc507794441"/>
      <w:bookmarkEnd w:id="1128"/>
      <w:bookmarkStart w:id="1129" w:name="_Toc507794468"/>
      <w:bookmarkEnd w:id="1129"/>
      <w:bookmarkStart w:id="1130" w:name="_Toc507794440"/>
      <w:bookmarkEnd w:id="1130"/>
      <w:bookmarkStart w:id="1131" w:name="_Toc507794511"/>
      <w:bookmarkEnd w:id="1131"/>
      <w:bookmarkStart w:id="1132" w:name="_Toc507794517"/>
      <w:bookmarkEnd w:id="1132"/>
      <w:bookmarkStart w:id="1133" w:name="_Toc507794497"/>
      <w:bookmarkEnd w:id="1133"/>
      <w:bookmarkStart w:id="1134" w:name="_Toc507794442"/>
      <w:bookmarkEnd w:id="1134"/>
      <w:bookmarkStart w:id="1135" w:name="_Toc507794456"/>
      <w:bookmarkEnd w:id="1135"/>
      <w:bookmarkStart w:id="1136" w:name="_Toc507794503"/>
      <w:bookmarkEnd w:id="1136"/>
      <w:bookmarkStart w:id="1137" w:name="_Toc507794491"/>
      <w:bookmarkEnd w:id="1137"/>
      <w:bookmarkStart w:id="1138" w:name="_Toc507794578"/>
      <w:bookmarkEnd w:id="1138"/>
      <w:bookmarkStart w:id="1139" w:name="_Toc507794476"/>
      <w:bookmarkEnd w:id="1139"/>
      <w:bookmarkStart w:id="1140" w:name="_Toc507794541"/>
      <w:bookmarkEnd w:id="1140"/>
      <w:bookmarkStart w:id="1141" w:name="_Toc507794464"/>
      <w:bookmarkEnd w:id="1141"/>
      <w:bookmarkStart w:id="1142" w:name="_Toc507794523"/>
      <w:bookmarkEnd w:id="1142"/>
      <w:bookmarkStart w:id="1143" w:name="_Toc507794554"/>
      <w:bookmarkEnd w:id="1143"/>
      <w:bookmarkStart w:id="1144" w:name="_Toc507794518"/>
      <w:bookmarkEnd w:id="1144"/>
      <w:bookmarkStart w:id="1145" w:name="_Toc507794561"/>
      <w:bookmarkEnd w:id="1145"/>
      <w:bookmarkStart w:id="1146" w:name="_Toc507794461"/>
      <w:bookmarkEnd w:id="1146"/>
      <w:bookmarkStart w:id="1147" w:name="_Toc507794458"/>
      <w:bookmarkEnd w:id="1147"/>
      <w:bookmarkStart w:id="1148" w:name="_Toc507794505"/>
      <w:bookmarkEnd w:id="1148"/>
      <w:bookmarkStart w:id="1149" w:name="_Toc507794520"/>
      <w:bookmarkEnd w:id="1149"/>
      <w:bookmarkStart w:id="1150" w:name="_Toc507794436"/>
      <w:bookmarkEnd w:id="1150"/>
      <w:bookmarkStart w:id="1151" w:name="_Toc507794471"/>
      <w:bookmarkEnd w:id="1151"/>
      <w:bookmarkStart w:id="1152" w:name="_Toc507794546"/>
      <w:bookmarkEnd w:id="1152"/>
      <w:bookmarkStart w:id="1153" w:name="_Toc507794477"/>
      <w:bookmarkEnd w:id="1153"/>
      <w:bookmarkStart w:id="1154" w:name="_Toc507794556"/>
      <w:bookmarkEnd w:id="1154"/>
      <w:bookmarkStart w:id="1155" w:name="_Toc507794539"/>
      <w:bookmarkEnd w:id="1155"/>
      <w:bookmarkStart w:id="1156" w:name="_Toc507794434"/>
      <w:bookmarkEnd w:id="1156"/>
      <w:bookmarkStart w:id="1157" w:name="_Toc507794459"/>
      <w:bookmarkEnd w:id="1157"/>
      <w:bookmarkStart w:id="1158" w:name="_Toc507794553"/>
      <w:bookmarkEnd w:id="1158"/>
      <w:bookmarkStart w:id="1159" w:name="_Toc507794443"/>
      <w:bookmarkEnd w:id="1159"/>
      <w:bookmarkStart w:id="1160" w:name="_Toc507794537"/>
      <w:bookmarkEnd w:id="1160"/>
      <w:bookmarkStart w:id="1161" w:name="_Toc507794512"/>
      <w:bookmarkEnd w:id="1161"/>
      <w:bookmarkStart w:id="1162" w:name="_Toc507794438"/>
      <w:bookmarkEnd w:id="1162"/>
      <w:bookmarkStart w:id="1163" w:name="_Toc507794453"/>
      <w:bookmarkEnd w:id="1163"/>
      <w:bookmarkStart w:id="1164" w:name="_Toc507794540"/>
      <w:bookmarkEnd w:id="1164"/>
      <w:bookmarkStart w:id="1165" w:name="_Toc507794552"/>
      <w:bookmarkEnd w:id="1165"/>
      <w:bookmarkStart w:id="1166" w:name="_Toc507794555"/>
      <w:bookmarkEnd w:id="1166"/>
      <w:bookmarkStart w:id="1167" w:name="_Toc507794531"/>
      <w:bookmarkEnd w:id="1167"/>
      <w:bookmarkStart w:id="1168" w:name="_Toc507794466"/>
      <w:bookmarkEnd w:id="1168"/>
      <w:bookmarkStart w:id="1169" w:name="_Toc507794515"/>
      <w:bookmarkEnd w:id="1169"/>
      <w:bookmarkStart w:id="1170" w:name="_Toc507794530"/>
      <w:bookmarkEnd w:id="1170"/>
      <w:bookmarkStart w:id="1171" w:name="_Toc507794504"/>
      <w:bookmarkEnd w:id="1171"/>
      <w:bookmarkStart w:id="1172" w:name="_Toc507794998"/>
      <w:bookmarkEnd w:id="1172"/>
      <w:bookmarkStart w:id="1173" w:name="_Toc507794463"/>
      <w:bookmarkEnd w:id="1173"/>
      <w:bookmarkStart w:id="1174" w:name="_Toc507794460"/>
      <w:bookmarkEnd w:id="1174"/>
      <w:bookmarkStart w:id="1175" w:name="_Toc507794462"/>
      <w:bookmarkEnd w:id="1175"/>
      <w:bookmarkStart w:id="1176" w:name="_Toc507794558"/>
      <w:bookmarkEnd w:id="1176"/>
      <w:bookmarkStart w:id="1177" w:name="_Toc507794524"/>
      <w:bookmarkEnd w:id="1177"/>
      <w:bookmarkStart w:id="1178" w:name="_Toc507794455"/>
      <w:bookmarkEnd w:id="1178"/>
      <w:bookmarkStart w:id="1179" w:name="_Toc507794532"/>
      <w:bookmarkEnd w:id="1179"/>
      <w:bookmarkStart w:id="1180" w:name="_Toc507795010"/>
      <w:bookmarkEnd w:id="1180"/>
      <w:bookmarkStart w:id="1181" w:name="_Toc507794542"/>
      <w:bookmarkEnd w:id="1181"/>
      <w:bookmarkStart w:id="1182" w:name="_Toc507794184"/>
      <w:bookmarkEnd w:id="1182"/>
      <w:bookmarkStart w:id="1183" w:name="_Toc507794527"/>
      <w:bookmarkEnd w:id="1183"/>
      <w:bookmarkStart w:id="1184" w:name="_Toc507795033"/>
      <w:bookmarkEnd w:id="1184"/>
      <w:bookmarkStart w:id="1185" w:name="_Toc507794550"/>
      <w:bookmarkEnd w:id="1185"/>
      <w:bookmarkStart w:id="1186" w:name="_Toc507794988"/>
      <w:bookmarkEnd w:id="1186"/>
      <w:bookmarkStart w:id="1187" w:name="_Toc507794551"/>
      <w:bookmarkEnd w:id="1187"/>
      <w:bookmarkStart w:id="1188" w:name="_Toc507795009"/>
      <w:bookmarkEnd w:id="1188"/>
      <w:bookmarkStart w:id="1189" w:name="_Toc507794538"/>
      <w:bookmarkEnd w:id="1189"/>
      <w:bookmarkStart w:id="1190" w:name="_Toc507794514"/>
      <w:bookmarkEnd w:id="1190"/>
      <w:bookmarkStart w:id="1191" w:name="_Toc507794999"/>
      <w:bookmarkEnd w:id="1191"/>
      <w:bookmarkStart w:id="1192" w:name="_Toc507795022"/>
      <w:bookmarkEnd w:id="1192"/>
      <w:bookmarkStart w:id="1193" w:name="_Toc507794978"/>
      <w:bookmarkEnd w:id="1193"/>
      <w:bookmarkStart w:id="1194" w:name="_Toc507794486"/>
      <w:bookmarkEnd w:id="1194"/>
      <w:bookmarkStart w:id="1195" w:name="_Toc507794450"/>
      <w:bookmarkEnd w:id="1195"/>
      <w:bookmarkStart w:id="1196" w:name="_Toc507794547"/>
      <w:bookmarkEnd w:id="1196"/>
      <w:bookmarkStart w:id="1197" w:name="_Toc507794534"/>
      <w:bookmarkEnd w:id="1197"/>
      <w:bookmarkStart w:id="1198" w:name="_Toc507794196"/>
      <w:bookmarkEnd w:id="1198"/>
      <w:bookmarkStart w:id="1199" w:name="_Toc507794451"/>
      <w:bookmarkEnd w:id="1199"/>
      <w:bookmarkStart w:id="1200" w:name="_Toc507794533"/>
      <w:bookmarkEnd w:id="1200"/>
      <w:bookmarkStart w:id="1201" w:name="_Toc507794499"/>
      <w:bookmarkEnd w:id="1201"/>
      <w:bookmarkStart w:id="1202" w:name="_Toc507794544"/>
      <w:bookmarkEnd w:id="1202"/>
      <w:bookmarkStart w:id="1203" w:name="_Toc507794160"/>
      <w:bookmarkEnd w:id="1203"/>
      <w:bookmarkStart w:id="1204" w:name="_Toc507794501"/>
      <w:bookmarkEnd w:id="1204"/>
      <w:bookmarkStart w:id="1205" w:name="_Toc507795031"/>
      <w:bookmarkEnd w:id="1205"/>
      <w:bookmarkStart w:id="1206" w:name="_Toc507794526"/>
      <w:bookmarkEnd w:id="1206"/>
      <w:bookmarkStart w:id="1207" w:name="_Toc507794586"/>
      <w:bookmarkEnd w:id="1207"/>
      <w:bookmarkStart w:id="1208" w:name="_Toc507794457"/>
      <w:bookmarkEnd w:id="1208"/>
      <w:bookmarkStart w:id="1209" w:name="_Toc507794217"/>
      <w:bookmarkEnd w:id="1209"/>
      <w:bookmarkStart w:id="1210" w:name="_Toc507794985"/>
      <w:bookmarkEnd w:id="1210"/>
      <w:bookmarkStart w:id="1211" w:name="_Toc507794446"/>
      <w:bookmarkEnd w:id="1211"/>
      <w:bookmarkStart w:id="1212" w:name="_Toc507794169"/>
      <w:bookmarkEnd w:id="1212"/>
      <w:bookmarkStart w:id="1213" w:name="_Toc507794166"/>
      <w:bookmarkEnd w:id="1213"/>
      <w:bookmarkStart w:id="1214" w:name="_Toc507794228"/>
      <w:bookmarkEnd w:id="1214"/>
      <w:bookmarkStart w:id="1215" w:name="_Toc507795018"/>
      <w:bookmarkEnd w:id="1215"/>
      <w:bookmarkStart w:id="1216" w:name="_Toc507794178"/>
      <w:bookmarkEnd w:id="1216"/>
      <w:bookmarkStart w:id="1217" w:name="_Toc507794219"/>
      <w:bookmarkEnd w:id="1217"/>
      <w:bookmarkStart w:id="1218" w:name="_Toc507794222"/>
      <w:bookmarkEnd w:id="1218"/>
      <w:bookmarkStart w:id="1219" w:name="_Toc507795037"/>
      <w:bookmarkEnd w:id="1219"/>
      <w:bookmarkStart w:id="1220" w:name="_Toc507795032"/>
      <w:bookmarkEnd w:id="1220"/>
      <w:bookmarkStart w:id="1221" w:name="_Toc507795023"/>
      <w:bookmarkEnd w:id="1221"/>
      <w:bookmarkStart w:id="1222" w:name="_Toc507794194"/>
      <w:bookmarkEnd w:id="1222"/>
      <w:bookmarkStart w:id="1223" w:name="_Toc507794176"/>
      <w:bookmarkEnd w:id="1223"/>
      <w:bookmarkStart w:id="1224" w:name="_Toc507794172"/>
      <w:bookmarkEnd w:id="1224"/>
      <w:bookmarkStart w:id="1225" w:name="_Toc507794177"/>
      <w:bookmarkEnd w:id="1225"/>
      <w:bookmarkStart w:id="1226" w:name="_Toc507794190"/>
      <w:bookmarkEnd w:id="1226"/>
      <w:bookmarkStart w:id="1227" w:name="_Toc507794180"/>
      <w:bookmarkEnd w:id="1227"/>
      <w:bookmarkStart w:id="1228" w:name="_Toc507794448"/>
      <w:bookmarkEnd w:id="1228"/>
      <w:bookmarkStart w:id="1229" w:name="_Toc507795035"/>
      <w:bookmarkEnd w:id="1229"/>
      <w:bookmarkStart w:id="1230" w:name="_Toc507794560"/>
      <w:bookmarkEnd w:id="1230"/>
      <w:bookmarkStart w:id="1231" w:name="_Toc507794189"/>
      <w:bookmarkEnd w:id="1231"/>
      <w:bookmarkStart w:id="1232" w:name="_Toc507794164"/>
      <w:bookmarkEnd w:id="1232"/>
      <w:bookmarkStart w:id="1233" w:name="_Toc507795019"/>
      <w:bookmarkEnd w:id="1233"/>
      <w:bookmarkStart w:id="1234" w:name="_Toc507794549"/>
      <w:bookmarkEnd w:id="1234"/>
      <w:bookmarkStart w:id="1235" w:name="_Toc507794559"/>
      <w:bookmarkEnd w:id="1235"/>
      <w:bookmarkStart w:id="1236" w:name="_Toc507794159"/>
      <w:bookmarkEnd w:id="1236"/>
      <w:bookmarkStart w:id="1237" w:name="_Toc507794994"/>
      <w:bookmarkEnd w:id="1237"/>
      <w:bookmarkStart w:id="1238" w:name="_Toc507794202"/>
      <w:bookmarkEnd w:id="1238"/>
      <w:bookmarkStart w:id="1239" w:name="_Toc507794216"/>
      <w:bookmarkEnd w:id="1239"/>
      <w:bookmarkStart w:id="1240" w:name="_Toc507794591"/>
      <w:bookmarkEnd w:id="1240"/>
      <w:bookmarkStart w:id="1241" w:name="_Toc507795016"/>
      <w:bookmarkEnd w:id="1241"/>
      <w:bookmarkStart w:id="1242" w:name="_Toc507794570"/>
      <w:bookmarkEnd w:id="1242"/>
      <w:bookmarkStart w:id="1243" w:name="_Toc507794186"/>
      <w:bookmarkEnd w:id="1243"/>
      <w:bookmarkStart w:id="1244" w:name="_Toc507795030"/>
      <w:bookmarkEnd w:id="1244"/>
      <w:bookmarkStart w:id="1245" w:name="_Toc507794249"/>
      <w:bookmarkEnd w:id="1245"/>
      <w:bookmarkStart w:id="1246" w:name="_Toc507794543"/>
      <w:bookmarkEnd w:id="1246"/>
      <w:bookmarkStart w:id="1247" w:name="_Toc507794170"/>
      <w:bookmarkEnd w:id="1247"/>
      <w:bookmarkStart w:id="1248" w:name="_Toc507794207"/>
      <w:bookmarkEnd w:id="1248"/>
      <w:bookmarkStart w:id="1249" w:name="_Toc507794171"/>
      <w:bookmarkEnd w:id="1249"/>
      <w:bookmarkStart w:id="1250" w:name="_Toc507794179"/>
      <w:bookmarkEnd w:id="1250"/>
      <w:bookmarkStart w:id="1251" w:name="_Toc507794262"/>
      <w:bookmarkEnd w:id="1251"/>
      <w:bookmarkStart w:id="1252" w:name="_Toc507794204"/>
      <w:bookmarkEnd w:id="1252"/>
      <w:bookmarkStart w:id="1253" w:name="_Toc507794226"/>
      <w:bookmarkEnd w:id="1253"/>
      <w:bookmarkStart w:id="1254" w:name="_Toc507794224"/>
      <w:bookmarkEnd w:id="1254"/>
      <w:bookmarkStart w:id="1255" w:name="_Toc507794232"/>
      <w:bookmarkEnd w:id="1255"/>
      <w:bookmarkStart w:id="1256" w:name="_Toc507794163"/>
      <w:bookmarkEnd w:id="1256"/>
      <w:bookmarkStart w:id="1257" w:name="_Toc507794182"/>
      <w:bookmarkEnd w:id="1257"/>
      <w:bookmarkStart w:id="1258" w:name="_Toc507794211"/>
      <w:bookmarkEnd w:id="1258"/>
      <w:bookmarkStart w:id="1259" w:name="_Toc507794173"/>
      <w:bookmarkEnd w:id="1259"/>
      <w:bookmarkStart w:id="1260" w:name="_Toc507794165"/>
      <w:bookmarkEnd w:id="1260"/>
      <w:bookmarkStart w:id="1261" w:name="_Toc507794250"/>
      <w:bookmarkEnd w:id="1261"/>
      <w:bookmarkStart w:id="1262" w:name="_Toc507794231"/>
      <w:bookmarkEnd w:id="1262"/>
      <w:bookmarkStart w:id="1263" w:name="_Toc507794195"/>
      <w:bookmarkEnd w:id="1263"/>
      <w:bookmarkStart w:id="1264" w:name="_Toc507795034"/>
      <w:bookmarkEnd w:id="1264"/>
      <w:bookmarkStart w:id="1265" w:name="_Toc507794168"/>
      <w:bookmarkEnd w:id="1265"/>
      <w:bookmarkStart w:id="1266" w:name="_Toc507794213"/>
      <w:bookmarkEnd w:id="1266"/>
      <w:bookmarkStart w:id="1267" w:name="_Toc507794201"/>
      <w:bookmarkEnd w:id="1267"/>
      <w:bookmarkStart w:id="1268" w:name="_Toc507795024"/>
      <w:bookmarkEnd w:id="1268"/>
      <w:bookmarkStart w:id="1269" w:name="_Toc507794203"/>
      <w:bookmarkEnd w:id="1269"/>
      <w:bookmarkStart w:id="1270" w:name="_Toc507794220"/>
      <w:bookmarkEnd w:id="1270"/>
      <w:bookmarkStart w:id="1271" w:name="_Toc507794185"/>
      <w:bookmarkEnd w:id="1271"/>
      <w:bookmarkStart w:id="1272" w:name="_Toc507794183"/>
      <w:bookmarkEnd w:id="1272"/>
      <w:bookmarkStart w:id="1273" w:name="_Toc507794227"/>
      <w:bookmarkEnd w:id="1273"/>
      <w:bookmarkStart w:id="1274" w:name="_Toc507794208"/>
      <w:bookmarkEnd w:id="1274"/>
      <w:bookmarkStart w:id="1275" w:name="_Toc507794260"/>
      <w:bookmarkEnd w:id="1275"/>
      <w:bookmarkStart w:id="1276" w:name="_Toc507794197"/>
      <w:bookmarkEnd w:id="1276"/>
      <w:bookmarkStart w:id="1277" w:name="_Toc507794206"/>
      <w:bookmarkEnd w:id="1277"/>
      <w:bookmarkStart w:id="1278" w:name="_Toc507794174"/>
      <w:bookmarkEnd w:id="1278"/>
      <w:bookmarkStart w:id="1279" w:name="_Toc507794156"/>
      <w:bookmarkEnd w:id="1279"/>
      <w:bookmarkStart w:id="1280" w:name="_Toc507794215"/>
      <w:bookmarkEnd w:id="1280"/>
      <w:bookmarkStart w:id="1281" w:name="_Toc507794304"/>
      <w:bookmarkEnd w:id="1281"/>
      <w:bookmarkStart w:id="1282" w:name="_Toc507794200"/>
      <w:bookmarkEnd w:id="1282"/>
      <w:bookmarkStart w:id="1283" w:name="_Toc507794188"/>
      <w:bookmarkEnd w:id="1283"/>
      <w:bookmarkStart w:id="1284" w:name="_Toc507794199"/>
      <w:bookmarkEnd w:id="1284"/>
      <w:bookmarkStart w:id="1285" w:name="_Toc507794301"/>
      <w:bookmarkEnd w:id="1285"/>
      <w:bookmarkStart w:id="1286" w:name="_Toc507794244"/>
      <w:bookmarkEnd w:id="1286"/>
      <w:bookmarkStart w:id="1287" w:name="_Toc507794191"/>
      <w:bookmarkEnd w:id="1287"/>
      <w:bookmarkStart w:id="1288" w:name="_Toc507794234"/>
      <w:bookmarkEnd w:id="1288"/>
      <w:bookmarkStart w:id="1289" w:name="_Toc507794247"/>
      <w:bookmarkEnd w:id="1289"/>
      <w:bookmarkStart w:id="1290" w:name="_Toc507794297"/>
      <w:bookmarkEnd w:id="1290"/>
      <w:bookmarkStart w:id="1291" w:name="_Toc507794229"/>
      <w:bookmarkEnd w:id="1291"/>
      <w:bookmarkStart w:id="1292" w:name="_Toc507794205"/>
      <w:bookmarkEnd w:id="1292"/>
      <w:bookmarkStart w:id="1293" w:name="_Toc507794212"/>
      <w:bookmarkEnd w:id="1293"/>
      <w:bookmarkStart w:id="1294" w:name="_Toc507794157"/>
      <w:bookmarkEnd w:id="1294"/>
      <w:bookmarkStart w:id="1295" w:name="_Toc507794167"/>
      <w:bookmarkEnd w:id="1295"/>
      <w:bookmarkStart w:id="1296" w:name="_Toc507794221"/>
      <w:bookmarkEnd w:id="1296"/>
      <w:bookmarkStart w:id="1297" w:name="_Toc507794264"/>
      <w:bookmarkEnd w:id="1297"/>
      <w:bookmarkStart w:id="1298" w:name="_Toc507794192"/>
      <w:bookmarkEnd w:id="1298"/>
      <w:bookmarkStart w:id="1299" w:name="_Toc507794271"/>
      <w:bookmarkEnd w:id="1299"/>
      <w:bookmarkStart w:id="1300" w:name="_Toc507794300"/>
      <w:bookmarkEnd w:id="1300"/>
      <w:bookmarkStart w:id="1301" w:name="_Toc507794275"/>
      <w:bookmarkEnd w:id="1301"/>
      <w:bookmarkStart w:id="1302" w:name="_Toc507794285"/>
      <w:bookmarkEnd w:id="1302"/>
      <w:bookmarkStart w:id="1303" w:name="_Toc507794281"/>
      <w:bookmarkEnd w:id="1303"/>
      <w:bookmarkStart w:id="1304" w:name="_Toc507794242"/>
      <w:bookmarkEnd w:id="1304"/>
      <w:bookmarkStart w:id="1305" w:name="_Toc507794233"/>
      <w:bookmarkEnd w:id="1305"/>
      <w:bookmarkStart w:id="1306" w:name="_Toc507794175"/>
      <w:bookmarkEnd w:id="1306"/>
      <w:bookmarkStart w:id="1307" w:name="_Toc507794263"/>
      <w:bookmarkEnd w:id="1307"/>
      <w:bookmarkStart w:id="1308" w:name="_Toc507794158"/>
      <w:bookmarkEnd w:id="1308"/>
      <w:bookmarkStart w:id="1309" w:name="_Toc507794257"/>
      <w:bookmarkEnd w:id="1309"/>
      <w:bookmarkStart w:id="1310" w:name="_Toc507794266"/>
      <w:bookmarkEnd w:id="1310"/>
      <w:bookmarkStart w:id="1311" w:name="_Toc507794240"/>
      <w:bookmarkEnd w:id="1311"/>
      <w:bookmarkStart w:id="1312" w:name="_Toc507794268"/>
      <w:bookmarkEnd w:id="1312"/>
      <w:bookmarkStart w:id="1313" w:name="_Toc507794237"/>
      <w:bookmarkEnd w:id="1313"/>
      <w:bookmarkStart w:id="1314" w:name="_Toc507794261"/>
      <w:bookmarkEnd w:id="1314"/>
      <w:bookmarkStart w:id="1315" w:name="_Toc507794210"/>
      <w:bookmarkEnd w:id="1315"/>
      <w:bookmarkStart w:id="1316" w:name="_Toc507794209"/>
      <w:bookmarkEnd w:id="1316"/>
      <w:bookmarkStart w:id="1317" w:name="_Toc507794278"/>
      <w:bookmarkEnd w:id="1317"/>
      <w:bookmarkStart w:id="1318" w:name="_Toc507794236"/>
      <w:bookmarkEnd w:id="1318"/>
      <w:bookmarkStart w:id="1319" w:name="_Toc507794230"/>
      <w:bookmarkEnd w:id="1319"/>
      <w:bookmarkStart w:id="1320" w:name="_Toc507794256"/>
      <w:bookmarkEnd w:id="1320"/>
      <w:bookmarkStart w:id="1321" w:name="_Toc507794225"/>
      <w:bookmarkEnd w:id="1321"/>
      <w:bookmarkStart w:id="1322" w:name="_Toc507794272"/>
      <w:bookmarkEnd w:id="1322"/>
      <w:bookmarkStart w:id="1323" w:name="_Toc507794223"/>
      <w:bookmarkEnd w:id="1323"/>
      <w:bookmarkStart w:id="1324" w:name="_Toc507794181"/>
      <w:bookmarkEnd w:id="1324"/>
      <w:bookmarkStart w:id="1325" w:name="_Toc507794284"/>
      <w:bookmarkEnd w:id="1325"/>
      <w:bookmarkStart w:id="1326" w:name="_Toc507794235"/>
      <w:bookmarkEnd w:id="1326"/>
      <w:bookmarkStart w:id="1327" w:name="_Toc507794321"/>
      <w:bookmarkEnd w:id="1327"/>
      <w:bookmarkStart w:id="1328" w:name="_Toc507794198"/>
      <w:bookmarkEnd w:id="1328"/>
      <w:bookmarkStart w:id="1329" w:name="_Toc507794238"/>
      <w:bookmarkEnd w:id="1329"/>
      <w:bookmarkStart w:id="1330" w:name="_Toc507794273"/>
      <w:bookmarkEnd w:id="1330"/>
      <w:bookmarkStart w:id="1331" w:name="_Toc507794239"/>
      <w:bookmarkEnd w:id="1331"/>
      <w:bookmarkStart w:id="1332" w:name="_Toc507794277"/>
      <w:bookmarkEnd w:id="1332"/>
      <w:bookmarkStart w:id="1333" w:name="_Toc507794243"/>
      <w:bookmarkEnd w:id="1333"/>
      <w:bookmarkStart w:id="1334" w:name="_Toc507794267"/>
      <w:bookmarkEnd w:id="1334"/>
      <w:bookmarkStart w:id="1335" w:name="_Toc507794331"/>
      <w:bookmarkEnd w:id="1335"/>
      <w:bookmarkStart w:id="1336" w:name="_Toc507794291"/>
      <w:bookmarkEnd w:id="1336"/>
      <w:bookmarkStart w:id="1337" w:name="_Toc507794269"/>
      <w:bookmarkEnd w:id="1337"/>
      <w:bookmarkStart w:id="1338" w:name="_Toc507794299"/>
      <w:bookmarkEnd w:id="1338"/>
      <w:bookmarkStart w:id="1339" w:name="_Toc507794248"/>
      <w:bookmarkEnd w:id="1339"/>
      <w:bookmarkStart w:id="1340" w:name="_Toc507794270"/>
      <w:bookmarkEnd w:id="1340"/>
      <w:bookmarkStart w:id="1341" w:name="_Toc507794276"/>
      <w:bookmarkEnd w:id="1341"/>
      <w:bookmarkStart w:id="1342" w:name="_Toc507794279"/>
      <w:bookmarkEnd w:id="1342"/>
      <w:bookmarkStart w:id="1343" w:name="_Toc507794318"/>
      <w:bookmarkEnd w:id="1343"/>
      <w:bookmarkStart w:id="1344" w:name="_Toc507794296"/>
      <w:bookmarkEnd w:id="1344"/>
      <w:bookmarkStart w:id="1345" w:name="_Toc507794214"/>
      <w:bookmarkEnd w:id="1345"/>
      <w:bookmarkStart w:id="1346" w:name="_Toc507794246"/>
      <w:bookmarkEnd w:id="1346"/>
      <w:bookmarkStart w:id="1347" w:name="_Toc507794293"/>
      <w:bookmarkEnd w:id="1347"/>
      <w:bookmarkStart w:id="1348" w:name="_Toc507794314"/>
      <w:bookmarkEnd w:id="1348"/>
      <w:bookmarkStart w:id="1349" w:name="_Toc507794290"/>
      <w:bookmarkEnd w:id="1349"/>
      <w:bookmarkStart w:id="1350" w:name="_Toc507794364"/>
      <w:bookmarkEnd w:id="1350"/>
      <w:bookmarkStart w:id="1351" w:name="_Toc507794245"/>
      <w:bookmarkEnd w:id="1351"/>
      <w:bookmarkStart w:id="1352" w:name="_Toc507794255"/>
      <w:bookmarkEnd w:id="1352"/>
      <w:bookmarkStart w:id="1353" w:name="_Toc507794274"/>
      <w:bookmarkEnd w:id="1353"/>
      <w:bookmarkStart w:id="1354" w:name="_Toc507794259"/>
      <w:bookmarkEnd w:id="1354"/>
      <w:bookmarkStart w:id="1355" w:name="_Toc507794292"/>
      <w:bookmarkEnd w:id="1355"/>
      <w:bookmarkStart w:id="1356" w:name="_Toc507794265"/>
      <w:bookmarkEnd w:id="1356"/>
      <w:bookmarkStart w:id="1357" w:name="_Toc507794282"/>
      <w:bookmarkEnd w:id="1357"/>
      <w:bookmarkStart w:id="1358" w:name="_Toc507794241"/>
      <w:bookmarkEnd w:id="1358"/>
      <w:bookmarkStart w:id="1359" w:name="_Toc507794289"/>
      <w:bookmarkEnd w:id="1359"/>
      <w:bookmarkStart w:id="1360" w:name="_Toc507794315"/>
      <w:bookmarkEnd w:id="1360"/>
      <w:bookmarkStart w:id="1361" w:name="_Toc507794298"/>
      <w:bookmarkEnd w:id="1361"/>
      <w:bookmarkStart w:id="1362" w:name="_Toc507794193"/>
      <w:bookmarkEnd w:id="1362"/>
      <w:bookmarkStart w:id="1363" w:name="_Toc507794253"/>
      <w:bookmarkEnd w:id="1363"/>
      <w:bookmarkStart w:id="1364" w:name="_Toc507794320"/>
      <w:bookmarkEnd w:id="1364"/>
      <w:bookmarkStart w:id="1365" w:name="_Toc507794358"/>
      <w:bookmarkEnd w:id="1365"/>
      <w:bookmarkStart w:id="1366" w:name="_Toc507794328"/>
      <w:bookmarkEnd w:id="1366"/>
      <w:bookmarkStart w:id="1367" w:name="_Toc507794350"/>
      <w:bookmarkEnd w:id="1367"/>
      <w:bookmarkStart w:id="1368" w:name="_Toc507794258"/>
      <w:bookmarkEnd w:id="1368"/>
      <w:bookmarkStart w:id="1369" w:name="_Toc507794287"/>
      <w:bookmarkEnd w:id="1369"/>
      <w:bookmarkStart w:id="1370" w:name="_Toc507794218"/>
      <w:bookmarkEnd w:id="1370"/>
      <w:bookmarkStart w:id="1371" w:name="_Toc507794251"/>
      <w:bookmarkEnd w:id="1371"/>
      <w:bookmarkStart w:id="1372" w:name="_Toc507794325"/>
      <w:bookmarkEnd w:id="1372"/>
      <w:bookmarkStart w:id="1373" w:name="_Toc507794303"/>
      <w:bookmarkEnd w:id="1373"/>
      <w:bookmarkStart w:id="1374" w:name="_Toc507794374"/>
      <w:bookmarkEnd w:id="1374"/>
      <w:bookmarkStart w:id="1375" w:name="_Toc507794306"/>
      <w:bookmarkEnd w:id="1375"/>
      <w:bookmarkStart w:id="1376" w:name="_Toc507794305"/>
      <w:bookmarkEnd w:id="1376"/>
      <w:bookmarkStart w:id="1377" w:name="_Toc507794254"/>
      <w:bookmarkEnd w:id="1377"/>
      <w:bookmarkStart w:id="1378" w:name="_Toc507794294"/>
      <w:bookmarkEnd w:id="1378"/>
      <w:bookmarkStart w:id="1379" w:name="_Toc507794344"/>
      <w:bookmarkEnd w:id="1379"/>
      <w:bookmarkStart w:id="1380" w:name="_Toc507794343"/>
      <w:bookmarkEnd w:id="1380"/>
      <w:bookmarkStart w:id="1381" w:name="_Toc507794327"/>
      <w:bookmarkEnd w:id="1381"/>
      <w:bookmarkStart w:id="1382" w:name="_Toc507794330"/>
      <w:bookmarkEnd w:id="1382"/>
      <w:bookmarkStart w:id="1383" w:name="_Toc507794309"/>
      <w:bookmarkEnd w:id="1383"/>
      <w:bookmarkStart w:id="1384" w:name="_Toc507794359"/>
      <w:bookmarkEnd w:id="1384"/>
      <w:bookmarkStart w:id="1385" w:name="_Toc507794252"/>
      <w:bookmarkEnd w:id="1385"/>
      <w:bookmarkStart w:id="1386" w:name="_Toc507794283"/>
      <w:bookmarkEnd w:id="1386"/>
      <w:bookmarkStart w:id="1387" w:name="_Toc507794366"/>
      <w:bookmarkEnd w:id="1387"/>
      <w:bookmarkStart w:id="1388" w:name="_Toc507794326"/>
      <w:bookmarkEnd w:id="1388"/>
      <w:bookmarkStart w:id="1389" w:name="_Toc507794357"/>
      <w:bookmarkEnd w:id="1389"/>
      <w:bookmarkStart w:id="1390" w:name="_Toc507794333"/>
      <w:bookmarkEnd w:id="1390"/>
      <w:bookmarkStart w:id="1391" w:name="_Toc507794388"/>
      <w:bookmarkEnd w:id="1391"/>
      <w:bookmarkStart w:id="1392" w:name="_Toc507794308"/>
      <w:bookmarkEnd w:id="1392"/>
      <w:bookmarkStart w:id="1393" w:name="_Toc507794286"/>
      <w:bookmarkEnd w:id="1393"/>
      <w:bookmarkStart w:id="1394" w:name="_Toc507794322"/>
      <w:bookmarkEnd w:id="1394"/>
      <w:bookmarkStart w:id="1395" w:name="_Toc507794319"/>
      <w:bookmarkEnd w:id="1395"/>
      <w:bookmarkStart w:id="1396" w:name="_Toc507794288"/>
      <w:bookmarkEnd w:id="1396"/>
      <w:bookmarkStart w:id="1397" w:name="_Toc507794396"/>
      <w:bookmarkEnd w:id="1397"/>
      <w:bookmarkStart w:id="1398" w:name="_Toc507794338"/>
      <w:bookmarkEnd w:id="1398"/>
      <w:bookmarkStart w:id="1399" w:name="_Toc507794295"/>
      <w:bookmarkEnd w:id="1399"/>
      <w:bookmarkStart w:id="1400" w:name="_Toc507794342"/>
      <w:bookmarkEnd w:id="1400"/>
      <w:bookmarkStart w:id="1401" w:name="_Toc507794377"/>
      <w:bookmarkEnd w:id="1401"/>
      <w:bookmarkStart w:id="1402" w:name="_Toc507794332"/>
      <w:bookmarkEnd w:id="1402"/>
      <w:bookmarkStart w:id="1403" w:name="_Toc507794354"/>
      <w:bookmarkEnd w:id="1403"/>
      <w:bookmarkStart w:id="1404" w:name="_Toc507794302"/>
      <w:bookmarkEnd w:id="1404"/>
      <w:bookmarkStart w:id="1405" w:name="_Toc507794310"/>
      <w:bookmarkEnd w:id="1405"/>
      <w:bookmarkStart w:id="1406" w:name="_Toc507794307"/>
      <w:bookmarkEnd w:id="1406"/>
      <w:bookmarkStart w:id="1407" w:name="_Toc507794360"/>
      <w:bookmarkEnd w:id="1407"/>
      <w:bookmarkStart w:id="1408" w:name="_Toc507794386"/>
      <w:bookmarkEnd w:id="1408"/>
      <w:bookmarkStart w:id="1409" w:name="_Toc507794369"/>
      <w:bookmarkEnd w:id="1409"/>
      <w:bookmarkStart w:id="1410" w:name="_Toc507794311"/>
      <w:bookmarkEnd w:id="1410"/>
      <w:bookmarkStart w:id="1411" w:name="_Toc507794380"/>
      <w:bookmarkEnd w:id="1411"/>
      <w:bookmarkStart w:id="1412" w:name="_Toc507794323"/>
      <w:bookmarkEnd w:id="1412"/>
      <w:bookmarkStart w:id="1413" w:name="_Toc507794390"/>
      <w:bookmarkEnd w:id="1413"/>
      <w:bookmarkStart w:id="1414" w:name="_Toc507794280"/>
      <w:bookmarkEnd w:id="1414"/>
      <w:bookmarkStart w:id="1415" w:name="_Toc507794341"/>
      <w:bookmarkEnd w:id="1415"/>
      <w:bookmarkStart w:id="1416" w:name="_Toc507794347"/>
      <w:bookmarkEnd w:id="1416"/>
      <w:bookmarkStart w:id="1417" w:name="_Toc507794337"/>
      <w:bookmarkEnd w:id="1417"/>
      <w:bookmarkStart w:id="1418" w:name="_Toc507794335"/>
      <w:bookmarkEnd w:id="1418"/>
      <w:bookmarkStart w:id="1419" w:name="_Toc507794426"/>
      <w:bookmarkEnd w:id="1419"/>
      <w:bookmarkStart w:id="1420" w:name="_Toc507794389"/>
      <w:bookmarkEnd w:id="1420"/>
      <w:bookmarkStart w:id="1421" w:name="_Toc507794365"/>
      <w:bookmarkEnd w:id="1421"/>
      <w:bookmarkStart w:id="1422" w:name="_Toc507794352"/>
      <w:bookmarkEnd w:id="1422"/>
      <w:bookmarkStart w:id="1423" w:name="_Toc507794383"/>
      <w:bookmarkEnd w:id="1423"/>
      <w:bookmarkStart w:id="1424" w:name="_Toc507794316"/>
      <w:bookmarkEnd w:id="1424"/>
      <w:bookmarkStart w:id="1425" w:name="_Toc507794349"/>
      <w:bookmarkEnd w:id="1425"/>
      <w:bookmarkStart w:id="1426" w:name="_Toc507794408"/>
      <w:bookmarkEnd w:id="1426"/>
      <w:bookmarkStart w:id="1427" w:name="_Toc507794348"/>
      <w:bookmarkEnd w:id="1427"/>
      <w:bookmarkStart w:id="1428" w:name="_Toc507794384"/>
      <w:bookmarkEnd w:id="1428"/>
      <w:bookmarkStart w:id="1429" w:name="_Toc507794336"/>
      <w:bookmarkEnd w:id="1429"/>
      <w:bookmarkStart w:id="1430" w:name="_Toc507794334"/>
      <w:bookmarkEnd w:id="1430"/>
      <w:bookmarkStart w:id="1431" w:name="_Toc507794313"/>
      <w:bookmarkEnd w:id="1431"/>
      <w:bookmarkStart w:id="1432" w:name="_Toc507794382"/>
      <w:bookmarkEnd w:id="1432"/>
      <w:bookmarkStart w:id="1433" w:name="_Toc507794422"/>
      <w:bookmarkEnd w:id="1433"/>
      <w:bookmarkStart w:id="1434" w:name="_Toc507794409"/>
      <w:bookmarkEnd w:id="1434"/>
      <w:bookmarkStart w:id="1435" w:name="_Toc507794395"/>
      <w:bookmarkEnd w:id="1435"/>
      <w:bookmarkStart w:id="1436" w:name="_Toc507794351"/>
      <w:bookmarkEnd w:id="1436"/>
      <w:bookmarkStart w:id="1437" w:name="_Toc507794432"/>
      <w:bookmarkEnd w:id="1437"/>
      <w:bookmarkStart w:id="1438" w:name="_Toc507794399"/>
      <w:bookmarkEnd w:id="1438"/>
      <w:bookmarkStart w:id="1439" w:name="_Toc507794398"/>
      <w:bookmarkEnd w:id="1439"/>
      <w:bookmarkStart w:id="1440" w:name="_Toc507794414"/>
      <w:bookmarkEnd w:id="1440"/>
      <w:bookmarkStart w:id="1441" w:name="_Toc507794340"/>
      <w:bookmarkEnd w:id="1441"/>
      <w:bookmarkStart w:id="1442" w:name="_Toc507794355"/>
      <w:bookmarkEnd w:id="1442"/>
      <w:bookmarkStart w:id="1443" w:name="_Toc507794362"/>
      <w:bookmarkEnd w:id="1443"/>
      <w:bookmarkStart w:id="1444" w:name="_Toc507794376"/>
      <w:bookmarkEnd w:id="1444"/>
      <w:bookmarkStart w:id="1445" w:name="_Toc507794424"/>
      <w:bookmarkEnd w:id="1445"/>
      <w:bookmarkStart w:id="1446" w:name="_Toc507794312"/>
      <w:bookmarkEnd w:id="1446"/>
      <w:bookmarkStart w:id="1447" w:name="_Toc507794403"/>
      <w:bookmarkEnd w:id="1447"/>
      <w:bookmarkStart w:id="1448" w:name="_Toc507794361"/>
      <w:bookmarkEnd w:id="1448"/>
      <w:bookmarkStart w:id="1449" w:name="_Toc507794387"/>
      <w:bookmarkEnd w:id="1449"/>
      <w:bookmarkStart w:id="1450" w:name="_Toc507794379"/>
      <w:bookmarkEnd w:id="1450"/>
      <w:bookmarkStart w:id="1451" w:name="_Toc507794324"/>
      <w:bookmarkEnd w:id="1451"/>
      <w:bookmarkStart w:id="1452" w:name="_Toc507794394"/>
      <w:bookmarkEnd w:id="1452"/>
      <w:bookmarkStart w:id="1453" w:name="_Toc507794317"/>
      <w:bookmarkEnd w:id="1453"/>
      <w:bookmarkStart w:id="1454" w:name="_Toc507794419"/>
      <w:bookmarkEnd w:id="1454"/>
      <w:bookmarkStart w:id="1455" w:name="_Toc507794406"/>
      <w:bookmarkEnd w:id="1455"/>
      <w:bookmarkStart w:id="1456" w:name="_Toc507794353"/>
      <w:bookmarkEnd w:id="1456"/>
      <w:bookmarkStart w:id="1457" w:name="_Toc507794339"/>
      <w:bookmarkEnd w:id="1457"/>
      <w:bookmarkStart w:id="1458" w:name="_Toc507794385"/>
      <w:bookmarkEnd w:id="1458"/>
      <w:bookmarkStart w:id="1459" w:name="_Toc507794368"/>
      <w:bookmarkEnd w:id="1459"/>
      <w:bookmarkStart w:id="1460" w:name="_Toc507794407"/>
      <w:bookmarkEnd w:id="1460"/>
      <w:bookmarkStart w:id="1461" w:name="_Toc507794393"/>
      <w:bookmarkEnd w:id="1461"/>
      <w:bookmarkStart w:id="1462" w:name="_Toc507794585"/>
      <w:bookmarkEnd w:id="1462"/>
      <w:bookmarkStart w:id="1463" w:name="_Toc507794427"/>
      <w:bookmarkEnd w:id="1463"/>
      <w:bookmarkStart w:id="1464" w:name="_Toc507794329"/>
      <w:bookmarkEnd w:id="1464"/>
      <w:bookmarkStart w:id="1465" w:name="_Toc507794381"/>
      <w:bookmarkEnd w:id="1465"/>
      <w:bookmarkStart w:id="1466" w:name="_Toc507794371"/>
      <w:bookmarkEnd w:id="1466"/>
      <w:bookmarkStart w:id="1467" w:name="_Toc507794370"/>
      <w:bookmarkEnd w:id="1467"/>
      <w:bookmarkStart w:id="1468" w:name="_Toc507794479"/>
      <w:bookmarkEnd w:id="1468"/>
      <w:bookmarkStart w:id="1469" w:name="_Toc507794624"/>
      <w:bookmarkEnd w:id="1469"/>
      <w:bookmarkStart w:id="1470" w:name="_Toc507794595"/>
      <w:bookmarkEnd w:id="1470"/>
      <w:bookmarkStart w:id="1471" w:name="_Toc507794397"/>
      <w:bookmarkEnd w:id="1471"/>
      <w:bookmarkStart w:id="1472" w:name="_Toc507794356"/>
      <w:bookmarkEnd w:id="1472"/>
      <w:bookmarkStart w:id="1473" w:name="_Toc507794400"/>
      <w:bookmarkEnd w:id="1473"/>
      <w:bookmarkStart w:id="1474" w:name="_Toc507794592"/>
      <w:bookmarkEnd w:id="1474"/>
      <w:bookmarkStart w:id="1475" w:name="_Toc507794412"/>
      <w:bookmarkEnd w:id="1475"/>
      <w:bookmarkStart w:id="1476" w:name="_Toc507794484"/>
      <w:bookmarkEnd w:id="1476"/>
      <w:bookmarkStart w:id="1477" w:name="_Toc507794496"/>
      <w:bookmarkEnd w:id="1477"/>
      <w:bookmarkStart w:id="1478" w:name="_Toc507794606"/>
      <w:bookmarkEnd w:id="1478"/>
      <w:bookmarkStart w:id="1479" w:name="_Toc507794363"/>
      <w:bookmarkEnd w:id="1479"/>
      <w:bookmarkStart w:id="1480" w:name="_Toc507794567"/>
      <w:bookmarkEnd w:id="1480"/>
      <w:bookmarkStart w:id="1481" w:name="_Toc507794582"/>
      <w:bookmarkEnd w:id="1481"/>
      <w:bookmarkStart w:id="1482" w:name="_Toc507794372"/>
      <w:bookmarkEnd w:id="1482"/>
      <w:bookmarkStart w:id="1483" w:name="_Toc507794430"/>
      <w:bookmarkEnd w:id="1483"/>
      <w:bookmarkStart w:id="1484" w:name="_Toc507794642"/>
      <w:bookmarkEnd w:id="1484"/>
      <w:bookmarkStart w:id="1485" w:name="_Toc507794619"/>
      <w:bookmarkEnd w:id="1485"/>
      <w:bookmarkStart w:id="1486" w:name="_Toc507794392"/>
      <w:bookmarkEnd w:id="1486"/>
      <w:bookmarkStart w:id="1487" w:name="_Toc507794367"/>
      <w:bookmarkEnd w:id="1487"/>
      <w:bookmarkStart w:id="1488" w:name="_Toc507794594"/>
      <w:bookmarkEnd w:id="1488"/>
      <w:bookmarkStart w:id="1489" w:name="_Toc507794346"/>
      <w:bookmarkEnd w:id="1489"/>
      <w:bookmarkStart w:id="1490" w:name="_Toc507794566"/>
      <w:bookmarkEnd w:id="1490"/>
      <w:bookmarkStart w:id="1491" w:name="_Toc507794345"/>
      <w:bookmarkEnd w:id="1491"/>
      <w:bookmarkStart w:id="1492" w:name="_Toc507794621"/>
      <w:bookmarkEnd w:id="1492"/>
      <w:bookmarkStart w:id="1493" w:name="_Toc507794633"/>
      <w:bookmarkEnd w:id="1493"/>
      <w:bookmarkStart w:id="1494" w:name="_Toc507794535"/>
      <w:bookmarkEnd w:id="1494"/>
      <w:bookmarkStart w:id="1495" w:name="_Toc507794378"/>
      <w:bookmarkEnd w:id="1495"/>
      <w:bookmarkStart w:id="1496" w:name="_Toc507794428"/>
      <w:bookmarkEnd w:id="1496"/>
      <w:bookmarkStart w:id="1497" w:name="_Toc507794622"/>
      <w:bookmarkEnd w:id="1497"/>
      <w:bookmarkStart w:id="1498" w:name="_Toc507794590"/>
      <w:bookmarkEnd w:id="1498"/>
      <w:bookmarkStart w:id="1499" w:name="_Toc507794583"/>
      <w:bookmarkEnd w:id="1499"/>
      <w:bookmarkStart w:id="1500" w:name="_Toc507794593"/>
      <w:bookmarkEnd w:id="1500"/>
      <w:bookmarkStart w:id="1501" w:name="_Toc507794404"/>
      <w:bookmarkEnd w:id="1501"/>
      <w:bookmarkStart w:id="1502" w:name="_Toc507794572"/>
      <w:bookmarkEnd w:id="1502"/>
      <w:bookmarkStart w:id="1503" w:name="_Toc507794645"/>
      <w:bookmarkEnd w:id="1503"/>
      <w:bookmarkStart w:id="1504" w:name="_Toc507794589"/>
      <w:bookmarkEnd w:id="1504"/>
      <w:bookmarkStart w:id="1505" w:name="_Toc507794651"/>
      <w:bookmarkEnd w:id="1505"/>
      <w:bookmarkStart w:id="1506" w:name="_Toc507794600"/>
      <w:bookmarkEnd w:id="1506"/>
      <w:bookmarkStart w:id="1507" w:name="_Toc507794565"/>
      <w:bookmarkEnd w:id="1507"/>
      <w:bookmarkStart w:id="1508" w:name="_Toc507794420"/>
      <w:bookmarkEnd w:id="1508"/>
      <w:bookmarkStart w:id="1509" w:name="_Toc507794417"/>
      <w:bookmarkEnd w:id="1509"/>
      <w:bookmarkStart w:id="1510" w:name="_Toc507794548"/>
      <w:bookmarkEnd w:id="1510"/>
      <w:bookmarkStart w:id="1511" w:name="_Toc507794639"/>
      <w:bookmarkEnd w:id="1511"/>
      <w:bookmarkStart w:id="1512" w:name="_Toc507794573"/>
      <w:bookmarkEnd w:id="1512"/>
      <w:bookmarkStart w:id="1513" w:name="_Toc507794545"/>
      <w:bookmarkEnd w:id="1513"/>
      <w:bookmarkStart w:id="1514" w:name="_Toc507794615"/>
      <w:bookmarkEnd w:id="1514"/>
      <w:bookmarkStart w:id="1515" w:name="_Toc507794568"/>
      <w:bookmarkEnd w:id="1515"/>
      <w:bookmarkStart w:id="1516" w:name="_Toc507794632"/>
      <w:bookmarkEnd w:id="1516"/>
      <w:bookmarkStart w:id="1517" w:name="_Toc507794610"/>
      <w:bookmarkEnd w:id="1517"/>
      <w:bookmarkStart w:id="1518" w:name="_Toc507794405"/>
      <w:bookmarkEnd w:id="1518"/>
      <w:bookmarkStart w:id="1519" w:name="_Toc507794391"/>
      <w:bookmarkEnd w:id="1519"/>
      <w:bookmarkStart w:id="1520" w:name="_Toc507794564"/>
      <w:bookmarkEnd w:id="1520"/>
      <w:bookmarkStart w:id="1521" w:name="_Toc507794401"/>
      <w:bookmarkEnd w:id="1521"/>
      <w:bookmarkStart w:id="1522" w:name="_Toc507794577"/>
      <w:bookmarkEnd w:id="1522"/>
      <w:bookmarkStart w:id="1523" w:name="_Toc507794601"/>
      <w:bookmarkEnd w:id="1523"/>
      <w:bookmarkStart w:id="1524" w:name="_Toc507794620"/>
      <w:bookmarkEnd w:id="1524"/>
      <w:bookmarkStart w:id="1525" w:name="_Toc507794646"/>
      <w:bookmarkEnd w:id="1525"/>
      <w:bookmarkStart w:id="1526" w:name="_Toc507794536"/>
      <w:bookmarkEnd w:id="1526"/>
      <w:bookmarkStart w:id="1527" w:name="_Toc507794665"/>
      <w:bookmarkEnd w:id="1527"/>
      <w:bookmarkStart w:id="1528" w:name="_Toc507794576"/>
      <w:bookmarkEnd w:id="1528"/>
      <w:bookmarkStart w:id="1529" w:name="_Toc507794612"/>
      <w:bookmarkEnd w:id="1529"/>
      <w:bookmarkStart w:id="1530" w:name="_Toc507794598"/>
      <w:bookmarkEnd w:id="1530"/>
      <w:bookmarkStart w:id="1531" w:name="_Toc507794563"/>
      <w:bookmarkEnd w:id="1531"/>
      <w:bookmarkStart w:id="1532" w:name="_Toc507794668"/>
      <w:bookmarkEnd w:id="1532"/>
      <w:bookmarkStart w:id="1533" w:name="_Toc507794603"/>
      <w:bookmarkEnd w:id="1533"/>
      <w:bookmarkStart w:id="1534" w:name="_Toc507794605"/>
      <w:bookmarkEnd w:id="1534"/>
      <w:bookmarkStart w:id="1535" w:name="_Toc507794631"/>
      <w:bookmarkEnd w:id="1535"/>
      <w:bookmarkStart w:id="1536" w:name="_Toc507794604"/>
      <w:bookmarkEnd w:id="1536"/>
      <w:bookmarkStart w:id="1537" w:name="_Toc507794638"/>
      <w:bookmarkEnd w:id="1537"/>
      <w:bookmarkStart w:id="1538" w:name="_Toc507794625"/>
      <w:bookmarkEnd w:id="1538"/>
      <w:bookmarkStart w:id="1539" w:name="_Toc507794662"/>
      <w:bookmarkEnd w:id="1539"/>
      <w:bookmarkStart w:id="1540" w:name="_Toc507794683"/>
      <w:bookmarkEnd w:id="1540"/>
      <w:bookmarkStart w:id="1541" w:name="_Toc507794649"/>
      <w:bookmarkEnd w:id="1541"/>
      <w:bookmarkStart w:id="1542" w:name="_Toc507794584"/>
      <w:bookmarkEnd w:id="1542"/>
      <w:bookmarkStart w:id="1543" w:name="_Toc507794562"/>
      <w:bookmarkEnd w:id="1543"/>
      <w:bookmarkStart w:id="1544" w:name="_Toc507794574"/>
      <w:bookmarkEnd w:id="1544"/>
      <w:bookmarkStart w:id="1545" w:name="_Toc507794650"/>
      <w:bookmarkEnd w:id="1545"/>
      <w:bookmarkStart w:id="1546" w:name="_Toc507794653"/>
      <w:bookmarkEnd w:id="1546"/>
      <w:bookmarkStart w:id="1547" w:name="_Toc507794652"/>
      <w:bookmarkEnd w:id="1547"/>
      <w:bookmarkStart w:id="1548" w:name="_Toc507794629"/>
      <w:bookmarkEnd w:id="1548"/>
      <w:bookmarkStart w:id="1549" w:name="_Toc507794674"/>
      <w:bookmarkEnd w:id="1549"/>
      <w:bookmarkStart w:id="1550" w:name="_Toc507794614"/>
      <w:bookmarkEnd w:id="1550"/>
      <w:bookmarkStart w:id="1551" w:name="_Toc507794579"/>
      <w:bookmarkEnd w:id="1551"/>
      <w:bookmarkStart w:id="1552" w:name="_Toc507794613"/>
      <w:bookmarkEnd w:id="1552"/>
      <w:bookmarkStart w:id="1553" w:name="_Toc507794697"/>
      <w:bookmarkEnd w:id="1553"/>
      <w:bookmarkStart w:id="1554" w:name="_Toc507794640"/>
      <w:bookmarkEnd w:id="1554"/>
      <w:bookmarkStart w:id="1555" w:name="_Toc507794666"/>
      <w:bookmarkEnd w:id="1555"/>
      <w:bookmarkStart w:id="1556" w:name="_Toc507794677"/>
      <w:bookmarkEnd w:id="1556"/>
      <w:bookmarkStart w:id="1557" w:name="_Toc507794657"/>
      <w:bookmarkEnd w:id="1557"/>
      <w:bookmarkStart w:id="1558" w:name="_Toc507794618"/>
      <w:bookmarkEnd w:id="1558"/>
      <w:bookmarkStart w:id="1559" w:name="_Toc507794580"/>
      <w:bookmarkEnd w:id="1559"/>
      <w:bookmarkStart w:id="1560" w:name="_Toc507794654"/>
      <w:bookmarkEnd w:id="1560"/>
      <w:bookmarkStart w:id="1561" w:name="_Toc507794635"/>
      <w:bookmarkEnd w:id="1561"/>
      <w:bookmarkStart w:id="1562" w:name="_Toc507794569"/>
      <w:bookmarkEnd w:id="1562"/>
      <w:bookmarkStart w:id="1563" w:name="_Toc507794676"/>
      <w:bookmarkEnd w:id="1563"/>
      <w:bookmarkStart w:id="1564" w:name="_Toc507794599"/>
      <w:bookmarkEnd w:id="1564"/>
      <w:bookmarkStart w:id="1565" w:name="_Toc507794643"/>
      <w:bookmarkEnd w:id="1565"/>
      <w:bookmarkStart w:id="1566" w:name="_Toc507794597"/>
      <w:bookmarkEnd w:id="1566"/>
      <w:bookmarkStart w:id="1567" w:name="_Toc507794648"/>
      <w:bookmarkEnd w:id="1567"/>
      <w:bookmarkStart w:id="1568" w:name="_Toc507794704"/>
      <w:bookmarkEnd w:id="1568"/>
      <w:bookmarkStart w:id="1569" w:name="_Toc507794706"/>
      <w:bookmarkEnd w:id="1569"/>
      <w:bookmarkStart w:id="1570" w:name="_Toc507794623"/>
      <w:bookmarkEnd w:id="1570"/>
      <w:bookmarkStart w:id="1571" w:name="_Toc507794700"/>
      <w:bookmarkEnd w:id="1571"/>
      <w:bookmarkStart w:id="1572" w:name="_Toc507794702"/>
      <w:bookmarkEnd w:id="1572"/>
      <w:bookmarkStart w:id="1573" w:name="_Toc507794663"/>
      <w:bookmarkEnd w:id="1573"/>
      <w:bookmarkStart w:id="1574" w:name="_Toc507794628"/>
      <w:bookmarkEnd w:id="1574"/>
      <w:bookmarkStart w:id="1575" w:name="_Toc507794587"/>
      <w:bookmarkEnd w:id="1575"/>
      <w:bookmarkStart w:id="1576" w:name="_Toc507794647"/>
      <w:bookmarkEnd w:id="1576"/>
      <w:bookmarkStart w:id="1577" w:name="_Toc507794644"/>
      <w:bookmarkEnd w:id="1577"/>
      <w:bookmarkStart w:id="1578" w:name="_Toc507794671"/>
      <w:bookmarkEnd w:id="1578"/>
      <w:bookmarkStart w:id="1579" w:name="_Toc507794684"/>
      <w:bookmarkEnd w:id="1579"/>
      <w:bookmarkStart w:id="1580" w:name="_Toc507794596"/>
      <w:bookmarkEnd w:id="1580"/>
      <w:bookmarkStart w:id="1581" w:name="_Toc507794716"/>
      <w:bookmarkEnd w:id="1581"/>
      <w:bookmarkStart w:id="1582" w:name="_Toc507794682"/>
      <w:bookmarkEnd w:id="1582"/>
      <w:bookmarkStart w:id="1583" w:name="_Toc507794608"/>
      <w:bookmarkEnd w:id="1583"/>
      <w:bookmarkStart w:id="1584" w:name="_Toc507794607"/>
      <w:bookmarkEnd w:id="1584"/>
      <w:bookmarkStart w:id="1585" w:name="_Toc507794719"/>
      <w:bookmarkEnd w:id="1585"/>
      <w:bookmarkStart w:id="1586" w:name="_Toc507794617"/>
      <w:bookmarkEnd w:id="1586"/>
      <w:bookmarkStart w:id="1587" w:name="_Toc507794575"/>
      <w:bookmarkEnd w:id="1587"/>
      <w:bookmarkStart w:id="1588" w:name="_Toc507794687"/>
      <w:bookmarkEnd w:id="1588"/>
      <w:bookmarkStart w:id="1589" w:name="_Toc507794664"/>
      <w:bookmarkEnd w:id="1589"/>
      <w:bookmarkStart w:id="1590" w:name="_Toc507794616"/>
      <w:bookmarkEnd w:id="1590"/>
      <w:bookmarkStart w:id="1591" w:name="_Toc507794669"/>
      <w:bookmarkEnd w:id="1591"/>
      <w:bookmarkStart w:id="1592" w:name="_Toc507794658"/>
      <w:bookmarkEnd w:id="1592"/>
      <w:bookmarkStart w:id="1593" w:name="_Toc507794630"/>
      <w:bookmarkEnd w:id="1593"/>
      <w:bookmarkStart w:id="1594" w:name="_Toc507794667"/>
      <w:bookmarkEnd w:id="1594"/>
      <w:bookmarkStart w:id="1595" w:name="_Toc507794636"/>
      <w:bookmarkEnd w:id="1595"/>
      <w:bookmarkStart w:id="1596" w:name="_Toc507794626"/>
      <w:bookmarkEnd w:id="1596"/>
      <w:bookmarkStart w:id="1597" w:name="_Toc507794695"/>
      <w:bookmarkEnd w:id="1597"/>
      <w:bookmarkStart w:id="1598" w:name="_Toc507794634"/>
      <w:bookmarkEnd w:id="1598"/>
      <w:bookmarkStart w:id="1599" w:name="_Toc507794602"/>
      <w:bookmarkEnd w:id="1599"/>
      <w:bookmarkStart w:id="1600" w:name="_Toc507794655"/>
      <w:bookmarkEnd w:id="1600"/>
      <w:bookmarkStart w:id="1601" w:name="_Toc507794711"/>
      <w:bookmarkEnd w:id="1601"/>
      <w:bookmarkStart w:id="1602" w:name="_Toc507794715"/>
      <w:bookmarkEnd w:id="1602"/>
      <w:bookmarkStart w:id="1603" w:name="_Toc507794720"/>
      <w:bookmarkEnd w:id="1603"/>
      <w:bookmarkStart w:id="1604" w:name="_Toc507794637"/>
      <w:bookmarkEnd w:id="1604"/>
      <w:bookmarkStart w:id="1605" w:name="_Toc507794656"/>
      <w:bookmarkEnd w:id="1605"/>
      <w:bookmarkStart w:id="1606" w:name="_Toc507794609"/>
      <w:bookmarkEnd w:id="1606"/>
      <w:bookmarkStart w:id="1607" w:name="_Toc507794627"/>
      <w:bookmarkEnd w:id="1607"/>
      <w:bookmarkStart w:id="1608" w:name="_Toc507794670"/>
      <w:bookmarkEnd w:id="1608"/>
      <w:bookmarkStart w:id="1609" w:name="_Toc507794723"/>
      <w:bookmarkEnd w:id="1609"/>
      <w:bookmarkStart w:id="1610" w:name="_Toc507794641"/>
      <w:bookmarkEnd w:id="1610"/>
      <w:bookmarkStart w:id="1611" w:name="_Toc507794688"/>
      <w:bookmarkEnd w:id="1611"/>
      <w:bookmarkStart w:id="1612" w:name="_Toc507794672"/>
      <w:bookmarkEnd w:id="1612"/>
      <w:bookmarkStart w:id="1613" w:name="_Toc507794782"/>
      <w:bookmarkEnd w:id="1613"/>
      <w:bookmarkStart w:id="1614" w:name="_Toc507794733"/>
      <w:bookmarkEnd w:id="1614"/>
      <w:bookmarkStart w:id="1615" w:name="_Toc507794680"/>
      <w:bookmarkEnd w:id="1615"/>
      <w:bookmarkStart w:id="1616" w:name="_Toc507794717"/>
      <w:bookmarkEnd w:id="1616"/>
      <w:bookmarkStart w:id="1617" w:name="_Toc507794698"/>
      <w:bookmarkEnd w:id="1617"/>
      <w:bookmarkStart w:id="1618" w:name="_Toc507794705"/>
      <w:bookmarkEnd w:id="1618"/>
      <w:bookmarkStart w:id="1619" w:name="_Toc507794735"/>
      <w:bookmarkEnd w:id="1619"/>
      <w:bookmarkStart w:id="1620" w:name="_Toc507794710"/>
      <w:bookmarkEnd w:id="1620"/>
      <w:bookmarkStart w:id="1621" w:name="_Toc507794742"/>
      <w:bookmarkEnd w:id="1621"/>
      <w:bookmarkStart w:id="1622" w:name="_Toc507794767"/>
      <w:bookmarkEnd w:id="1622"/>
      <w:bookmarkStart w:id="1623" w:name="_Toc507794712"/>
      <w:bookmarkEnd w:id="1623"/>
      <w:bookmarkStart w:id="1624" w:name="_Toc507794758"/>
      <w:bookmarkEnd w:id="1624"/>
      <w:bookmarkStart w:id="1625" w:name="_Toc507794750"/>
      <w:bookmarkEnd w:id="1625"/>
      <w:bookmarkStart w:id="1626" w:name="_Toc507794726"/>
      <w:bookmarkEnd w:id="1626"/>
      <w:bookmarkStart w:id="1627" w:name="_Toc507794747"/>
      <w:bookmarkEnd w:id="1627"/>
      <w:bookmarkStart w:id="1628" w:name="_Toc507794675"/>
      <w:bookmarkEnd w:id="1628"/>
      <w:bookmarkStart w:id="1629" w:name="_Toc507794745"/>
      <w:bookmarkEnd w:id="1629"/>
      <w:bookmarkStart w:id="1630" w:name="_Toc507794660"/>
      <w:bookmarkEnd w:id="1630"/>
      <w:bookmarkStart w:id="1631" w:name="_Toc507794611"/>
      <w:bookmarkEnd w:id="1631"/>
      <w:bookmarkStart w:id="1632" w:name="_Toc507794693"/>
      <w:bookmarkEnd w:id="1632"/>
      <w:bookmarkStart w:id="1633" w:name="_Toc507794718"/>
      <w:bookmarkEnd w:id="1633"/>
      <w:bookmarkStart w:id="1634" w:name="_Toc507794659"/>
      <w:bookmarkEnd w:id="1634"/>
      <w:bookmarkStart w:id="1635" w:name="_Toc507794721"/>
      <w:bookmarkEnd w:id="1635"/>
      <w:bookmarkStart w:id="1636" w:name="_Toc507794690"/>
      <w:bookmarkEnd w:id="1636"/>
      <w:bookmarkStart w:id="1637" w:name="_Toc507794746"/>
      <w:bookmarkEnd w:id="1637"/>
      <w:bookmarkStart w:id="1638" w:name="_Toc507794741"/>
      <w:bookmarkEnd w:id="1638"/>
      <w:bookmarkStart w:id="1639" w:name="_Toc507794713"/>
      <w:bookmarkEnd w:id="1639"/>
      <w:bookmarkStart w:id="1640" w:name="_Toc507794679"/>
      <w:bookmarkEnd w:id="1640"/>
      <w:bookmarkStart w:id="1641" w:name="_Toc507794686"/>
      <w:bookmarkEnd w:id="1641"/>
      <w:bookmarkStart w:id="1642" w:name="_Toc507794673"/>
      <w:bookmarkEnd w:id="1642"/>
      <w:bookmarkStart w:id="1643" w:name="_Toc507794761"/>
      <w:bookmarkEnd w:id="1643"/>
      <w:bookmarkStart w:id="1644" w:name="_Toc507794699"/>
      <w:bookmarkEnd w:id="1644"/>
      <w:bookmarkStart w:id="1645" w:name="_Toc507794766"/>
      <w:bookmarkEnd w:id="1645"/>
      <w:bookmarkStart w:id="1646" w:name="_Toc507794708"/>
      <w:bookmarkEnd w:id="1646"/>
      <w:bookmarkStart w:id="1647" w:name="_Toc507794748"/>
      <w:bookmarkEnd w:id="1647"/>
      <w:bookmarkStart w:id="1648" w:name="_Toc507794703"/>
      <w:bookmarkEnd w:id="1648"/>
      <w:bookmarkStart w:id="1649" w:name="_Toc507794714"/>
      <w:bookmarkEnd w:id="1649"/>
      <w:bookmarkStart w:id="1650" w:name="_Toc507794681"/>
      <w:bookmarkEnd w:id="1650"/>
      <w:bookmarkStart w:id="1651" w:name="_Toc507794685"/>
      <w:bookmarkEnd w:id="1651"/>
      <w:bookmarkStart w:id="1652" w:name="_Toc507794728"/>
      <w:bookmarkEnd w:id="1652"/>
      <w:bookmarkStart w:id="1653" w:name="_Toc507794765"/>
      <w:bookmarkEnd w:id="1653"/>
      <w:bookmarkStart w:id="1654" w:name="_Toc507794692"/>
      <w:bookmarkEnd w:id="1654"/>
      <w:bookmarkStart w:id="1655" w:name="_Toc507794828"/>
      <w:bookmarkEnd w:id="1655"/>
      <w:bookmarkStart w:id="1656" w:name="_Toc507794738"/>
      <w:bookmarkEnd w:id="1656"/>
      <w:bookmarkStart w:id="1657" w:name="_Toc507794709"/>
      <w:bookmarkEnd w:id="1657"/>
      <w:bookmarkStart w:id="1658" w:name="_Toc507794774"/>
      <w:bookmarkEnd w:id="1658"/>
      <w:bookmarkStart w:id="1659" w:name="_Toc507794754"/>
      <w:bookmarkEnd w:id="1659"/>
      <w:bookmarkStart w:id="1660" w:name="_Toc507794740"/>
      <w:bookmarkEnd w:id="1660"/>
      <w:bookmarkStart w:id="1661" w:name="_Toc507794732"/>
      <w:bookmarkEnd w:id="1661"/>
      <w:bookmarkStart w:id="1662" w:name="_Toc507794802"/>
      <w:bookmarkEnd w:id="1662"/>
      <w:bookmarkStart w:id="1663" w:name="_Toc507794725"/>
      <w:bookmarkEnd w:id="1663"/>
      <w:bookmarkStart w:id="1664" w:name="_Toc507794755"/>
      <w:bookmarkEnd w:id="1664"/>
      <w:bookmarkStart w:id="1665" w:name="_Toc507794789"/>
      <w:bookmarkEnd w:id="1665"/>
      <w:bookmarkStart w:id="1666" w:name="_Toc507794737"/>
      <w:bookmarkEnd w:id="1666"/>
      <w:bookmarkStart w:id="1667" w:name="_Toc507794751"/>
      <w:bookmarkEnd w:id="1667"/>
      <w:bookmarkStart w:id="1668" w:name="_Toc507794772"/>
      <w:bookmarkEnd w:id="1668"/>
      <w:bookmarkStart w:id="1669" w:name="_Toc507794752"/>
      <w:bookmarkEnd w:id="1669"/>
      <w:bookmarkStart w:id="1670" w:name="_Toc507794739"/>
      <w:bookmarkEnd w:id="1670"/>
      <w:bookmarkStart w:id="1671" w:name="_Toc507794724"/>
      <w:bookmarkEnd w:id="1671"/>
      <w:bookmarkStart w:id="1672" w:name="_Toc507794734"/>
      <w:bookmarkEnd w:id="1672"/>
      <w:bookmarkStart w:id="1673" w:name="_Toc507794768"/>
      <w:bookmarkEnd w:id="1673"/>
      <w:bookmarkStart w:id="1674" w:name="_Toc507794691"/>
      <w:bookmarkEnd w:id="1674"/>
      <w:bookmarkStart w:id="1675" w:name="_Toc507794749"/>
      <w:bookmarkEnd w:id="1675"/>
      <w:bookmarkStart w:id="1676" w:name="_Toc507794696"/>
      <w:bookmarkEnd w:id="1676"/>
      <w:bookmarkStart w:id="1677" w:name="_Toc507794678"/>
      <w:bookmarkEnd w:id="1677"/>
      <w:bookmarkStart w:id="1678" w:name="_Toc507794743"/>
      <w:bookmarkEnd w:id="1678"/>
      <w:bookmarkStart w:id="1679" w:name="_Toc507794707"/>
      <w:bookmarkEnd w:id="1679"/>
      <w:bookmarkStart w:id="1680" w:name="_Toc507794776"/>
      <w:bookmarkEnd w:id="1680"/>
      <w:bookmarkStart w:id="1681" w:name="_Toc507794762"/>
      <w:bookmarkEnd w:id="1681"/>
      <w:bookmarkStart w:id="1682" w:name="_Toc507794753"/>
      <w:bookmarkEnd w:id="1682"/>
      <w:bookmarkStart w:id="1683" w:name="_Toc507794800"/>
      <w:bookmarkEnd w:id="1683"/>
      <w:bookmarkStart w:id="1684" w:name="_Toc507794780"/>
      <w:bookmarkEnd w:id="1684"/>
      <w:bookmarkStart w:id="1685" w:name="_Toc507794770"/>
      <w:bookmarkEnd w:id="1685"/>
      <w:bookmarkStart w:id="1686" w:name="_Toc507794731"/>
      <w:bookmarkEnd w:id="1686"/>
      <w:bookmarkStart w:id="1687" w:name="_Toc507794689"/>
      <w:bookmarkEnd w:id="1687"/>
      <w:bookmarkStart w:id="1688" w:name="_Toc507794781"/>
      <w:bookmarkEnd w:id="1688"/>
      <w:bookmarkStart w:id="1689" w:name="_Toc507794759"/>
      <w:bookmarkEnd w:id="1689"/>
      <w:bookmarkStart w:id="1690" w:name="_Toc507794729"/>
      <w:bookmarkEnd w:id="1690"/>
      <w:bookmarkStart w:id="1691" w:name="_Toc507794730"/>
      <w:bookmarkEnd w:id="1691"/>
      <w:bookmarkStart w:id="1692" w:name="_Toc507794823"/>
      <w:bookmarkEnd w:id="1692"/>
      <w:bookmarkStart w:id="1693" w:name="_Toc507794813"/>
      <w:bookmarkEnd w:id="1693"/>
      <w:bookmarkStart w:id="1694" w:name="_Toc507794785"/>
      <w:bookmarkEnd w:id="1694"/>
      <w:bookmarkStart w:id="1695" w:name="_Toc507794771"/>
      <w:bookmarkEnd w:id="1695"/>
      <w:bookmarkStart w:id="1696" w:name="_Toc507794858"/>
      <w:bookmarkEnd w:id="1696"/>
      <w:bookmarkStart w:id="1697" w:name="_Toc507794811"/>
      <w:bookmarkEnd w:id="1697"/>
      <w:bookmarkStart w:id="1698" w:name="_Toc507794838"/>
      <w:bookmarkEnd w:id="1698"/>
      <w:bookmarkStart w:id="1699" w:name="_Toc507794855"/>
      <w:bookmarkEnd w:id="1699"/>
      <w:bookmarkStart w:id="1700" w:name="_Toc507794806"/>
      <w:bookmarkEnd w:id="1700"/>
      <w:bookmarkStart w:id="1701" w:name="_Toc507794661"/>
      <w:bookmarkEnd w:id="1701"/>
      <w:bookmarkStart w:id="1702" w:name="_Toc507794756"/>
      <w:bookmarkEnd w:id="1702"/>
      <w:bookmarkStart w:id="1703" w:name="_Toc507794744"/>
      <w:bookmarkEnd w:id="1703"/>
      <w:bookmarkStart w:id="1704" w:name="_Toc507794798"/>
      <w:bookmarkEnd w:id="1704"/>
      <w:bookmarkStart w:id="1705" w:name="_Toc507794791"/>
      <w:bookmarkEnd w:id="1705"/>
      <w:bookmarkStart w:id="1706" w:name="_Toc507794779"/>
      <w:bookmarkEnd w:id="1706"/>
      <w:bookmarkStart w:id="1707" w:name="_Toc507794760"/>
      <w:bookmarkEnd w:id="1707"/>
      <w:bookmarkStart w:id="1708" w:name="_Toc507794727"/>
      <w:bookmarkEnd w:id="1708"/>
      <w:bookmarkStart w:id="1709" w:name="_Toc507794694"/>
      <w:bookmarkEnd w:id="1709"/>
      <w:bookmarkStart w:id="1710" w:name="_Toc507794790"/>
      <w:bookmarkEnd w:id="1710"/>
      <w:bookmarkStart w:id="1711" w:name="_Toc507794736"/>
      <w:bookmarkEnd w:id="1711"/>
      <w:bookmarkStart w:id="1712" w:name="_Toc507794801"/>
      <w:bookmarkEnd w:id="1712"/>
      <w:bookmarkStart w:id="1713" w:name="_Toc507794786"/>
      <w:bookmarkEnd w:id="1713"/>
      <w:bookmarkStart w:id="1714" w:name="_Toc507794835"/>
      <w:bookmarkEnd w:id="1714"/>
      <w:bookmarkStart w:id="1715" w:name="_Toc507794701"/>
      <w:bookmarkEnd w:id="1715"/>
      <w:bookmarkStart w:id="1716" w:name="_Toc507794815"/>
      <w:bookmarkEnd w:id="1716"/>
      <w:bookmarkStart w:id="1717" w:name="_Toc507794830"/>
      <w:bookmarkEnd w:id="1717"/>
      <w:bookmarkStart w:id="1718" w:name="_Toc507794777"/>
      <w:bookmarkEnd w:id="1718"/>
      <w:bookmarkStart w:id="1719" w:name="_Toc507794817"/>
      <w:bookmarkEnd w:id="1719"/>
      <w:bookmarkStart w:id="1720" w:name="_Toc507794849"/>
      <w:bookmarkEnd w:id="1720"/>
      <w:bookmarkStart w:id="1721" w:name="_Toc507794840"/>
      <w:bookmarkEnd w:id="1721"/>
      <w:bookmarkStart w:id="1722" w:name="_Toc507794775"/>
      <w:bookmarkEnd w:id="1722"/>
      <w:bookmarkStart w:id="1723" w:name="_Toc507794870"/>
      <w:bookmarkEnd w:id="1723"/>
      <w:bookmarkStart w:id="1724" w:name="_Toc507794769"/>
      <w:bookmarkEnd w:id="1724"/>
      <w:bookmarkStart w:id="1725" w:name="_Toc507794854"/>
      <w:bookmarkEnd w:id="1725"/>
      <w:bookmarkStart w:id="1726" w:name="_Toc507794825"/>
      <w:bookmarkEnd w:id="1726"/>
      <w:bookmarkStart w:id="1727" w:name="_Toc507794804"/>
      <w:bookmarkEnd w:id="1727"/>
      <w:bookmarkStart w:id="1728" w:name="_Toc507794792"/>
      <w:bookmarkEnd w:id="1728"/>
      <w:bookmarkStart w:id="1729" w:name="_Toc507794812"/>
      <w:bookmarkEnd w:id="1729"/>
      <w:bookmarkStart w:id="1730" w:name="_Toc507794879"/>
      <w:bookmarkEnd w:id="1730"/>
      <w:bookmarkStart w:id="1731" w:name="_Toc507794763"/>
      <w:bookmarkEnd w:id="1731"/>
      <w:bookmarkStart w:id="1732" w:name="_Toc507794787"/>
      <w:bookmarkEnd w:id="1732"/>
      <w:bookmarkStart w:id="1733" w:name="_Toc507794827"/>
      <w:bookmarkEnd w:id="1733"/>
      <w:bookmarkStart w:id="1734" w:name="_Toc507794778"/>
      <w:bookmarkEnd w:id="1734"/>
      <w:bookmarkStart w:id="1735" w:name="_Toc507794843"/>
      <w:bookmarkEnd w:id="1735"/>
      <w:bookmarkStart w:id="1736" w:name="_Toc507794783"/>
      <w:bookmarkEnd w:id="1736"/>
      <w:bookmarkStart w:id="1737" w:name="_Toc507794757"/>
      <w:bookmarkEnd w:id="1737"/>
      <w:bookmarkStart w:id="1738" w:name="_Toc507794863"/>
      <w:bookmarkEnd w:id="1738"/>
      <w:bookmarkStart w:id="1739" w:name="_Toc507794722"/>
      <w:bookmarkEnd w:id="1739"/>
      <w:bookmarkStart w:id="1740" w:name="_Toc507794822"/>
      <w:bookmarkEnd w:id="1740"/>
      <w:bookmarkStart w:id="1741" w:name="_Toc507794846"/>
      <w:bookmarkEnd w:id="1741"/>
      <w:bookmarkStart w:id="1742" w:name="_Toc507794784"/>
      <w:bookmarkEnd w:id="1742"/>
      <w:bookmarkStart w:id="1743" w:name="_Toc507794795"/>
      <w:bookmarkEnd w:id="1743"/>
      <w:bookmarkStart w:id="1744" w:name="_Toc507794894"/>
      <w:bookmarkEnd w:id="1744"/>
      <w:bookmarkStart w:id="1745" w:name="_Toc507794773"/>
      <w:bookmarkEnd w:id="1745"/>
      <w:bookmarkStart w:id="1746" w:name="_Toc507794764"/>
      <w:bookmarkEnd w:id="1746"/>
      <w:bookmarkStart w:id="1747" w:name="_Toc507794831"/>
      <w:bookmarkEnd w:id="1747"/>
      <w:bookmarkStart w:id="1748" w:name="_Toc507794911"/>
      <w:bookmarkEnd w:id="1748"/>
      <w:bookmarkStart w:id="1749" w:name="_Toc507794829"/>
      <w:bookmarkEnd w:id="1749"/>
      <w:bookmarkStart w:id="1750" w:name="_Toc507794816"/>
      <w:bookmarkEnd w:id="1750"/>
      <w:bookmarkStart w:id="1751" w:name="_Toc507794841"/>
      <w:bookmarkEnd w:id="1751"/>
      <w:bookmarkStart w:id="1752" w:name="_Toc507794915"/>
      <w:bookmarkEnd w:id="1752"/>
      <w:bookmarkStart w:id="1753" w:name="_Toc507794871"/>
      <w:bookmarkEnd w:id="1753"/>
      <w:bookmarkStart w:id="1754" w:name="_Toc507794916"/>
      <w:bookmarkEnd w:id="1754"/>
      <w:bookmarkStart w:id="1755" w:name="_Toc507794847"/>
      <w:bookmarkEnd w:id="1755"/>
      <w:bookmarkStart w:id="1756" w:name="_Toc507794881"/>
      <w:bookmarkEnd w:id="1756"/>
      <w:bookmarkStart w:id="1757" w:name="_Toc507794945"/>
      <w:bookmarkEnd w:id="1757"/>
      <w:bookmarkStart w:id="1758" w:name="_Toc507794807"/>
      <w:bookmarkEnd w:id="1758"/>
      <w:bookmarkStart w:id="1759" w:name="_Toc507794809"/>
      <w:bookmarkEnd w:id="1759"/>
      <w:bookmarkStart w:id="1760" w:name="_Toc507794872"/>
      <w:bookmarkEnd w:id="1760"/>
      <w:bookmarkStart w:id="1761" w:name="_Toc507794856"/>
      <w:bookmarkEnd w:id="1761"/>
      <w:bookmarkStart w:id="1762" w:name="_Toc507794852"/>
      <w:bookmarkEnd w:id="1762"/>
      <w:bookmarkStart w:id="1763" w:name="_Toc507794877"/>
      <w:bookmarkEnd w:id="1763"/>
      <w:bookmarkStart w:id="1764" w:name="_Toc507794803"/>
      <w:bookmarkEnd w:id="1764"/>
      <w:bookmarkStart w:id="1765" w:name="_Toc507794796"/>
      <w:bookmarkEnd w:id="1765"/>
      <w:bookmarkStart w:id="1766" w:name="_Toc507794885"/>
      <w:bookmarkEnd w:id="1766"/>
      <w:bookmarkStart w:id="1767" w:name="_Toc507794836"/>
      <w:bookmarkEnd w:id="1767"/>
      <w:bookmarkStart w:id="1768" w:name="_Toc507794832"/>
      <w:bookmarkEnd w:id="1768"/>
      <w:bookmarkStart w:id="1769" w:name="_Toc507794797"/>
      <w:bookmarkEnd w:id="1769"/>
      <w:bookmarkStart w:id="1770" w:name="_Toc507794851"/>
      <w:bookmarkEnd w:id="1770"/>
      <w:bookmarkStart w:id="1771" w:name="_Toc507794810"/>
      <w:bookmarkEnd w:id="1771"/>
      <w:bookmarkStart w:id="1772" w:name="_Toc507794833"/>
      <w:bookmarkEnd w:id="1772"/>
      <w:bookmarkStart w:id="1773" w:name="_Toc507794844"/>
      <w:bookmarkEnd w:id="1773"/>
      <w:bookmarkStart w:id="1774" w:name="_Toc507794818"/>
      <w:bookmarkEnd w:id="1774"/>
      <w:bookmarkStart w:id="1775" w:name="_Toc507794839"/>
      <w:bookmarkEnd w:id="1775"/>
      <w:bookmarkStart w:id="1776" w:name="_Toc507794799"/>
      <w:bookmarkEnd w:id="1776"/>
      <w:bookmarkStart w:id="1777" w:name="_Toc507794860"/>
      <w:bookmarkEnd w:id="1777"/>
      <w:bookmarkStart w:id="1778" w:name="_Toc507794814"/>
      <w:bookmarkEnd w:id="1778"/>
      <w:bookmarkStart w:id="1779" w:name="_Toc507794808"/>
      <w:bookmarkEnd w:id="1779"/>
      <w:bookmarkStart w:id="1780" w:name="_Toc507794896"/>
      <w:bookmarkEnd w:id="1780"/>
      <w:bookmarkStart w:id="1781" w:name="_Toc507794848"/>
      <w:bookmarkEnd w:id="1781"/>
      <w:bookmarkStart w:id="1782" w:name="_Toc507794876"/>
      <w:bookmarkEnd w:id="1782"/>
      <w:bookmarkStart w:id="1783" w:name="_Toc507794880"/>
      <w:bookmarkEnd w:id="1783"/>
      <w:bookmarkStart w:id="1784" w:name="_Toc507794874"/>
      <w:bookmarkEnd w:id="1784"/>
      <w:bookmarkStart w:id="1785" w:name="_Toc507794850"/>
      <w:bookmarkEnd w:id="1785"/>
      <w:bookmarkStart w:id="1786" w:name="_Toc507794901"/>
      <w:bookmarkEnd w:id="1786"/>
      <w:bookmarkStart w:id="1787" w:name="_Toc507794910"/>
      <w:bookmarkEnd w:id="1787"/>
      <w:bookmarkStart w:id="1788" w:name="_Toc507794824"/>
      <w:bookmarkEnd w:id="1788"/>
      <w:bookmarkStart w:id="1789" w:name="_Toc507794805"/>
      <w:bookmarkEnd w:id="1789"/>
      <w:bookmarkStart w:id="1790" w:name="_Toc507794923"/>
      <w:bookmarkEnd w:id="1790"/>
      <w:bookmarkStart w:id="1791" w:name="_Toc507794884"/>
      <w:bookmarkEnd w:id="1791"/>
      <w:bookmarkStart w:id="1792" w:name="_Toc507794793"/>
      <w:bookmarkEnd w:id="1792"/>
      <w:bookmarkStart w:id="1793" w:name="_Toc507794924"/>
      <w:bookmarkEnd w:id="1793"/>
      <w:bookmarkStart w:id="1794" w:name="_Toc507794904"/>
      <w:bookmarkEnd w:id="1794"/>
      <w:bookmarkStart w:id="1795" w:name="_Toc507794878"/>
      <w:bookmarkEnd w:id="1795"/>
      <w:bookmarkStart w:id="1796" w:name="_Toc507794819"/>
      <w:bookmarkEnd w:id="1796"/>
      <w:bookmarkStart w:id="1797" w:name="_Toc507794900"/>
      <w:bookmarkEnd w:id="1797"/>
      <w:bookmarkStart w:id="1798" w:name="_Toc507794905"/>
      <w:bookmarkEnd w:id="1798"/>
      <w:bookmarkStart w:id="1799" w:name="_Toc507794845"/>
      <w:bookmarkEnd w:id="1799"/>
      <w:bookmarkStart w:id="1800" w:name="_Toc507794820"/>
      <w:bookmarkEnd w:id="1800"/>
      <w:bookmarkStart w:id="1801" w:name="_Toc507794842"/>
      <w:bookmarkEnd w:id="1801"/>
      <w:bookmarkStart w:id="1802" w:name="_Toc507794897"/>
      <w:bookmarkEnd w:id="1802"/>
      <w:bookmarkStart w:id="1803" w:name="_Toc507794857"/>
      <w:bookmarkEnd w:id="1803"/>
      <w:bookmarkStart w:id="1804" w:name="_Toc507794927"/>
      <w:bookmarkEnd w:id="1804"/>
      <w:bookmarkStart w:id="1805" w:name="_Toc507794834"/>
      <w:bookmarkEnd w:id="1805"/>
      <w:bookmarkStart w:id="1806" w:name="_Toc507794866"/>
      <w:bookmarkEnd w:id="1806"/>
      <w:bookmarkStart w:id="1807" w:name="_Toc507794788"/>
      <w:bookmarkEnd w:id="1807"/>
      <w:bookmarkStart w:id="1808" w:name="_Toc507794875"/>
      <w:bookmarkEnd w:id="1808"/>
      <w:bookmarkStart w:id="1809" w:name="_Toc507794864"/>
      <w:bookmarkEnd w:id="1809"/>
      <w:bookmarkStart w:id="1810" w:name="_Toc507794826"/>
      <w:bookmarkEnd w:id="1810"/>
      <w:bookmarkStart w:id="1811" w:name="_Toc507794869"/>
      <w:bookmarkEnd w:id="1811"/>
      <w:bookmarkStart w:id="1812" w:name="_Toc507794861"/>
      <w:bookmarkEnd w:id="1812"/>
      <w:bookmarkStart w:id="1813" w:name="_Toc507794898"/>
      <w:bookmarkEnd w:id="1813"/>
      <w:bookmarkStart w:id="1814" w:name="_Toc507794930"/>
      <w:bookmarkEnd w:id="1814"/>
      <w:bookmarkStart w:id="1815" w:name="_Toc507794970"/>
      <w:bookmarkEnd w:id="1815"/>
      <w:bookmarkStart w:id="1816" w:name="_Toc507794947"/>
      <w:bookmarkEnd w:id="1816"/>
      <w:bookmarkStart w:id="1817" w:name="_Toc507794853"/>
      <w:bookmarkEnd w:id="1817"/>
      <w:bookmarkStart w:id="1818" w:name="_Toc507794888"/>
      <w:bookmarkEnd w:id="1818"/>
      <w:bookmarkStart w:id="1819" w:name="_Toc507794912"/>
      <w:bookmarkEnd w:id="1819"/>
      <w:bookmarkStart w:id="1820" w:name="_Toc507794903"/>
      <w:bookmarkEnd w:id="1820"/>
      <w:bookmarkStart w:id="1821" w:name="_Toc507794926"/>
      <w:bookmarkEnd w:id="1821"/>
      <w:bookmarkStart w:id="1822" w:name="_Toc507794919"/>
      <w:bookmarkEnd w:id="1822"/>
      <w:bookmarkStart w:id="1823" w:name="_Toc507794886"/>
      <w:bookmarkEnd w:id="1823"/>
      <w:bookmarkStart w:id="1824" w:name="_Toc507794865"/>
      <w:bookmarkEnd w:id="1824"/>
      <w:bookmarkStart w:id="1825" w:name="_Toc507794933"/>
      <w:bookmarkEnd w:id="1825"/>
      <w:bookmarkStart w:id="1826" w:name="_Toc507794862"/>
      <w:bookmarkEnd w:id="1826"/>
      <w:bookmarkStart w:id="1827" w:name="_Toc507794935"/>
      <w:bookmarkEnd w:id="1827"/>
      <w:bookmarkStart w:id="1828" w:name="_Toc507794938"/>
      <w:bookmarkEnd w:id="1828"/>
      <w:bookmarkStart w:id="1829" w:name="_Toc507794907"/>
      <w:bookmarkEnd w:id="1829"/>
      <w:bookmarkStart w:id="1830" w:name="_Toc507794883"/>
      <w:bookmarkEnd w:id="1830"/>
      <w:bookmarkStart w:id="1831" w:name="_Toc507794939"/>
      <w:bookmarkEnd w:id="1831"/>
      <w:bookmarkStart w:id="1832" w:name="_Toc507794973"/>
      <w:bookmarkEnd w:id="1832"/>
      <w:bookmarkStart w:id="1833" w:name="_Toc507794821"/>
      <w:bookmarkEnd w:id="1833"/>
      <w:bookmarkStart w:id="1834" w:name="_Toc507794908"/>
      <w:bookmarkEnd w:id="1834"/>
      <w:bookmarkStart w:id="1835" w:name="_Toc507794873"/>
      <w:bookmarkEnd w:id="1835"/>
      <w:bookmarkStart w:id="1836" w:name="_Toc507794934"/>
      <w:bookmarkEnd w:id="1836"/>
      <w:bookmarkStart w:id="1837" w:name="_Toc507794887"/>
      <w:bookmarkEnd w:id="1837"/>
      <w:bookmarkStart w:id="1838" w:name="_Toc507794837"/>
      <w:bookmarkEnd w:id="1838"/>
      <w:bookmarkStart w:id="1839" w:name="_Toc507794918"/>
      <w:bookmarkEnd w:id="1839"/>
      <w:bookmarkStart w:id="1840" w:name="_Toc507794892"/>
      <w:bookmarkEnd w:id="1840"/>
      <w:bookmarkStart w:id="1841" w:name="_Toc507794867"/>
      <w:bookmarkEnd w:id="1841"/>
      <w:bookmarkStart w:id="1842" w:name="_Toc507794899"/>
      <w:bookmarkEnd w:id="1842"/>
      <w:bookmarkStart w:id="1843" w:name="_Toc507794974"/>
      <w:bookmarkEnd w:id="1843"/>
      <w:bookmarkStart w:id="1844" w:name="_Toc507794914"/>
      <w:bookmarkEnd w:id="1844"/>
      <w:bookmarkStart w:id="1845" w:name="_Toc507794921"/>
      <w:bookmarkEnd w:id="1845"/>
      <w:bookmarkStart w:id="1846" w:name="_Toc507794925"/>
      <w:bookmarkEnd w:id="1846"/>
      <w:bookmarkStart w:id="1847" w:name="_Toc507794941"/>
      <w:bookmarkEnd w:id="1847"/>
      <w:bookmarkStart w:id="1848" w:name="_Toc507794891"/>
      <w:bookmarkEnd w:id="1848"/>
      <w:bookmarkStart w:id="1849" w:name="_Toc507794868"/>
      <w:bookmarkEnd w:id="1849"/>
      <w:bookmarkStart w:id="1850" w:name="_Toc507794890"/>
      <w:bookmarkEnd w:id="1850"/>
      <w:bookmarkStart w:id="1851" w:name="_Toc507794948"/>
      <w:bookmarkEnd w:id="1851"/>
      <w:bookmarkStart w:id="1852" w:name="_Toc507795003"/>
      <w:bookmarkEnd w:id="1852"/>
      <w:bookmarkStart w:id="1853" w:name="_Toc507794902"/>
      <w:bookmarkEnd w:id="1853"/>
      <w:bookmarkStart w:id="1854" w:name="_Toc507794931"/>
      <w:bookmarkEnd w:id="1854"/>
      <w:bookmarkStart w:id="1855" w:name="_Toc507794859"/>
      <w:bookmarkEnd w:id="1855"/>
      <w:bookmarkStart w:id="1856" w:name="_Toc507794932"/>
      <w:bookmarkEnd w:id="1856"/>
      <w:bookmarkStart w:id="1857" w:name="_Toc507794946"/>
      <w:bookmarkEnd w:id="1857"/>
      <w:bookmarkStart w:id="1858" w:name="_Toc507794991"/>
      <w:bookmarkEnd w:id="1858"/>
      <w:bookmarkStart w:id="1859" w:name="_Toc507794929"/>
      <w:bookmarkEnd w:id="1859"/>
      <w:bookmarkStart w:id="1860" w:name="_Toc507794989"/>
      <w:bookmarkEnd w:id="1860"/>
      <w:bookmarkStart w:id="1861" w:name="_Toc507794913"/>
      <w:bookmarkEnd w:id="1861"/>
      <w:bookmarkStart w:id="1862" w:name="_Toc507794981"/>
      <w:bookmarkEnd w:id="1862"/>
      <w:bookmarkStart w:id="1863" w:name="_Toc507794917"/>
      <w:bookmarkEnd w:id="1863"/>
      <w:bookmarkStart w:id="1864" w:name="_Toc507794922"/>
      <w:bookmarkEnd w:id="1864"/>
      <w:bookmarkStart w:id="1865" w:name="_Toc507794958"/>
      <w:bookmarkEnd w:id="1865"/>
      <w:bookmarkStart w:id="1866" w:name="_Toc507794950"/>
      <w:bookmarkEnd w:id="1866"/>
      <w:bookmarkStart w:id="1867" w:name="_Toc507794951"/>
      <w:bookmarkEnd w:id="1867"/>
      <w:bookmarkStart w:id="1868" w:name="_Toc507794972"/>
      <w:bookmarkEnd w:id="1868"/>
      <w:bookmarkStart w:id="1869" w:name="_Toc507794794"/>
      <w:bookmarkEnd w:id="1869"/>
      <w:bookmarkStart w:id="1870" w:name="_Toc507795005"/>
      <w:bookmarkEnd w:id="1870"/>
      <w:bookmarkStart w:id="1871" w:name="_Toc507794920"/>
      <w:bookmarkEnd w:id="1871"/>
      <w:bookmarkStart w:id="1872" w:name="_Toc507794942"/>
      <w:bookmarkEnd w:id="1872"/>
      <w:bookmarkStart w:id="1873" w:name="_Toc507794993"/>
      <w:bookmarkEnd w:id="1873"/>
      <w:bookmarkStart w:id="1874" w:name="_Toc507794936"/>
      <w:bookmarkEnd w:id="1874"/>
      <w:bookmarkStart w:id="1875" w:name="_Toc507794909"/>
      <w:bookmarkEnd w:id="1875"/>
      <w:bookmarkStart w:id="1876" w:name="_Toc507794895"/>
      <w:bookmarkEnd w:id="1876"/>
      <w:bookmarkStart w:id="1877" w:name="_Toc507794953"/>
      <w:bookmarkEnd w:id="1877"/>
      <w:bookmarkStart w:id="1878" w:name="_Toc507794956"/>
      <w:bookmarkEnd w:id="1878"/>
      <w:bookmarkStart w:id="1879" w:name="_Toc507795002"/>
      <w:bookmarkEnd w:id="1879"/>
      <w:bookmarkStart w:id="1880" w:name="_Toc507794944"/>
      <w:bookmarkEnd w:id="1880"/>
      <w:bookmarkStart w:id="1881" w:name="_Toc507794960"/>
      <w:bookmarkEnd w:id="1881"/>
      <w:bookmarkStart w:id="1882" w:name="_Toc507794882"/>
      <w:bookmarkEnd w:id="1882"/>
      <w:bookmarkStart w:id="1883" w:name="_Toc507794957"/>
      <w:bookmarkEnd w:id="1883"/>
      <w:bookmarkStart w:id="1884" w:name="_Toc507794955"/>
      <w:bookmarkEnd w:id="1884"/>
      <w:bookmarkStart w:id="1885" w:name="_Toc507794975"/>
      <w:bookmarkEnd w:id="1885"/>
      <w:bookmarkStart w:id="1886" w:name="_Toc507794889"/>
      <w:bookmarkEnd w:id="1886"/>
      <w:bookmarkStart w:id="1887" w:name="_Toc507794976"/>
      <w:bookmarkEnd w:id="1887"/>
      <w:bookmarkStart w:id="1888" w:name="_Toc507795008"/>
      <w:bookmarkEnd w:id="1888"/>
      <w:bookmarkStart w:id="1889" w:name="_Toc507795036"/>
      <w:bookmarkEnd w:id="1889"/>
      <w:bookmarkStart w:id="1890" w:name="_Toc507794940"/>
      <w:bookmarkEnd w:id="1890"/>
      <w:bookmarkStart w:id="1891" w:name="_Toc507795000"/>
      <w:bookmarkEnd w:id="1891"/>
      <w:bookmarkStart w:id="1892" w:name="_Toc507794965"/>
      <w:bookmarkEnd w:id="1892"/>
      <w:bookmarkStart w:id="1893" w:name="_Toc507794906"/>
      <w:bookmarkEnd w:id="1893"/>
      <w:bookmarkStart w:id="1894" w:name="_Toc507795012"/>
      <w:bookmarkEnd w:id="1894"/>
      <w:bookmarkStart w:id="1895" w:name="_Toc507795004"/>
      <w:bookmarkEnd w:id="1895"/>
      <w:bookmarkStart w:id="1896" w:name="_Toc507794967"/>
      <w:bookmarkEnd w:id="1896"/>
      <w:bookmarkStart w:id="1897" w:name="_Toc507794893"/>
      <w:bookmarkEnd w:id="1897"/>
      <w:bookmarkStart w:id="1898" w:name="_Toc507794996"/>
      <w:bookmarkEnd w:id="1898"/>
      <w:bookmarkStart w:id="1899" w:name="_Toc507794937"/>
      <w:bookmarkEnd w:id="1899"/>
      <w:bookmarkStart w:id="1900" w:name="_Toc507794997"/>
      <w:bookmarkEnd w:id="1900"/>
      <w:bookmarkStart w:id="1901" w:name="_Toc507795029"/>
      <w:bookmarkEnd w:id="1901"/>
      <w:bookmarkStart w:id="1902" w:name="_Toc507794962"/>
      <w:bookmarkEnd w:id="1902"/>
      <w:bookmarkStart w:id="1903" w:name="_Toc507795025"/>
      <w:bookmarkEnd w:id="1903"/>
      <w:bookmarkStart w:id="1904" w:name="_Toc507794992"/>
      <w:bookmarkEnd w:id="1904"/>
      <w:bookmarkStart w:id="1905" w:name="_Toc507795026"/>
      <w:bookmarkEnd w:id="1905"/>
      <w:bookmarkStart w:id="1906" w:name="_Toc507794964"/>
      <w:bookmarkEnd w:id="1906"/>
      <w:bookmarkStart w:id="1907" w:name="_Toc507794979"/>
      <w:bookmarkEnd w:id="1907"/>
      <w:bookmarkStart w:id="1908" w:name="_Toc507794943"/>
      <w:bookmarkEnd w:id="1908"/>
      <w:bookmarkStart w:id="1909" w:name="_Toc507794982"/>
      <w:bookmarkEnd w:id="1909"/>
      <w:bookmarkStart w:id="1910" w:name="_Toc507794995"/>
      <w:bookmarkEnd w:id="1910"/>
      <w:bookmarkStart w:id="1911" w:name="_Toc507794952"/>
      <w:bookmarkEnd w:id="1911"/>
      <w:bookmarkStart w:id="1912" w:name="_Toc507794980"/>
      <w:bookmarkEnd w:id="1912"/>
      <w:bookmarkStart w:id="1913" w:name="_Toc507794986"/>
      <w:bookmarkEnd w:id="1913"/>
      <w:bookmarkStart w:id="1914" w:name="_Toc507794963"/>
      <w:bookmarkEnd w:id="1914"/>
      <w:bookmarkStart w:id="1915" w:name="_Toc507795014"/>
      <w:bookmarkEnd w:id="1915"/>
      <w:bookmarkStart w:id="1916" w:name="_Toc507794987"/>
      <w:bookmarkEnd w:id="1916"/>
      <w:bookmarkStart w:id="1917" w:name="_Toc507794187"/>
      <w:bookmarkEnd w:id="1917"/>
      <w:bookmarkStart w:id="1918" w:name="_Toc507794161"/>
      <w:bookmarkEnd w:id="1918"/>
      <w:bookmarkStart w:id="1919" w:name="_Toc507794984"/>
      <w:bookmarkEnd w:id="1919"/>
      <w:bookmarkStart w:id="1920" w:name="_Toc507794959"/>
      <w:bookmarkEnd w:id="1920"/>
      <w:bookmarkStart w:id="1921" w:name="_Toc507795001"/>
      <w:bookmarkEnd w:id="1921"/>
      <w:bookmarkStart w:id="1922" w:name="_Toc507795007"/>
      <w:bookmarkEnd w:id="1922"/>
      <w:bookmarkStart w:id="1923" w:name="_Toc507794961"/>
      <w:bookmarkEnd w:id="1923"/>
      <w:bookmarkStart w:id="1924" w:name="_Toc507794983"/>
      <w:bookmarkEnd w:id="1924"/>
      <w:bookmarkStart w:id="1925" w:name="_Toc507794928"/>
      <w:bookmarkEnd w:id="1925"/>
      <w:bookmarkStart w:id="1926" w:name="_Toc507794990"/>
      <w:bookmarkEnd w:id="1926"/>
      <w:bookmarkStart w:id="1927" w:name="_Toc507794949"/>
      <w:bookmarkEnd w:id="1927"/>
      <w:bookmarkStart w:id="1928" w:name="_Toc507795015"/>
      <w:bookmarkEnd w:id="1928"/>
      <w:bookmarkStart w:id="1929" w:name="_Toc507794977"/>
      <w:bookmarkEnd w:id="1929"/>
      <w:bookmarkStart w:id="1930" w:name="_Toc507794971"/>
      <w:bookmarkEnd w:id="1930"/>
      <w:bookmarkStart w:id="1931" w:name="_Toc507795011"/>
      <w:bookmarkEnd w:id="1931"/>
      <w:bookmarkStart w:id="1932" w:name="_Toc507795013"/>
      <w:bookmarkEnd w:id="1932"/>
      <w:bookmarkStart w:id="1933" w:name="_Toc507794966"/>
      <w:bookmarkEnd w:id="1933"/>
      <w:bookmarkStart w:id="1934" w:name="_Toc507794954"/>
      <w:bookmarkEnd w:id="1934"/>
      <w:bookmarkStart w:id="1935" w:name="_Toc507794162"/>
      <w:bookmarkEnd w:id="1935"/>
      <w:bookmarkStart w:id="1936" w:name="_Toc507795017"/>
      <w:bookmarkEnd w:id="1936"/>
      <w:bookmarkStart w:id="1937" w:name="_Toc507794969"/>
      <w:bookmarkEnd w:id="1937"/>
      <w:bookmarkStart w:id="1938" w:name="_Toc507795028"/>
      <w:bookmarkEnd w:id="1938"/>
      <w:bookmarkStart w:id="1939" w:name="_Toc507795020"/>
      <w:bookmarkEnd w:id="1939"/>
      <w:bookmarkStart w:id="1940" w:name="_Toc507794588"/>
      <w:bookmarkEnd w:id="1940"/>
      <w:bookmarkStart w:id="1941" w:name="_Toc507795027"/>
      <w:bookmarkEnd w:id="1941"/>
      <w:bookmarkStart w:id="1942" w:name="_Toc507794968"/>
      <w:bookmarkEnd w:id="1942"/>
      <w:bookmarkStart w:id="1943" w:name="_Toc507795021"/>
      <w:bookmarkEnd w:id="1943"/>
      <w:bookmarkStart w:id="1944" w:name="_Toc507795006"/>
      <w:bookmarkEnd w:id="1944"/>
      <w:r>
        <w:br w:type="textWrapping"/>
      </w:r>
      <w:bookmarkStart w:id="1945" w:name="_Toc532477874"/>
      <w:r>
        <w:rPr>
          <w:rFonts w:hint="eastAsia"/>
        </w:rPr>
        <w:t>（规范性附录）</w:t>
      </w:r>
      <w:r>
        <w:br w:type="textWrapping"/>
      </w:r>
      <w:r>
        <w:rPr>
          <w:rFonts w:hint="eastAsia"/>
        </w:rPr>
        <w:t>日志文件格式</w:t>
      </w:r>
      <w:bookmarkEnd w:id="1945"/>
    </w:p>
    <w:p>
      <w:pPr>
        <w:pStyle w:val="161"/>
        <w:spacing w:before="312" w:after="312"/>
      </w:pPr>
      <w:bookmarkStart w:id="1946" w:name="_Toc224441791"/>
      <w:bookmarkStart w:id="1947" w:name="_Toc532477875"/>
      <w:bookmarkStart w:id="1948" w:name="_Toc384993035"/>
      <w:bookmarkStart w:id="1949" w:name="_Toc447897317"/>
      <w:r>
        <w:rPr>
          <w:rFonts w:hint="eastAsia"/>
        </w:rPr>
        <w:t>文件格式</w:t>
      </w:r>
      <w:bookmarkEnd w:id="1946"/>
      <w:bookmarkEnd w:id="1947"/>
      <w:bookmarkEnd w:id="1948"/>
      <w:bookmarkEnd w:id="1949"/>
    </w:p>
    <w:tbl>
      <w:tblPr>
        <w:tblStyle w:val="66"/>
        <w:tblW w:w="8528" w:type="dxa"/>
        <w:jc w:val="right"/>
        <w:tblLayout w:type="fixed"/>
        <w:tblCellMar>
          <w:top w:w="0" w:type="dxa"/>
          <w:left w:w="108" w:type="dxa"/>
          <w:bottom w:w="0" w:type="dxa"/>
          <w:right w:w="108" w:type="dxa"/>
        </w:tblCellMar>
      </w:tblPr>
      <w:tblGrid>
        <w:gridCol w:w="8528"/>
      </w:tblGrid>
      <w:tr>
        <w:tblPrEx>
          <w:tblCellMar>
            <w:top w:w="0" w:type="dxa"/>
            <w:left w:w="108" w:type="dxa"/>
            <w:bottom w:w="0" w:type="dxa"/>
            <w:right w:w="108" w:type="dxa"/>
          </w:tblCellMar>
        </w:tblPrEx>
        <w:trPr>
          <w:jc w:val="right"/>
        </w:trPr>
        <w:tc>
          <w:tcPr>
            <w:tcW w:w="8528" w:type="dxa"/>
          </w:tcPr>
          <w:p>
            <w:pPr>
              <w:snapToGrid w:val="0"/>
              <w:spacing w:after="15"/>
              <w:rPr>
                <w:szCs w:val="21"/>
              </w:rPr>
            </w:pPr>
            <w:r>
              <w:rPr>
                <w:szCs w:val="21"/>
              </w:rPr>
              <w:t>Manufacturer:XXXX;</w:t>
            </w:r>
          </w:p>
          <w:p>
            <w:pPr>
              <w:snapToGrid w:val="0"/>
              <w:spacing w:after="15"/>
              <w:rPr>
                <w:szCs w:val="21"/>
              </w:rPr>
            </w:pPr>
            <w:r>
              <w:rPr>
                <w:szCs w:val="21"/>
              </w:rPr>
              <w:t>ProductClass:XXXX;</w:t>
            </w:r>
          </w:p>
          <w:p>
            <w:pPr>
              <w:snapToGrid w:val="0"/>
              <w:spacing w:after="15"/>
              <w:rPr>
                <w:szCs w:val="21"/>
              </w:rPr>
            </w:pPr>
            <w:r>
              <w:rPr>
                <w:szCs w:val="21"/>
              </w:rPr>
              <w:t>SerialNumber:XXXX;</w:t>
            </w:r>
          </w:p>
          <w:p>
            <w:pPr>
              <w:snapToGrid w:val="0"/>
              <w:spacing w:after="15"/>
              <w:rPr>
                <w:szCs w:val="21"/>
              </w:rPr>
            </w:pPr>
            <w:r>
              <w:rPr>
                <w:szCs w:val="21"/>
              </w:rPr>
              <w:t>IP:X.X.X.X;</w:t>
            </w:r>
          </w:p>
          <w:p>
            <w:pPr>
              <w:snapToGrid w:val="0"/>
              <w:spacing w:after="15"/>
              <w:rPr>
                <w:szCs w:val="21"/>
              </w:rPr>
            </w:pPr>
            <w:r>
              <w:rPr>
                <w:szCs w:val="21"/>
              </w:rPr>
              <w:t>HWVer:001.001.001;</w:t>
            </w:r>
          </w:p>
          <w:p>
            <w:pPr>
              <w:snapToGrid w:val="0"/>
              <w:spacing w:after="15"/>
              <w:rPr>
                <w:szCs w:val="21"/>
                <w:lang w:val="fr-FR"/>
              </w:rPr>
            </w:pPr>
            <w:r>
              <w:rPr>
                <w:szCs w:val="21"/>
                <w:lang w:val="fr-FR"/>
              </w:rPr>
              <w:t>SWVer:001.001.001;</w:t>
            </w:r>
          </w:p>
          <w:p>
            <w:pPr>
              <w:snapToGrid w:val="0"/>
              <w:spacing w:after="15"/>
              <w:rPr>
                <w:szCs w:val="21"/>
                <w:lang w:val="fr-FR"/>
              </w:rPr>
            </w:pPr>
            <w:r>
              <w:rPr>
                <w:szCs w:val="21"/>
                <w:lang w:val="fr-FR"/>
              </w:rPr>
              <w:t>（</w:t>
            </w:r>
            <w:r>
              <w:rPr>
                <w:szCs w:val="21"/>
              </w:rPr>
              <w:t>换行</w:t>
            </w:r>
            <w:r>
              <w:rPr>
                <w:szCs w:val="21"/>
                <w:lang w:val="fr-FR"/>
              </w:rPr>
              <w:t>）</w:t>
            </w:r>
          </w:p>
          <w:p>
            <w:pPr>
              <w:snapToGrid w:val="0"/>
              <w:spacing w:after="15"/>
              <w:rPr>
                <w:szCs w:val="21"/>
              </w:rPr>
            </w:pPr>
            <w:r>
              <w:rPr>
                <w:szCs w:val="21"/>
              </w:rPr>
              <w:t>YYYY-MM-DD HH:MM:SS [Severities] Message</w:t>
            </w:r>
          </w:p>
        </w:tc>
      </w:tr>
    </w:tbl>
    <w:p>
      <w:pPr>
        <w:pStyle w:val="47"/>
        <w:spacing w:after="15"/>
        <w:rPr>
          <w:rFonts w:hAnsi="宋体"/>
        </w:rPr>
      </w:pPr>
      <w:r>
        <w:rPr>
          <w:rFonts w:hAnsi="宋体"/>
        </w:rPr>
        <w:t>文件中的分隔符均为半角字符。</w:t>
      </w:r>
    </w:p>
    <w:p>
      <w:pPr>
        <w:pStyle w:val="161"/>
        <w:spacing w:before="312" w:after="312"/>
      </w:pPr>
      <w:bookmarkStart w:id="1950" w:name="_Toc532477876"/>
      <w:bookmarkStart w:id="1951" w:name="_Toc224441792"/>
      <w:bookmarkStart w:id="1952" w:name="_Toc447897318"/>
      <w:bookmarkStart w:id="1953" w:name="_Toc384993036"/>
      <w:r>
        <w:rPr>
          <w:rFonts w:hint="eastAsia"/>
        </w:rPr>
        <w:t>Syslog Message Severities</w:t>
      </w:r>
      <w:bookmarkEnd w:id="1950"/>
      <w:bookmarkEnd w:id="1951"/>
      <w:bookmarkEnd w:id="1952"/>
      <w:bookmarkEnd w:id="1953"/>
    </w:p>
    <w:p>
      <w:pPr>
        <w:pStyle w:val="47"/>
        <w:spacing w:after="15"/>
      </w:pPr>
      <w:r>
        <w:rPr>
          <w:rFonts w:hAnsi="宋体"/>
        </w:rPr>
        <w:t>Syslog Message Severities</w:t>
      </w:r>
      <w:r>
        <w:rPr>
          <w:rFonts w:hint="eastAsia" w:hAnsi="宋体"/>
        </w:rPr>
        <w:t>如表E.1所示。</w:t>
      </w:r>
    </w:p>
    <w:p>
      <w:pPr>
        <w:pStyle w:val="19"/>
        <w:spacing w:after="15"/>
        <w:ind w:firstLine="462"/>
        <w:jc w:val="center"/>
        <w:rPr>
          <w:rFonts w:ascii="黑体"/>
          <w:b/>
          <w:sz w:val="21"/>
          <w:szCs w:val="21"/>
        </w:rPr>
      </w:pPr>
      <w:r>
        <w:rPr>
          <w:rFonts w:hint="eastAsia" w:ascii="黑体"/>
          <w:b/>
          <w:sz w:val="21"/>
          <w:szCs w:val="21"/>
        </w:rPr>
        <w:t>表E.1  Syslog Message Severities</w:t>
      </w:r>
    </w:p>
    <w:tbl>
      <w:tblPr>
        <w:tblStyle w:val="66"/>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2340"/>
        <w:gridCol w:w="3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shd w:val="clear" w:color="auto" w:fill="E0E0E0"/>
          </w:tcPr>
          <w:p>
            <w:pPr>
              <w:spacing w:after="15"/>
              <w:rPr>
                <w:sz w:val="18"/>
                <w:szCs w:val="18"/>
              </w:rPr>
            </w:pPr>
            <w:r>
              <w:rPr>
                <w:sz w:val="18"/>
                <w:szCs w:val="18"/>
              </w:rPr>
              <w:t>Numerical Code</w:t>
            </w:r>
          </w:p>
        </w:tc>
        <w:tc>
          <w:tcPr>
            <w:tcW w:w="2340" w:type="dxa"/>
            <w:shd w:val="clear" w:color="auto" w:fill="E0E0E0"/>
          </w:tcPr>
          <w:p>
            <w:pPr>
              <w:spacing w:after="15"/>
              <w:rPr>
                <w:sz w:val="18"/>
                <w:szCs w:val="18"/>
              </w:rPr>
            </w:pPr>
            <w:r>
              <w:rPr>
                <w:sz w:val="18"/>
                <w:szCs w:val="18"/>
              </w:rPr>
              <w:t>Severity</w:t>
            </w:r>
          </w:p>
        </w:tc>
        <w:tc>
          <w:tcPr>
            <w:tcW w:w="3960" w:type="dxa"/>
            <w:shd w:val="clear" w:color="auto" w:fill="E0E0E0"/>
          </w:tcPr>
          <w:p>
            <w:pPr>
              <w:spacing w:after="15"/>
              <w:rPr>
                <w:sz w:val="18"/>
                <w:szCs w:val="18"/>
              </w:rPr>
            </w:pPr>
            <w:r>
              <w:rPr>
                <w:sz w:val="18"/>
                <w:szCs w:val="18"/>
              </w:rPr>
              <w:t>Explain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after="15"/>
              <w:rPr>
                <w:sz w:val="18"/>
                <w:szCs w:val="18"/>
              </w:rPr>
            </w:pPr>
            <w:r>
              <w:rPr>
                <w:sz w:val="18"/>
                <w:szCs w:val="18"/>
              </w:rPr>
              <w:t>0</w:t>
            </w:r>
          </w:p>
        </w:tc>
        <w:tc>
          <w:tcPr>
            <w:tcW w:w="2340" w:type="dxa"/>
          </w:tcPr>
          <w:p>
            <w:pPr>
              <w:spacing w:after="15"/>
              <w:rPr>
                <w:sz w:val="18"/>
                <w:szCs w:val="18"/>
              </w:rPr>
            </w:pPr>
            <w:r>
              <w:rPr>
                <w:sz w:val="18"/>
                <w:szCs w:val="18"/>
              </w:rPr>
              <w:t>Emergency</w:t>
            </w:r>
          </w:p>
        </w:tc>
        <w:tc>
          <w:tcPr>
            <w:tcW w:w="3960" w:type="dxa"/>
          </w:tcPr>
          <w:p>
            <w:pPr>
              <w:spacing w:after="15"/>
              <w:rPr>
                <w:sz w:val="18"/>
                <w:szCs w:val="18"/>
              </w:rPr>
            </w:pPr>
            <w:r>
              <w:rPr>
                <w:sz w:val="18"/>
                <w:szCs w:val="18"/>
              </w:rPr>
              <w:t>system is unusable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after="15"/>
              <w:rPr>
                <w:sz w:val="18"/>
                <w:szCs w:val="18"/>
              </w:rPr>
            </w:pPr>
            <w:r>
              <w:rPr>
                <w:sz w:val="18"/>
                <w:szCs w:val="18"/>
              </w:rPr>
              <w:t>1</w:t>
            </w:r>
          </w:p>
        </w:tc>
        <w:tc>
          <w:tcPr>
            <w:tcW w:w="2340" w:type="dxa"/>
          </w:tcPr>
          <w:p>
            <w:pPr>
              <w:spacing w:after="15"/>
              <w:rPr>
                <w:sz w:val="18"/>
                <w:szCs w:val="18"/>
              </w:rPr>
            </w:pPr>
            <w:r>
              <w:rPr>
                <w:sz w:val="18"/>
                <w:szCs w:val="18"/>
              </w:rPr>
              <w:t>Alert</w:t>
            </w:r>
          </w:p>
        </w:tc>
        <w:tc>
          <w:tcPr>
            <w:tcW w:w="3960" w:type="dxa"/>
          </w:tcPr>
          <w:p>
            <w:pPr>
              <w:spacing w:after="15"/>
              <w:rPr>
                <w:sz w:val="18"/>
                <w:szCs w:val="18"/>
              </w:rPr>
            </w:pPr>
            <w:r>
              <w:rPr>
                <w:sz w:val="18"/>
                <w:szCs w:val="18"/>
              </w:rPr>
              <w:t>action must be taken immediately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after="15"/>
              <w:rPr>
                <w:sz w:val="18"/>
                <w:szCs w:val="18"/>
              </w:rPr>
            </w:pPr>
            <w:r>
              <w:rPr>
                <w:sz w:val="18"/>
                <w:szCs w:val="18"/>
              </w:rPr>
              <w:t>2</w:t>
            </w:r>
          </w:p>
        </w:tc>
        <w:tc>
          <w:tcPr>
            <w:tcW w:w="2340" w:type="dxa"/>
          </w:tcPr>
          <w:p>
            <w:pPr>
              <w:spacing w:after="15"/>
              <w:rPr>
                <w:sz w:val="18"/>
                <w:szCs w:val="18"/>
              </w:rPr>
            </w:pPr>
            <w:r>
              <w:rPr>
                <w:sz w:val="18"/>
                <w:szCs w:val="18"/>
              </w:rPr>
              <w:t>Critical</w:t>
            </w:r>
          </w:p>
        </w:tc>
        <w:tc>
          <w:tcPr>
            <w:tcW w:w="3960" w:type="dxa"/>
          </w:tcPr>
          <w:p>
            <w:pPr>
              <w:spacing w:after="15"/>
              <w:rPr>
                <w:sz w:val="18"/>
                <w:szCs w:val="18"/>
              </w:rPr>
            </w:pPr>
            <w:r>
              <w:rPr>
                <w:sz w:val="18"/>
                <w:szCs w:val="18"/>
              </w:rPr>
              <w:t>critical conditions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after="15"/>
              <w:rPr>
                <w:sz w:val="18"/>
                <w:szCs w:val="18"/>
              </w:rPr>
            </w:pPr>
            <w:r>
              <w:rPr>
                <w:sz w:val="18"/>
                <w:szCs w:val="18"/>
              </w:rPr>
              <w:t>3</w:t>
            </w:r>
          </w:p>
        </w:tc>
        <w:tc>
          <w:tcPr>
            <w:tcW w:w="2340" w:type="dxa"/>
          </w:tcPr>
          <w:p>
            <w:pPr>
              <w:spacing w:after="15"/>
              <w:rPr>
                <w:sz w:val="18"/>
                <w:szCs w:val="18"/>
              </w:rPr>
            </w:pPr>
            <w:r>
              <w:rPr>
                <w:sz w:val="18"/>
                <w:szCs w:val="18"/>
              </w:rPr>
              <w:t>Error</w:t>
            </w:r>
          </w:p>
        </w:tc>
        <w:tc>
          <w:tcPr>
            <w:tcW w:w="3960" w:type="dxa"/>
          </w:tcPr>
          <w:p>
            <w:pPr>
              <w:spacing w:after="15"/>
              <w:rPr>
                <w:sz w:val="18"/>
                <w:szCs w:val="18"/>
              </w:rPr>
            </w:pPr>
            <w:r>
              <w:rPr>
                <w:sz w:val="18"/>
                <w:szCs w:val="18"/>
              </w:rPr>
              <w:t>error conditions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after="15"/>
              <w:rPr>
                <w:sz w:val="18"/>
                <w:szCs w:val="18"/>
              </w:rPr>
            </w:pPr>
            <w:r>
              <w:rPr>
                <w:sz w:val="18"/>
                <w:szCs w:val="18"/>
              </w:rPr>
              <w:t>4</w:t>
            </w:r>
          </w:p>
        </w:tc>
        <w:tc>
          <w:tcPr>
            <w:tcW w:w="2340" w:type="dxa"/>
          </w:tcPr>
          <w:p>
            <w:pPr>
              <w:spacing w:after="15"/>
              <w:rPr>
                <w:sz w:val="18"/>
                <w:szCs w:val="18"/>
              </w:rPr>
            </w:pPr>
            <w:r>
              <w:rPr>
                <w:sz w:val="18"/>
                <w:szCs w:val="18"/>
              </w:rPr>
              <w:t>Warning</w:t>
            </w:r>
          </w:p>
        </w:tc>
        <w:tc>
          <w:tcPr>
            <w:tcW w:w="3960" w:type="dxa"/>
          </w:tcPr>
          <w:p>
            <w:pPr>
              <w:spacing w:after="15"/>
              <w:rPr>
                <w:sz w:val="18"/>
                <w:szCs w:val="18"/>
              </w:rPr>
            </w:pPr>
            <w:r>
              <w:rPr>
                <w:sz w:val="18"/>
                <w:szCs w:val="18"/>
              </w:rPr>
              <w:t>warning conditions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after="15"/>
              <w:rPr>
                <w:sz w:val="18"/>
                <w:szCs w:val="18"/>
              </w:rPr>
            </w:pPr>
            <w:r>
              <w:rPr>
                <w:sz w:val="18"/>
                <w:szCs w:val="18"/>
              </w:rPr>
              <w:t>5</w:t>
            </w:r>
          </w:p>
        </w:tc>
        <w:tc>
          <w:tcPr>
            <w:tcW w:w="2340" w:type="dxa"/>
          </w:tcPr>
          <w:p>
            <w:pPr>
              <w:spacing w:after="15"/>
              <w:rPr>
                <w:sz w:val="18"/>
                <w:szCs w:val="18"/>
              </w:rPr>
            </w:pPr>
            <w:r>
              <w:rPr>
                <w:sz w:val="18"/>
                <w:szCs w:val="18"/>
              </w:rPr>
              <w:t>Notice</w:t>
            </w:r>
          </w:p>
        </w:tc>
        <w:tc>
          <w:tcPr>
            <w:tcW w:w="3960" w:type="dxa"/>
          </w:tcPr>
          <w:p>
            <w:pPr>
              <w:spacing w:after="15"/>
              <w:rPr>
                <w:sz w:val="18"/>
                <w:szCs w:val="18"/>
              </w:rPr>
            </w:pPr>
            <w:r>
              <w:rPr>
                <w:sz w:val="18"/>
                <w:szCs w:val="18"/>
              </w:rPr>
              <w:t>normal but significant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after="15"/>
              <w:rPr>
                <w:sz w:val="18"/>
                <w:szCs w:val="18"/>
              </w:rPr>
            </w:pPr>
            <w:r>
              <w:rPr>
                <w:sz w:val="18"/>
                <w:szCs w:val="18"/>
              </w:rPr>
              <w:t>6</w:t>
            </w:r>
          </w:p>
        </w:tc>
        <w:tc>
          <w:tcPr>
            <w:tcW w:w="2340" w:type="dxa"/>
          </w:tcPr>
          <w:p>
            <w:pPr>
              <w:spacing w:after="15"/>
              <w:rPr>
                <w:sz w:val="18"/>
                <w:szCs w:val="18"/>
              </w:rPr>
            </w:pPr>
            <w:r>
              <w:rPr>
                <w:sz w:val="18"/>
                <w:szCs w:val="18"/>
              </w:rPr>
              <w:t>Informational</w:t>
            </w:r>
          </w:p>
        </w:tc>
        <w:tc>
          <w:tcPr>
            <w:tcW w:w="3960" w:type="dxa"/>
          </w:tcPr>
          <w:p>
            <w:pPr>
              <w:spacing w:after="15"/>
              <w:rPr>
                <w:sz w:val="18"/>
                <w:szCs w:val="18"/>
              </w:rPr>
            </w:pPr>
            <w:r>
              <w:rPr>
                <w:sz w:val="18"/>
                <w:szCs w:val="18"/>
              </w:rPr>
              <w:t>informational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after="15"/>
              <w:rPr>
                <w:sz w:val="18"/>
                <w:szCs w:val="18"/>
              </w:rPr>
            </w:pPr>
            <w:r>
              <w:rPr>
                <w:sz w:val="18"/>
                <w:szCs w:val="18"/>
              </w:rPr>
              <w:t>7</w:t>
            </w:r>
          </w:p>
        </w:tc>
        <w:tc>
          <w:tcPr>
            <w:tcW w:w="2340" w:type="dxa"/>
          </w:tcPr>
          <w:p>
            <w:pPr>
              <w:spacing w:after="15"/>
              <w:rPr>
                <w:sz w:val="18"/>
                <w:szCs w:val="18"/>
              </w:rPr>
            </w:pPr>
            <w:r>
              <w:rPr>
                <w:sz w:val="18"/>
                <w:szCs w:val="18"/>
              </w:rPr>
              <w:t>Debug</w:t>
            </w:r>
          </w:p>
        </w:tc>
        <w:tc>
          <w:tcPr>
            <w:tcW w:w="3960" w:type="dxa"/>
          </w:tcPr>
          <w:p>
            <w:pPr>
              <w:spacing w:after="15"/>
              <w:rPr>
                <w:sz w:val="18"/>
                <w:szCs w:val="18"/>
              </w:rPr>
            </w:pPr>
            <w:r>
              <w:rPr>
                <w:sz w:val="18"/>
                <w:szCs w:val="18"/>
              </w:rPr>
              <w:t>debug-level messages</w:t>
            </w:r>
          </w:p>
        </w:tc>
      </w:tr>
    </w:tbl>
    <w:p>
      <w:pPr>
        <w:pStyle w:val="47"/>
        <w:spacing w:after="15"/>
      </w:pPr>
    </w:p>
    <w:p>
      <w:pPr>
        <w:widowControl/>
        <w:spacing w:before="0" w:afterLines="0"/>
        <w:jc w:val="left"/>
        <w:rPr>
          <w:rFonts w:ascii="宋体"/>
          <w:kern w:val="0"/>
          <w:szCs w:val="20"/>
        </w:rPr>
      </w:pPr>
      <w:r>
        <w:br w:type="page"/>
      </w:r>
    </w:p>
    <w:p>
      <w:pPr>
        <w:pStyle w:val="47"/>
        <w:spacing w:after="15"/>
      </w:pPr>
    </w:p>
    <w:p>
      <w:pPr>
        <w:pStyle w:val="143"/>
        <w:spacing w:afterLines="0"/>
      </w:pPr>
      <w:r>
        <w:br w:type="textWrapping"/>
      </w:r>
      <w:bookmarkStart w:id="1954" w:name="_Toc532477877"/>
      <w:r>
        <w:rPr>
          <w:rFonts w:hint="eastAsia"/>
        </w:rPr>
        <w:t>（规范性附录）</w:t>
      </w:r>
      <w:r>
        <w:br w:type="textWrapping"/>
      </w:r>
      <w:r>
        <w:rPr>
          <w:rFonts w:hint="eastAsia"/>
        </w:rPr>
        <w:t>基于宽带识别码的设备首次认证用户提示信息</w:t>
      </w:r>
      <w:bookmarkEnd w:id="1954"/>
    </w:p>
    <w:p>
      <w:pPr>
        <w:pStyle w:val="161"/>
        <w:spacing w:before="312" w:after="312"/>
      </w:pPr>
      <w:bookmarkStart w:id="1955" w:name="_Toc447897320"/>
      <w:bookmarkStart w:id="1956" w:name="_Toc384993074"/>
      <w:bookmarkStart w:id="1957" w:name="_Toc532477878"/>
      <w:r>
        <w:rPr>
          <w:rFonts w:hint="eastAsia"/>
        </w:rPr>
        <w:t>基于宽带识别码的设备首次认证用户提示信息</w:t>
      </w:r>
      <w:bookmarkEnd w:id="1955"/>
      <w:bookmarkEnd w:id="1956"/>
      <w:bookmarkEnd w:id="1957"/>
    </w:p>
    <w:p>
      <w:pPr>
        <w:pStyle w:val="47"/>
        <w:spacing w:after="15"/>
        <w:rPr>
          <w:rFonts w:hAnsi="宋体"/>
        </w:rPr>
      </w:pPr>
      <w:r>
        <w:rPr>
          <w:rFonts w:hint="eastAsia" w:hAnsi="宋体"/>
        </w:rPr>
        <w:t>基于宽带识别码的设备首次认证过程中，家庭网关注册界面应根据ITMS+远程下发的参数内容（Internet</w:t>
      </w:r>
      <w:r>
        <w:rPr>
          <w:rFonts w:hAnsi="宋体"/>
        </w:rPr>
        <w:softHyphen/>
      </w:r>
      <w:r>
        <w:rPr>
          <w:rFonts w:hint="eastAsia" w:hAnsi="宋体"/>
        </w:rPr>
        <w:t>Gateway</w:t>
      </w:r>
      <w:r>
        <w:rPr>
          <w:rFonts w:hAnsi="宋体"/>
        </w:rPr>
        <w:softHyphen/>
      </w:r>
      <w:r>
        <w:rPr>
          <w:rFonts w:hint="eastAsia" w:hAnsi="宋体"/>
        </w:rPr>
        <w:t>Device.X_CT-COM_UserInfo.Status和Internet</w:t>
      </w:r>
      <w:r>
        <w:rPr>
          <w:rFonts w:hAnsi="宋体"/>
        </w:rPr>
        <w:softHyphen/>
      </w:r>
      <w:r>
        <w:rPr>
          <w:rFonts w:hint="eastAsia" w:hAnsi="宋体"/>
        </w:rPr>
        <w:t>Gateway</w:t>
      </w:r>
      <w:r>
        <w:rPr>
          <w:rFonts w:hAnsi="宋体"/>
        </w:rPr>
        <w:softHyphen/>
      </w:r>
      <w:r>
        <w:rPr>
          <w:rFonts w:hint="eastAsia" w:hAnsi="宋体"/>
        </w:rPr>
        <w:t>Device.X_CT-COM_UserInfo.Result）和认证次数限制情况提供明确的用户提示信息，具体要求参见表F.1。</w:t>
      </w:r>
    </w:p>
    <w:p>
      <w:pPr>
        <w:pStyle w:val="19"/>
        <w:spacing w:after="15"/>
        <w:ind w:firstLine="462"/>
        <w:jc w:val="center"/>
        <w:rPr>
          <w:rFonts w:ascii="宋体" w:hAnsi="宋体"/>
          <w:b/>
          <w:sz w:val="21"/>
          <w:szCs w:val="21"/>
        </w:rPr>
      </w:pPr>
      <w:r>
        <w:rPr>
          <w:rFonts w:hint="eastAsia" w:ascii="宋体" w:hAnsi="宋体"/>
          <w:b/>
          <w:sz w:val="21"/>
          <w:szCs w:val="21"/>
        </w:rPr>
        <w:t>表F.1  基于宽带识别码的设备首次认证用户提示信息</w:t>
      </w:r>
    </w:p>
    <w:tbl>
      <w:tblPr>
        <w:tblStyle w:val="66"/>
        <w:tblW w:w="93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3"/>
        <w:gridCol w:w="1890"/>
        <w:gridCol w:w="1365"/>
        <w:gridCol w:w="4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shd w:val="clear" w:color="auto" w:fill="E6E6E6"/>
          </w:tcPr>
          <w:p>
            <w:pPr>
              <w:spacing w:after="15"/>
              <w:rPr>
                <w:rFonts w:ascii="宋体" w:hAnsi="宋体"/>
                <w:bCs/>
                <w:sz w:val="18"/>
                <w:szCs w:val="18"/>
              </w:rPr>
            </w:pPr>
            <w:r>
              <w:rPr>
                <w:rFonts w:hint="eastAsia" w:ascii="宋体" w:hAnsi="宋体"/>
                <w:bCs/>
                <w:sz w:val="18"/>
                <w:szCs w:val="18"/>
              </w:rPr>
              <w:t>Internet</w:t>
            </w:r>
            <w:r>
              <w:rPr>
                <w:rFonts w:ascii="宋体" w:hAnsi="宋体"/>
                <w:bCs/>
                <w:sz w:val="18"/>
                <w:szCs w:val="18"/>
              </w:rPr>
              <w:softHyphen/>
            </w:r>
            <w:r>
              <w:rPr>
                <w:rFonts w:hint="eastAsia" w:ascii="宋体" w:hAnsi="宋体"/>
                <w:bCs/>
                <w:sz w:val="18"/>
                <w:szCs w:val="18"/>
              </w:rPr>
              <w:t>Gateway</w:t>
            </w:r>
            <w:r>
              <w:rPr>
                <w:rFonts w:ascii="宋体" w:hAnsi="宋体"/>
                <w:bCs/>
                <w:sz w:val="18"/>
                <w:szCs w:val="18"/>
              </w:rPr>
              <w:softHyphen/>
            </w:r>
            <w:r>
              <w:rPr>
                <w:rFonts w:hint="eastAsia" w:ascii="宋体" w:hAnsi="宋体"/>
                <w:bCs/>
                <w:sz w:val="18"/>
                <w:szCs w:val="18"/>
              </w:rPr>
              <w:t>Device.X_CT-COM_UserInfo.Status</w:t>
            </w:r>
          </w:p>
        </w:tc>
        <w:tc>
          <w:tcPr>
            <w:tcW w:w="1890" w:type="dxa"/>
            <w:shd w:val="clear" w:color="auto" w:fill="E6E6E6"/>
          </w:tcPr>
          <w:p>
            <w:pPr>
              <w:spacing w:after="15"/>
              <w:rPr>
                <w:rFonts w:ascii="宋体" w:hAnsi="宋体"/>
                <w:bCs/>
                <w:sz w:val="18"/>
                <w:szCs w:val="18"/>
              </w:rPr>
            </w:pPr>
            <w:r>
              <w:rPr>
                <w:rFonts w:hint="eastAsia" w:ascii="宋体" w:hAnsi="宋体"/>
                <w:bCs/>
                <w:sz w:val="18"/>
                <w:szCs w:val="18"/>
              </w:rPr>
              <w:t>Internet</w:t>
            </w:r>
            <w:r>
              <w:rPr>
                <w:rFonts w:ascii="宋体" w:hAnsi="宋体"/>
                <w:bCs/>
                <w:sz w:val="18"/>
                <w:szCs w:val="18"/>
              </w:rPr>
              <w:softHyphen/>
            </w:r>
            <w:r>
              <w:rPr>
                <w:rFonts w:hint="eastAsia" w:ascii="宋体" w:hAnsi="宋体"/>
                <w:bCs/>
                <w:sz w:val="18"/>
                <w:szCs w:val="18"/>
              </w:rPr>
              <w:t>Gateway</w:t>
            </w:r>
            <w:r>
              <w:rPr>
                <w:rFonts w:ascii="宋体" w:hAnsi="宋体"/>
                <w:bCs/>
                <w:sz w:val="18"/>
                <w:szCs w:val="18"/>
              </w:rPr>
              <w:softHyphen/>
            </w:r>
            <w:r>
              <w:rPr>
                <w:rFonts w:hint="eastAsia" w:ascii="宋体" w:hAnsi="宋体"/>
                <w:bCs/>
                <w:sz w:val="18"/>
                <w:szCs w:val="18"/>
              </w:rPr>
              <w:t>Device.X_CT-COM_UserInfo.Result</w:t>
            </w:r>
          </w:p>
        </w:tc>
        <w:tc>
          <w:tcPr>
            <w:tcW w:w="1365" w:type="dxa"/>
            <w:shd w:val="clear" w:color="auto" w:fill="E6E6E6"/>
          </w:tcPr>
          <w:p>
            <w:pPr>
              <w:spacing w:after="15"/>
              <w:rPr>
                <w:rFonts w:ascii="宋体" w:hAnsi="宋体"/>
                <w:bCs/>
                <w:sz w:val="18"/>
                <w:szCs w:val="18"/>
              </w:rPr>
            </w:pPr>
            <w:r>
              <w:rPr>
                <w:rFonts w:hint="eastAsia" w:ascii="宋体" w:hAnsi="宋体"/>
                <w:bCs/>
                <w:sz w:val="18"/>
                <w:szCs w:val="18"/>
              </w:rPr>
              <w:t>认证次数限制情况</w:t>
            </w:r>
          </w:p>
        </w:tc>
        <w:tc>
          <w:tcPr>
            <w:tcW w:w="4169" w:type="dxa"/>
            <w:shd w:val="clear" w:color="auto" w:fill="E6E6E6"/>
          </w:tcPr>
          <w:p>
            <w:pPr>
              <w:spacing w:after="15"/>
              <w:rPr>
                <w:rFonts w:ascii="宋体" w:hAnsi="宋体"/>
                <w:bCs/>
                <w:sz w:val="18"/>
                <w:szCs w:val="18"/>
              </w:rPr>
            </w:pPr>
            <w:r>
              <w:rPr>
                <w:rFonts w:hint="eastAsia" w:ascii="宋体" w:hAnsi="宋体"/>
                <w:bCs/>
                <w:sz w:val="18"/>
                <w:szCs w:val="18"/>
              </w:rPr>
              <w:t>用户提示信息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vMerge w:val="restart"/>
          </w:tcPr>
          <w:p>
            <w:pPr>
              <w:spacing w:after="15"/>
              <w:rPr>
                <w:rFonts w:ascii="宋体" w:hAnsi="宋体"/>
                <w:sz w:val="18"/>
                <w:szCs w:val="18"/>
              </w:rPr>
            </w:pPr>
            <w:r>
              <w:rPr>
                <w:rFonts w:hint="eastAsia" w:ascii="宋体" w:hAnsi="宋体"/>
                <w:sz w:val="18"/>
                <w:szCs w:val="18"/>
              </w:rPr>
              <w:t>0</w:t>
            </w:r>
          </w:p>
          <w:p>
            <w:pPr>
              <w:spacing w:after="15"/>
              <w:rPr>
                <w:rFonts w:ascii="宋体" w:hAnsi="宋体"/>
                <w:sz w:val="18"/>
                <w:szCs w:val="18"/>
              </w:rPr>
            </w:pPr>
          </w:p>
        </w:tc>
        <w:tc>
          <w:tcPr>
            <w:tcW w:w="1890" w:type="dxa"/>
          </w:tcPr>
          <w:p>
            <w:pPr>
              <w:spacing w:after="15"/>
              <w:rPr>
                <w:rFonts w:ascii="宋体" w:hAnsi="宋体"/>
                <w:sz w:val="18"/>
                <w:szCs w:val="18"/>
              </w:rPr>
            </w:pPr>
            <w:r>
              <w:rPr>
                <w:rFonts w:hint="eastAsia" w:ascii="宋体" w:hAnsi="宋体"/>
                <w:sz w:val="18"/>
                <w:szCs w:val="18"/>
              </w:rPr>
              <w:t>99</w:t>
            </w:r>
          </w:p>
        </w:tc>
        <w:tc>
          <w:tcPr>
            <w:tcW w:w="1365" w:type="dxa"/>
          </w:tcPr>
          <w:p>
            <w:pPr>
              <w:spacing w:after="15"/>
              <w:rPr>
                <w:rFonts w:ascii="宋体" w:hAnsi="宋体"/>
                <w:sz w:val="18"/>
                <w:szCs w:val="18"/>
              </w:rPr>
            </w:pPr>
          </w:p>
        </w:tc>
        <w:tc>
          <w:tcPr>
            <w:tcW w:w="4169" w:type="dxa"/>
          </w:tcPr>
          <w:p>
            <w:pPr>
              <w:spacing w:after="15"/>
              <w:rPr>
                <w:rFonts w:ascii="宋体" w:hAnsi="宋体"/>
                <w:sz w:val="18"/>
                <w:szCs w:val="18"/>
              </w:rPr>
            </w:pPr>
            <w:r>
              <w:rPr>
                <w:rFonts w:hint="eastAsia" w:ascii="宋体" w:hAnsi="宋体"/>
                <w:sz w:val="18"/>
                <w:szCs w:val="18"/>
              </w:rPr>
              <w:t>注册ITMS成功，等待ITMS平台下发业务数据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vMerge w:val="continue"/>
          </w:tcPr>
          <w:p>
            <w:pPr>
              <w:spacing w:after="15"/>
              <w:rPr>
                <w:rFonts w:ascii="宋体" w:hAnsi="宋体"/>
                <w:sz w:val="18"/>
                <w:szCs w:val="18"/>
              </w:rPr>
            </w:pPr>
          </w:p>
        </w:tc>
        <w:tc>
          <w:tcPr>
            <w:tcW w:w="1890" w:type="dxa"/>
          </w:tcPr>
          <w:p>
            <w:pPr>
              <w:spacing w:after="15"/>
              <w:rPr>
                <w:rFonts w:ascii="宋体" w:hAnsi="宋体"/>
                <w:sz w:val="18"/>
                <w:szCs w:val="18"/>
              </w:rPr>
            </w:pPr>
            <w:r>
              <w:rPr>
                <w:rFonts w:hint="eastAsia" w:ascii="宋体" w:hAnsi="宋体"/>
                <w:sz w:val="18"/>
                <w:szCs w:val="18"/>
              </w:rPr>
              <w:t>0</w:t>
            </w:r>
          </w:p>
        </w:tc>
        <w:tc>
          <w:tcPr>
            <w:tcW w:w="1365" w:type="dxa"/>
          </w:tcPr>
          <w:p>
            <w:pPr>
              <w:spacing w:after="15"/>
              <w:rPr>
                <w:rFonts w:ascii="宋体" w:hAnsi="宋体"/>
                <w:sz w:val="18"/>
                <w:szCs w:val="18"/>
              </w:rPr>
            </w:pPr>
          </w:p>
        </w:tc>
        <w:tc>
          <w:tcPr>
            <w:tcW w:w="4169" w:type="dxa"/>
          </w:tcPr>
          <w:p>
            <w:pPr>
              <w:numPr>
                <w:ilvl w:val="0"/>
                <w:numId w:val="151"/>
              </w:numPr>
              <w:spacing w:before="0" w:afterLines="0"/>
              <w:rPr>
                <w:rFonts w:ascii="宋体" w:hAnsi="宋体"/>
                <w:sz w:val="18"/>
                <w:szCs w:val="18"/>
              </w:rPr>
            </w:pPr>
            <w:r>
              <w:rPr>
                <w:rFonts w:hint="eastAsia" w:ascii="宋体" w:hAnsi="宋体"/>
                <w:sz w:val="18"/>
                <w:szCs w:val="18"/>
              </w:rPr>
              <w:t>正在下发业务数据，请勿断电或拨</w:t>
            </w:r>
            <w:r>
              <w:rPr>
                <w:rFonts w:hint="eastAsia" w:ascii="宋体" w:hAnsi="宋体"/>
                <w:bCs/>
                <w:i/>
                <w:iCs/>
                <w:szCs w:val="21"/>
              </w:rPr>
              <w:t>光纤（或网线）</w:t>
            </w:r>
            <w:r>
              <w:rPr>
                <w:rFonts w:hint="eastAsia" w:ascii="宋体" w:hAnsi="宋体"/>
                <w:sz w:val="18"/>
                <w:szCs w:val="18"/>
              </w:rPr>
              <w:t>（</w:t>
            </w:r>
            <w:r>
              <w:rPr>
                <w:rFonts w:ascii="宋体" w:hAnsi="宋体"/>
                <w:sz w:val="18"/>
                <w:szCs w:val="18"/>
              </w:rPr>
              <w:t>InternetGatewayDevice.X_CT-COM_UserInfo. ServiceName</w:t>
            </w:r>
            <w:r>
              <w:rPr>
                <w:rFonts w:hint="eastAsia" w:ascii="宋体" w:hAnsi="宋体"/>
                <w:sz w:val="18"/>
                <w:szCs w:val="18"/>
              </w:rPr>
              <w:t>不可识别时）</w:t>
            </w:r>
          </w:p>
          <w:p>
            <w:pPr>
              <w:numPr>
                <w:ilvl w:val="0"/>
                <w:numId w:val="151"/>
              </w:numPr>
              <w:spacing w:before="0" w:afterLines="0"/>
              <w:rPr>
                <w:rFonts w:ascii="宋体" w:hAnsi="宋体"/>
                <w:sz w:val="18"/>
                <w:szCs w:val="18"/>
              </w:rPr>
            </w:pPr>
            <w:r>
              <w:rPr>
                <w:rFonts w:hint="eastAsia" w:ascii="宋体" w:hAnsi="宋体"/>
                <w:sz w:val="18"/>
                <w:szCs w:val="18"/>
              </w:rPr>
              <w:t>ITMS平台正在下发**业务数据，请勿断电或拨**（</w:t>
            </w:r>
            <w:r>
              <w:rPr>
                <w:rFonts w:ascii="宋体" w:hAnsi="宋体"/>
                <w:sz w:val="18"/>
                <w:szCs w:val="18"/>
              </w:rPr>
              <w:t>InternetGatewayDevice.X_CT-COM_UserInfo. ServiceName</w:t>
            </w:r>
            <w:r>
              <w:rPr>
                <w:rFonts w:hint="eastAsia" w:ascii="宋体" w:hAnsi="宋体"/>
                <w:sz w:val="18"/>
                <w:szCs w:val="18"/>
              </w:rPr>
              <w:t>可识别时）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vMerge w:val="continue"/>
          </w:tcPr>
          <w:p>
            <w:pPr>
              <w:spacing w:after="15"/>
              <w:rPr>
                <w:rFonts w:ascii="宋体" w:hAnsi="宋体"/>
                <w:sz w:val="18"/>
                <w:szCs w:val="18"/>
              </w:rPr>
            </w:pPr>
          </w:p>
        </w:tc>
        <w:tc>
          <w:tcPr>
            <w:tcW w:w="1890" w:type="dxa"/>
          </w:tcPr>
          <w:p>
            <w:pPr>
              <w:spacing w:after="15"/>
              <w:rPr>
                <w:rFonts w:ascii="宋体" w:hAnsi="宋体"/>
                <w:sz w:val="18"/>
                <w:szCs w:val="18"/>
              </w:rPr>
            </w:pPr>
            <w:r>
              <w:rPr>
                <w:rFonts w:hint="eastAsia" w:ascii="宋体" w:hAnsi="宋体"/>
                <w:sz w:val="18"/>
                <w:szCs w:val="18"/>
              </w:rPr>
              <w:t>1</w:t>
            </w:r>
          </w:p>
        </w:tc>
        <w:tc>
          <w:tcPr>
            <w:tcW w:w="1365" w:type="dxa"/>
          </w:tcPr>
          <w:p>
            <w:pPr>
              <w:spacing w:after="15"/>
              <w:rPr>
                <w:rFonts w:ascii="宋体" w:hAnsi="宋体"/>
                <w:sz w:val="18"/>
                <w:szCs w:val="18"/>
              </w:rPr>
            </w:pPr>
          </w:p>
        </w:tc>
        <w:tc>
          <w:tcPr>
            <w:tcW w:w="4169" w:type="dxa"/>
          </w:tcPr>
          <w:p>
            <w:pPr>
              <w:numPr>
                <w:ilvl w:val="0"/>
                <w:numId w:val="151"/>
              </w:numPr>
              <w:spacing w:before="0" w:afterLines="0"/>
              <w:rPr>
                <w:rFonts w:ascii="宋体" w:hAnsi="宋体"/>
                <w:sz w:val="18"/>
                <w:szCs w:val="18"/>
              </w:rPr>
            </w:pPr>
            <w:r>
              <w:rPr>
                <w:rFonts w:hint="eastAsia" w:ascii="宋体" w:hAnsi="宋体"/>
                <w:sz w:val="18"/>
                <w:szCs w:val="18"/>
              </w:rPr>
              <w:t>ITMS平台业务数据下发成功，共下发了**、**、**#个业务，欢迎使用悦me（当家庭网关不需要重启时）</w:t>
            </w:r>
          </w:p>
          <w:p>
            <w:pPr>
              <w:numPr>
                <w:ilvl w:val="0"/>
                <w:numId w:val="151"/>
              </w:numPr>
              <w:spacing w:before="0" w:afterLines="0"/>
              <w:rPr>
                <w:rFonts w:ascii="宋体" w:hAnsi="宋体"/>
                <w:sz w:val="18"/>
                <w:szCs w:val="18"/>
              </w:rPr>
            </w:pPr>
            <w:r>
              <w:rPr>
                <w:rFonts w:hint="eastAsia" w:ascii="宋体" w:hAnsi="宋体"/>
                <w:sz w:val="18"/>
                <w:szCs w:val="18"/>
              </w:rPr>
              <w:t>ITMS平台业务数据下发成功，共下发了**、**、**#个业务，天翼网关需要重启，请等待…（当家庭网关需要重启时）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vMerge w:val="continue"/>
          </w:tcPr>
          <w:p>
            <w:pPr>
              <w:spacing w:after="15"/>
              <w:rPr>
                <w:rFonts w:ascii="宋体" w:hAnsi="宋体"/>
                <w:sz w:val="18"/>
                <w:szCs w:val="18"/>
              </w:rPr>
            </w:pPr>
          </w:p>
        </w:tc>
        <w:tc>
          <w:tcPr>
            <w:tcW w:w="1890" w:type="dxa"/>
            <w:shd w:val="clear" w:color="auto" w:fill="FFFFFF"/>
          </w:tcPr>
          <w:p>
            <w:pPr>
              <w:spacing w:after="15"/>
              <w:rPr>
                <w:rFonts w:ascii="宋体" w:hAnsi="宋体"/>
                <w:sz w:val="18"/>
                <w:szCs w:val="18"/>
              </w:rPr>
            </w:pPr>
            <w:r>
              <w:rPr>
                <w:rFonts w:hint="eastAsia" w:ascii="宋体" w:hAnsi="宋体"/>
                <w:sz w:val="18"/>
                <w:szCs w:val="18"/>
              </w:rPr>
              <w:t>2</w:t>
            </w:r>
          </w:p>
        </w:tc>
        <w:tc>
          <w:tcPr>
            <w:tcW w:w="1365" w:type="dxa"/>
            <w:shd w:val="clear" w:color="auto" w:fill="FFFFFF"/>
          </w:tcPr>
          <w:p>
            <w:pPr>
              <w:spacing w:after="15"/>
              <w:rPr>
                <w:rFonts w:ascii="宋体" w:hAnsi="宋体"/>
                <w:sz w:val="18"/>
                <w:szCs w:val="18"/>
              </w:rPr>
            </w:pPr>
          </w:p>
        </w:tc>
        <w:tc>
          <w:tcPr>
            <w:tcW w:w="4169" w:type="dxa"/>
            <w:shd w:val="clear" w:color="auto" w:fill="FFFFFF"/>
          </w:tcPr>
          <w:p>
            <w:pPr>
              <w:spacing w:after="15"/>
              <w:rPr>
                <w:rFonts w:ascii="宋体" w:hAnsi="宋体"/>
                <w:sz w:val="18"/>
                <w:szCs w:val="18"/>
              </w:rPr>
            </w:pPr>
            <w:r>
              <w:rPr>
                <w:rFonts w:hint="eastAsia" w:ascii="宋体" w:hAnsi="宋体"/>
                <w:sz w:val="18"/>
                <w:szCs w:val="18"/>
              </w:rPr>
              <w:t>ITMS下发业务异常！请联系客户经理或拨打10000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vMerge w:val="restart"/>
          </w:tcPr>
          <w:p>
            <w:pPr>
              <w:spacing w:after="15"/>
              <w:rPr>
                <w:rFonts w:ascii="宋体" w:hAnsi="宋体"/>
                <w:sz w:val="18"/>
                <w:szCs w:val="18"/>
              </w:rPr>
            </w:pPr>
            <w:r>
              <w:rPr>
                <w:rFonts w:hint="eastAsia" w:ascii="宋体" w:hAnsi="宋体"/>
                <w:sz w:val="18"/>
                <w:szCs w:val="18"/>
              </w:rPr>
              <w:t>1~3</w:t>
            </w:r>
          </w:p>
        </w:tc>
        <w:tc>
          <w:tcPr>
            <w:tcW w:w="1890" w:type="dxa"/>
          </w:tcPr>
          <w:p>
            <w:pPr>
              <w:spacing w:after="15"/>
              <w:rPr>
                <w:rFonts w:ascii="宋体" w:hAnsi="宋体"/>
                <w:sz w:val="18"/>
                <w:szCs w:val="18"/>
              </w:rPr>
            </w:pPr>
          </w:p>
        </w:tc>
        <w:tc>
          <w:tcPr>
            <w:tcW w:w="1365" w:type="dxa"/>
          </w:tcPr>
          <w:p>
            <w:pPr>
              <w:spacing w:after="15"/>
              <w:rPr>
                <w:rFonts w:ascii="宋体" w:hAnsi="宋体"/>
                <w:sz w:val="18"/>
                <w:szCs w:val="18"/>
              </w:rPr>
            </w:pPr>
            <w:r>
              <w:rPr>
                <w:rFonts w:hint="eastAsia" w:ascii="宋体" w:hAnsi="宋体"/>
                <w:sz w:val="18"/>
                <w:szCs w:val="18"/>
              </w:rPr>
              <w:t>未超过最大限制次数</w:t>
            </w:r>
          </w:p>
        </w:tc>
        <w:tc>
          <w:tcPr>
            <w:tcW w:w="4169" w:type="dxa"/>
          </w:tcPr>
          <w:p>
            <w:pPr>
              <w:spacing w:after="15"/>
              <w:rPr>
                <w:rFonts w:ascii="宋体" w:hAnsi="宋体"/>
                <w:sz w:val="18"/>
                <w:szCs w:val="18"/>
              </w:rPr>
            </w:pPr>
            <w:r>
              <w:rPr>
                <w:rFonts w:hint="eastAsia" w:ascii="宋体" w:hAnsi="宋体"/>
                <w:sz w:val="18"/>
                <w:szCs w:val="18"/>
              </w:rPr>
              <w:t>在ITMS上注册失败！请检查宽带识别码和密码是否正确，如无法解决请联系客户经理或拨打10000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vMerge w:val="continue"/>
          </w:tcPr>
          <w:p>
            <w:pPr>
              <w:spacing w:after="15"/>
              <w:rPr>
                <w:rFonts w:ascii="宋体" w:hAnsi="宋体"/>
                <w:sz w:val="18"/>
                <w:szCs w:val="18"/>
              </w:rPr>
            </w:pPr>
          </w:p>
        </w:tc>
        <w:tc>
          <w:tcPr>
            <w:tcW w:w="1890" w:type="dxa"/>
          </w:tcPr>
          <w:p>
            <w:pPr>
              <w:spacing w:after="15"/>
              <w:rPr>
                <w:rFonts w:ascii="宋体" w:hAnsi="宋体"/>
                <w:sz w:val="18"/>
                <w:szCs w:val="18"/>
              </w:rPr>
            </w:pPr>
          </w:p>
        </w:tc>
        <w:tc>
          <w:tcPr>
            <w:tcW w:w="1365" w:type="dxa"/>
          </w:tcPr>
          <w:p>
            <w:pPr>
              <w:spacing w:after="15"/>
              <w:rPr>
                <w:rFonts w:ascii="宋体" w:hAnsi="宋体"/>
                <w:sz w:val="18"/>
                <w:szCs w:val="18"/>
              </w:rPr>
            </w:pPr>
            <w:r>
              <w:rPr>
                <w:rFonts w:hint="eastAsia" w:ascii="宋体" w:hAnsi="宋体"/>
                <w:sz w:val="18"/>
                <w:szCs w:val="18"/>
              </w:rPr>
              <w:t>超过最大限制次数</w:t>
            </w:r>
          </w:p>
        </w:tc>
        <w:tc>
          <w:tcPr>
            <w:tcW w:w="4169" w:type="dxa"/>
          </w:tcPr>
          <w:p>
            <w:pPr>
              <w:spacing w:after="15"/>
              <w:rPr>
                <w:rFonts w:ascii="宋体" w:hAnsi="宋体"/>
                <w:sz w:val="18"/>
                <w:szCs w:val="18"/>
              </w:rPr>
            </w:pPr>
            <w:r>
              <w:rPr>
                <w:rFonts w:hint="eastAsia" w:ascii="宋体" w:hAnsi="宋体"/>
                <w:sz w:val="18"/>
                <w:szCs w:val="18"/>
              </w:rPr>
              <w:t>在ITMS上注册失败！请3分钟后重试，如无法解决请联系客户经理或拨打10000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tcPr>
          <w:p>
            <w:pPr>
              <w:spacing w:after="15"/>
              <w:rPr>
                <w:rFonts w:ascii="宋体" w:hAnsi="宋体"/>
                <w:sz w:val="18"/>
                <w:szCs w:val="18"/>
              </w:rPr>
            </w:pPr>
            <w:r>
              <w:rPr>
                <w:rFonts w:hint="eastAsia" w:ascii="宋体" w:hAnsi="宋体"/>
                <w:sz w:val="18"/>
                <w:szCs w:val="18"/>
              </w:rPr>
              <w:t>4</w:t>
            </w:r>
          </w:p>
        </w:tc>
        <w:tc>
          <w:tcPr>
            <w:tcW w:w="1890" w:type="dxa"/>
          </w:tcPr>
          <w:p>
            <w:pPr>
              <w:spacing w:after="15"/>
              <w:rPr>
                <w:rFonts w:ascii="宋体" w:hAnsi="宋体"/>
                <w:sz w:val="18"/>
                <w:szCs w:val="18"/>
              </w:rPr>
            </w:pPr>
          </w:p>
        </w:tc>
        <w:tc>
          <w:tcPr>
            <w:tcW w:w="1365" w:type="dxa"/>
          </w:tcPr>
          <w:p>
            <w:pPr>
              <w:spacing w:after="15"/>
              <w:rPr>
                <w:rFonts w:ascii="宋体" w:hAnsi="宋体"/>
                <w:sz w:val="18"/>
                <w:szCs w:val="18"/>
              </w:rPr>
            </w:pPr>
          </w:p>
        </w:tc>
        <w:tc>
          <w:tcPr>
            <w:tcW w:w="4169" w:type="dxa"/>
          </w:tcPr>
          <w:p>
            <w:pPr>
              <w:spacing w:after="15"/>
              <w:rPr>
                <w:rFonts w:ascii="宋体" w:hAnsi="宋体"/>
                <w:sz w:val="18"/>
                <w:szCs w:val="18"/>
              </w:rPr>
            </w:pPr>
            <w:r>
              <w:rPr>
                <w:rFonts w:hint="eastAsia" w:ascii="宋体" w:hAnsi="宋体"/>
                <w:sz w:val="18"/>
                <w:szCs w:val="18"/>
              </w:rPr>
              <w:t>注册超时！请检查线路后重试，如无法解决请联系客户经理或拨打10000 （说明：不增加失败次数Internet</w:t>
            </w:r>
            <w:r>
              <w:rPr>
                <w:rFonts w:hint="eastAsia" w:ascii="宋体" w:hAnsi="宋体"/>
                <w:sz w:val="18"/>
                <w:szCs w:val="18"/>
              </w:rPr>
              <w:softHyphen/>
            </w:r>
            <w:r>
              <w:rPr>
                <w:rFonts w:hint="eastAsia" w:ascii="宋体" w:hAnsi="宋体"/>
                <w:sz w:val="18"/>
                <w:szCs w:val="18"/>
              </w:rPr>
              <w:t>Gateway</w:t>
            </w:r>
            <w:r>
              <w:rPr>
                <w:rFonts w:hint="eastAsia" w:ascii="宋体" w:hAnsi="宋体"/>
                <w:sz w:val="18"/>
                <w:szCs w:val="18"/>
              </w:rPr>
              <w:softHyphen/>
            </w:r>
            <w:r>
              <w:rPr>
                <w:rFonts w:hint="eastAsia" w:ascii="宋体" w:hAnsi="宋体"/>
                <w:sz w:val="18"/>
                <w:szCs w:val="18"/>
              </w:rPr>
              <w:t>Device.X_CT-COM_UserInfo.Times的数值）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tcPr>
          <w:p>
            <w:pPr>
              <w:spacing w:after="15"/>
              <w:rPr>
                <w:rFonts w:ascii="宋体" w:hAnsi="宋体"/>
                <w:sz w:val="18"/>
                <w:szCs w:val="18"/>
              </w:rPr>
            </w:pPr>
            <w:r>
              <w:rPr>
                <w:rFonts w:hint="eastAsia" w:ascii="宋体" w:hAnsi="宋体"/>
                <w:sz w:val="18"/>
                <w:szCs w:val="18"/>
              </w:rPr>
              <w:t>5</w:t>
            </w:r>
          </w:p>
        </w:tc>
        <w:tc>
          <w:tcPr>
            <w:tcW w:w="1890" w:type="dxa"/>
          </w:tcPr>
          <w:p>
            <w:pPr>
              <w:spacing w:after="15"/>
              <w:rPr>
                <w:rFonts w:ascii="宋体" w:hAnsi="宋体"/>
                <w:sz w:val="18"/>
                <w:szCs w:val="18"/>
              </w:rPr>
            </w:pPr>
          </w:p>
        </w:tc>
        <w:tc>
          <w:tcPr>
            <w:tcW w:w="1365" w:type="dxa"/>
          </w:tcPr>
          <w:p>
            <w:pPr>
              <w:spacing w:after="15"/>
              <w:rPr>
                <w:rFonts w:ascii="宋体" w:hAnsi="宋体"/>
                <w:sz w:val="18"/>
                <w:szCs w:val="18"/>
              </w:rPr>
            </w:pPr>
          </w:p>
        </w:tc>
        <w:tc>
          <w:tcPr>
            <w:tcW w:w="4169" w:type="dxa"/>
          </w:tcPr>
          <w:p>
            <w:pPr>
              <w:spacing w:after="15"/>
              <w:rPr>
                <w:rFonts w:ascii="宋体" w:hAnsi="宋体"/>
                <w:sz w:val="18"/>
                <w:szCs w:val="18"/>
              </w:rPr>
            </w:pPr>
            <w:r>
              <w:rPr>
                <w:rFonts w:hint="eastAsia" w:ascii="宋体" w:hAnsi="宋体"/>
                <w:sz w:val="18"/>
                <w:szCs w:val="18"/>
              </w:rPr>
              <w:t>已经在ITMS注册成功，无需再注册</w:t>
            </w:r>
          </w:p>
        </w:tc>
      </w:tr>
    </w:tbl>
    <w:p>
      <w:pPr>
        <w:spacing w:after="15" w:line="360" w:lineRule="auto"/>
        <w:ind w:firstLine="630" w:firstLineChars="300"/>
        <w:jc w:val="left"/>
        <w:rPr>
          <w:rFonts w:ascii="宋体" w:hAnsi="宋体" w:cs="宋体"/>
          <w:kern w:val="0"/>
          <w:sz w:val="20"/>
          <w:szCs w:val="20"/>
        </w:rPr>
      </w:pPr>
      <w:r>
        <w:rPr>
          <w:rFonts w:hint="eastAsia" w:ascii="宋体" w:hAnsi="宋体"/>
        </w:rPr>
        <w:t>说明：InternetGatewayDevice.X_CT-COM_UserInfo.Result和InternetGatewayDevice.X_CT-COM_UserInfo.Status的数值掉电不可丢失</w:t>
      </w:r>
    </w:p>
    <w:p>
      <w:pPr>
        <w:pStyle w:val="161"/>
        <w:spacing w:before="312" w:after="312"/>
      </w:pPr>
      <w:bookmarkStart w:id="1958" w:name="_Toc447897321"/>
      <w:bookmarkStart w:id="1959" w:name="_Toc384993075"/>
      <w:bookmarkStart w:id="1960" w:name="_Toc532477879"/>
      <w:r>
        <w:rPr>
          <w:rFonts w:hint="eastAsia"/>
        </w:rPr>
        <w:t>注册初始界面提示要求</w:t>
      </w:r>
      <w:bookmarkEnd w:id="1958"/>
      <w:bookmarkEnd w:id="1959"/>
      <w:bookmarkEnd w:id="1960"/>
    </w:p>
    <w:p>
      <w:pPr>
        <w:pStyle w:val="47"/>
        <w:spacing w:after="15"/>
        <w:rPr>
          <w:rFonts w:hAnsi="宋体"/>
        </w:rPr>
      </w:pPr>
      <w:r>
        <w:rPr>
          <w:rFonts w:hint="eastAsia" w:hAnsi="宋体"/>
        </w:rPr>
        <w:t>在注册初始界面中对用户进行操作提示，具体内容如下：</w:t>
      </w:r>
    </w:p>
    <w:p>
      <w:pPr>
        <w:numPr>
          <w:ilvl w:val="3"/>
          <w:numId w:val="151"/>
        </w:numPr>
        <w:tabs>
          <w:tab w:val="clear" w:pos="420"/>
        </w:tabs>
        <w:spacing w:before="0" w:afterLines="0"/>
        <w:ind w:left="840" w:hanging="210"/>
        <w:rPr>
          <w:rFonts w:ascii="宋体" w:hAnsi="宋体"/>
          <w:bCs/>
          <w:i/>
          <w:iCs/>
          <w:szCs w:val="21"/>
        </w:rPr>
      </w:pPr>
      <w:r>
        <w:rPr>
          <w:rFonts w:hint="eastAsia" w:ascii="宋体" w:hAnsi="宋体"/>
          <w:bCs/>
          <w:i/>
          <w:iCs/>
          <w:szCs w:val="21"/>
        </w:rPr>
        <w:t>在注册及业务下发过程中不要断电、不要拨光纤（或网线）</w:t>
      </w:r>
    </w:p>
    <w:p>
      <w:pPr>
        <w:numPr>
          <w:ilvl w:val="3"/>
          <w:numId w:val="151"/>
        </w:numPr>
        <w:tabs>
          <w:tab w:val="clear" w:pos="420"/>
        </w:tabs>
        <w:spacing w:before="0" w:afterLines="0"/>
        <w:ind w:left="840" w:hanging="210"/>
        <w:rPr>
          <w:rFonts w:ascii="宋体" w:hAnsi="宋体"/>
          <w:bCs/>
          <w:i/>
          <w:iCs/>
          <w:szCs w:val="21"/>
        </w:rPr>
      </w:pPr>
      <w:r>
        <w:rPr>
          <w:rFonts w:hint="eastAsia" w:ascii="宋体" w:hAnsi="宋体"/>
          <w:bCs/>
          <w:i/>
          <w:iCs/>
          <w:szCs w:val="21"/>
        </w:rPr>
        <w:t>本注册功能仅用于新设备的认证及业务下发，已正常在用设备请勿重新注册</w:t>
      </w:r>
    </w:p>
    <w:p>
      <w:pPr>
        <w:pStyle w:val="47"/>
        <w:spacing w:after="15"/>
        <w:rPr>
          <w:rFonts w:hAnsi="宋体"/>
        </w:rPr>
      </w:pPr>
      <w:r>
        <w:rPr>
          <w:rFonts w:hint="eastAsia" w:hAnsi="宋体"/>
        </w:rPr>
        <w:t>图形风格可参见图F.1。</w:t>
      </w:r>
    </w:p>
    <w:p>
      <w:pPr>
        <w:spacing w:after="15"/>
        <w:rPr>
          <w:rFonts w:ascii="宋体" w:hAnsi="宋体"/>
          <w:lang w:val="en-GB"/>
        </w:rPr>
      </w:pPr>
    </w:p>
    <w:p>
      <w:pPr>
        <w:keepNext/>
        <w:spacing w:after="15"/>
        <w:jc w:val="center"/>
        <w:rPr>
          <w:rFonts w:ascii="宋体" w:hAnsi="宋体"/>
        </w:rPr>
      </w:pPr>
      <w:r>
        <w:rPr>
          <w:rFonts w:ascii="宋体" w:hAnsi="宋体"/>
        </w:rPr>
        <w:drawing>
          <wp:inline distT="0" distB="0" distL="0" distR="0">
            <wp:extent cx="4308475" cy="2095500"/>
            <wp:effectExtent l="19050" t="0" r="0" b="0"/>
            <wp:docPr id="10" name="图片 10" descr="C:\Users\zhaowf\AppData\Roaming\Foxmail7\Temp-6368-20161017082829\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haowf\AppData\Roaming\Foxmail7\Temp-6368-20161017082829\未标题-1.jpg"/>
                    <pic:cNvPicPr>
                      <a:picLocks noChangeAspect="1" noChangeArrowheads="1"/>
                    </pic:cNvPicPr>
                  </pic:nvPicPr>
                  <pic:blipFill>
                    <a:blip r:embed="rId26" cstate="print"/>
                    <a:srcRect/>
                    <a:stretch>
                      <a:fillRect/>
                    </a:stretch>
                  </pic:blipFill>
                  <pic:spPr>
                    <a:xfrm>
                      <a:off x="0" y="0"/>
                      <a:ext cx="4308752" cy="2095500"/>
                    </a:xfrm>
                    <a:prstGeom prst="rect">
                      <a:avLst/>
                    </a:prstGeom>
                    <a:noFill/>
                    <a:ln w="9525">
                      <a:noFill/>
                      <a:miter lim="800000"/>
                      <a:headEnd/>
                      <a:tailEnd/>
                    </a:ln>
                  </pic:spPr>
                </pic:pic>
              </a:graphicData>
            </a:graphic>
          </wp:inline>
        </w:drawing>
      </w:r>
    </w:p>
    <w:p>
      <w:pPr>
        <w:pStyle w:val="19"/>
        <w:spacing w:after="15"/>
        <w:ind w:firstLine="462"/>
        <w:jc w:val="center"/>
        <w:rPr>
          <w:rFonts w:ascii="宋体" w:hAnsi="宋体"/>
          <w:b/>
          <w:sz w:val="21"/>
          <w:szCs w:val="21"/>
        </w:rPr>
      </w:pPr>
      <w:r>
        <w:rPr>
          <w:rFonts w:hint="eastAsia" w:ascii="宋体" w:hAnsi="宋体"/>
          <w:b/>
          <w:sz w:val="21"/>
          <w:szCs w:val="21"/>
        </w:rPr>
        <w:t>图F.1   宽带识别码注册初始界面示例</w:t>
      </w:r>
    </w:p>
    <w:p>
      <w:pPr>
        <w:pStyle w:val="161"/>
        <w:spacing w:before="312" w:after="312"/>
      </w:pPr>
      <w:bookmarkStart w:id="1961" w:name="_Toc384993076"/>
      <w:bookmarkStart w:id="1962" w:name="_Toc447897322"/>
      <w:bookmarkStart w:id="1963" w:name="_Toc532477880"/>
      <w:r>
        <w:rPr>
          <w:rFonts w:hint="eastAsia"/>
        </w:rPr>
        <w:t>注册和业务下发过程中的提示规范要求</w:t>
      </w:r>
      <w:bookmarkEnd w:id="1961"/>
      <w:bookmarkEnd w:id="1962"/>
      <w:bookmarkEnd w:id="1963"/>
    </w:p>
    <w:p>
      <w:pPr>
        <w:numPr>
          <w:ilvl w:val="0"/>
          <w:numId w:val="152"/>
        </w:numPr>
        <w:spacing w:before="0" w:afterLines="0" w:line="312" w:lineRule="auto"/>
        <w:rPr>
          <w:rFonts w:ascii="宋体" w:hAnsi="宋体"/>
          <w:bCs/>
          <w:szCs w:val="21"/>
        </w:rPr>
      </w:pPr>
      <w:r>
        <w:rPr>
          <w:rFonts w:hint="eastAsia" w:ascii="宋体" w:hAnsi="宋体"/>
          <w:bCs/>
          <w:szCs w:val="21"/>
        </w:rPr>
        <w:t>终端正常注册和下发业务时使用动态进度条显示进度，关键提示要求如下：</w:t>
      </w:r>
    </w:p>
    <w:p>
      <w:pPr>
        <w:numPr>
          <w:ilvl w:val="0"/>
          <w:numId w:val="153"/>
        </w:numPr>
        <w:spacing w:before="0" w:afterLines="0" w:line="312" w:lineRule="auto"/>
        <w:rPr>
          <w:rFonts w:ascii="宋体" w:hAnsi="宋体"/>
          <w:bCs/>
          <w:szCs w:val="21"/>
        </w:rPr>
      </w:pPr>
      <w:r>
        <w:rPr>
          <w:rFonts w:hint="eastAsia" w:ascii="宋体" w:hAnsi="宋体"/>
          <w:bCs/>
          <w:szCs w:val="21"/>
        </w:rPr>
        <w:t>20%（仅针对PON上行设备）：在向OLT发起注册时提示 “正在注册OLT”</w:t>
      </w:r>
    </w:p>
    <w:p>
      <w:pPr>
        <w:numPr>
          <w:ilvl w:val="0"/>
          <w:numId w:val="153"/>
        </w:numPr>
        <w:spacing w:before="0" w:afterLines="0" w:line="312" w:lineRule="auto"/>
        <w:rPr>
          <w:rFonts w:ascii="宋体" w:hAnsi="宋体"/>
          <w:bCs/>
          <w:szCs w:val="21"/>
        </w:rPr>
      </w:pPr>
      <w:r>
        <w:rPr>
          <w:rFonts w:hint="eastAsia" w:ascii="宋体" w:hAnsi="宋体"/>
          <w:bCs/>
          <w:szCs w:val="21"/>
        </w:rPr>
        <w:t>30%（仅针对PON上行设备）：在OLT授权成功时提示 “注册OLT成功，正在获取管理IP”</w:t>
      </w:r>
    </w:p>
    <w:p>
      <w:pPr>
        <w:numPr>
          <w:ilvl w:val="0"/>
          <w:numId w:val="153"/>
        </w:numPr>
        <w:spacing w:before="0" w:afterLines="0" w:line="312" w:lineRule="auto"/>
        <w:rPr>
          <w:rFonts w:ascii="宋体" w:hAnsi="宋体"/>
          <w:bCs/>
          <w:szCs w:val="21"/>
        </w:rPr>
      </w:pPr>
      <w:r>
        <w:rPr>
          <w:rFonts w:hint="eastAsia" w:ascii="宋体" w:hAnsi="宋体"/>
          <w:bCs/>
          <w:szCs w:val="21"/>
        </w:rPr>
        <w:t>40%：TR069的WAN连接获得IP地址时提示 “已获得管理IP，正在连接ITMS”</w:t>
      </w:r>
    </w:p>
    <w:p>
      <w:pPr>
        <w:numPr>
          <w:ilvl w:val="0"/>
          <w:numId w:val="153"/>
        </w:numPr>
        <w:spacing w:before="0" w:afterLines="0" w:line="312" w:lineRule="auto"/>
        <w:rPr>
          <w:rFonts w:ascii="宋体" w:hAnsi="宋体"/>
          <w:bCs/>
          <w:szCs w:val="21"/>
        </w:rPr>
      </w:pPr>
      <w:r>
        <w:rPr>
          <w:rFonts w:hint="eastAsia" w:ascii="宋体" w:hAnsi="宋体"/>
          <w:bCs/>
          <w:szCs w:val="21"/>
        </w:rPr>
        <w:t>50%：在ITMS平台注册成功时（Status=0且Result不等于0、1或2）提示“注册ITMS成功，等待ITMS平台下发业务数据”</w:t>
      </w:r>
    </w:p>
    <w:p>
      <w:pPr>
        <w:numPr>
          <w:ilvl w:val="0"/>
          <w:numId w:val="153"/>
        </w:numPr>
        <w:spacing w:before="0" w:afterLines="0" w:line="312" w:lineRule="auto"/>
        <w:rPr>
          <w:rFonts w:ascii="宋体" w:hAnsi="宋体"/>
          <w:bCs/>
          <w:szCs w:val="21"/>
        </w:rPr>
      </w:pPr>
      <w:r>
        <w:rPr>
          <w:rFonts w:hint="eastAsia" w:ascii="宋体" w:hAnsi="宋体"/>
          <w:bCs/>
          <w:szCs w:val="21"/>
        </w:rPr>
        <w:t>60%~99%：在Status=0且Result=0，根据ITMS下发的将要配置的业务类型（</w:t>
      </w:r>
      <w:r>
        <w:rPr>
          <w:rFonts w:ascii="宋体" w:hAnsi="宋体"/>
          <w:bCs/>
          <w:szCs w:val="21"/>
        </w:rPr>
        <w:t>InternetGatewayDevice.X_CT-COM_UserInfo. ServiceName</w:t>
      </w:r>
      <w:r>
        <w:rPr>
          <w:rFonts w:hint="eastAsia" w:ascii="宋体" w:hAnsi="宋体"/>
          <w:bCs/>
          <w:szCs w:val="21"/>
        </w:rPr>
        <w:t>），提示“ITMS平台正在下发**业务数据，请勿断电或拨光纤”（界面显示的业务类型包括“上网”、“iTV”、“语音”、“其它”或前三者的组合；根据ITMS下发的用户业务数量（</w:t>
      </w:r>
      <w:r>
        <w:rPr>
          <w:rFonts w:ascii="宋体" w:hAnsi="宋体"/>
          <w:bCs/>
          <w:szCs w:val="21"/>
        </w:rPr>
        <w:t>InternetGatewayDevice.X_CT-COM_UserInfo.SeviceNum</w:t>
      </w:r>
      <w:r>
        <w:rPr>
          <w:rFonts w:hint="eastAsia" w:ascii="宋体" w:hAnsi="宋体"/>
          <w:bCs/>
          <w:szCs w:val="21"/>
        </w:rPr>
        <w:t>）均衡确定每个业务配置需显示的百分比进度）</w:t>
      </w:r>
    </w:p>
    <w:p>
      <w:pPr>
        <w:numPr>
          <w:ilvl w:val="0"/>
          <w:numId w:val="153"/>
        </w:numPr>
        <w:spacing w:before="0" w:afterLines="0" w:line="312" w:lineRule="auto"/>
        <w:rPr>
          <w:rFonts w:ascii="宋体" w:hAnsi="宋体"/>
          <w:bCs/>
          <w:szCs w:val="21"/>
        </w:rPr>
      </w:pPr>
      <w:r>
        <w:rPr>
          <w:rFonts w:hint="eastAsia" w:ascii="宋体" w:hAnsi="宋体"/>
          <w:bCs/>
          <w:szCs w:val="21"/>
        </w:rPr>
        <w:t>100%：在Status=0且Result=1时提示下发成功，如“ITMS平台业务数据下发成功，共下发了宽带、语音、ITV三个业务，欢迎使用”或“ITMS平台业务数据下发成功，共下发了宽带、语音、ITV三个业务，天翼网关需要重启，请等待</w:t>
      </w:r>
      <w:r>
        <w:rPr>
          <w:rFonts w:ascii="宋体" w:hAnsi="宋体"/>
          <w:bCs/>
          <w:szCs w:val="21"/>
        </w:rPr>
        <w:t>…</w:t>
      </w:r>
      <w:r>
        <w:rPr>
          <w:rFonts w:hint="eastAsia" w:ascii="宋体" w:hAnsi="宋体"/>
          <w:bCs/>
          <w:szCs w:val="21"/>
        </w:rPr>
        <w:t>”（注：根据家庭网关是否需要重启选择两者之一，且下发几个业务就提示几个业务）</w:t>
      </w:r>
    </w:p>
    <w:p>
      <w:pPr>
        <w:numPr>
          <w:ilvl w:val="0"/>
          <w:numId w:val="152"/>
        </w:numPr>
        <w:spacing w:before="0" w:afterLines="0" w:line="312" w:lineRule="auto"/>
        <w:rPr>
          <w:rFonts w:ascii="宋体" w:hAnsi="宋体"/>
          <w:bCs/>
          <w:szCs w:val="21"/>
        </w:rPr>
      </w:pPr>
      <w:r>
        <w:rPr>
          <w:rFonts w:hint="eastAsia" w:ascii="宋体" w:hAnsi="宋体"/>
          <w:bCs/>
          <w:szCs w:val="21"/>
        </w:rPr>
        <w:t xml:space="preserve">终端注册和下发业务时主要出错情形的提示要求如下： </w:t>
      </w:r>
    </w:p>
    <w:p>
      <w:pPr>
        <w:numPr>
          <w:ilvl w:val="0"/>
          <w:numId w:val="154"/>
        </w:numPr>
        <w:spacing w:before="0" w:afterLines="0" w:line="312" w:lineRule="auto"/>
        <w:rPr>
          <w:rFonts w:ascii="宋体" w:hAnsi="宋体"/>
          <w:bCs/>
          <w:szCs w:val="21"/>
        </w:rPr>
      </w:pPr>
      <w:r>
        <w:rPr>
          <w:rFonts w:hint="eastAsia" w:ascii="宋体" w:hAnsi="宋体"/>
          <w:bCs/>
          <w:szCs w:val="21"/>
        </w:rPr>
        <w:t>在OLT上注册失败：提示“在OLT上注册失败，请检查光纤是否已正常连接、宽带识别码和密码是否正确，如无法解决</w:t>
      </w:r>
      <w:r>
        <w:rPr>
          <w:rFonts w:hint="eastAsia" w:ascii="宋体" w:hAnsi="宋体"/>
        </w:rPr>
        <w:t>请</w:t>
      </w:r>
      <w:r>
        <w:rPr>
          <w:rFonts w:hint="eastAsia" w:ascii="宋体" w:hAnsi="宋体"/>
          <w:bCs/>
          <w:szCs w:val="21"/>
        </w:rPr>
        <w:t>联系客户经理或拨打10000”</w:t>
      </w:r>
    </w:p>
    <w:p>
      <w:pPr>
        <w:numPr>
          <w:ilvl w:val="0"/>
          <w:numId w:val="154"/>
        </w:numPr>
        <w:spacing w:before="0" w:afterLines="0" w:line="312" w:lineRule="auto"/>
        <w:rPr>
          <w:rFonts w:ascii="宋体" w:hAnsi="宋体"/>
          <w:bCs/>
          <w:szCs w:val="21"/>
        </w:rPr>
      </w:pPr>
      <w:r>
        <w:rPr>
          <w:rFonts w:hint="eastAsia" w:ascii="宋体" w:hAnsi="宋体"/>
          <w:bCs/>
          <w:szCs w:val="21"/>
        </w:rPr>
        <w:t>不能连接ITMS：提示“到ITMS的通道不通，请联系客户经理或拨打10000”</w:t>
      </w:r>
    </w:p>
    <w:p>
      <w:pPr>
        <w:numPr>
          <w:ilvl w:val="0"/>
          <w:numId w:val="154"/>
        </w:numPr>
        <w:spacing w:before="0" w:afterLines="0" w:line="312" w:lineRule="auto"/>
        <w:rPr>
          <w:rFonts w:ascii="宋体" w:hAnsi="宋体"/>
          <w:bCs/>
          <w:szCs w:val="21"/>
        </w:rPr>
      </w:pPr>
      <w:r>
        <w:rPr>
          <w:rFonts w:hint="eastAsia" w:ascii="宋体" w:hAnsi="宋体"/>
          <w:bCs/>
          <w:szCs w:val="21"/>
        </w:rPr>
        <w:t>在ITMS上注册失败（</w:t>
      </w:r>
      <w:r>
        <w:rPr>
          <w:rFonts w:ascii="宋体" w:hAnsi="宋体"/>
          <w:bCs/>
          <w:szCs w:val="21"/>
        </w:rPr>
        <w:t>Status=</w:t>
      </w:r>
      <w:r>
        <w:rPr>
          <w:rFonts w:hint="eastAsia" w:ascii="宋体" w:hAnsi="宋体"/>
          <w:bCs/>
          <w:szCs w:val="21"/>
        </w:rPr>
        <w:t>1或</w:t>
      </w:r>
      <w:r>
        <w:rPr>
          <w:rFonts w:ascii="宋体" w:hAnsi="宋体"/>
          <w:bCs/>
          <w:szCs w:val="21"/>
        </w:rPr>
        <w:t>Status=</w:t>
      </w:r>
      <w:r>
        <w:rPr>
          <w:rFonts w:hint="eastAsia" w:ascii="宋体" w:hAnsi="宋体"/>
          <w:bCs/>
          <w:szCs w:val="21"/>
        </w:rPr>
        <w:t>2或</w:t>
      </w:r>
      <w:r>
        <w:rPr>
          <w:rFonts w:ascii="宋体" w:hAnsi="宋体"/>
          <w:bCs/>
          <w:szCs w:val="21"/>
        </w:rPr>
        <w:t>Status=</w:t>
      </w:r>
      <w:r>
        <w:rPr>
          <w:rFonts w:hint="eastAsia" w:ascii="宋体" w:hAnsi="宋体"/>
          <w:bCs/>
          <w:szCs w:val="21"/>
        </w:rPr>
        <w:t>3，</w:t>
      </w:r>
      <w:r>
        <w:rPr>
          <w:rFonts w:hint="eastAsia" w:ascii="宋体" w:hAnsi="宋体"/>
        </w:rPr>
        <w:t>未超过最大限制次数</w:t>
      </w:r>
      <w:r>
        <w:rPr>
          <w:rFonts w:hint="eastAsia" w:ascii="宋体" w:hAnsi="宋体"/>
          <w:bCs/>
          <w:szCs w:val="21"/>
        </w:rPr>
        <w:t>）：提示“在ITMS上注册失败！请检查宽带识别码和密码是否正确</w:t>
      </w:r>
      <w:r>
        <w:rPr>
          <w:rFonts w:hint="eastAsia" w:ascii="宋体" w:hAnsi="宋体"/>
        </w:rPr>
        <w:t>，</w:t>
      </w:r>
      <w:r>
        <w:rPr>
          <w:rFonts w:hint="eastAsia" w:ascii="宋体" w:hAnsi="宋体"/>
          <w:bCs/>
          <w:szCs w:val="21"/>
        </w:rPr>
        <w:t>如无法解决</w:t>
      </w:r>
      <w:r>
        <w:rPr>
          <w:rFonts w:hint="eastAsia" w:ascii="宋体" w:hAnsi="宋体"/>
        </w:rPr>
        <w:t>请</w:t>
      </w:r>
      <w:r>
        <w:rPr>
          <w:rFonts w:hint="eastAsia" w:ascii="宋体" w:hAnsi="宋体"/>
          <w:bCs/>
          <w:szCs w:val="21"/>
        </w:rPr>
        <w:t>联系客户经理或拨打10000”</w:t>
      </w:r>
    </w:p>
    <w:p>
      <w:pPr>
        <w:numPr>
          <w:ilvl w:val="0"/>
          <w:numId w:val="154"/>
        </w:numPr>
        <w:spacing w:before="0" w:afterLines="0" w:line="312" w:lineRule="auto"/>
        <w:rPr>
          <w:rFonts w:ascii="宋体" w:hAnsi="宋体"/>
          <w:bCs/>
          <w:szCs w:val="21"/>
        </w:rPr>
      </w:pPr>
      <w:r>
        <w:rPr>
          <w:rFonts w:hint="eastAsia" w:ascii="宋体" w:hAnsi="宋体"/>
          <w:bCs/>
          <w:szCs w:val="21"/>
        </w:rPr>
        <w:t>在ITMS上注册失败（</w:t>
      </w:r>
      <w:r>
        <w:rPr>
          <w:rFonts w:ascii="宋体" w:hAnsi="宋体"/>
          <w:bCs/>
          <w:szCs w:val="21"/>
        </w:rPr>
        <w:t>Status=</w:t>
      </w:r>
      <w:r>
        <w:rPr>
          <w:rFonts w:hint="eastAsia" w:ascii="宋体" w:hAnsi="宋体"/>
          <w:bCs/>
          <w:szCs w:val="21"/>
        </w:rPr>
        <w:t>1或</w:t>
      </w:r>
      <w:r>
        <w:rPr>
          <w:rFonts w:ascii="宋体" w:hAnsi="宋体"/>
          <w:bCs/>
          <w:szCs w:val="21"/>
        </w:rPr>
        <w:t>Status=</w:t>
      </w:r>
      <w:r>
        <w:rPr>
          <w:rFonts w:hint="eastAsia" w:ascii="宋体" w:hAnsi="宋体"/>
          <w:bCs/>
          <w:szCs w:val="21"/>
        </w:rPr>
        <w:t>2或</w:t>
      </w:r>
      <w:r>
        <w:rPr>
          <w:rFonts w:ascii="宋体" w:hAnsi="宋体"/>
          <w:bCs/>
          <w:szCs w:val="21"/>
        </w:rPr>
        <w:t>Status=</w:t>
      </w:r>
      <w:r>
        <w:rPr>
          <w:rFonts w:hint="eastAsia" w:ascii="宋体" w:hAnsi="宋体"/>
          <w:bCs/>
          <w:szCs w:val="21"/>
        </w:rPr>
        <w:t>3，</w:t>
      </w:r>
      <w:r>
        <w:rPr>
          <w:rFonts w:hint="eastAsia" w:ascii="宋体" w:hAnsi="宋体"/>
        </w:rPr>
        <w:t>超过最大限制次数</w:t>
      </w:r>
      <w:r>
        <w:rPr>
          <w:rFonts w:hint="eastAsia" w:ascii="宋体" w:hAnsi="宋体"/>
          <w:bCs/>
          <w:szCs w:val="21"/>
        </w:rPr>
        <w:t>）：提示“在ITMS上注册失败！请</w:t>
      </w:r>
      <w:r>
        <w:rPr>
          <w:rFonts w:hint="eastAsia" w:ascii="宋体" w:hAnsi="宋体"/>
        </w:rPr>
        <w:t>3分钟后重试，</w:t>
      </w:r>
      <w:r>
        <w:rPr>
          <w:rFonts w:hint="eastAsia" w:ascii="宋体" w:hAnsi="宋体"/>
          <w:bCs/>
          <w:szCs w:val="21"/>
        </w:rPr>
        <w:t>如无法解决</w:t>
      </w:r>
      <w:r>
        <w:rPr>
          <w:rFonts w:hint="eastAsia" w:ascii="宋体" w:hAnsi="宋体"/>
        </w:rPr>
        <w:t>请</w:t>
      </w:r>
      <w:r>
        <w:rPr>
          <w:rFonts w:hint="eastAsia" w:ascii="宋体" w:hAnsi="宋体"/>
          <w:bCs/>
          <w:szCs w:val="21"/>
        </w:rPr>
        <w:t>联系客户经理或拨打10000”</w:t>
      </w:r>
    </w:p>
    <w:p>
      <w:pPr>
        <w:numPr>
          <w:ilvl w:val="0"/>
          <w:numId w:val="154"/>
        </w:numPr>
        <w:spacing w:before="0" w:afterLines="0" w:line="312" w:lineRule="auto"/>
        <w:rPr>
          <w:rFonts w:ascii="宋体" w:hAnsi="宋体"/>
          <w:bCs/>
          <w:szCs w:val="21"/>
        </w:rPr>
      </w:pPr>
      <w:r>
        <w:rPr>
          <w:rFonts w:hint="eastAsia" w:ascii="宋体" w:hAnsi="宋体"/>
          <w:bCs/>
          <w:szCs w:val="21"/>
        </w:rPr>
        <w:t>在ITMS上注册超时（</w:t>
      </w:r>
      <w:r>
        <w:rPr>
          <w:rFonts w:ascii="宋体" w:hAnsi="宋体"/>
          <w:bCs/>
          <w:szCs w:val="21"/>
        </w:rPr>
        <w:t>Status=</w:t>
      </w:r>
      <w:r>
        <w:rPr>
          <w:rFonts w:hint="eastAsia" w:ascii="宋体" w:hAnsi="宋体"/>
          <w:bCs/>
          <w:szCs w:val="21"/>
        </w:rPr>
        <w:t>4，或家庭网关向ITMS的注册报文发出120秒后仍未收到ITMS下发的Status或Result值）：提示“在ITMS上注册超时！请检查线路后重试</w:t>
      </w:r>
      <w:r>
        <w:rPr>
          <w:rFonts w:hint="eastAsia" w:ascii="宋体" w:hAnsi="宋体"/>
        </w:rPr>
        <w:t>，</w:t>
      </w:r>
      <w:r>
        <w:rPr>
          <w:rFonts w:hint="eastAsia" w:ascii="宋体" w:hAnsi="宋体"/>
          <w:bCs/>
          <w:szCs w:val="21"/>
        </w:rPr>
        <w:t>如无法解决</w:t>
      </w:r>
      <w:r>
        <w:rPr>
          <w:rFonts w:hint="eastAsia" w:ascii="宋体" w:hAnsi="宋体"/>
        </w:rPr>
        <w:t>请</w:t>
      </w:r>
      <w:r>
        <w:rPr>
          <w:rFonts w:hint="eastAsia" w:ascii="宋体" w:hAnsi="宋体"/>
          <w:bCs/>
          <w:szCs w:val="21"/>
        </w:rPr>
        <w:t>联系客户经理或拨打10000”</w:t>
      </w:r>
    </w:p>
    <w:p>
      <w:pPr>
        <w:numPr>
          <w:ilvl w:val="0"/>
          <w:numId w:val="154"/>
        </w:numPr>
        <w:spacing w:before="0" w:afterLines="0" w:line="312" w:lineRule="auto"/>
        <w:rPr>
          <w:rFonts w:ascii="宋体" w:hAnsi="宋体"/>
          <w:bCs/>
          <w:szCs w:val="21"/>
        </w:rPr>
      </w:pPr>
      <w:r>
        <w:rPr>
          <w:rFonts w:hint="eastAsia" w:ascii="宋体" w:hAnsi="宋体"/>
          <w:bCs/>
          <w:szCs w:val="21"/>
        </w:rPr>
        <w:t>ITMS未下发业务或业务下发异常（Status =0且Result=2）：提示“ITMS下发业务异常！请联系客户经理或拨打10000”</w:t>
      </w:r>
    </w:p>
    <w:p>
      <w:pPr>
        <w:pStyle w:val="47"/>
        <w:spacing w:after="15"/>
      </w:pPr>
    </w:p>
    <w:p>
      <w:pPr>
        <w:pStyle w:val="47"/>
        <w:spacing w:after="15"/>
      </w:pPr>
    </w:p>
    <w:p>
      <w:pPr>
        <w:widowControl/>
        <w:spacing w:before="0" w:afterLines="0"/>
        <w:jc w:val="left"/>
        <w:rPr>
          <w:rFonts w:ascii="宋体"/>
          <w:kern w:val="0"/>
          <w:szCs w:val="20"/>
        </w:rPr>
      </w:pPr>
      <w:r>
        <w:br w:type="page"/>
      </w:r>
    </w:p>
    <w:p>
      <w:pPr>
        <w:widowControl/>
        <w:spacing w:before="0" w:afterLines="0"/>
        <w:jc w:val="left"/>
      </w:pPr>
    </w:p>
    <w:p>
      <w:pPr>
        <w:pStyle w:val="143"/>
        <w:spacing w:afterLines="0"/>
      </w:pPr>
      <w:r>
        <w:br w:type="textWrapping"/>
      </w:r>
      <w:bookmarkStart w:id="1964" w:name="_Toc532477881"/>
      <w:r>
        <w:rPr>
          <w:rFonts w:hint="eastAsia"/>
        </w:rPr>
        <w:t>（规范性附录）</w:t>
      </w:r>
      <w:r>
        <w:br w:type="textWrapping"/>
      </w:r>
      <w:r>
        <w:rPr>
          <w:rFonts w:hint="eastAsia"/>
        </w:rPr>
        <w:t>提供的服务及协议端口汇总</w:t>
      </w:r>
      <w:bookmarkEnd w:id="1964"/>
    </w:p>
    <w:p>
      <w:pPr>
        <w:pStyle w:val="161"/>
        <w:spacing w:before="312" w:after="312"/>
      </w:pPr>
      <w:bookmarkStart w:id="1965" w:name="_Toc505381634"/>
      <w:bookmarkEnd w:id="1965"/>
      <w:bookmarkStart w:id="1966" w:name="_Toc505381641"/>
      <w:bookmarkEnd w:id="1966"/>
      <w:bookmarkStart w:id="1967" w:name="_Toc505381470"/>
      <w:bookmarkEnd w:id="1967"/>
      <w:bookmarkStart w:id="1968" w:name="_Toc505381620"/>
      <w:bookmarkEnd w:id="1968"/>
      <w:bookmarkStart w:id="1969" w:name="_Toc505381493"/>
      <w:bookmarkEnd w:id="1969"/>
      <w:bookmarkStart w:id="1970" w:name="_Toc505381457"/>
      <w:bookmarkEnd w:id="1970"/>
      <w:bookmarkStart w:id="1971" w:name="_Toc505381526"/>
      <w:bookmarkEnd w:id="1971"/>
      <w:bookmarkStart w:id="1972" w:name="_Toc505381488"/>
      <w:bookmarkEnd w:id="1972"/>
      <w:bookmarkStart w:id="1973" w:name="_Toc505381482"/>
      <w:bookmarkEnd w:id="1973"/>
      <w:bookmarkStart w:id="1974" w:name="_Toc505381406"/>
      <w:bookmarkEnd w:id="1974"/>
      <w:bookmarkStart w:id="1975" w:name="_Toc505381407"/>
      <w:bookmarkEnd w:id="1975"/>
      <w:bookmarkStart w:id="1976" w:name="_Toc505381495"/>
      <w:bookmarkEnd w:id="1976"/>
      <w:bookmarkStart w:id="1977" w:name="_Toc505381613"/>
      <w:bookmarkEnd w:id="1977"/>
      <w:bookmarkStart w:id="1978" w:name="_Toc505381451"/>
      <w:bookmarkEnd w:id="1978"/>
      <w:bookmarkStart w:id="1979" w:name="_Toc505381585"/>
      <w:bookmarkEnd w:id="1979"/>
      <w:bookmarkStart w:id="1980" w:name="_Toc505381599"/>
      <w:bookmarkEnd w:id="1980"/>
      <w:bookmarkStart w:id="1981" w:name="_Toc505381606"/>
      <w:bookmarkEnd w:id="1981"/>
      <w:bookmarkStart w:id="1982" w:name="_Toc505381578"/>
      <w:bookmarkEnd w:id="1982"/>
      <w:bookmarkStart w:id="1983" w:name="_Toc505381494"/>
      <w:bookmarkEnd w:id="1983"/>
      <w:bookmarkStart w:id="1984" w:name="_Toc505381627"/>
      <w:bookmarkEnd w:id="1984"/>
      <w:bookmarkStart w:id="1985" w:name="_Toc532477882"/>
      <w:r>
        <w:rPr>
          <w:rFonts w:hint="eastAsia"/>
        </w:rPr>
        <w:t>网络侧协议及端口的开关要求</w:t>
      </w:r>
      <w:bookmarkEnd w:id="1985"/>
    </w:p>
    <w:p>
      <w:pPr>
        <w:spacing w:before="0" w:afterLines="0"/>
        <w:rPr>
          <w:rFonts w:ascii="宋体" w:hAnsi="宋体"/>
        </w:rPr>
      </w:pPr>
    </w:p>
    <w:tbl>
      <w:tblPr>
        <w:tblStyle w:val="66"/>
        <w:tblW w:w="9108"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51"/>
        <w:gridCol w:w="1417"/>
        <w:gridCol w:w="2732"/>
        <w:gridCol w:w="1253"/>
        <w:gridCol w:w="28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37" w:hRule="atLeast"/>
        </w:trPr>
        <w:tc>
          <w:tcPr>
            <w:tcW w:w="2268" w:type="dxa"/>
            <w:gridSpan w:val="2"/>
            <w:shd w:val="clear" w:color="auto" w:fill="D8D8D8" w:themeFill="background1" w:themeFillShade="D9"/>
          </w:tcPr>
          <w:p>
            <w:pPr>
              <w:widowControl/>
              <w:spacing w:after="15"/>
              <w:ind w:left="105" w:leftChars="50"/>
              <w:rPr>
                <w:rFonts w:ascii="Calibri" w:hAnsi="Calibri" w:cs="宋体"/>
                <w:b/>
                <w:bCs/>
                <w:kern w:val="0"/>
                <w:sz w:val="18"/>
                <w:szCs w:val="18"/>
                <w:lang w:bidi="zh-CN"/>
              </w:rPr>
            </w:pPr>
            <w:r>
              <w:rPr>
                <w:rFonts w:hint="eastAsia" w:ascii="宋体" w:hAnsi="宋体" w:cs="宋体"/>
                <w:b/>
                <w:bCs/>
                <w:kern w:val="0"/>
                <w:sz w:val="18"/>
                <w:szCs w:val="18"/>
                <w:lang w:bidi="zh-CN"/>
              </w:rPr>
              <w:t>服务</w:t>
            </w:r>
          </w:p>
        </w:tc>
        <w:tc>
          <w:tcPr>
            <w:tcW w:w="2732" w:type="dxa"/>
            <w:shd w:val="clear" w:color="auto" w:fill="D8D8D8" w:themeFill="background1" w:themeFillShade="D9"/>
          </w:tcPr>
          <w:p>
            <w:pPr>
              <w:widowControl/>
              <w:spacing w:after="15"/>
              <w:ind w:left="105" w:leftChars="50"/>
              <w:rPr>
                <w:rFonts w:ascii="Calibri" w:hAnsi="Calibri" w:cs="宋体"/>
                <w:b/>
                <w:bCs/>
                <w:kern w:val="0"/>
                <w:sz w:val="18"/>
                <w:szCs w:val="18"/>
                <w:lang w:bidi="zh-CN"/>
              </w:rPr>
            </w:pPr>
            <w:r>
              <w:rPr>
                <w:rFonts w:hint="eastAsia" w:ascii="宋体" w:hAnsi="宋体" w:cs="宋体"/>
                <w:b/>
                <w:bCs/>
                <w:kern w:val="0"/>
                <w:sz w:val="18"/>
                <w:szCs w:val="18"/>
                <w:lang w:bidi="zh-CN"/>
              </w:rPr>
              <w:t>默认端口号</w:t>
            </w:r>
          </w:p>
        </w:tc>
        <w:tc>
          <w:tcPr>
            <w:tcW w:w="1253" w:type="dxa"/>
            <w:shd w:val="clear" w:color="auto" w:fill="D8D8D8" w:themeFill="background1" w:themeFillShade="D9"/>
            <w:tcMar>
              <w:top w:w="0" w:type="dxa"/>
              <w:left w:w="108" w:type="dxa"/>
              <w:bottom w:w="0" w:type="dxa"/>
              <w:right w:w="108" w:type="dxa"/>
            </w:tcMar>
          </w:tcPr>
          <w:p>
            <w:pPr>
              <w:widowControl/>
              <w:spacing w:after="15"/>
              <w:ind w:left="105" w:leftChars="50"/>
              <w:rPr>
                <w:rFonts w:ascii="宋体" w:hAnsi="宋体" w:cs="宋体"/>
                <w:b/>
                <w:bCs/>
                <w:kern w:val="0"/>
                <w:sz w:val="18"/>
                <w:szCs w:val="18"/>
                <w:lang w:bidi="zh-CN"/>
              </w:rPr>
            </w:pPr>
            <w:r>
              <w:rPr>
                <w:rFonts w:hint="eastAsia" w:ascii="宋体" w:hAnsi="宋体" w:cs="宋体"/>
                <w:b/>
                <w:bCs/>
                <w:kern w:val="0"/>
                <w:sz w:val="18"/>
                <w:szCs w:val="18"/>
                <w:lang w:bidi="zh-CN"/>
              </w:rPr>
              <w:t>默认开关状态</w:t>
            </w:r>
          </w:p>
        </w:tc>
        <w:tc>
          <w:tcPr>
            <w:tcW w:w="2855" w:type="dxa"/>
            <w:shd w:val="clear" w:color="auto" w:fill="D8D8D8" w:themeFill="background1" w:themeFillShade="D9"/>
          </w:tcPr>
          <w:p>
            <w:pPr>
              <w:widowControl/>
              <w:spacing w:after="15"/>
              <w:ind w:left="105" w:leftChars="50"/>
              <w:rPr>
                <w:rFonts w:ascii="宋体" w:hAnsi="宋体" w:cs="宋体"/>
                <w:b/>
                <w:bCs/>
                <w:kern w:val="0"/>
                <w:sz w:val="18"/>
                <w:szCs w:val="18"/>
                <w:lang w:bidi="zh-CN"/>
              </w:rPr>
            </w:pPr>
            <w:r>
              <w:rPr>
                <w:rFonts w:hint="eastAsia" w:ascii="宋体" w:hAnsi="宋体" w:cs="宋体"/>
                <w:b/>
                <w:bCs/>
                <w:kern w:val="0"/>
                <w:sz w:val="18"/>
                <w:szCs w:val="18"/>
                <w:lang w:bidi="zh-CN"/>
              </w:rPr>
              <w:t>是否允许修改</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1" w:hRule="atLeast"/>
        </w:trPr>
        <w:tc>
          <w:tcPr>
            <w:tcW w:w="2268" w:type="dxa"/>
            <w:gridSpan w:val="2"/>
            <w:shd w:val="clear" w:color="auto" w:fill="FFFFFF" w:themeFill="background1"/>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FTP</w:t>
            </w:r>
          </w:p>
        </w:tc>
        <w:tc>
          <w:tcPr>
            <w:tcW w:w="2732"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21</w:t>
            </w:r>
            <w:r>
              <w:rPr>
                <w:rFonts w:hint="eastAsia" w:ascii="宋体" w:hAnsi="宋体" w:cs="宋体"/>
                <w:kern w:val="0"/>
                <w:sz w:val="18"/>
                <w:szCs w:val="18"/>
                <w:lang w:bidi="zh-CN"/>
              </w:rPr>
              <w:t>（</w:t>
            </w:r>
            <w:r>
              <w:rPr>
                <w:rFonts w:ascii="Calibri" w:hAnsi="Calibri" w:cs="宋体"/>
                <w:kern w:val="0"/>
                <w:sz w:val="18"/>
                <w:szCs w:val="18"/>
                <w:lang w:bidi="zh-CN"/>
              </w:rPr>
              <w:t>TCP</w:t>
            </w:r>
            <w:r>
              <w:rPr>
                <w:rFonts w:hint="eastAsia" w:ascii="宋体" w:hAnsi="宋体" w:cs="宋体"/>
                <w:kern w:val="0"/>
                <w:sz w:val="18"/>
                <w:szCs w:val="18"/>
                <w:lang w:bidi="zh-CN"/>
              </w:rPr>
              <w:t>）</w:t>
            </w:r>
          </w:p>
        </w:tc>
        <w:tc>
          <w:tcPr>
            <w:tcW w:w="1253"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宋体" w:hAnsi="宋体" w:cs="宋体"/>
                <w:kern w:val="0"/>
                <w:sz w:val="18"/>
                <w:szCs w:val="18"/>
                <w:lang w:bidi="zh-CN"/>
              </w:rPr>
              <w:t>关闭</w:t>
            </w:r>
          </w:p>
        </w:tc>
        <w:tc>
          <w:tcPr>
            <w:tcW w:w="2855" w:type="dxa"/>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只可通过ITMS+、智家平台远程进行“开启/关闭”控制（ITMS+可修改端口号）</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1" w:hRule="atLeast"/>
        </w:trPr>
        <w:tc>
          <w:tcPr>
            <w:tcW w:w="2268" w:type="dxa"/>
            <w:gridSpan w:val="2"/>
            <w:shd w:val="clear" w:color="auto" w:fill="FFFFFF" w:themeFill="background1"/>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Telnet</w:t>
            </w:r>
          </w:p>
        </w:tc>
        <w:tc>
          <w:tcPr>
            <w:tcW w:w="2732"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23</w:t>
            </w:r>
            <w:r>
              <w:rPr>
                <w:rFonts w:hint="eastAsia" w:ascii="宋体" w:hAnsi="宋体" w:cs="宋体"/>
                <w:kern w:val="0"/>
                <w:sz w:val="18"/>
                <w:szCs w:val="18"/>
                <w:lang w:bidi="zh-CN"/>
              </w:rPr>
              <w:t>（</w:t>
            </w:r>
            <w:r>
              <w:rPr>
                <w:rFonts w:ascii="Calibri" w:hAnsi="Calibri" w:cs="宋体"/>
                <w:kern w:val="0"/>
                <w:sz w:val="18"/>
                <w:szCs w:val="18"/>
                <w:lang w:bidi="zh-CN"/>
              </w:rPr>
              <w:t>TCP</w:t>
            </w:r>
            <w:r>
              <w:rPr>
                <w:rFonts w:hint="eastAsia" w:ascii="宋体" w:hAnsi="宋体" w:cs="宋体"/>
                <w:kern w:val="0"/>
                <w:sz w:val="18"/>
                <w:szCs w:val="18"/>
                <w:lang w:bidi="zh-CN"/>
              </w:rPr>
              <w:t>）</w:t>
            </w:r>
          </w:p>
        </w:tc>
        <w:tc>
          <w:tcPr>
            <w:tcW w:w="1253" w:type="dxa"/>
            <w:shd w:val="clear" w:color="auto" w:fill="FFFFFF" w:themeFill="background1"/>
            <w:tcMar>
              <w:top w:w="0" w:type="dxa"/>
              <w:left w:w="108" w:type="dxa"/>
              <w:bottom w:w="0" w:type="dxa"/>
              <w:right w:w="108" w:type="dxa"/>
            </w:tcMar>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关闭</w:t>
            </w:r>
          </w:p>
        </w:tc>
        <w:tc>
          <w:tcPr>
            <w:tcW w:w="2855" w:type="dxa"/>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只可通过ITMS+、智家平台远程进行“开启/关闭”控制（ITMS+可修改端口号）</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1" w:hRule="atLeast"/>
        </w:trPr>
        <w:tc>
          <w:tcPr>
            <w:tcW w:w="2268" w:type="dxa"/>
            <w:gridSpan w:val="2"/>
            <w:shd w:val="clear" w:color="auto" w:fill="FFFFFF" w:themeFill="background1"/>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SAMBA</w:t>
            </w:r>
          </w:p>
        </w:tc>
        <w:tc>
          <w:tcPr>
            <w:tcW w:w="2732"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137（UDP），138（UDP），445（TCP）</w:t>
            </w:r>
          </w:p>
        </w:tc>
        <w:tc>
          <w:tcPr>
            <w:tcW w:w="1253" w:type="dxa"/>
            <w:shd w:val="clear" w:color="auto" w:fill="FFFFFF" w:themeFill="background1"/>
            <w:tcMar>
              <w:top w:w="0" w:type="dxa"/>
              <w:left w:w="108" w:type="dxa"/>
              <w:bottom w:w="0" w:type="dxa"/>
              <w:right w:w="108" w:type="dxa"/>
            </w:tcMar>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关闭</w:t>
            </w:r>
          </w:p>
        </w:tc>
        <w:tc>
          <w:tcPr>
            <w:tcW w:w="2855" w:type="dxa"/>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只可通过智家平台远程进行“开启/关闭”控制</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1" w:hRule="atLeast"/>
        </w:trPr>
        <w:tc>
          <w:tcPr>
            <w:tcW w:w="2268" w:type="dxa"/>
            <w:gridSpan w:val="2"/>
            <w:shd w:val="clear" w:color="auto" w:fill="FFFFFF" w:themeFill="background1"/>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ITMS</w:t>
            </w:r>
            <w:r>
              <w:rPr>
                <w:rFonts w:hint="eastAsia" w:ascii="Calibri" w:hAnsi="Calibri" w:cs="宋体"/>
                <w:kern w:val="0"/>
                <w:sz w:val="18"/>
                <w:szCs w:val="18"/>
                <w:lang w:bidi="zh-CN"/>
              </w:rPr>
              <w:t>主动连接家庭</w:t>
            </w:r>
            <w:r>
              <w:rPr>
                <w:rFonts w:hint="eastAsia" w:ascii="宋体" w:hAnsi="宋体" w:cs="宋体"/>
                <w:kern w:val="0"/>
                <w:sz w:val="18"/>
                <w:szCs w:val="18"/>
                <w:lang w:bidi="zh-CN"/>
              </w:rPr>
              <w:t>网关的端口（用于反向触发家庭网关上报</w:t>
            </w:r>
            <w:r>
              <w:rPr>
                <w:rFonts w:ascii="Calibri" w:hAnsi="Calibri" w:cs="宋体"/>
                <w:kern w:val="0"/>
                <w:sz w:val="18"/>
                <w:szCs w:val="18"/>
                <w:lang w:bidi="zh-CN"/>
              </w:rPr>
              <w:t>inform</w:t>
            </w:r>
            <w:r>
              <w:rPr>
                <w:rFonts w:hint="eastAsia" w:ascii="宋体" w:hAnsi="宋体" w:cs="宋体"/>
                <w:kern w:val="0"/>
                <w:sz w:val="18"/>
                <w:szCs w:val="18"/>
                <w:lang w:bidi="zh-CN"/>
              </w:rPr>
              <w:t>消息）</w:t>
            </w:r>
          </w:p>
        </w:tc>
        <w:tc>
          <w:tcPr>
            <w:tcW w:w="2732" w:type="dxa"/>
            <w:shd w:val="clear" w:color="auto" w:fill="FFFFFF" w:themeFill="background1"/>
            <w:tcMar>
              <w:top w:w="0" w:type="dxa"/>
              <w:left w:w="108" w:type="dxa"/>
              <w:bottom w:w="0" w:type="dxa"/>
              <w:right w:w="108" w:type="dxa"/>
            </w:tcMar>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端口号（</w:t>
            </w:r>
            <w:r>
              <w:rPr>
                <w:rFonts w:ascii="宋体" w:hAnsi="宋体" w:cs="宋体"/>
                <w:kern w:val="0"/>
                <w:sz w:val="18"/>
                <w:szCs w:val="18"/>
                <w:lang w:bidi="zh-CN"/>
              </w:rPr>
              <w:t>TCP</w:t>
            </w:r>
            <w:r>
              <w:rPr>
                <w:rFonts w:hint="eastAsia" w:ascii="宋体" w:hAnsi="宋体" w:cs="宋体"/>
                <w:kern w:val="0"/>
                <w:sz w:val="18"/>
                <w:szCs w:val="18"/>
                <w:lang w:bidi="zh-CN"/>
              </w:rPr>
              <w:t>）由家庭网关设置，并通过Inform消息上报给ITMS+平台（端口号范围在1000以上）。</w:t>
            </w:r>
          </w:p>
        </w:tc>
        <w:tc>
          <w:tcPr>
            <w:tcW w:w="1253" w:type="dxa"/>
            <w:shd w:val="clear" w:color="auto" w:fill="FFFFFF" w:themeFill="background1"/>
            <w:tcMar>
              <w:top w:w="0" w:type="dxa"/>
              <w:left w:w="108" w:type="dxa"/>
              <w:bottom w:w="0" w:type="dxa"/>
              <w:right w:w="108" w:type="dxa"/>
            </w:tcMar>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开启</w:t>
            </w:r>
          </w:p>
        </w:tc>
        <w:tc>
          <w:tcPr>
            <w:tcW w:w="2855" w:type="dxa"/>
            <w:shd w:val="clear" w:color="auto" w:fill="FFFFFF" w:themeFill="background1"/>
          </w:tcPr>
          <w:p>
            <w:pPr>
              <w:widowControl/>
              <w:spacing w:after="15"/>
              <w:ind w:left="105" w:leftChars="50"/>
              <w:rPr>
                <w:rFonts w:ascii="宋体" w:hAnsi="宋体" w:cs="宋体"/>
                <w:kern w:val="0"/>
                <w:sz w:val="18"/>
                <w:szCs w:val="18"/>
                <w:lang w:bidi="zh-C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36" w:hRule="atLeast"/>
        </w:trPr>
        <w:tc>
          <w:tcPr>
            <w:tcW w:w="851" w:type="dxa"/>
            <w:shd w:val="clear" w:color="auto" w:fill="FFFFFF" w:themeFill="background1"/>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DHCPv4</w:t>
            </w:r>
          </w:p>
        </w:tc>
        <w:tc>
          <w:tcPr>
            <w:tcW w:w="1417" w:type="dxa"/>
            <w:shd w:val="clear" w:color="auto" w:fill="FFFFFF" w:themeFill="background1"/>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Client端（用于从网络侧获取IP地址）</w:t>
            </w:r>
          </w:p>
        </w:tc>
        <w:tc>
          <w:tcPr>
            <w:tcW w:w="2732"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68（UDP）</w:t>
            </w:r>
          </w:p>
        </w:tc>
        <w:tc>
          <w:tcPr>
            <w:tcW w:w="1253" w:type="dxa"/>
            <w:shd w:val="clear" w:color="auto" w:fill="FFFFFF" w:themeFill="background1"/>
            <w:tcMar>
              <w:top w:w="0" w:type="dxa"/>
              <w:left w:w="108" w:type="dxa"/>
              <w:bottom w:w="0" w:type="dxa"/>
              <w:right w:w="108" w:type="dxa"/>
            </w:tcMar>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仅在配有DHCP认证WAN连接时开启</w:t>
            </w:r>
          </w:p>
        </w:tc>
        <w:tc>
          <w:tcPr>
            <w:tcW w:w="2855" w:type="dxa"/>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2" w:hRule="atLeast"/>
        </w:trPr>
        <w:tc>
          <w:tcPr>
            <w:tcW w:w="851" w:type="dxa"/>
            <w:shd w:val="clear" w:color="auto" w:fill="FFFFFF" w:themeFill="background1"/>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DHCPv6</w:t>
            </w:r>
          </w:p>
        </w:tc>
        <w:tc>
          <w:tcPr>
            <w:tcW w:w="1417" w:type="dxa"/>
            <w:shd w:val="clear" w:color="auto" w:fill="FFFFFF" w:themeFill="background1"/>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Client端（用于从网络侧获取IP地址）</w:t>
            </w:r>
          </w:p>
        </w:tc>
        <w:tc>
          <w:tcPr>
            <w:tcW w:w="2732"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546（UDP）</w:t>
            </w:r>
          </w:p>
        </w:tc>
        <w:tc>
          <w:tcPr>
            <w:tcW w:w="1253" w:type="dxa"/>
            <w:shd w:val="clear" w:color="auto" w:fill="FFFFFF" w:themeFill="background1"/>
            <w:tcMar>
              <w:top w:w="0" w:type="dxa"/>
              <w:left w:w="108" w:type="dxa"/>
              <w:bottom w:w="0" w:type="dxa"/>
              <w:right w:w="108" w:type="dxa"/>
            </w:tcMar>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仅在配有DHCP认证WAN连接时开启</w:t>
            </w:r>
          </w:p>
        </w:tc>
        <w:tc>
          <w:tcPr>
            <w:tcW w:w="2855" w:type="dxa"/>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7" w:hRule="atLeast"/>
        </w:trPr>
        <w:tc>
          <w:tcPr>
            <w:tcW w:w="851" w:type="dxa"/>
            <w:shd w:val="clear" w:color="auto" w:fill="FFFFFF" w:themeFill="background1"/>
            <w:tcMar>
              <w:top w:w="0" w:type="dxa"/>
              <w:left w:w="108" w:type="dxa"/>
              <w:bottom w:w="0" w:type="dxa"/>
              <w:right w:w="108" w:type="dxa"/>
            </w:tcMar>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手机</w:t>
            </w:r>
            <w:r>
              <w:rPr>
                <w:rFonts w:ascii="Calibri" w:hAnsi="Calibri" w:cs="宋体"/>
                <w:kern w:val="0"/>
                <w:sz w:val="18"/>
                <w:szCs w:val="18"/>
                <w:lang w:bidi="zh-CN"/>
              </w:rPr>
              <w:t>APP</w:t>
            </w:r>
            <w:r>
              <w:rPr>
                <w:rFonts w:hint="eastAsia" w:ascii="宋体" w:hAnsi="宋体" w:cs="宋体"/>
                <w:kern w:val="0"/>
                <w:sz w:val="18"/>
                <w:szCs w:val="18"/>
                <w:lang w:bidi="zh-CN"/>
              </w:rPr>
              <w:t>管理</w:t>
            </w:r>
          </w:p>
        </w:tc>
        <w:tc>
          <w:tcPr>
            <w:tcW w:w="1417" w:type="dxa"/>
            <w:shd w:val="clear" w:color="auto" w:fill="FFFFFF" w:themeFill="background1"/>
            <w:tcMar>
              <w:top w:w="0" w:type="dxa"/>
              <w:left w:w="108" w:type="dxa"/>
              <w:bottom w:w="0" w:type="dxa"/>
              <w:right w:w="108" w:type="dxa"/>
            </w:tcMar>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网关管理平台与网关通信的指定端口</w:t>
            </w:r>
          </w:p>
        </w:tc>
        <w:tc>
          <w:tcPr>
            <w:tcW w:w="2732"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宋体" w:hAnsi="宋体" w:cs="宋体"/>
                <w:kern w:val="0"/>
                <w:sz w:val="18"/>
                <w:szCs w:val="18"/>
                <w:lang w:bidi="zh-CN"/>
              </w:rPr>
              <w:t>端口号（UDP、TCP）由厂家和智能OS自行设置</w:t>
            </w:r>
          </w:p>
        </w:tc>
        <w:tc>
          <w:tcPr>
            <w:tcW w:w="1253"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宋体" w:hAnsi="宋体" w:cs="宋体"/>
                <w:kern w:val="0"/>
                <w:sz w:val="18"/>
                <w:szCs w:val="18"/>
                <w:lang w:bidi="zh-CN"/>
              </w:rPr>
              <w:t>开启</w:t>
            </w:r>
          </w:p>
        </w:tc>
        <w:tc>
          <w:tcPr>
            <w:tcW w:w="2855" w:type="dxa"/>
            <w:shd w:val="clear" w:color="auto" w:fill="FFFFFF" w:themeFill="background1"/>
          </w:tcPr>
          <w:p>
            <w:pPr>
              <w:widowControl/>
              <w:spacing w:after="15"/>
              <w:ind w:left="105" w:leftChars="50"/>
              <w:rPr>
                <w:rFonts w:ascii="宋体" w:hAnsi="宋体" w:cs="宋体"/>
                <w:kern w:val="0"/>
                <w:sz w:val="18"/>
                <w:szCs w:val="18"/>
                <w:lang w:bidi="zh-C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81" w:hRule="atLeast"/>
        </w:trPr>
        <w:tc>
          <w:tcPr>
            <w:tcW w:w="851" w:type="dxa"/>
            <w:vMerge w:val="restart"/>
            <w:shd w:val="clear" w:color="auto" w:fill="FFFFFF" w:themeFill="background1"/>
            <w:vAlign w:val="center"/>
          </w:tcPr>
          <w:p>
            <w:pPr>
              <w:widowControl/>
              <w:spacing w:after="15"/>
              <w:ind w:left="105" w:leftChars="50"/>
              <w:jc w:val="left"/>
              <w:rPr>
                <w:rFonts w:ascii="宋体" w:hAnsi="宋体" w:cs="宋体"/>
                <w:kern w:val="0"/>
                <w:sz w:val="18"/>
                <w:szCs w:val="18"/>
                <w:lang w:bidi="zh-CN"/>
              </w:rPr>
            </w:pPr>
            <w:r>
              <w:rPr>
                <w:rFonts w:hint="eastAsia" w:ascii="宋体" w:hAnsi="宋体" w:cs="宋体"/>
                <w:kern w:val="0"/>
                <w:sz w:val="18"/>
                <w:szCs w:val="18"/>
                <w:lang w:bidi="zh-CN"/>
              </w:rPr>
              <w:t>VoIP</w:t>
            </w:r>
          </w:p>
        </w:tc>
        <w:tc>
          <w:tcPr>
            <w:tcW w:w="1417" w:type="dxa"/>
            <w:shd w:val="clear" w:color="auto" w:fill="FFFFFF" w:themeFill="background1"/>
            <w:tcMar>
              <w:top w:w="0" w:type="dxa"/>
              <w:left w:w="108" w:type="dxa"/>
              <w:bottom w:w="0" w:type="dxa"/>
              <w:right w:w="108" w:type="dxa"/>
            </w:tcMar>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控制报文端口</w:t>
            </w:r>
          </w:p>
        </w:tc>
        <w:tc>
          <w:tcPr>
            <w:tcW w:w="2732" w:type="dxa"/>
            <w:shd w:val="clear" w:color="auto" w:fill="FFFFFF" w:themeFill="background1"/>
            <w:tcMar>
              <w:top w:w="0" w:type="dxa"/>
              <w:left w:w="108" w:type="dxa"/>
              <w:bottom w:w="0" w:type="dxa"/>
              <w:right w:w="108" w:type="dxa"/>
            </w:tcMar>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端口号（UDP/TCP）由厂家自行设置，网关自动和平台协商（端口号范围在1000以上）。</w:t>
            </w:r>
          </w:p>
          <w:p>
            <w:pPr>
              <w:widowControl/>
              <w:spacing w:after="15"/>
              <w:ind w:left="105" w:leftChars="50"/>
              <w:rPr>
                <w:rFonts w:ascii="Calibri" w:hAnsi="Calibri" w:cs="宋体"/>
                <w:kern w:val="0"/>
                <w:sz w:val="18"/>
                <w:szCs w:val="18"/>
                <w:lang w:bidi="zh-CN"/>
              </w:rPr>
            </w:pPr>
            <w:r>
              <w:rPr>
                <w:rFonts w:hint="eastAsia" w:ascii="宋体" w:hAnsi="宋体" w:cs="宋体"/>
                <w:kern w:val="0"/>
                <w:sz w:val="18"/>
                <w:szCs w:val="18"/>
                <w:lang w:bidi="zh-CN"/>
              </w:rPr>
              <w:t>SIP协议默认是5060。</w:t>
            </w:r>
          </w:p>
        </w:tc>
        <w:tc>
          <w:tcPr>
            <w:tcW w:w="1253" w:type="dxa"/>
            <w:shd w:val="clear" w:color="auto" w:fill="FFFFFF" w:themeFill="background1"/>
            <w:tcMar>
              <w:top w:w="0" w:type="dxa"/>
              <w:left w:w="108" w:type="dxa"/>
              <w:bottom w:w="0" w:type="dxa"/>
              <w:right w:w="108" w:type="dxa"/>
            </w:tcMar>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仅在配有语音业务时开启</w:t>
            </w:r>
          </w:p>
        </w:tc>
        <w:tc>
          <w:tcPr>
            <w:tcW w:w="2855" w:type="dxa"/>
            <w:shd w:val="clear" w:color="auto" w:fill="FFFFFF" w:themeFill="background1"/>
          </w:tcPr>
          <w:p>
            <w:pPr>
              <w:widowControl/>
              <w:spacing w:after="15"/>
              <w:ind w:left="105" w:leftChars="50"/>
              <w:rPr>
                <w:rFonts w:ascii="宋体" w:hAnsi="宋体" w:cs="宋体"/>
                <w:kern w:val="0"/>
                <w:sz w:val="18"/>
                <w:szCs w:val="18"/>
                <w:lang w:bidi="zh-C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81" w:hRule="atLeast"/>
        </w:trPr>
        <w:tc>
          <w:tcPr>
            <w:tcW w:w="851" w:type="dxa"/>
            <w:vMerge w:val="continue"/>
            <w:shd w:val="clear" w:color="auto" w:fill="FFFFFF" w:themeFill="background1"/>
            <w:vAlign w:val="center"/>
          </w:tcPr>
          <w:p>
            <w:pPr>
              <w:widowControl/>
              <w:spacing w:after="15"/>
              <w:ind w:left="105" w:leftChars="50"/>
              <w:jc w:val="left"/>
              <w:rPr>
                <w:rFonts w:ascii="宋体" w:hAnsi="宋体" w:cs="宋体"/>
                <w:kern w:val="0"/>
                <w:sz w:val="18"/>
                <w:szCs w:val="18"/>
                <w:lang w:bidi="zh-CN"/>
              </w:rPr>
            </w:pPr>
          </w:p>
        </w:tc>
        <w:tc>
          <w:tcPr>
            <w:tcW w:w="1417" w:type="dxa"/>
            <w:shd w:val="clear" w:color="auto" w:fill="FFFFFF" w:themeFill="background1"/>
            <w:tcMar>
              <w:top w:w="0" w:type="dxa"/>
              <w:left w:w="108" w:type="dxa"/>
              <w:bottom w:w="0" w:type="dxa"/>
              <w:right w:w="108" w:type="dxa"/>
            </w:tcMar>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数据报文端口</w:t>
            </w:r>
          </w:p>
        </w:tc>
        <w:tc>
          <w:tcPr>
            <w:tcW w:w="2732" w:type="dxa"/>
            <w:shd w:val="clear" w:color="auto" w:fill="FFFFFF" w:themeFill="background1"/>
            <w:tcMar>
              <w:top w:w="0" w:type="dxa"/>
              <w:left w:w="108" w:type="dxa"/>
              <w:bottom w:w="0" w:type="dxa"/>
              <w:right w:w="108" w:type="dxa"/>
            </w:tcMar>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端口号（UDP）由厂家自行设置，网关自动和对方协商（端口号范围在1000以上）。</w:t>
            </w:r>
          </w:p>
        </w:tc>
        <w:tc>
          <w:tcPr>
            <w:tcW w:w="1253" w:type="dxa"/>
            <w:shd w:val="clear" w:color="auto" w:fill="FFFFFF" w:themeFill="background1"/>
            <w:tcMar>
              <w:top w:w="0" w:type="dxa"/>
              <w:left w:w="108" w:type="dxa"/>
              <w:bottom w:w="0" w:type="dxa"/>
              <w:right w:w="108" w:type="dxa"/>
            </w:tcMar>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仅在配有语音业务时开启</w:t>
            </w:r>
          </w:p>
        </w:tc>
        <w:tc>
          <w:tcPr>
            <w:tcW w:w="2855" w:type="dxa"/>
            <w:shd w:val="clear" w:color="auto" w:fill="FFFFFF" w:themeFill="background1"/>
          </w:tcPr>
          <w:p>
            <w:pPr>
              <w:widowControl/>
              <w:spacing w:after="15"/>
              <w:ind w:left="105" w:leftChars="50"/>
              <w:rPr>
                <w:rFonts w:ascii="宋体" w:hAnsi="宋体" w:cs="宋体"/>
                <w:kern w:val="0"/>
                <w:sz w:val="18"/>
                <w:szCs w:val="18"/>
                <w:lang w:bidi="zh-C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81" w:hRule="atLeast"/>
        </w:trPr>
        <w:tc>
          <w:tcPr>
            <w:tcW w:w="851" w:type="dxa"/>
            <w:vMerge w:val="restart"/>
            <w:shd w:val="clear" w:color="auto" w:fill="FFFFFF" w:themeFill="background1"/>
            <w:vAlign w:val="center"/>
          </w:tcPr>
          <w:p>
            <w:pPr>
              <w:widowControl/>
              <w:spacing w:after="15"/>
              <w:ind w:left="105" w:leftChars="50"/>
              <w:jc w:val="left"/>
              <w:rPr>
                <w:rFonts w:ascii="宋体" w:hAnsi="宋体" w:cs="宋体"/>
                <w:kern w:val="0"/>
                <w:sz w:val="18"/>
                <w:szCs w:val="18"/>
                <w:lang w:bidi="zh-CN"/>
              </w:rPr>
            </w:pPr>
            <w:r>
              <w:rPr>
                <w:rFonts w:hint="eastAsia" w:ascii="宋体" w:hAnsi="宋体" w:cs="宋体"/>
                <w:kern w:val="0"/>
                <w:sz w:val="18"/>
                <w:szCs w:val="18"/>
                <w:lang w:bidi="zh-CN"/>
              </w:rPr>
              <w:t>IPTV业务</w:t>
            </w:r>
          </w:p>
        </w:tc>
        <w:tc>
          <w:tcPr>
            <w:tcW w:w="1417" w:type="dxa"/>
            <w:shd w:val="clear" w:color="auto" w:fill="FFFFFF" w:themeFill="background1"/>
            <w:tcMar>
              <w:top w:w="0" w:type="dxa"/>
              <w:left w:w="108" w:type="dxa"/>
              <w:bottom w:w="0" w:type="dxa"/>
              <w:right w:w="108" w:type="dxa"/>
            </w:tcMar>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IGMP查询报文</w:t>
            </w:r>
          </w:p>
        </w:tc>
        <w:tc>
          <w:tcPr>
            <w:tcW w:w="2732"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p>
        </w:tc>
        <w:tc>
          <w:tcPr>
            <w:tcW w:w="1253"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开启</w:t>
            </w:r>
          </w:p>
        </w:tc>
        <w:tc>
          <w:tcPr>
            <w:tcW w:w="2855" w:type="dxa"/>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81" w:hRule="atLeast"/>
        </w:trPr>
        <w:tc>
          <w:tcPr>
            <w:tcW w:w="851" w:type="dxa"/>
            <w:vMerge w:val="continue"/>
            <w:shd w:val="clear" w:color="auto" w:fill="FFFFFF" w:themeFill="background1"/>
            <w:vAlign w:val="center"/>
          </w:tcPr>
          <w:p>
            <w:pPr>
              <w:widowControl/>
              <w:spacing w:after="15"/>
              <w:ind w:left="105" w:leftChars="50"/>
              <w:jc w:val="left"/>
              <w:rPr>
                <w:rFonts w:ascii="宋体" w:hAnsi="宋体" w:cs="宋体"/>
                <w:kern w:val="0"/>
                <w:sz w:val="18"/>
                <w:szCs w:val="18"/>
                <w:lang w:bidi="zh-CN"/>
              </w:rPr>
            </w:pPr>
          </w:p>
        </w:tc>
        <w:tc>
          <w:tcPr>
            <w:tcW w:w="1417"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宋体" w:hAnsi="宋体" w:cs="宋体"/>
                <w:kern w:val="0"/>
                <w:sz w:val="18"/>
                <w:szCs w:val="18"/>
                <w:lang w:bidi="zh-CN"/>
              </w:rPr>
              <w:t>组播数据流报文</w:t>
            </w:r>
          </w:p>
        </w:tc>
        <w:tc>
          <w:tcPr>
            <w:tcW w:w="2732"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p>
        </w:tc>
        <w:tc>
          <w:tcPr>
            <w:tcW w:w="1253" w:type="dxa"/>
            <w:shd w:val="clear" w:color="auto" w:fill="FFFFFF" w:themeFill="background1"/>
            <w:tcMar>
              <w:top w:w="0" w:type="dxa"/>
              <w:left w:w="108" w:type="dxa"/>
              <w:bottom w:w="0" w:type="dxa"/>
              <w:right w:w="108" w:type="dxa"/>
            </w:tcMar>
          </w:tcPr>
          <w:p>
            <w:pPr>
              <w:widowControl/>
              <w:spacing w:after="15"/>
              <w:ind w:left="105" w:leftChars="50"/>
              <w:rPr>
                <w:rFonts w:ascii="宋体" w:hAnsi="宋体" w:cs="宋体"/>
                <w:kern w:val="0"/>
                <w:sz w:val="18"/>
                <w:szCs w:val="18"/>
                <w:lang w:bidi="zh-CN"/>
              </w:rPr>
            </w:pPr>
            <w:r>
              <w:rPr>
                <w:rFonts w:hint="eastAsia" w:ascii="Calibri" w:hAnsi="Calibri" w:cs="宋体"/>
                <w:kern w:val="0"/>
                <w:sz w:val="18"/>
                <w:szCs w:val="18"/>
                <w:lang w:bidi="zh-CN"/>
              </w:rPr>
              <w:t>开启</w:t>
            </w:r>
          </w:p>
        </w:tc>
        <w:tc>
          <w:tcPr>
            <w:tcW w:w="2855" w:type="dxa"/>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81" w:hRule="atLeast"/>
        </w:trPr>
        <w:tc>
          <w:tcPr>
            <w:tcW w:w="2268" w:type="dxa"/>
            <w:gridSpan w:val="2"/>
            <w:shd w:val="clear" w:color="auto" w:fill="FFFFFF" w:themeFill="background1"/>
            <w:vAlign w:val="center"/>
          </w:tcPr>
          <w:p>
            <w:pPr>
              <w:widowControl/>
              <w:spacing w:after="15"/>
              <w:ind w:left="105" w:leftChars="50"/>
              <w:rPr>
                <w:rFonts w:ascii="宋体" w:hAnsi="宋体" w:cs="宋体"/>
                <w:kern w:val="0"/>
                <w:sz w:val="18"/>
                <w:szCs w:val="18"/>
                <w:lang w:bidi="zh-CN"/>
              </w:rPr>
            </w:pPr>
          </w:p>
        </w:tc>
        <w:tc>
          <w:tcPr>
            <w:tcW w:w="2732"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宋体" w:hAnsi="宋体" w:cs="宋体"/>
                <w:kern w:val="0"/>
                <w:sz w:val="18"/>
                <w:szCs w:val="18"/>
                <w:lang w:bidi="zh-CN"/>
              </w:rPr>
              <w:t>其它TCP或UDP端口号</w:t>
            </w:r>
          </w:p>
        </w:tc>
        <w:tc>
          <w:tcPr>
            <w:tcW w:w="1253"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宋体" w:hAnsi="宋体" w:cs="宋体"/>
                <w:kern w:val="0"/>
                <w:sz w:val="18"/>
                <w:szCs w:val="18"/>
                <w:lang w:bidi="zh-CN"/>
              </w:rPr>
              <w:t>关闭</w:t>
            </w:r>
          </w:p>
        </w:tc>
        <w:tc>
          <w:tcPr>
            <w:tcW w:w="2855" w:type="dxa"/>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r>
    </w:tbl>
    <w:p>
      <w:pPr>
        <w:spacing w:before="0" w:afterLines="0"/>
        <w:rPr>
          <w:rFonts w:ascii="宋体" w:hAnsi="宋体"/>
        </w:rPr>
      </w:pPr>
    </w:p>
    <w:p>
      <w:pPr>
        <w:pStyle w:val="161"/>
        <w:spacing w:before="312" w:after="312"/>
      </w:pPr>
      <w:bookmarkStart w:id="1986" w:name="_Toc532477883"/>
      <w:r>
        <w:rPr>
          <w:rFonts w:hint="eastAsia"/>
        </w:rPr>
        <w:t>用户侧协议及端口的开关要求</w:t>
      </w:r>
      <w:bookmarkEnd w:id="1986"/>
    </w:p>
    <w:p>
      <w:pPr>
        <w:spacing w:before="0" w:afterLines="0"/>
        <w:rPr>
          <w:rFonts w:ascii="宋体" w:hAnsi="宋体"/>
        </w:rPr>
      </w:pPr>
    </w:p>
    <w:tbl>
      <w:tblPr>
        <w:tblStyle w:val="66"/>
        <w:tblW w:w="9547"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93"/>
        <w:gridCol w:w="1275"/>
        <w:gridCol w:w="1628"/>
        <w:gridCol w:w="9"/>
        <w:gridCol w:w="983"/>
        <w:gridCol w:w="9"/>
        <w:gridCol w:w="1806"/>
        <w:gridCol w:w="9"/>
        <w:gridCol w:w="2826"/>
        <w:gridCol w:w="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08" w:hRule="atLeast"/>
        </w:trPr>
        <w:tc>
          <w:tcPr>
            <w:tcW w:w="2268" w:type="dxa"/>
            <w:gridSpan w:val="2"/>
            <w:shd w:val="clear" w:color="auto" w:fill="D8D8D8" w:themeFill="background1" w:themeFillShade="D9"/>
            <w:vAlign w:val="center"/>
          </w:tcPr>
          <w:p>
            <w:pPr>
              <w:widowControl/>
              <w:spacing w:after="15"/>
              <w:ind w:left="105" w:leftChars="50"/>
              <w:rPr>
                <w:rFonts w:ascii="宋体" w:hAnsi="宋体" w:cs="宋体"/>
                <w:b/>
                <w:bCs/>
                <w:kern w:val="0"/>
                <w:sz w:val="18"/>
                <w:szCs w:val="18"/>
                <w:lang w:bidi="zh-CN"/>
              </w:rPr>
            </w:pPr>
            <w:r>
              <w:rPr>
                <w:rFonts w:hint="eastAsia" w:ascii="宋体" w:hAnsi="宋体" w:cs="宋体"/>
                <w:b/>
                <w:bCs/>
                <w:kern w:val="0"/>
                <w:sz w:val="18"/>
                <w:szCs w:val="18"/>
                <w:lang w:bidi="zh-CN"/>
              </w:rPr>
              <w:t>服务</w:t>
            </w:r>
          </w:p>
        </w:tc>
        <w:tc>
          <w:tcPr>
            <w:tcW w:w="1637" w:type="dxa"/>
            <w:gridSpan w:val="2"/>
            <w:shd w:val="clear" w:color="auto" w:fill="D8D8D8" w:themeFill="background1" w:themeFillShade="D9"/>
            <w:vAlign w:val="center"/>
          </w:tcPr>
          <w:p>
            <w:pPr>
              <w:widowControl/>
              <w:spacing w:after="15"/>
              <w:ind w:left="105" w:leftChars="50"/>
              <w:rPr>
                <w:rFonts w:ascii="宋体" w:hAnsi="宋体" w:cs="宋体"/>
                <w:b/>
                <w:bCs/>
                <w:kern w:val="0"/>
                <w:sz w:val="18"/>
                <w:szCs w:val="18"/>
                <w:lang w:bidi="zh-CN"/>
              </w:rPr>
            </w:pPr>
            <w:r>
              <w:rPr>
                <w:rFonts w:hint="eastAsia" w:ascii="宋体" w:hAnsi="宋体" w:cs="宋体"/>
                <w:b/>
                <w:bCs/>
                <w:kern w:val="0"/>
                <w:sz w:val="18"/>
                <w:szCs w:val="18"/>
                <w:lang w:bidi="zh-CN"/>
              </w:rPr>
              <w:t>默认端口号</w:t>
            </w:r>
          </w:p>
        </w:tc>
        <w:tc>
          <w:tcPr>
            <w:tcW w:w="992" w:type="dxa"/>
            <w:gridSpan w:val="2"/>
            <w:shd w:val="clear" w:color="auto" w:fill="D8D8D8" w:themeFill="background1" w:themeFillShade="D9"/>
          </w:tcPr>
          <w:p>
            <w:pPr>
              <w:widowControl/>
              <w:spacing w:after="15"/>
              <w:ind w:left="105" w:leftChars="50"/>
              <w:rPr>
                <w:rFonts w:ascii="宋体" w:hAnsi="宋体" w:cs="宋体"/>
                <w:b/>
                <w:bCs/>
                <w:kern w:val="0"/>
                <w:sz w:val="18"/>
                <w:szCs w:val="18"/>
                <w:lang w:bidi="zh-CN"/>
              </w:rPr>
            </w:pPr>
            <w:r>
              <w:rPr>
                <w:rFonts w:hint="eastAsia" w:ascii="宋体" w:hAnsi="宋体" w:cs="宋体"/>
                <w:b/>
                <w:bCs/>
                <w:kern w:val="0"/>
                <w:sz w:val="18"/>
                <w:szCs w:val="18"/>
                <w:lang w:bidi="zh-CN"/>
              </w:rPr>
              <w:t>默认开关状态</w:t>
            </w:r>
          </w:p>
        </w:tc>
        <w:tc>
          <w:tcPr>
            <w:tcW w:w="1815" w:type="dxa"/>
            <w:gridSpan w:val="2"/>
            <w:shd w:val="clear" w:color="auto" w:fill="D8D8D8" w:themeFill="background1" w:themeFillShade="D9"/>
            <w:vAlign w:val="center"/>
          </w:tcPr>
          <w:p>
            <w:pPr>
              <w:widowControl/>
              <w:spacing w:after="15"/>
              <w:ind w:left="105" w:leftChars="50"/>
              <w:rPr>
                <w:rFonts w:ascii="宋体" w:hAnsi="宋体" w:cs="宋体"/>
                <w:b/>
                <w:bCs/>
                <w:kern w:val="0"/>
                <w:sz w:val="18"/>
                <w:szCs w:val="18"/>
                <w:lang w:bidi="zh-CN"/>
              </w:rPr>
            </w:pPr>
            <w:r>
              <w:rPr>
                <w:rFonts w:hint="eastAsia" w:ascii="宋体" w:hAnsi="宋体" w:cs="宋体"/>
                <w:b/>
                <w:bCs/>
                <w:kern w:val="0"/>
                <w:sz w:val="18"/>
                <w:szCs w:val="18"/>
                <w:lang w:bidi="zh-CN"/>
              </w:rPr>
              <w:t>是否允许修改</w:t>
            </w:r>
          </w:p>
        </w:tc>
        <w:tc>
          <w:tcPr>
            <w:tcW w:w="2835" w:type="dxa"/>
            <w:gridSpan w:val="2"/>
            <w:shd w:val="clear" w:color="auto" w:fill="D8D8D8" w:themeFill="background1" w:themeFillShade="D9"/>
            <w:vAlign w:val="center"/>
          </w:tcPr>
          <w:p>
            <w:pPr>
              <w:widowControl/>
              <w:spacing w:after="15"/>
              <w:ind w:left="105" w:leftChars="50"/>
              <w:rPr>
                <w:rFonts w:ascii="宋体" w:hAnsi="宋体" w:cs="宋体"/>
                <w:b/>
                <w:bCs/>
                <w:kern w:val="0"/>
                <w:sz w:val="18"/>
                <w:szCs w:val="18"/>
                <w:lang w:bidi="zh-CN"/>
              </w:rPr>
            </w:pPr>
            <w:r>
              <w:rPr>
                <w:rFonts w:hint="eastAsia" w:ascii="宋体" w:hAnsi="宋体" w:cs="宋体"/>
                <w:b/>
                <w:bCs/>
                <w:kern w:val="0"/>
                <w:sz w:val="18"/>
                <w:szCs w:val="18"/>
                <w:lang w:bidi="zh-CN"/>
              </w:rPr>
              <w:t>说明</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1" w:hRule="atLeast"/>
        </w:trPr>
        <w:tc>
          <w:tcPr>
            <w:tcW w:w="2268" w:type="dxa"/>
            <w:gridSpan w:val="2"/>
            <w:shd w:val="clear" w:color="auto" w:fill="FFFFFF" w:themeFill="background1"/>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FTP</w:t>
            </w:r>
          </w:p>
        </w:tc>
        <w:tc>
          <w:tcPr>
            <w:tcW w:w="1637" w:type="dxa"/>
            <w:gridSpan w:val="2"/>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21</w:t>
            </w:r>
            <w:r>
              <w:rPr>
                <w:rFonts w:hint="eastAsia" w:ascii="宋体" w:hAnsi="宋体" w:cs="宋体"/>
                <w:kern w:val="0"/>
                <w:sz w:val="18"/>
                <w:szCs w:val="18"/>
                <w:lang w:bidi="zh-CN"/>
              </w:rPr>
              <w:t>（</w:t>
            </w:r>
            <w:r>
              <w:rPr>
                <w:rFonts w:ascii="Calibri" w:hAnsi="Calibri" w:cs="宋体"/>
                <w:kern w:val="0"/>
                <w:sz w:val="18"/>
                <w:szCs w:val="18"/>
                <w:lang w:bidi="zh-CN"/>
              </w:rPr>
              <w:t>TCP</w:t>
            </w:r>
            <w:r>
              <w:rPr>
                <w:rFonts w:hint="eastAsia" w:ascii="宋体" w:hAnsi="宋体" w:cs="宋体"/>
                <w:kern w:val="0"/>
                <w:sz w:val="18"/>
                <w:szCs w:val="18"/>
                <w:lang w:bidi="zh-CN"/>
              </w:rPr>
              <w:t>）</w:t>
            </w:r>
          </w:p>
        </w:tc>
        <w:tc>
          <w:tcPr>
            <w:tcW w:w="992"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开启</w:t>
            </w:r>
          </w:p>
        </w:tc>
        <w:tc>
          <w:tcPr>
            <w:tcW w:w="181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只可通过</w:t>
            </w:r>
            <w:r>
              <w:rPr>
                <w:rFonts w:ascii="宋体" w:hAnsi="宋体" w:cs="宋体"/>
                <w:kern w:val="0"/>
                <w:sz w:val="18"/>
                <w:szCs w:val="18"/>
                <w:lang w:bidi="zh-CN"/>
              </w:rPr>
              <w:t>ITMS+、智家平台远程进行“开启/关闭”控制及端口号修改</w:t>
            </w:r>
          </w:p>
        </w:tc>
        <w:tc>
          <w:tcPr>
            <w:tcW w:w="283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该服务只能访问家庭网关所插</w:t>
            </w:r>
            <w:r>
              <w:rPr>
                <w:rFonts w:ascii="宋体" w:hAnsi="宋体" w:cs="宋体"/>
                <w:kern w:val="0"/>
                <w:sz w:val="18"/>
                <w:szCs w:val="18"/>
                <w:lang w:bidi="zh-CN"/>
              </w:rPr>
              <w:t>U盘或内置硬盘的内容。该服务不允许匿名访问，缺省帐号为网关标签上的useradmin帐号，帐号可通过ITMS+、智家平台远程修改</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1" w:hRule="atLeast"/>
        </w:trPr>
        <w:tc>
          <w:tcPr>
            <w:tcW w:w="2268" w:type="dxa"/>
            <w:gridSpan w:val="2"/>
            <w:shd w:val="clear" w:color="auto" w:fill="FFFFFF" w:themeFill="background1"/>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Telnet</w:t>
            </w:r>
          </w:p>
        </w:tc>
        <w:tc>
          <w:tcPr>
            <w:tcW w:w="1637" w:type="dxa"/>
            <w:gridSpan w:val="2"/>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23</w:t>
            </w:r>
            <w:r>
              <w:rPr>
                <w:rFonts w:hint="eastAsia" w:ascii="宋体" w:hAnsi="宋体" w:cs="宋体"/>
                <w:kern w:val="0"/>
                <w:sz w:val="18"/>
                <w:szCs w:val="18"/>
                <w:lang w:bidi="zh-CN"/>
              </w:rPr>
              <w:t>（</w:t>
            </w:r>
            <w:r>
              <w:rPr>
                <w:rFonts w:ascii="Calibri" w:hAnsi="Calibri" w:cs="宋体"/>
                <w:kern w:val="0"/>
                <w:sz w:val="18"/>
                <w:szCs w:val="18"/>
                <w:lang w:bidi="zh-CN"/>
              </w:rPr>
              <w:t>TCP</w:t>
            </w:r>
            <w:r>
              <w:rPr>
                <w:rFonts w:hint="eastAsia" w:ascii="宋体" w:hAnsi="宋体" w:cs="宋体"/>
                <w:kern w:val="0"/>
                <w:sz w:val="18"/>
                <w:szCs w:val="18"/>
                <w:lang w:bidi="zh-CN"/>
              </w:rPr>
              <w:t>）</w:t>
            </w:r>
          </w:p>
        </w:tc>
        <w:tc>
          <w:tcPr>
            <w:tcW w:w="992"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关闭</w:t>
            </w:r>
          </w:p>
        </w:tc>
        <w:tc>
          <w:tcPr>
            <w:tcW w:w="181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只可通过ITMS+、智家平台远程进行“开启/关闭”控制及端口号修改</w:t>
            </w:r>
          </w:p>
        </w:tc>
        <w:tc>
          <w:tcPr>
            <w:tcW w:w="2835" w:type="dxa"/>
            <w:gridSpan w:val="2"/>
            <w:shd w:val="clear" w:color="auto" w:fill="FFFFFF" w:themeFill="background1"/>
          </w:tcPr>
          <w:p>
            <w:pPr>
              <w:widowControl/>
              <w:spacing w:after="15"/>
              <w:ind w:left="105" w:leftChars="50"/>
              <w:rPr>
                <w:rFonts w:ascii="宋体" w:hAnsi="宋体" w:cs="宋体"/>
                <w:kern w:val="0"/>
                <w:sz w:val="18"/>
                <w:szCs w:val="18"/>
                <w:lang w:bidi="zh-C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1" w:hRule="atLeast"/>
        </w:trPr>
        <w:tc>
          <w:tcPr>
            <w:tcW w:w="2268" w:type="dxa"/>
            <w:gridSpan w:val="2"/>
            <w:shd w:val="clear" w:color="auto" w:fill="FFFFFF" w:themeFill="background1"/>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DNS</w:t>
            </w:r>
          </w:p>
        </w:tc>
        <w:tc>
          <w:tcPr>
            <w:tcW w:w="1637" w:type="dxa"/>
            <w:gridSpan w:val="2"/>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53（TCP/UDP）</w:t>
            </w:r>
          </w:p>
        </w:tc>
        <w:tc>
          <w:tcPr>
            <w:tcW w:w="992"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开启</w:t>
            </w:r>
          </w:p>
        </w:tc>
        <w:tc>
          <w:tcPr>
            <w:tcW w:w="181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c>
          <w:tcPr>
            <w:tcW w:w="2835" w:type="dxa"/>
            <w:gridSpan w:val="2"/>
            <w:shd w:val="clear" w:color="auto" w:fill="FFFFFF" w:themeFill="background1"/>
          </w:tcPr>
          <w:p>
            <w:pPr>
              <w:widowControl/>
              <w:spacing w:after="15"/>
              <w:ind w:left="105" w:leftChars="50"/>
              <w:rPr>
                <w:rFonts w:ascii="宋体" w:hAnsi="宋体" w:cs="宋体"/>
                <w:kern w:val="0"/>
                <w:sz w:val="18"/>
                <w:szCs w:val="18"/>
                <w:lang w:bidi="zh-C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1" w:hRule="atLeast"/>
        </w:trPr>
        <w:tc>
          <w:tcPr>
            <w:tcW w:w="2268" w:type="dxa"/>
            <w:gridSpan w:val="2"/>
            <w:vMerge w:val="restart"/>
            <w:shd w:val="clear" w:color="auto" w:fill="FFFFFF" w:themeFill="background1"/>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HTTP</w:t>
            </w:r>
          </w:p>
        </w:tc>
        <w:tc>
          <w:tcPr>
            <w:tcW w:w="1637" w:type="dxa"/>
            <w:gridSpan w:val="2"/>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80</w:t>
            </w:r>
            <w:r>
              <w:rPr>
                <w:rFonts w:hint="eastAsia" w:ascii="宋体" w:hAnsi="宋体" w:cs="宋体"/>
                <w:kern w:val="0"/>
                <w:sz w:val="18"/>
                <w:szCs w:val="18"/>
                <w:lang w:bidi="zh-CN"/>
              </w:rPr>
              <w:t>（</w:t>
            </w:r>
            <w:r>
              <w:rPr>
                <w:rFonts w:ascii="Calibri" w:hAnsi="Calibri" w:cs="宋体"/>
                <w:kern w:val="0"/>
                <w:sz w:val="18"/>
                <w:szCs w:val="18"/>
                <w:lang w:bidi="zh-CN"/>
              </w:rPr>
              <w:t>TCP</w:t>
            </w:r>
            <w:r>
              <w:rPr>
                <w:rFonts w:hint="eastAsia" w:ascii="宋体" w:hAnsi="宋体" w:cs="宋体"/>
                <w:kern w:val="0"/>
                <w:sz w:val="18"/>
                <w:szCs w:val="18"/>
                <w:lang w:bidi="zh-CN"/>
              </w:rPr>
              <w:t>）</w:t>
            </w:r>
          </w:p>
        </w:tc>
        <w:tc>
          <w:tcPr>
            <w:tcW w:w="992"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开启</w:t>
            </w:r>
          </w:p>
        </w:tc>
        <w:tc>
          <w:tcPr>
            <w:tcW w:w="181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c>
          <w:tcPr>
            <w:tcW w:w="283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网关本地管理GUI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7" w:hRule="atLeast"/>
        </w:trPr>
        <w:tc>
          <w:tcPr>
            <w:tcW w:w="2268" w:type="dxa"/>
            <w:gridSpan w:val="2"/>
            <w:vMerge w:val="continue"/>
            <w:shd w:val="clear" w:color="auto" w:fill="FFFFFF" w:themeFill="background1"/>
          </w:tcPr>
          <w:p>
            <w:pPr>
              <w:widowControl/>
              <w:spacing w:after="15"/>
              <w:ind w:left="105" w:leftChars="50"/>
              <w:rPr>
                <w:rFonts w:ascii="Calibri" w:hAnsi="Calibri" w:cs="宋体"/>
                <w:kern w:val="0"/>
                <w:sz w:val="18"/>
                <w:szCs w:val="18"/>
                <w:lang w:bidi="zh-CN"/>
              </w:rPr>
            </w:pPr>
          </w:p>
        </w:tc>
        <w:tc>
          <w:tcPr>
            <w:tcW w:w="1637" w:type="dxa"/>
            <w:gridSpan w:val="2"/>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8080</w:t>
            </w:r>
          </w:p>
        </w:tc>
        <w:tc>
          <w:tcPr>
            <w:tcW w:w="992"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开启</w:t>
            </w:r>
          </w:p>
        </w:tc>
        <w:tc>
          <w:tcPr>
            <w:tcW w:w="181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c>
          <w:tcPr>
            <w:tcW w:w="283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Calibri" w:hAnsi="Calibri" w:cs="宋体"/>
                <w:kern w:val="0"/>
                <w:sz w:val="18"/>
                <w:szCs w:val="18"/>
                <w:lang w:bidi="zh-CN"/>
              </w:rPr>
              <w:t>智能插件本地WEB服务</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7" w:hRule="atLeast"/>
        </w:trPr>
        <w:tc>
          <w:tcPr>
            <w:tcW w:w="2268" w:type="dxa"/>
            <w:gridSpan w:val="2"/>
            <w:shd w:val="clear" w:color="auto" w:fill="FFFFFF" w:themeFill="background1"/>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DNS</w:t>
            </w:r>
            <w:r>
              <w:rPr>
                <w:rFonts w:hint="eastAsia" w:ascii="Calibri" w:hAnsi="Calibri" w:cs="宋体"/>
                <w:kern w:val="0"/>
                <w:sz w:val="18"/>
                <w:szCs w:val="18"/>
                <w:lang w:bidi="zh-CN"/>
              </w:rPr>
              <w:t>重定向</w:t>
            </w:r>
          </w:p>
        </w:tc>
        <w:tc>
          <w:tcPr>
            <w:tcW w:w="1637" w:type="dxa"/>
            <w:gridSpan w:val="2"/>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84</w:t>
            </w:r>
            <w:r>
              <w:rPr>
                <w:rFonts w:hint="eastAsia" w:ascii="Calibri" w:hAnsi="Calibri" w:cs="宋体"/>
                <w:kern w:val="0"/>
                <w:sz w:val="18"/>
                <w:szCs w:val="18"/>
                <w:lang w:bidi="zh-CN"/>
              </w:rPr>
              <w:t>（</w:t>
            </w:r>
            <w:r>
              <w:rPr>
                <w:rFonts w:ascii="Calibri" w:hAnsi="Calibri" w:cs="宋体"/>
                <w:kern w:val="0"/>
                <w:sz w:val="18"/>
                <w:szCs w:val="18"/>
                <w:lang w:bidi="zh-CN"/>
              </w:rPr>
              <w:t>TCP/UDP</w:t>
            </w:r>
            <w:r>
              <w:rPr>
                <w:rFonts w:hint="eastAsia" w:ascii="Calibri" w:hAnsi="Calibri" w:cs="宋体"/>
                <w:kern w:val="0"/>
                <w:sz w:val="18"/>
                <w:szCs w:val="18"/>
                <w:lang w:bidi="zh-CN"/>
              </w:rPr>
              <w:t>）</w:t>
            </w:r>
          </w:p>
        </w:tc>
        <w:tc>
          <w:tcPr>
            <w:tcW w:w="992"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允许开启（该端口非强制使用）</w:t>
            </w:r>
          </w:p>
        </w:tc>
        <w:tc>
          <w:tcPr>
            <w:tcW w:w="181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c>
          <w:tcPr>
            <w:tcW w:w="283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Calibri" w:hAnsi="Calibri" w:cs="宋体"/>
                <w:kern w:val="0"/>
                <w:sz w:val="18"/>
                <w:szCs w:val="18"/>
                <w:lang w:bidi="zh-CN"/>
              </w:rPr>
              <w:t>网关可将</w:t>
            </w:r>
            <w:r>
              <w:rPr>
                <w:rFonts w:ascii="Calibri" w:hAnsi="Calibri" w:cs="宋体"/>
                <w:kern w:val="0"/>
                <w:sz w:val="18"/>
                <w:szCs w:val="18"/>
                <w:lang w:bidi="zh-CN"/>
              </w:rPr>
              <w:t>dns</w:t>
            </w:r>
            <w:r>
              <w:rPr>
                <w:rFonts w:hint="eastAsia" w:ascii="Calibri" w:hAnsi="Calibri" w:cs="宋体"/>
                <w:kern w:val="0"/>
                <w:sz w:val="18"/>
                <w:szCs w:val="18"/>
                <w:lang w:bidi="zh-CN"/>
              </w:rPr>
              <w:t>报文重定向到该端口进行查错或匹配处理。</w:t>
            </w:r>
            <w:r>
              <w:rPr>
                <w:rFonts w:hint="eastAsia" w:ascii="宋体" w:hAnsi="宋体" w:cs="宋体"/>
                <w:kern w:val="0"/>
                <w:sz w:val="18"/>
                <w:szCs w:val="18"/>
                <w:lang w:bidi="zh-CN"/>
              </w:rPr>
              <w:t>该端口的服务终结于家庭网关，不能转发到公网及私网</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2" w:hRule="atLeast"/>
        </w:trPr>
        <w:tc>
          <w:tcPr>
            <w:tcW w:w="2268" w:type="dxa"/>
            <w:gridSpan w:val="2"/>
            <w:shd w:val="clear" w:color="auto" w:fill="FFFFFF" w:themeFill="background1"/>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SAMBA</w:t>
            </w:r>
          </w:p>
        </w:tc>
        <w:tc>
          <w:tcPr>
            <w:tcW w:w="1637" w:type="dxa"/>
            <w:gridSpan w:val="2"/>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137</w:t>
            </w:r>
            <w:r>
              <w:rPr>
                <w:rFonts w:hint="eastAsia" w:ascii="Calibri" w:hAnsi="Calibri" w:cs="宋体"/>
                <w:kern w:val="0"/>
                <w:sz w:val="18"/>
                <w:szCs w:val="18"/>
                <w:lang w:bidi="zh-CN"/>
              </w:rPr>
              <w:t>（</w:t>
            </w:r>
            <w:r>
              <w:rPr>
                <w:rFonts w:ascii="Calibri" w:hAnsi="Calibri" w:cs="宋体"/>
                <w:kern w:val="0"/>
                <w:sz w:val="18"/>
                <w:szCs w:val="18"/>
                <w:lang w:bidi="zh-CN"/>
              </w:rPr>
              <w:t>UDP</w:t>
            </w:r>
            <w:r>
              <w:rPr>
                <w:rFonts w:hint="eastAsia" w:ascii="Calibri" w:hAnsi="Calibri" w:cs="宋体"/>
                <w:kern w:val="0"/>
                <w:sz w:val="18"/>
                <w:szCs w:val="18"/>
                <w:lang w:bidi="zh-CN"/>
              </w:rPr>
              <w:t>），</w:t>
            </w:r>
            <w:r>
              <w:rPr>
                <w:rFonts w:ascii="Calibri" w:hAnsi="Calibri" w:cs="宋体"/>
                <w:kern w:val="0"/>
                <w:sz w:val="18"/>
                <w:szCs w:val="18"/>
                <w:lang w:bidi="zh-CN"/>
              </w:rPr>
              <w:t>138</w:t>
            </w:r>
            <w:r>
              <w:rPr>
                <w:rFonts w:hint="eastAsia" w:ascii="Calibri" w:hAnsi="Calibri" w:cs="宋体"/>
                <w:kern w:val="0"/>
                <w:sz w:val="18"/>
                <w:szCs w:val="18"/>
                <w:lang w:bidi="zh-CN"/>
              </w:rPr>
              <w:t>（</w:t>
            </w:r>
            <w:r>
              <w:rPr>
                <w:rFonts w:ascii="Calibri" w:hAnsi="Calibri" w:cs="宋体"/>
                <w:kern w:val="0"/>
                <w:sz w:val="18"/>
                <w:szCs w:val="18"/>
                <w:lang w:bidi="zh-CN"/>
              </w:rPr>
              <w:t>UDP</w:t>
            </w:r>
            <w:r>
              <w:rPr>
                <w:rFonts w:hint="eastAsia" w:ascii="Calibri" w:hAnsi="Calibri" w:cs="宋体"/>
                <w:kern w:val="0"/>
                <w:sz w:val="18"/>
                <w:szCs w:val="18"/>
                <w:lang w:bidi="zh-CN"/>
              </w:rPr>
              <w:t>），</w:t>
            </w:r>
            <w:r>
              <w:rPr>
                <w:rFonts w:ascii="Calibri" w:hAnsi="Calibri" w:cs="宋体"/>
                <w:kern w:val="0"/>
                <w:sz w:val="18"/>
                <w:szCs w:val="18"/>
                <w:lang w:bidi="zh-CN"/>
              </w:rPr>
              <w:t>445</w:t>
            </w:r>
            <w:r>
              <w:rPr>
                <w:rFonts w:hint="eastAsia" w:ascii="Calibri" w:hAnsi="Calibri" w:cs="宋体"/>
                <w:kern w:val="0"/>
                <w:sz w:val="18"/>
                <w:szCs w:val="18"/>
                <w:lang w:bidi="zh-CN"/>
              </w:rPr>
              <w:t>（</w:t>
            </w:r>
            <w:r>
              <w:rPr>
                <w:rFonts w:ascii="Calibri" w:hAnsi="Calibri" w:cs="宋体"/>
                <w:kern w:val="0"/>
                <w:sz w:val="18"/>
                <w:szCs w:val="18"/>
                <w:lang w:bidi="zh-CN"/>
              </w:rPr>
              <w:t>TCP</w:t>
            </w:r>
            <w:r>
              <w:rPr>
                <w:rFonts w:hint="eastAsia" w:ascii="Calibri" w:hAnsi="Calibri" w:cs="宋体"/>
                <w:kern w:val="0"/>
                <w:sz w:val="18"/>
                <w:szCs w:val="18"/>
                <w:lang w:bidi="zh-CN"/>
              </w:rPr>
              <w:t>）</w:t>
            </w:r>
          </w:p>
        </w:tc>
        <w:tc>
          <w:tcPr>
            <w:tcW w:w="992"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开启</w:t>
            </w:r>
          </w:p>
        </w:tc>
        <w:tc>
          <w:tcPr>
            <w:tcW w:w="181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只可通过智家平台远程进行“开启</w:t>
            </w:r>
            <w:r>
              <w:rPr>
                <w:rFonts w:ascii="宋体" w:hAnsi="宋体" w:cs="宋体"/>
                <w:kern w:val="0"/>
                <w:sz w:val="18"/>
                <w:szCs w:val="18"/>
                <w:lang w:bidi="zh-CN"/>
              </w:rPr>
              <w:t>/关闭”控制</w:t>
            </w:r>
          </w:p>
        </w:tc>
        <w:tc>
          <w:tcPr>
            <w:tcW w:w="283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该服务只能访问家庭网关所插</w:t>
            </w:r>
            <w:r>
              <w:rPr>
                <w:rFonts w:ascii="宋体" w:hAnsi="宋体" w:cs="宋体"/>
                <w:kern w:val="0"/>
                <w:sz w:val="18"/>
                <w:szCs w:val="18"/>
                <w:lang w:bidi="zh-CN"/>
              </w:rPr>
              <w:t>U盘或硬盘的内容。该服务</w:t>
            </w:r>
            <w:r>
              <w:rPr>
                <w:rFonts w:hint="eastAsia" w:ascii="宋体" w:hAnsi="宋体" w:cs="宋体"/>
                <w:kern w:val="0"/>
                <w:sz w:val="18"/>
                <w:szCs w:val="18"/>
                <w:lang w:bidi="zh-CN"/>
              </w:rPr>
              <w:t>默认关闭</w:t>
            </w:r>
            <w:r>
              <w:rPr>
                <w:rFonts w:ascii="宋体" w:hAnsi="宋体" w:cs="宋体"/>
                <w:kern w:val="0"/>
                <w:sz w:val="18"/>
                <w:szCs w:val="18"/>
                <w:lang w:bidi="zh-CN"/>
              </w:rPr>
              <w:t>匿名访问，缺省帐号为网关标签上的useradmin帐号（每台设备的密码</w:t>
            </w:r>
            <w:r>
              <w:rPr>
                <w:rFonts w:hint="eastAsia" w:ascii="宋体" w:hAnsi="宋体" w:cs="宋体"/>
                <w:kern w:val="0"/>
                <w:sz w:val="18"/>
                <w:szCs w:val="18"/>
                <w:lang w:bidi="zh-CN"/>
              </w:rPr>
              <w:t>随机），帐号可通过</w:t>
            </w:r>
            <w:r>
              <w:rPr>
                <w:rFonts w:ascii="宋体" w:hAnsi="宋体" w:cs="宋体"/>
                <w:kern w:val="0"/>
                <w:sz w:val="18"/>
                <w:szCs w:val="18"/>
                <w:lang w:bidi="zh-CN"/>
              </w:rPr>
              <w:t>ITMS+、智家平台远程修改</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2" w:hRule="atLeast"/>
        </w:trPr>
        <w:tc>
          <w:tcPr>
            <w:tcW w:w="2268" w:type="dxa"/>
            <w:gridSpan w:val="2"/>
            <w:shd w:val="clear" w:color="auto" w:fill="FFFFFF" w:themeFill="background1"/>
          </w:tcPr>
          <w:p>
            <w:pPr>
              <w:widowControl/>
              <w:spacing w:after="15"/>
              <w:ind w:left="105" w:leftChars="50"/>
              <w:rPr>
                <w:rFonts w:ascii="Calibri" w:hAnsi="Calibri" w:cs="宋体"/>
                <w:kern w:val="0"/>
                <w:sz w:val="18"/>
                <w:szCs w:val="18"/>
                <w:lang w:bidi="zh-CN"/>
              </w:rPr>
            </w:pPr>
            <w:r>
              <w:rPr>
                <w:rFonts w:ascii="宋体" w:hAnsi="宋体" w:cs="宋体"/>
                <w:kern w:val="0"/>
                <w:sz w:val="18"/>
                <w:szCs w:val="18"/>
                <w:lang w:bidi="zh-CN"/>
              </w:rPr>
              <w:t>DLNA</w:t>
            </w:r>
          </w:p>
        </w:tc>
        <w:tc>
          <w:tcPr>
            <w:tcW w:w="1637" w:type="dxa"/>
            <w:gridSpan w:val="2"/>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sz w:val="18"/>
                <w:szCs w:val="18"/>
              </w:rPr>
              <w:t>2468</w:t>
            </w:r>
            <w:r>
              <w:rPr>
                <w:rFonts w:hint="eastAsia"/>
                <w:sz w:val="18"/>
                <w:szCs w:val="18"/>
              </w:rPr>
              <w:t>（</w:t>
            </w:r>
            <w:r>
              <w:rPr>
                <w:sz w:val="18"/>
                <w:szCs w:val="18"/>
              </w:rPr>
              <w:t>TCP</w:t>
            </w:r>
            <w:r>
              <w:rPr>
                <w:rFonts w:hint="eastAsia"/>
                <w:sz w:val="18"/>
                <w:szCs w:val="18"/>
              </w:rPr>
              <w:t>），</w:t>
            </w:r>
            <w:r>
              <w:rPr>
                <w:sz w:val="18"/>
                <w:szCs w:val="18"/>
              </w:rPr>
              <w:t>4361</w:t>
            </w:r>
            <w:r>
              <w:rPr>
                <w:rFonts w:hint="eastAsia"/>
                <w:sz w:val="18"/>
                <w:szCs w:val="18"/>
              </w:rPr>
              <w:t>（</w:t>
            </w:r>
            <w:r>
              <w:rPr>
                <w:sz w:val="18"/>
                <w:szCs w:val="18"/>
              </w:rPr>
              <w:t>TCP</w:t>
            </w:r>
            <w:r>
              <w:rPr>
                <w:rFonts w:hint="eastAsia"/>
                <w:sz w:val="18"/>
                <w:szCs w:val="18"/>
              </w:rPr>
              <w:t>）</w:t>
            </w:r>
          </w:p>
        </w:tc>
        <w:tc>
          <w:tcPr>
            <w:tcW w:w="992"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开启</w:t>
            </w:r>
          </w:p>
        </w:tc>
        <w:tc>
          <w:tcPr>
            <w:tcW w:w="181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c>
          <w:tcPr>
            <w:tcW w:w="283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该类报文不能转发到公网</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2" w:hRule="atLeast"/>
        </w:trPr>
        <w:tc>
          <w:tcPr>
            <w:tcW w:w="993" w:type="dxa"/>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手机</w:t>
            </w:r>
            <w:r>
              <w:rPr>
                <w:rFonts w:ascii="Calibri" w:hAnsi="Calibri" w:cs="宋体"/>
                <w:kern w:val="0"/>
                <w:sz w:val="18"/>
                <w:szCs w:val="18"/>
                <w:lang w:bidi="zh-CN"/>
              </w:rPr>
              <w:t>APP</w:t>
            </w:r>
            <w:r>
              <w:rPr>
                <w:rFonts w:hint="eastAsia" w:ascii="宋体" w:hAnsi="宋体" w:cs="宋体"/>
                <w:kern w:val="0"/>
                <w:sz w:val="18"/>
                <w:szCs w:val="18"/>
                <w:lang w:bidi="zh-CN"/>
              </w:rPr>
              <w:t>管理</w:t>
            </w:r>
          </w:p>
        </w:tc>
        <w:tc>
          <w:tcPr>
            <w:tcW w:w="1275" w:type="dxa"/>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手机</w:t>
            </w:r>
            <w:r>
              <w:rPr>
                <w:rFonts w:ascii="Calibri" w:hAnsi="Calibri" w:cs="宋体"/>
                <w:kern w:val="0"/>
                <w:sz w:val="18"/>
                <w:szCs w:val="18"/>
                <w:lang w:bidi="zh-CN"/>
              </w:rPr>
              <w:t>APP</w:t>
            </w:r>
            <w:r>
              <w:rPr>
                <w:rFonts w:hint="eastAsia" w:ascii="宋体" w:hAnsi="宋体" w:cs="宋体"/>
                <w:kern w:val="0"/>
                <w:sz w:val="18"/>
                <w:szCs w:val="18"/>
                <w:lang w:bidi="zh-CN"/>
              </w:rPr>
              <w:t>本地连接家庭网关</w:t>
            </w:r>
          </w:p>
        </w:tc>
        <w:tc>
          <w:tcPr>
            <w:tcW w:w="1637" w:type="dxa"/>
            <w:gridSpan w:val="2"/>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17998</w:t>
            </w:r>
            <w:r>
              <w:rPr>
                <w:rFonts w:hint="eastAsia" w:ascii="宋体" w:hAnsi="宋体" w:cs="宋体"/>
                <w:kern w:val="0"/>
                <w:sz w:val="18"/>
                <w:szCs w:val="18"/>
                <w:lang w:bidi="zh-CN"/>
              </w:rPr>
              <w:t>（</w:t>
            </w:r>
            <w:r>
              <w:rPr>
                <w:rFonts w:ascii="Calibri" w:hAnsi="Calibri" w:cs="宋体"/>
                <w:kern w:val="0"/>
                <w:sz w:val="18"/>
                <w:szCs w:val="18"/>
                <w:lang w:bidi="zh-CN"/>
              </w:rPr>
              <w:t>TCP</w:t>
            </w:r>
            <w:r>
              <w:rPr>
                <w:rFonts w:hint="eastAsia" w:ascii="宋体" w:hAnsi="宋体" w:cs="宋体"/>
                <w:kern w:val="0"/>
                <w:sz w:val="18"/>
                <w:szCs w:val="18"/>
                <w:lang w:bidi="zh-CN"/>
              </w:rPr>
              <w:t>）</w:t>
            </w:r>
          </w:p>
        </w:tc>
        <w:tc>
          <w:tcPr>
            <w:tcW w:w="992"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开启</w:t>
            </w:r>
          </w:p>
        </w:tc>
        <w:tc>
          <w:tcPr>
            <w:tcW w:w="181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可以通过手机APP管理平台对端口进行配置</w:t>
            </w:r>
          </w:p>
        </w:tc>
        <w:tc>
          <w:tcPr>
            <w:tcW w:w="283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该端口的服务终结于家庭网关，不能转发到公网及私网</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2" w:hRule="atLeast"/>
        </w:trPr>
        <w:tc>
          <w:tcPr>
            <w:tcW w:w="993" w:type="dxa"/>
            <w:shd w:val="clear" w:color="auto" w:fill="FFFFFF" w:themeFill="background1"/>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DHCPv4</w:t>
            </w:r>
          </w:p>
        </w:tc>
        <w:tc>
          <w:tcPr>
            <w:tcW w:w="1275" w:type="dxa"/>
            <w:shd w:val="clear" w:color="auto" w:fill="FFFFFF" w:themeFill="background1"/>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S</w:t>
            </w:r>
            <w:r>
              <w:rPr>
                <w:rFonts w:hint="eastAsia" w:ascii="Calibri" w:hAnsi="Calibri" w:cs="宋体"/>
                <w:kern w:val="0"/>
                <w:sz w:val="18"/>
                <w:szCs w:val="18"/>
                <w:lang w:bidi="zh-CN"/>
              </w:rPr>
              <w:t>erver端（用于给PC等终端分配IP地址）</w:t>
            </w:r>
          </w:p>
        </w:tc>
        <w:tc>
          <w:tcPr>
            <w:tcW w:w="1637" w:type="dxa"/>
            <w:gridSpan w:val="2"/>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67（UDP）</w:t>
            </w:r>
          </w:p>
        </w:tc>
        <w:tc>
          <w:tcPr>
            <w:tcW w:w="992"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开启</w:t>
            </w:r>
          </w:p>
        </w:tc>
        <w:tc>
          <w:tcPr>
            <w:tcW w:w="181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c>
          <w:tcPr>
            <w:tcW w:w="283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该端口的服务终结于家庭网关，不能转发到公网及私网</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2" w:hRule="atLeast"/>
        </w:trPr>
        <w:tc>
          <w:tcPr>
            <w:tcW w:w="993" w:type="dxa"/>
            <w:shd w:val="clear" w:color="auto" w:fill="FFFFFF" w:themeFill="background1"/>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DHCPv6</w:t>
            </w:r>
          </w:p>
        </w:tc>
        <w:tc>
          <w:tcPr>
            <w:tcW w:w="1275" w:type="dxa"/>
            <w:shd w:val="clear" w:color="auto" w:fill="FFFFFF" w:themeFill="background1"/>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S</w:t>
            </w:r>
            <w:r>
              <w:rPr>
                <w:rFonts w:hint="eastAsia" w:ascii="Calibri" w:hAnsi="Calibri" w:cs="宋体"/>
                <w:kern w:val="0"/>
                <w:sz w:val="18"/>
                <w:szCs w:val="18"/>
                <w:lang w:bidi="zh-CN"/>
              </w:rPr>
              <w:t>erver端（用于给PC等终端分配IP地址）</w:t>
            </w:r>
          </w:p>
        </w:tc>
        <w:tc>
          <w:tcPr>
            <w:tcW w:w="1637" w:type="dxa"/>
            <w:gridSpan w:val="2"/>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547（UDP）</w:t>
            </w:r>
          </w:p>
        </w:tc>
        <w:tc>
          <w:tcPr>
            <w:tcW w:w="992"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开启</w:t>
            </w:r>
          </w:p>
        </w:tc>
        <w:tc>
          <w:tcPr>
            <w:tcW w:w="181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c>
          <w:tcPr>
            <w:tcW w:w="283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该端口的服务终结于家庭网关，不能转发到公网及私网</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gridAfter w:val="1"/>
          <w:wAfter w:w="9" w:type="dxa"/>
          <w:trHeight w:val="532" w:hRule="atLeast"/>
        </w:trPr>
        <w:tc>
          <w:tcPr>
            <w:tcW w:w="993" w:type="dxa"/>
            <w:vMerge w:val="restart"/>
            <w:shd w:val="clear" w:color="auto" w:fill="FFFFFF" w:themeFill="background1"/>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UPNP</w:t>
            </w:r>
          </w:p>
        </w:tc>
        <w:tc>
          <w:tcPr>
            <w:tcW w:w="1275" w:type="dxa"/>
            <w:shd w:val="clear" w:color="auto" w:fill="FFFFFF" w:themeFill="background1"/>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协议交互报文</w:t>
            </w:r>
          </w:p>
        </w:tc>
        <w:tc>
          <w:tcPr>
            <w:tcW w:w="1628"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1900（UDP）</w:t>
            </w:r>
          </w:p>
        </w:tc>
        <w:tc>
          <w:tcPr>
            <w:tcW w:w="992"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开启</w:t>
            </w:r>
          </w:p>
        </w:tc>
        <w:tc>
          <w:tcPr>
            <w:tcW w:w="181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c>
          <w:tcPr>
            <w:tcW w:w="283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该类报文不能转发到公网</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gridAfter w:val="1"/>
          <w:wAfter w:w="9" w:type="dxa"/>
          <w:trHeight w:val="532" w:hRule="atLeast"/>
        </w:trPr>
        <w:tc>
          <w:tcPr>
            <w:tcW w:w="993" w:type="dxa"/>
            <w:vMerge w:val="continue"/>
            <w:shd w:val="clear" w:color="auto" w:fill="FFFFFF" w:themeFill="background1"/>
          </w:tcPr>
          <w:p>
            <w:pPr>
              <w:widowControl/>
              <w:spacing w:after="15"/>
              <w:ind w:left="105" w:leftChars="50"/>
              <w:rPr>
                <w:rFonts w:ascii="Calibri" w:hAnsi="Calibri" w:cs="宋体"/>
                <w:kern w:val="0"/>
                <w:sz w:val="18"/>
                <w:szCs w:val="18"/>
                <w:lang w:bidi="zh-CN"/>
              </w:rPr>
            </w:pPr>
          </w:p>
        </w:tc>
        <w:tc>
          <w:tcPr>
            <w:tcW w:w="1275" w:type="dxa"/>
            <w:shd w:val="clear" w:color="auto" w:fill="FFFFFF" w:themeFill="background1"/>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协议交互报文</w:t>
            </w:r>
          </w:p>
        </w:tc>
        <w:tc>
          <w:tcPr>
            <w:tcW w:w="1628" w:type="dxa"/>
            <w:shd w:val="clear" w:color="auto" w:fill="FFFFFF" w:themeFill="background1"/>
            <w:tcMar>
              <w:top w:w="0" w:type="dxa"/>
              <w:left w:w="108" w:type="dxa"/>
              <w:bottom w:w="0" w:type="dxa"/>
              <w:right w:w="108" w:type="dxa"/>
            </w:tcMar>
          </w:tcPr>
          <w:p>
            <w:pPr>
              <w:widowControl/>
              <w:spacing w:after="15"/>
              <w:ind w:left="105" w:leftChars="50"/>
              <w:rPr>
                <w:sz w:val="18"/>
                <w:szCs w:val="18"/>
              </w:rPr>
            </w:pPr>
            <w:r>
              <w:rPr>
                <w:rFonts w:hint="eastAsia"/>
                <w:sz w:val="18"/>
                <w:szCs w:val="18"/>
              </w:rPr>
              <w:t>5431（TCP）</w:t>
            </w:r>
          </w:p>
        </w:tc>
        <w:tc>
          <w:tcPr>
            <w:tcW w:w="992"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开启</w:t>
            </w:r>
          </w:p>
        </w:tc>
        <w:tc>
          <w:tcPr>
            <w:tcW w:w="181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c>
          <w:tcPr>
            <w:tcW w:w="283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该类报文不能转发到公网</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gridAfter w:val="1"/>
          <w:wAfter w:w="9" w:type="dxa"/>
          <w:trHeight w:val="532" w:hRule="atLeast"/>
        </w:trPr>
        <w:tc>
          <w:tcPr>
            <w:tcW w:w="993" w:type="dxa"/>
            <w:vMerge w:val="continue"/>
            <w:shd w:val="clear" w:color="auto" w:fill="FFFFFF" w:themeFill="background1"/>
          </w:tcPr>
          <w:p>
            <w:pPr>
              <w:widowControl/>
              <w:spacing w:after="15"/>
              <w:ind w:left="105" w:leftChars="50"/>
              <w:rPr>
                <w:rFonts w:ascii="Calibri" w:hAnsi="Calibri" w:cs="宋体"/>
                <w:kern w:val="0"/>
                <w:sz w:val="18"/>
                <w:szCs w:val="18"/>
                <w:lang w:bidi="zh-CN"/>
              </w:rPr>
            </w:pPr>
          </w:p>
        </w:tc>
        <w:tc>
          <w:tcPr>
            <w:tcW w:w="1275" w:type="dxa"/>
            <w:shd w:val="clear" w:color="auto" w:fill="FFFFFF" w:themeFill="background1"/>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数据传输报文</w:t>
            </w:r>
          </w:p>
        </w:tc>
        <w:tc>
          <w:tcPr>
            <w:tcW w:w="1628"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ascii="Calibri" w:hAnsi="Calibri" w:cs="宋体"/>
                <w:kern w:val="0"/>
                <w:sz w:val="18"/>
                <w:szCs w:val="18"/>
                <w:lang w:bidi="zh-CN"/>
              </w:rPr>
              <w:t>52869</w:t>
            </w:r>
            <w:r>
              <w:rPr>
                <w:rFonts w:hint="eastAsia" w:ascii="Calibri" w:hAnsi="Calibri" w:cs="宋体"/>
                <w:kern w:val="0"/>
                <w:sz w:val="18"/>
                <w:szCs w:val="18"/>
                <w:lang w:bidi="zh-CN"/>
              </w:rPr>
              <w:t>（TCP/UDP）</w:t>
            </w:r>
          </w:p>
        </w:tc>
        <w:tc>
          <w:tcPr>
            <w:tcW w:w="992"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开启</w:t>
            </w:r>
          </w:p>
        </w:tc>
        <w:tc>
          <w:tcPr>
            <w:tcW w:w="181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c>
          <w:tcPr>
            <w:tcW w:w="283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该类报文不能转发到公网</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gridAfter w:val="1"/>
          <w:wAfter w:w="9" w:type="dxa"/>
          <w:trHeight w:val="681" w:hRule="atLeast"/>
        </w:trPr>
        <w:tc>
          <w:tcPr>
            <w:tcW w:w="993" w:type="dxa"/>
            <w:shd w:val="clear" w:color="auto" w:fill="FFFFFF" w:themeFill="background1"/>
            <w:vAlign w:val="center"/>
          </w:tcPr>
          <w:p>
            <w:pPr>
              <w:widowControl/>
              <w:spacing w:after="15"/>
              <w:ind w:left="105" w:leftChars="50"/>
              <w:jc w:val="left"/>
              <w:rPr>
                <w:rFonts w:ascii="宋体" w:hAnsi="宋体" w:cs="宋体"/>
                <w:kern w:val="0"/>
                <w:sz w:val="18"/>
                <w:szCs w:val="18"/>
                <w:lang w:bidi="zh-CN"/>
              </w:rPr>
            </w:pPr>
            <w:r>
              <w:rPr>
                <w:rFonts w:hint="eastAsia" w:ascii="宋体" w:hAnsi="宋体" w:cs="宋体"/>
                <w:kern w:val="0"/>
                <w:sz w:val="18"/>
                <w:szCs w:val="18"/>
                <w:lang w:bidi="zh-CN"/>
              </w:rPr>
              <w:t>自动组网</w:t>
            </w:r>
          </w:p>
        </w:tc>
        <w:tc>
          <w:tcPr>
            <w:tcW w:w="1275" w:type="dxa"/>
            <w:shd w:val="clear" w:color="auto" w:fill="FFFFFF" w:themeFill="background1"/>
            <w:tcMar>
              <w:top w:w="0" w:type="dxa"/>
              <w:left w:w="108" w:type="dxa"/>
              <w:bottom w:w="0" w:type="dxa"/>
              <w:right w:w="108" w:type="dxa"/>
            </w:tcMar>
          </w:tcPr>
          <w:p>
            <w:pPr>
              <w:widowControl/>
              <w:spacing w:after="15"/>
              <w:ind w:left="1"/>
              <w:rPr>
                <w:rFonts w:ascii="Calibri" w:hAnsi="Calibri" w:cs="宋体"/>
                <w:kern w:val="0"/>
                <w:sz w:val="18"/>
                <w:szCs w:val="18"/>
                <w:lang w:bidi="zh-CN"/>
              </w:rPr>
            </w:pPr>
            <w:r>
              <w:rPr>
                <w:rFonts w:ascii="Calibri" w:hAnsi="Calibri" w:cs="宋体"/>
                <w:kern w:val="0"/>
                <w:sz w:val="18"/>
                <w:szCs w:val="18"/>
                <w:lang w:bidi="zh-CN"/>
              </w:rPr>
              <w:t>配置信息同步</w:t>
            </w:r>
          </w:p>
        </w:tc>
        <w:tc>
          <w:tcPr>
            <w:tcW w:w="1628"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32768端口（TCP）</w:t>
            </w:r>
          </w:p>
        </w:tc>
        <w:tc>
          <w:tcPr>
            <w:tcW w:w="992" w:type="dxa"/>
            <w:gridSpan w:val="2"/>
            <w:shd w:val="clear" w:color="auto" w:fill="FFFFFF" w:themeFill="background1"/>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关闭</w:t>
            </w:r>
          </w:p>
        </w:tc>
        <w:tc>
          <w:tcPr>
            <w:tcW w:w="1815" w:type="dxa"/>
            <w:gridSpan w:val="2"/>
            <w:shd w:val="clear" w:color="auto" w:fill="FFFFFF" w:themeFill="background1"/>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自动组网插件启动后开启</w:t>
            </w:r>
          </w:p>
        </w:tc>
        <w:tc>
          <w:tcPr>
            <w:tcW w:w="2835" w:type="dxa"/>
            <w:gridSpan w:val="2"/>
            <w:shd w:val="clear" w:color="auto" w:fill="FFFFFF" w:themeFill="background1"/>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该类报文不能转发到公网</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gridAfter w:val="1"/>
          <w:wAfter w:w="9" w:type="dxa"/>
          <w:trHeight w:val="681" w:hRule="atLeast"/>
        </w:trPr>
        <w:tc>
          <w:tcPr>
            <w:tcW w:w="993" w:type="dxa"/>
            <w:shd w:val="clear" w:color="auto" w:fill="FFFFFF" w:themeFill="background1"/>
            <w:vAlign w:val="center"/>
          </w:tcPr>
          <w:p>
            <w:pPr>
              <w:widowControl/>
              <w:spacing w:after="15"/>
              <w:ind w:left="105" w:leftChars="50"/>
              <w:jc w:val="left"/>
              <w:rPr>
                <w:rFonts w:ascii="宋体" w:hAnsi="宋体" w:cs="宋体"/>
                <w:kern w:val="0"/>
                <w:sz w:val="18"/>
                <w:szCs w:val="18"/>
                <w:lang w:bidi="zh-CN"/>
              </w:rPr>
            </w:pPr>
            <w:r>
              <w:rPr>
                <w:rFonts w:hint="eastAsia" w:ascii="宋体" w:hAnsi="宋体" w:cs="宋体"/>
                <w:kern w:val="0"/>
                <w:sz w:val="18"/>
                <w:szCs w:val="18"/>
                <w:lang w:bidi="zh-CN"/>
              </w:rPr>
              <w:t>IPTV业务</w:t>
            </w:r>
          </w:p>
        </w:tc>
        <w:tc>
          <w:tcPr>
            <w:tcW w:w="1275" w:type="dxa"/>
            <w:shd w:val="clear" w:color="auto" w:fill="FFFFFF" w:themeFill="background1"/>
            <w:tcMar>
              <w:top w:w="0" w:type="dxa"/>
              <w:left w:w="108" w:type="dxa"/>
              <w:bottom w:w="0" w:type="dxa"/>
              <w:right w:w="108" w:type="dxa"/>
            </w:tcMar>
          </w:tcPr>
          <w:p>
            <w:pPr>
              <w:widowControl/>
              <w:spacing w:after="15"/>
              <w:ind w:left="1"/>
              <w:rPr>
                <w:rFonts w:ascii="Calibri" w:hAnsi="Calibri" w:cs="宋体"/>
                <w:kern w:val="0"/>
                <w:sz w:val="18"/>
                <w:szCs w:val="18"/>
                <w:lang w:bidi="zh-CN"/>
              </w:rPr>
            </w:pPr>
            <w:r>
              <w:rPr>
                <w:rFonts w:hint="eastAsia" w:ascii="Calibri" w:hAnsi="Calibri" w:cs="宋体"/>
                <w:kern w:val="0"/>
                <w:sz w:val="18"/>
                <w:szCs w:val="18"/>
                <w:lang w:bidi="zh-CN"/>
              </w:rPr>
              <w:t>IGMP加入请求报文、离开报文、查询响应报文</w:t>
            </w:r>
          </w:p>
        </w:tc>
        <w:tc>
          <w:tcPr>
            <w:tcW w:w="1628" w:type="dxa"/>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p>
        </w:tc>
        <w:tc>
          <w:tcPr>
            <w:tcW w:w="992" w:type="dxa"/>
            <w:gridSpan w:val="2"/>
            <w:shd w:val="clear" w:color="auto" w:fill="FFFFFF" w:themeFill="background1"/>
          </w:tcPr>
          <w:p>
            <w:pPr>
              <w:widowControl/>
              <w:spacing w:after="15"/>
              <w:ind w:left="105" w:leftChars="50"/>
              <w:rPr>
                <w:rFonts w:ascii="Calibri" w:hAnsi="Calibri" w:cs="宋体"/>
                <w:kern w:val="0"/>
                <w:sz w:val="18"/>
                <w:szCs w:val="18"/>
                <w:lang w:bidi="zh-CN"/>
              </w:rPr>
            </w:pPr>
            <w:r>
              <w:rPr>
                <w:rFonts w:hint="eastAsia" w:ascii="Calibri" w:hAnsi="Calibri" w:cs="宋体"/>
                <w:kern w:val="0"/>
                <w:sz w:val="18"/>
                <w:szCs w:val="18"/>
                <w:lang w:bidi="zh-CN"/>
              </w:rPr>
              <w:t>开启</w:t>
            </w:r>
          </w:p>
        </w:tc>
        <w:tc>
          <w:tcPr>
            <w:tcW w:w="181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c>
          <w:tcPr>
            <w:tcW w:w="2835" w:type="dxa"/>
            <w:gridSpan w:val="2"/>
            <w:shd w:val="clear" w:color="auto" w:fill="FFFFFF" w:themeFill="background1"/>
          </w:tcPr>
          <w:p>
            <w:pPr>
              <w:widowControl/>
              <w:spacing w:after="15"/>
              <w:ind w:left="105" w:leftChars="50"/>
              <w:rPr>
                <w:rFonts w:ascii="宋体" w:hAnsi="宋体" w:cs="宋体"/>
                <w:kern w:val="0"/>
                <w:sz w:val="18"/>
                <w:szCs w:val="18"/>
                <w:lang w:bidi="zh-C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81" w:hRule="atLeast"/>
        </w:trPr>
        <w:tc>
          <w:tcPr>
            <w:tcW w:w="2268" w:type="dxa"/>
            <w:gridSpan w:val="2"/>
            <w:shd w:val="clear" w:color="auto" w:fill="FFFFFF" w:themeFill="background1"/>
            <w:vAlign w:val="center"/>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其它</w:t>
            </w:r>
          </w:p>
        </w:tc>
        <w:tc>
          <w:tcPr>
            <w:tcW w:w="1637" w:type="dxa"/>
            <w:gridSpan w:val="2"/>
            <w:shd w:val="clear" w:color="auto" w:fill="FFFFFF" w:themeFill="background1"/>
            <w:tcMar>
              <w:top w:w="0" w:type="dxa"/>
              <w:left w:w="108" w:type="dxa"/>
              <w:bottom w:w="0" w:type="dxa"/>
              <w:right w:w="108" w:type="dxa"/>
            </w:tcMar>
          </w:tcPr>
          <w:p>
            <w:pPr>
              <w:widowControl/>
              <w:spacing w:after="15"/>
              <w:ind w:left="105" w:leftChars="50"/>
              <w:rPr>
                <w:rFonts w:ascii="Calibri" w:hAnsi="Calibri" w:cs="宋体"/>
                <w:kern w:val="0"/>
                <w:sz w:val="18"/>
                <w:szCs w:val="18"/>
                <w:lang w:bidi="zh-CN"/>
              </w:rPr>
            </w:pPr>
            <w:r>
              <w:rPr>
                <w:rFonts w:hint="eastAsia" w:ascii="宋体" w:hAnsi="宋体" w:cs="宋体"/>
                <w:kern w:val="0"/>
                <w:sz w:val="18"/>
                <w:szCs w:val="18"/>
                <w:lang w:bidi="zh-CN"/>
              </w:rPr>
              <w:t>其它TCP或UDP端口号</w:t>
            </w:r>
          </w:p>
        </w:tc>
        <w:tc>
          <w:tcPr>
            <w:tcW w:w="992"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建议关闭</w:t>
            </w:r>
          </w:p>
        </w:tc>
        <w:tc>
          <w:tcPr>
            <w:tcW w:w="181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不可修改</w:t>
            </w:r>
          </w:p>
        </w:tc>
        <w:tc>
          <w:tcPr>
            <w:tcW w:w="2835" w:type="dxa"/>
            <w:gridSpan w:val="2"/>
            <w:shd w:val="clear" w:color="auto" w:fill="FFFFFF" w:themeFill="background1"/>
          </w:tcPr>
          <w:p>
            <w:pPr>
              <w:widowControl/>
              <w:spacing w:after="15"/>
              <w:ind w:left="105" w:leftChars="50"/>
              <w:rPr>
                <w:rFonts w:ascii="宋体" w:hAnsi="宋体" w:cs="宋体"/>
                <w:kern w:val="0"/>
                <w:sz w:val="18"/>
                <w:szCs w:val="18"/>
                <w:lang w:bidi="zh-CN"/>
              </w:rPr>
            </w:pPr>
            <w:r>
              <w:rPr>
                <w:rFonts w:hint="eastAsia" w:ascii="宋体" w:hAnsi="宋体" w:cs="宋体"/>
                <w:kern w:val="0"/>
                <w:sz w:val="18"/>
                <w:szCs w:val="18"/>
                <w:lang w:bidi="zh-CN"/>
              </w:rPr>
              <w:t>该类报文不能转发到公网</w:t>
            </w:r>
          </w:p>
        </w:tc>
      </w:tr>
    </w:tbl>
    <w:p>
      <w:pPr>
        <w:pStyle w:val="47"/>
        <w:spacing w:after="15"/>
        <w:ind w:firstLine="0" w:firstLineChars="0"/>
      </w:pPr>
    </w:p>
    <w:p>
      <w:pPr>
        <w:widowControl/>
        <w:spacing w:before="0" w:afterLines="0"/>
        <w:jc w:val="left"/>
        <w:rPr>
          <w:rFonts w:ascii="宋体"/>
          <w:kern w:val="0"/>
          <w:szCs w:val="20"/>
        </w:rPr>
      </w:pPr>
      <w:r>
        <w:br w:type="page"/>
      </w:r>
    </w:p>
    <w:p>
      <w:pPr>
        <w:pStyle w:val="47"/>
        <w:spacing w:after="15"/>
      </w:pPr>
    </w:p>
    <w:p>
      <w:pPr>
        <w:pStyle w:val="143"/>
        <w:spacing w:afterLines="0"/>
      </w:pPr>
      <w:r>
        <w:br w:type="textWrapping"/>
      </w:r>
      <w:bookmarkStart w:id="1987" w:name="_Toc532477884"/>
      <w:r>
        <w:rPr>
          <w:rFonts w:hint="eastAsia"/>
        </w:rPr>
        <w:t>（规范性附录）</w:t>
      </w:r>
      <w:r>
        <w:br w:type="textWrapping"/>
      </w:r>
      <w:r>
        <w:rPr>
          <w:rFonts w:hint="eastAsia"/>
        </w:rPr>
        <w:t>网关质量诊断信息收集要求</w:t>
      </w:r>
      <w:bookmarkEnd w:id="1987"/>
    </w:p>
    <w:p>
      <w:pPr>
        <w:spacing w:before="0" w:afterLines="0" w:line="220" w:lineRule="atLeast"/>
        <w:ind w:firstLine="420" w:firstLineChars="200"/>
        <w:rPr>
          <w:rFonts w:ascii="Calibri" w:hAnsi="Calibri"/>
          <w:szCs w:val="22"/>
        </w:rPr>
      </w:pPr>
    </w:p>
    <w:p>
      <w:pPr>
        <w:spacing w:before="0" w:afterLines="0" w:line="220" w:lineRule="atLeast"/>
        <w:ind w:firstLine="420" w:firstLineChars="200"/>
        <w:rPr>
          <w:rFonts w:ascii="Calibri" w:hAnsi="Calibri"/>
          <w:szCs w:val="22"/>
        </w:rPr>
      </w:pPr>
    </w:p>
    <w:p>
      <w:pPr>
        <w:pStyle w:val="161"/>
        <w:spacing w:before="312" w:after="312"/>
      </w:pPr>
      <w:bookmarkStart w:id="1988" w:name="_Toc491704001"/>
      <w:bookmarkStart w:id="1989" w:name="_Toc532477885"/>
      <w:r>
        <w:rPr>
          <w:rFonts w:hint="eastAsia"/>
        </w:rPr>
        <w:t>方案架构</w:t>
      </w:r>
      <w:bookmarkEnd w:id="1988"/>
      <w:bookmarkEnd w:id="1989"/>
    </w:p>
    <w:p>
      <w:pPr>
        <w:pStyle w:val="47"/>
        <w:spacing w:after="15"/>
        <w:rPr>
          <w:rFonts w:hAnsi="宋体"/>
        </w:rPr>
      </w:pPr>
      <w:r>
        <w:rPr>
          <w:rFonts w:hint="eastAsia" w:hAnsi="宋体"/>
        </w:rPr>
        <w:t>网关设备应按要求上报自身运行相关的质量诊断信息，具体分为设备监控类、插件监控类和中间件（即Framework）监控类三种。上报时机分为系统启动时上报、周期性间隔上报两种。网关应支持通过装网关质量诊断插件，用以读取网关收集的质量诊断信息并上报到网络侧的DMP平台。</w:t>
      </w:r>
      <w:r>
        <w:rPr>
          <w:rFonts w:hAnsi="宋体"/>
        </w:rPr>
        <w:t>总体架构如图</w:t>
      </w:r>
      <w:r>
        <w:rPr>
          <w:rFonts w:hint="eastAsia" w:hAnsi="宋体"/>
        </w:rPr>
        <w:t>H.1所示。</w:t>
      </w:r>
    </w:p>
    <w:p>
      <w:pPr>
        <w:widowControl/>
        <w:spacing w:before="0" w:afterLines="0"/>
        <w:jc w:val="center"/>
        <w:rPr>
          <w:rFonts w:ascii="宋体" w:hAnsi="宋体" w:cs="宋体"/>
          <w:kern w:val="0"/>
          <w:sz w:val="24"/>
        </w:rPr>
      </w:pPr>
      <w:r>
        <w:rPr>
          <w:rFonts w:ascii="宋体" w:hAnsi="宋体" w:cs="宋体"/>
          <w:kern w:val="0"/>
          <w:sz w:val="24"/>
        </w:rPr>
        <w:drawing>
          <wp:inline distT="0" distB="0" distL="0" distR="0">
            <wp:extent cx="4448175" cy="5381625"/>
            <wp:effectExtent l="19050" t="0" r="9525" b="0"/>
            <wp:docPr id="8" name="图片 1" descr="C:\Users\shally\Documents\Tencent Files\172459022\Image\C2C\Image1\{D22EDF4B-E40D-5235-E98C-DB8CDE2786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C:\Users\shally\Documents\Tencent Files\172459022\Image\C2C\Image1\{D22EDF4B-E40D-5235-E98C-DB8CDE2786CC}.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448175" cy="5381625"/>
                    </a:xfrm>
                    <a:prstGeom prst="rect">
                      <a:avLst/>
                    </a:prstGeom>
                    <a:noFill/>
                    <a:ln>
                      <a:noFill/>
                    </a:ln>
                  </pic:spPr>
                </pic:pic>
              </a:graphicData>
            </a:graphic>
          </wp:inline>
        </w:drawing>
      </w:r>
    </w:p>
    <w:p>
      <w:pPr>
        <w:pStyle w:val="19"/>
        <w:spacing w:after="15"/>
        <w:ind w:firstLine="422"/>
        <w:jc w:val="center"/>
        <w:rPr>
          <w:rFonts w:ascii="宋体" w:hAnsi="宋体"/>
          <w:b/>
          <w:sz w:val="21"/>
          <w:szCs w:val="21"/>
        </w:rPr>
      </w:pPr>
      <w:r>
        <w:rPr>
          <w:rFonts w:hint="eastAsia" w:ascii="宋体" w:hAnsi="宋体"/>
          <w:b/>
          <w:sz w:val="21"/>
          <w:szCs w:val="21"/>
        </w:rPr>
        <w:t>图H.1   运行诊断状态收集总体架构</w:t>
      </w:r>
    </w:p>
    <w:p>
      <w:pPr>
        <w:pStyle w:val="47"/>
        <w:spacing w:after="15"/>
        <w:rPr>
          <w:rFonts w:hAnsi="宋体"/>
        </w:rPr>
      </w:pPr>
    </w:p>
    <w:p>
      <w:pPr>
        <w:pStyle w:val="47"/>
        <w:spacing w:after="15"/>
        <w:rPr>
          <w:rFonts w:hAnsi="宋体"/>
        </w:rPr>
      </w:pPr>
      <w:r>
        <w:rPr>
          <w:rFonts w:hint="eastAsia" w:hAnsi="宋体"/>
        </w:rPr>
        <w:t>为了便于上报及内容处理，采集后的数据统一采用JSON格式保存在指定的文件中。</w:t>
      </w:r>
    </w:p>
    <w:p>
      <w:pPr>
        <w:pStyle w:val="47"/>
        <w:spacing w:after="15"/>
        <w:rPr>
          <w:rFonts w:hAnsi="宋体"/>
        </w:rPr>
      </w:pPr>
      <w:r>
        <w:rPr>
          <w:rFonts w:hint="eastAsia" w:hAnsi="宋体"/>
        </w:rPr>
        <w:t>JSON 协议定义如下:</w:t>
      </w:r>
    </w:p>
    <w:p>
      <w:pPr>
        <w:spacing w:before="0" w:afterLines="0"/>
        <w:ind w:firstLine="420" w:firstLineChars="200"/>
        <w:jc w:val="left"/>
        <w:rPr>
          <w:rFonts w:ascii="宋体" w:hAnsi="宋体"/>
          <w:szCs w:val="21"/>
        </w:rPr>
      </w:pPr>
      <w:r>
        <w:rPr>
          <w:rFonts w:hint="eastAsia" w:ascii="宋体" w:hAnsi="宋体"/>
          <w:szCs w:val="21"/>
        </w:rPr>
        <w:t>{</w:t>
      </w:r>
    </w:p>
    <w:p>
      <w:pPr>
        <w:spacing w:before="0" w:afterLines="0"/>
        <w:ind w:firstLine="630" w:firstLineChars="300"/>
        <w:jc w:val="left"/>
        <w:rPr>
          <w:rFonts w:ascii="宋体" w:hAnsi="宋体"/>
          <w:szCs w:val="21"/>
        </w:rPr>
      </w:pPr>
      <w:r>
        <w:rPr>
          <w:rFonts w:ascii="宋体" w:hAnsi="宋体"/>
          <w:szCs w:val="21"/>
        </w:rPr>
        <w:t>“</w:t>
      </w:r>
      <w:r>
        <w:rPr>
          <w:rFonts w:hint="eastAsia" w:ascii="宋体" w:hAnsi="宋体"/>
          <w:szCs w:val="21"/>
        </w:rPr>
        <w:t>Event_Type</w:t>
      </w:r>
      <w:r>
        <w:rPr>
          <w:rFonts w:ascii="宋体" w:hAnsi="宋体"/>
          <w:szCs w:val="21"/>
        </w:rPr>
        <w:t>”</w:t>
      </w:r>
      <w:r>
        <w:rPr>
          <w:rFonts w:hint="eastAsia" w:ascii="宋体" w:hAnsi="宋体"/>
          <w:szCs w:val="21"/>
        </w:rPr>
        <w:t>: “”,</w:t>
      </w:r>
    </w:p>
    <w:p>
      <w:pPr>
        <w:spacing w:before="0" w:afterLines="0"/>
        <w:ind w:firstLine="630" w:firstLineChars="300"/>
        <w:jc w:val="left"/>
        <w:rPr>
          <w:rFonts w:ascii="宋体" w:hAnsi="宋体"/>
          <w:szCs w:val="21"/>
        </w:rPr>
      </w:pPr>
      <w:r>
        <w:rPr>
          <w:rFonts w:hint="eastAsia" w:ascii="宋体" w:hAnsi="宋体"/>
          <w:szCs w:val="21"/>
        </w:rPr>
        <w:t>“Version”: 1.0,</w:t>
      </w:r>
    </w:p>
    <w:p>
      <w:pPr>
        <w:spacing w:before="0" w:afterLines="0"/>
        <w:ind w:firstLine="630" w:firstLineChars="300"/>
        <w:jc w:val="left"/>
        <w:rPr>
          <w:rFonts w:ascii="宋体" w:hAnsi="宋体"/>
          <w:szCs w:val="21"/>
        </w:rPr>
      </w:pPr>
      <w:r>
        <w:rPr>
          <w:rFonts w:hint="eastAsia" w:ascii="宋体" w:hAnsi="宋体"/>
          <w:szCs w:val="21"/>
        </w:rPr>
        <w:t>“OSVer” :</w:t>
      </w:r>
      <w:r>
        <w:rPr>
          <w:rFonts w:ascii="宋体" w:hAnsi="宋体"/>
          <w:szCs w:val="21"/>
        </w:rPr>
        <w:t>3</w:t>
      </w:r>
      <w:r>
        <w:rPr>
          <w:rFonts w:hint="eastAsia" w:ascii="宋体" w:hAnsi="宋体"/>
          <w:szCs w:val="21"/>
        </w:rPr>
        <w:t>,</w:t>
      </w:r>
    </w:p>
    <w:p>
      <w:pPr>
        <w:spacing w:before="0" w:afterLines="0"/>
        <w:ind w:firstLine="630" w:firstLineChars="300"/>
        <w:jc w:val="left"/>
        <w:rPr>
          <w:rFonts w:ascii="宋体" w:hAnsi="宋体"/>
          <w:szCs w:val="21"/>
        </w:rPr>
      </w:pPr>
      <w:r>
        <w:rPr>
          <w:rFonts w:ascii="宋体" w:hAnsi="宋体"/>
          <w:szCs w:val="21"/>
        </w:rPr>
        <w:t>“</w:t>
      </w:r>
      <w:r>
        <w:rPr>
          <w:rFonts w:hint="eastAsia" w:ascii="宋体" w:hAnsi="宋体"/>
          <w:szCs w:val="21"/>
        </w:rPr>
        <w:t>ID</w:t>
      </w:r>
      <w:r>
        <w:rPr>
          <w:rFonts w:ascii="宋体" w:hAnsi="宋体"/>
          <w:szCs w:val="21"/>
        </w:rPr>
        <w:t>”</w:t>
      </w:r>
      <w:r>
        <w:rPr>
          <w:rFonts w:hint="eastAsia" w:ascii="宋体" w:hAnsi="宋体"/>
          <w:szCs w:val="21"/>
        </w:rPr>
        <w:t>:</w:t>
      </w:r>
      <w:r>
        <w:rPr>
          <w:rFonts w:ascii="宋体" w:hAnsi="宋体"/>
          <w:szCs w:val="21"/>
        </w:rPr>
        <w:t>“”</w:t>
      </w:r>
      <w:r>
        <w:rPr>
          <w:rFonts w:hint="eastAsia" w:ascii="宋体" w:hAnsi="宋体"/>
          <w:szCs w:val="21"/>
        </w:rPr>
        <w:t>,</w:t>
      </w:r>
    </w:p>
    <w:p>
      <w:pPr>
        <w:spacing w:before="0" w:afterLines="0"/>
        <w:ind w:firstLine="630" w:firstLineChars="300"/>
        <w:jc w:val="left"/>
        <w:rPr>
          <w:rFonts w:ascii="宋体" w:hAnsi="宋体"/>
          <w:szCs w:val="21"/>
        </w:rPr>
      </w:pPr>
      <w:r>
        <w:rPr>
          <w:rFonts w:ascii="宋体" w:hAnsi="宋体"/>
          <w:szCs w:val="21"/>
        </w:rPr>
        <w:t>"MAC":""</w:t>
      </w:r>
      <w:r>
        <w:rPr>
          <w:rFonts w:hint="eastAsia" w:ascii="宋体" w:hAnsi="宋体"/>
          <w:szCs w:val="21"/>
        </w:rPr>
        <w:t>,</w:t>
      </w:r>
    </w:p>
    <w:p>
      <w:pPr>
        <w:spacing w:before="0" w:afterLines="0"/>
        <w:ind w:firstLine="630" w:firstLineChars="300"/>
        <w:jc w:val="left"/>
        <w:rPr>
          <w:rFonts w:ascii="宋体" w:hAnsi="宋体"/>
          <w:szCs w:val="21"/>
        </w:rPr>
      </w:pPr>
      <w:r>
        <w:rPr>
          <w:rFonts w:ascii="宋体" w:hAnsi="宋体"/>
          <w:szCs w:val="21"/>
        </w:rPr>
        <w:t>"Manufacture":""</w:t>
      </w:r>
      <w:r>
        <w:rPr>
          <w:rFonts w:hint="eastAsia" w:ascii="宋体" w:hAnsi="宋体"/>
          <w:szCs w:val="21"/>
        </w:rPr>
        <w:t>,</w:t>
      </w:r>
    </w:p>
    <w:p>
      <w:pPr>
        <w:spacing w:before="0" w:afterLines="0"/>
        <w:ind w:firstLine="630" w:firstLineChars="300"/>
        <w:jc w:val="left"/>
        <w:rPr>
          <w:rFonts w:ascii="宋体" w:hAnsi="宋体"/>
          <w:szCs w:val="21"/>
        </w:rPr>
      </w:pPr>
      <w:r>
        <w:rPr>
          <w:rFonts w:ascii="宋体" w:hAnsi="宋体"/>
          <w:szCs w:val="21"/>
        </w:rPr>
        <w:t>"ProductClass":""</w:t>
      </w:r>
      <w:r>
        <w:rPr>
          <w:rFonts w:hint="eastAsia" w:ascii="宋体" w:hAnsi="宋体"/>
          <w:szCs w:val="21"/>
        </w:rPr>
        <w:t>，</w:t>
      </w:r>
    </w:p>
    <w:p>
      <w:pPr>
        <w:spacing w:before="0" w:afterLines="0"/>
        <w:ind w:firstLine="630" w:firstLineChars="300"/>
        <w:jc w:val="left"/>
        <w:rPr>
          <w:rFonts w:ascii="宋体" w:hAnsi="宋体"/>
          <w:szCs w:val="21"/>
        </w:rPr>
      </w:pPr>
      <w:r>
        <w:rPr>
          <w:rFonts w:ascii="宋体" w:hAnsi="宋体"/>
          <w:szCs w:val="21"/>
        </w:rPr>
        <w:t>“</w:t>
      </w:r>
      <w:r>
        <w:rPr>
          <w:rFonts w:hint="eastAsia" w:ascii="宋体" w:hAnsi="宋体"/>
          <w:szCs w:val="21"/>
        </w:rPr>
        <w:t>Event_Data</w:t>
      </w:r>
      <w:r>
        <w:rPr>
          <w:rFonts w:ascii="宋体" w:hAnsi="宋体"/>
          <w:szCs w:val="21"/>
        </w:rPr>
        <w:t>”</w:t>
      </w:r>
      <w:r>
        <w:rPr>
          <w:rFonts w:hint="eastAsia" w:ascii="宋体" w:hAnsi="宋体"/>
          <w:szCs w:val="21"/>
        </w:rPr>
        <w:t xml:space="preserve">: </w:t>
      </w:r>
      <w:r>
        <w:rPr>
          <w:rFonts w:ascii="宋体" w:hAnsi="宋体"/>
          <w:szCs w:val="21"/>
        </w:rPr>
        <w:t>“S</w:t>
      </w:r>
      <w:r>
        <w:rPr>
          <w:rFonts w:hint="eastAsia" w:ascii="宋体" w:hAnsi="宋体"/>
          <w:szCs w:val="21"/>
        </w:rPr>
        <w:t>tring</w:t>
      </w:r>
      <w:r>
        <w:rPr>
          <w:rFonts w:ascii="宋体" w:hAnsi="宋体"/>
          <w:szCs w:val="21"/>
        </w:rPr>
        <w:t>”</w:t>
      </w:r>
    </w:p>
    <w:p>
      <w:pPr>
        <w:spacing w:before="0" w:afterLines="0"/>
        <w:ind w:firstLine="420" w:firstLineChars="200"/>
        <w:jc w:val="left"/>
        <w:rPr>
          <w:rFonts w:ascii="宋体" w:hAnsi="宋体"/>
          <w:szCs w:val="21"/>
        </w:rPr>
      </w:pPr>
      <w:r>
        <w:rPr>
          <w:rFonts w:hint="eastAsia" w:ascii="宋体" w:hAnsi="宋体"/>
          <w:szCs w:val="21"/>
        </w:rPr>
        <w:t>}</w:t>
      </w:r>
    </w:p>
    <w:p>
      <w:pPr>
        <w:spacing w:before="0" w:afterLines="0"/>
        <w:ind w:firstLine="420" w:firstLineChars="200"/>
        <w:jc w:val="left"/>
        <w:rPr>
          <w:rFonts w:ascii="宋体" w:hAnsi="宋体"/>
          <w:szCs w:val="21"/>
        </w:rPr>
      </w:pPr>
    </w:p>
    <w:p>
      <w:pPr>
        <w:spacing w:before="0" w:afterLines="0"/>
        <w:ind w:firstLine="420" w:firstLineChars="200"/>
        <w:jc w:val="left"/>
        <w:rPr>
          <w:rFonts w:ascii="宋体" w:hAnsi="宋体"/>
          <w:szCs w:val="21"/>
        </w:rPr>
      </w:pPr>
      <w:r>
        <w:rPr>
          <w:rFonts w:hint="eastAsia" w:ascii="宋体" w:hAnsi="宋体"/>
          <w:szCs w:val="21"/>
        </w:rPr>
        <w:t xml:space="preserve">说明: </w:t>
      </w:r>
    </w:p>
    <w:p>
      <w:pPr>
        <w:pStyle w:val="345"/>
        <w:numPr>
          <w:ilvl w:val="0"/>
          <w:numId w:val="155"/>
        </w:numPr>
        <w:spacing w:after="15" w:line="360" w:lineRule="auto"/>
        <w:ind w:firstLineChars="0"/>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Event_Type表示信息类型，</w:t>
      </w:r>
      <w:r>
        <w:rPr>
          <w:rFonts w:hint="eastAsia" w:ascii="宋体" w:hAnsi="宋体"/>
          <w:szCs w:val="21"/>
        </w:rPr>
        <w:t>具体取值见表H.1。</w:t>
      </w:r>
    </w:p>
    <w:p>
      <w:pPr>
        <w:pStyle w:val="19"/>
        <w:spacing w:after="15"/>
        <w:ind w:firstLine="422"/>
        <w:jc w:val="center"/>
        <w:rPr>
          <w:rFonts w:ascii="宋体" w:hAnsi="宋体"/>
          <w:b/>
          <w:sz w:val="21"/>
          <w:szCs w:val="21"/>
        </w:rPr>
      </w:pPr>
      <w:r>
        <w:rPr>
          <w:rFonts w:hint="eastAsia" w:ascii="宋体" w:hAnsi="宋体"/>
          <w:b/>
          <w:sz w:val="21"/>
          <w:szCs w:val="21"/>
        </w:rPr>
        <w:t xml:space="preserve">表H.1  </w:t>
      </w:r>
      <w:r>
        <w:rPr>
          <w:rFonts w:hint="eastAsia" w:ascii="宋体" w:hAnsi="宋体" w:eastAsia="宋体" w:cs="宋体"/>
          <w:b/>
          <w:sz w:val="21"/>
          <w:szCs w:val="21"/>
        </w:rPr>
        <w:t></w:t>
      </w:r>
      <w:r>
        <w:rPr>
          <w:rFonts w:hint="eastAsia" w:ascii="宋体" w:hAnsi="宋体" w:eastAsia="宋体" w:cs="宋体"/>
          <w:b/>
          <w:sz w:val="21"/>
          <w:szCs w:val="21"/>
        </w:rPr>
        <w:tab/>
      </w:r>
      <w:r>
        <w:rPr>
          <w:rFonts w:hint="eastAsia" w:ascii="宋体" w:hAnsi="宋体" w:eastAsia="宋体" w:cs="宋体"/>
          <w:b/>
          <w:sz w:val="21"/>
          <w:szCs w:val="21"/>
        </w:rPr>
        <w:t>Event_Type</w:t>
      </w:r>
      <w:r>
        <w:rPr>
          <w:rFonts w:hint="eastAsia" w:ascii="宋体" w:hAnsi="宋体"/>
          <w:b/>
          <w:sz w:val="21"/>
          <w:szCs w:val="21"/>
        </w:rPr>
        <w:t>取值信息</w:t>
      </w:r>
    </w:p>
    <w:tbl>
      <w:tblPr>
        <w:tblStyle w:val="66"/>
        <w:tblW w:w="8522" w:type="dxa"/>
        <w:tblInd w:w="959" w:type="dxa"/>
        <w:tblLayout w:type="fixed"/>
        <w:tblCellMar>
          <w:top w:w="0" w:type="dxa"/>
          <w:left w:w="108" w:type="dxa"/>
          <w:bottom w:w="0" w:type="dxa"/>
          <w:right w:w="108" w:type="dxa"/>
        </w:tblCellMar>
      </w:tblPr>
      <w:tblGrid>
        <w:gridCol w:w="2660"/>
        <w:gridCol w:w="5862"/>
      </w:tblGrid>
      <w:tr>
        <w:tblPrEx>
          <w:tblCellMar>
            <w:top w:w="0" w:type="dxa"/>
            <w:left w:w="108" w:type="dxa"/>
            <w:bottom w:w="0" w:type="dxa"/>
            <w:right w:w="108" w:type="dxa"/>
          </w:tblCellMar>
        </w:tblPrEx>
        <w:tc>
          <w:tcPr>
            <w:tcW w:w="2660"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ascii="宋体" w:hAnsi="宋体" w:cs="宋体"/>
                <w:color w:val="000000" w:themeColor="text1"/>
                <w:kern w:val="0"/>
                <w:szCs w:val="21"/>
                <w:lang w:bidi="zh-CN"/>
                <w14:textFill>
                  <w14:solidFill>
                    <w14:schemeClr w14:val="tx1"/>
                  </w14:solidFill>
                </w14:textFill>
              </w:rPr>
              <w:t>“</w:t>
            </w:r>
            <w:r>
              <w:rPr>
                <w:rFonts w:hint="eastAsia" w:ascii="宋体" w:hAnsi="宋体" w:cs="宋体"/>
                <w:color w:val="000000" w:themeColor="text1"/>
                <w:kern w:val="0"/>
                <w:szCs w:val="21"/>
                <w:lang w:bidi="zh-CN"/>
                <w14:textFill>
                  <w14:solidFill>
                    <w14:schemeClr w14:val="tx1"/>
                  </w14:solidFill>
                </w14:textFill>
              </w:rPr>
              <w:t>REBOOT</w:t>
            </w:r>
            <w:r>
              <w:rPr>
                <w:rFonts w:ascii="宋体" w:hAnsi="宋体" w:cs="宋体"/>
                <w:color w:val="000000" w:themeColor="text1"/>
                <w:kern w:val="0"/>
                <w:szCs w:val="21"/>
                <w:lang w:bidi="zh-CN"/>
                <w14:textFill>
                  <w14:solidFill>
                    <w14:schemeClr w14:val="tx1"/>
                  </w14:solidFill>
                </w14:textFill>
              </w:rPr>
              <w:t>”</w:t>
            </w:r>
          </w:p>
        </w:tc>
        <w:tc>
          <w:tcPr>
            <w:tcW w:w="5862"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网关重启信息（E8C）</w:t>
            </w:r>
          </w:p>
        </w:tc>
      </w:tr>
      <w:tr>
        <w:tblPrEx>
          <w:tblCellMar>
            <w:top w:w="0" w:type="dxa"/>
            <w:left w:w="108" w:type="dxa"/>
            <w:bottom w:w="0" w:type="dxa"/>
            <w:right w:w="108" w:type="dxa"/>
          </w:tblCellMar>
        </w:tblPrEx>
        <w:tc>
          <w:tcPr>
            <w:tcW w:w="2660" w:type="dxa"/>
            <w:tcBorders>
              <w:bottom w:val="single" w:color="auto" w:sz="4" w:space="0"/>
            </w:tcBorders>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ascii="宋体" w:hAnsi="宋体" w:cs="宋体"/>
                <w:color w:val="000000" w:themeColor="text1"/>
                <w:kern w:val="0"/>
                <w:szCs w:val="21"/>
                <w:lang w:bidi="zh-CN"/>
                <w14:textFill>
                  <w14:solidFill>
                    <w14:schemeClr w14:val="tx1"/>
                  </w14:solidFill>
                </w14:textFill>
              </w:rPr>
              <w:t>“</w:t>
            </w:r>
            <w:r>
              <w:rPr>
                <w:rFonts w:hint="eastAsia" w:ascii="宋体" w:hAnsi="宋体" w:cs="宋体"/>
                <w:color w:val="000000" w:themeColor="text1"/>
                <w:kern w:val="0"/>
                <w:szCs w:val="21"/>
                <w:lang w:bidi="zh-CN"/>
                <w14:textFill>
                  <w14:solidFill>
                    <w14:schemeClr w14:val="tx1"/>
                  </w14:solidFill>
                </w14:textFill>
              </w:rPr>
              <w:t>VOICE_INFO</w:t>
            </w:r>
            <w:r>
              <w:rPr>
                <w:rFonts w:ascii="宋体" w:hAnsi="宋体" w:cs="宋体"/>
                <w:color w:val="000000" w:themeColor="text1"/>
                <w:kern w:val="0"/>
                <w:szCs w:val="21"/>
                <w:lang w:bidi="zh-CN"/>
                <w14:textFill>
                  <w14:solidFill>
                    <w14:schemeClr w14:val="tx1"/>
                  </w14:solidFill>
                </w14:textFill>
              </w:rPr>
              <w:t>”</w:t>
            </w:r>
          </w:p>
        </w:tc>
        <w:tc>
          <w:tcPr>
            <w:tcW w:w="5862"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语音模块信息（E8C）</w:t>
            </w:r>
          </w:p>
        </w:tc>
      </w:tr>
      <w:tr>
        <w:tblPrEx>
          <w:tblCellMar>
            <w:top w:w="0" w:type="dxa"/>
            <w:left w:w="108" w:type="dxa"/>
            <w:bottom w:w="0" w:type="dxa"/>
            <w:right w:w="108" w:type="dxa"/>
          </w:tblCellMar>
        </w:tblPrEx>
        <w:tc>
          <w:tcPr>
            <w:tcW w:w="2660" w:type="dxa"/>
            <w:tcBorders>
              <w:bottom w:val="single" w:color="auto" w:sz="4" w:space="0"/>
            </w:tcBorders>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ascii="宋体" w:hAnsi="宋体" w:cs="宋体"/>
                <w:color w:val="000000" w:themeColor="text1"/>
                <w:kern w:val="0"/>
                <w:szCs w:val="21"/>
                <w:lang w:bidi="zh-CN"/>
                <w14:textFill>
                  <w14:solidFill>
                    <w14:schemeClr w14:val="tx1"/>
                  </w14:solidFill>
                </w14:textFill>
              </w:rPr>
              <w:t>“</w:t>
            </w:r>
            <w:r>
              <w:rPr>
                <w:rFonts w:hint="eastAsia" w:ascii="宋体" w:hAnsi="宋体" w:cs="宋体"/>
                <w:color w:val="000000" w:themeColor="text1"/>
                <w:kern w:val="0"/>
                <w:szCs w:val="21"/>
                <w:lang w:bidi="zh-CN"/>
                <w14:textFill>
                  <w14:solidFill>
                    <w14:schemeClr w14:val="tx1"/>
                  </w14:solidFill>
                </w14:textFill>
              </w:rPr>
              <w:t>KERN_CRASH</w:t>
            </w:r>
            <w:r>
              <w:rPr>
                <w:rFonts w:ascii="宋体" w:hAnsi="宋体" w:cs="宋体"/>
                <w:color w:val="000000" w:themeColor="text1"/>
                <w:kern w:val="0"/>
                <w:szCs w:val="21"/>
                <w:lang w:bidi="zh-CN"/>
                <w14:textFill>
                  <w14:solidFill>
                    <w14:schemeClr w14:val="tx1"/>
                  </w14:solidFill>
                </w14:textFill>
              </w:rPr>
              <w:t>”</w:t>
            </w:r>
          </w:p>
        </w:tc>
        <w:tc>
          <w:tcPr>
            <w:tcW w:w="5862"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内核崩溃信息（E8C）</w:t>
            </w:r>
          </w:p>
        </w:tc>
      </w:tr>
      <w:tr>
        <w:tblPrEx>
          <w:tblCellMar>
            <w:top w:w="0" w:type="dxa"/>
            <w:left w:w="108" w:type="dxa"/>
            <w:bottom w:w="0" w:type="dxa"/>
            <w:right w:w="108" w:type="dxa"/>
          </w:tblCellMar>
        </w:tblPrEx>
        <w:tc>
          <w:tcPr>
            <w:tcW w:w="2660" w:type="dxa"/>
            <w:tcBorders>
              <w:bottom w:val="single" w:color="auto" w:sz="4" w:space="0"/>
            </w:tcBorders>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“BASIC_INFO</w:t>
            </w:r>
            <w:r>
              <w:rPr>
                <w:rFonts w:ascii="宋体" w:hAnsi="宋体" w:cs="宋体"/>
                <w:color w:val="000000" w:themeColor="text1"/>
                <w:kern w:val="0"/>
                <w:szCs w:val="21"/>
                <w:lang w:bidi="zh-CN"/>
                <w14:textFill>
                  <w14:solidFill>
                    <w14:schemeClr w14:val="tx1"/>
                  </w14:solidFill>
                </w14:textFill>
              </w:rPr>
              <w:t>”</w:t>
            </w:r>
          </w:p>
        </w:tc>
        <w:tc>
          <w:tcPr>
            <w:tcW w:w="5862"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网关基础信息上报（插件）</w:t>
            </w:r>
          </w:p>
        </w:tc>
      </w:tr>
      <w:tr>
        <w:tblPrEx>
          <w:tblCellMar>
            <w:top w:w="0" w:type="dxa"/>
            <w:left w:w="108" w:type="dxa"/>
            <w:bottom w:w="0" w:type="dxa"/>
            <w:right w:w="108" w:type="dxa"/>
          </w:tblCellMar>
        </w:tblPrEx>
        <w:tc>
          <w:tcPr>
            <w:tcW w:w="2660" w:type="dxa"/>
            <w:tcBorders>
              <w:bottom w:val="single" w:color="auto" w:sz="4" w:space="0"/>
            </w:tcBorders>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“DEVICE_INFO</w:t>
            </w:r>
            <w:r>
              <w:rPr>
                <w:rFonts w:ascii="宋体" w:hAnsi="宋体" w:cs="宋体"/>
                <w:color w:val="000000" w:themeColor="text1"/>
                <w:kern w:val="0"/>
                <w:szCs w:val="21"/>
                <w:lang w:bidi="zh-CN"/>
                <w14:textFill>
                  <w14:solidFill>
                    <w14:schemeClr w14:val="tx1"/>
                  </w14:solidFill>
                </w14:textFill>
              </w:rPr>
              <w:t>”</w:t>
            </w:r>
          </w:p>
        </w:tc>
        <w:tc>
          <w:tcPr>
            <w:tcW w:w="5862"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网关运行信息上报（插件）</w:t>
            </w:r>
          </w:p>
        </w:tc>
      </w:tr>
      <w:tr>
        <w:tblPrEx>
          <w:tblCellMar>
            <w:top w:w="0" w:type="dxa"/>
            <w:left w:w="108" w:type="dxa"/>
            <w:bottom w:w="0" w:type="dxa"/>
            <w:right w:w="108" w:type="dxa"/>
          </w:tblCellMar>
        </w:tblPrEx>
        <w:tc>
          <w:tcPr>
            <w:tcW w:w="2660" w:type="dxa"/>
            <w:tcBorders>
              <w:top w:val="single" w:color="auto" w:sz="4" w:space="0"/>
            </w:tcBorders>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ascii="宋体" w:hAnsi="宋体" w:cs="宋体"/>
                <w:color w:val="000000" w:themeColor="text1"/>
                <w:kern w:val="0"/>
                <w:szCs w:val="21"/>
                <w:lang w:bidi="zh-CN"/>
                <w14:textFill>
                  <w14:solidFill>
                    <w14:schemeClr w14:val="tx1"/>
                  </w14:solidFill>
                </w14:textFill>
              </w:rPr>
              <w:t>“</w:t>
            </w:r>
            <w:r>
              <w:rPr>
                <w:rFonts w:hint="eastAsia" w:ascii="宋体" w:hAnsi="宋体" w:cs="宋体"/>
                <w:color w:val="000000" w:themeColor="text1"/>
                <w:kern w:val="0"/>
                <w:szCs w:val="21"/>
                <w:lang w:bidi="zh-CN"/>
                <w14:textFill>
                  <w14:solidFill>
                    <w14:schemeClr w14:val="tx1"/>
                  </w14:solidFill>
                </w14:textFill>
              </w:rPr>
              <w:t>WIFI_INFO</w:t>
            </w:r>
            <w:r>
              <w:rPr>
                <w:rFonts w:ascii="宋体" w:hAnsi="宋体" w:cs="宋体"/>
                <w:color w:val="000000" w:themeColor="text1"/>
                <w:kern w:val="0"/>
                <w:szCs w:val="21"/>
                <w:lang w:bidi="zh-CN"/>
                <w14:textFill>
                  <w14:solidFill>
                    <w14:schemeClr w14:val="tx1"/>
                  </w14:solidFill>
                </w14:textFill>
              </w:rPr>
              <w:t>”</w:t>
            </w:r>
          </w:p>
        </w:tc>
        <w:tc>
          <w:tcPr>
            <w:tcW w:w="5862"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无线模块运行信息（E8C）</w:t>
            </w:r>
          </w:p>
        </w:tc>
      </w:tr>
      <w:tr>
        <w:tblPrEx>
          <w:tblCellMar>
            <w:top w:w="0" w:type="dxa"/>
            <w:left w:w="108" w:type="dxa"/>
            <w:bottom w:w="0" w:type="dxa"/>
            <w:right w:w="108" w:type="dxa"/>
          </w:tblCellMar>
        </w:tblPrEx>
        <w:tc>
          <w:tcPr>
            <w:tcW w:w="2660" w:type="dxa"/>
            <w:tcBorders>
              <w:top w:val="single" w:color="auto" w:sz="4" w:space="0"/>
            </w:tcBorders>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“LANPORTRATE”</w:t>
            </w:r>
          </w:p>
        </w:tc>
        <w:tc>
          <w:tcPr>
            <w:tcW w:w="5862"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LAN口信息（插件）</w:t>
            </w:r>
          </w:p>
        </w:tc>
      </w:tr>
      <w:tr>
        <w:tblPrEx>
          <w:tblCellMar>
            <w:top w:w="0" w:type="dxa"/>
            <w:left w:w="108" w:type="dxa"/>
            <w:bottom w:w="0" w:type="dxa"/>
            <w:right w:w="108" w:type="dxa"/>
          </w:tblCellMar>
        </w:tblPrEx>
        <w:tc>
          <w:tcPr>
            <w:tcW w:w="2660"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“INTERNET_WANINFO</w:t>
            </w:r>
            <w:r>
              <w:rPr>
                <w:rFonts w:ascii="宋体" w:hAnsi="宋体" w:cs="宋体"/>
                <w:color w:val="000000" w:themeColor="text1"/>
                <w:kern w:val="0"/>
                <w:szCs w:val="21"/>
                <w:lang w:bidi="zh-CN"/>
                <w14:textFill>
                  <w14:solidFill>
                    <w14:schemeClr w14:val="tx1"/>
                  </w14:solidFill>
                </w14:textFill>
              </w:rPr>
              <w:t>”</w:t>
            </w:r>
          </w:p>
        </w:tc>
        <w:tc>
          <w:tcPr>
            <w:tcW w:w="5862"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PPPoE连接状态变化信息（插件）</w:t>
            </w:r>
          </w:p>
        </w:tc>
      </w:tr>
      <w:tr>
        <w:tblPrEx>
          <w:tblCellMar>
            <w:top w:w="0" w:type="dxa"/>
            <w:left w:w="108" w:type="dxa"/>
            <w:bottom w:w="0" w:type="dxa"/>
            <w:right w:w="108" w:type="dxa"/>
          </w:tblCellMar>
        </w:tblPrEx>
        <w:tc>
          <w:tcPr>
            <w:tcW w:w="2660"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ascii="宋体" w:hAnsi="宋体" w:cs="宋体"/>
                <w:color w:val="000000" w:themeColor="text1"/>
                <w:kern w:val="0"/>
                <w:szCs w:val="21"/>
                <w:lang w:bidi="zh-CN"/>
                <w14:textFill>
                  <w14:solidFill>
                    <w14:schemeClr w14:val="tx1"/>
                  </w14:solidFill>
                </w14:textFill>
              </w:rPr>
              <w:t>“</w:t>
            </w:r>
            <w:r>
              <w:rPr>
                <w:rFonts w:hint="eastAsia" w:ascii="宋体" w:hAnsi="宋体" w:cs="宋体"/>
                <w:color w:val="000000" w:themeColor="text1"/>
                <w:kern w:val="0"/>
                <w:szCs w:val="21"/>
                <w:lang w:bidi="zh-CN"/>
                <w14:textFill>
                  <w14:solidFill>
                    <w14:schemeClr w14:val="tx1"/>
                  </w14:solidFill>
                </w14:textFill>
              </w:rPr>
              <w:t>CPUMEM_INFO</w:t>
            </w:r>
            <w:r>
              <w:rPr>
                <w:rFonts w:ascii="宋体" w:hAnsi="宋体" w:cs="宋体"/>
                <w:color w:val="000000" w:themeColor="text1"/>
                <w:kern w:val="0"/>
                <w:szCs w:val="21"/>
                <w:lang w:bidi="zh-CN"/>
                <w14:textFill>
                  <w14:solidFill>
                    <w14:schemeClr w14:val="tx1"/>
                  </w14:solidFill>
                </w14:textFill>
              </w:rPr>
              <w:t>”</w:t>
            </w:r>
          </w:p>
        </w:tc>
        <w:tc>
          <w:tcPr>
            <w:tcW w:w="5862"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网关进程监控信息（E8C）</w:t>
            </w:r>
          </w:p>
        </w:tc>
      </w:tr>
      <w:tr>
        <w:tblPrEx>
          <w:tblCellMar>
            <w:top w:w="0" w:type="dxa"/>
            <w:left w:w="108" w:type="dxa"/>
            <w:bottom w:w="0" w:type="dxa"/>
            <w:right w:w="108" w:type="dxa"/>
          </w:tblCellMar>
        </w:tblPrEx>
        <w:tc>
          <w:tcPr>
            <w:tcW w:w="2660"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ascii="宋体" w:hAnsi="宋体" w:cs="宋体"/>
                <w:color w:val="000000" w:themeColor="text1"/>
                <w:kern w:val="0"/>
                <w:szCs w:val="21"/>
                <w:lang w:bidi="zh-CN"/>
                <w14:textFill>
                  <w14:solidFill>
                    <w14:schemeClr w14:val="tx1"/>
                  </w14:solidFill>
                </w14:textFill>
              </w:rPr>
              <w:t>“</w:t>
            </w:r>
            <w:r>
              <w:rPr>
                <w:rFonts w:hint="eastAsia" w:ascii="宋体" w:hAnsi="宋体" w:cs="宋体"/>
                <w:color w:val="000000" w:themeColor="text1"/>
                <w:kern w:val="0"/>
                <w:szCs w:val="21"/>
                <w:lang w:bidi="zh-CN"/>
                <w14:textFill>
                  <w14:solidFill>
                    <w14:schemeClr w14:val="tx1"/>
                  </w14:solidFill>
                </w14:textFill>
              </w:rPr>
              <w:t>PROCESS_INFO</w:t>
            </w:r>
            <w:r>
              <w:rPr>
                <w:rFonts w:ascii="宋体" w:hAnsi="宋体" w:cs="宋体"/>
                <w:color w:val="000000" w:themeColor="text1"/>
                <w:kern w:val="0"/>
                <w:szCs w:val="21"/>
                <w:lang w:bidi="zh-CN"/>
                <w14:textFill>
                  <w14:solidFill>
                    <w14:schemeClr w14:val="tx1"/>
                  </w14:solidFill>
                </w14:textFill>
              </w:rPr>
              <w:t>”</w:t>
            </w:r>
          </w:p>
        </w:tc>
        <w:tc>
          <w:tcPr>
            <w:tcW w:w="5862"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进程异常监控信息（E8C）</w:t>
            </w:r>
          </w:p>
        </w:tc>
      </w:tr>
      <w:tr>
        <w:tblPrEx>
          <w:tblCellMar>
            <w:top w:w="0" w:type="dxa"/>
            <w:left w:w="108" w:type="dxa"/>
            <w:bottom w:w="0" w:type="dxa"/>
            <w:right w:w="108" w:type="dxa"/>
          </w:tblCellMar>
        </w:tblPrEx>
        <w:tc>
          <w:tcPr>
            <w:tcW w:w="2660" w:type="dxa"/>
          </w:tcPr>
          <w:p>
            <w:pPr>
              <w:spacing w:before="0" w:afterLines="0"/>
              <w:jc w:val="left"/>
              <w:rPr>
                <w:rFonts w:ascii="宋体" w:hAnsi="宋体" w:cs="宋体"/>
                <w:color w:val="000000" w:themeColor="text1"/>
                <w:kern w:val="0"/>
                <w:szCs w:val="21"/>
                <w:lang w:bidi="zh-CN"/>
                <w14:textFill>
                  <w14:solidFill>
                    <w14:schemeClr w14:val="tx1"/>
                  </w14:solidFill>
                </w14:textFill>
              </w:rPr>
            </w:pPr>
          </w:p>
        </w:tc>
        <w:tc>
          <w:tcPr>
            <w:tcW w:w="5862" w:type="dxa"/>
          </w:tcPr>
          <w:p>
            <w:pPr>
              <w:spacing w:before="0" w:afterLines="0"/>
              <w:jc w:val="left"/>
              <w:rPr>
                <w:rFonts w:ascii="宋体" w:hAnsi="宋体" w:cs="宋体"/>
                <w:color w:val="000000" w:themeColor="text1"/>
                <w:kern w:val="0"/>
                <w:szCs w:val="21"/>
                <w:lang w:bidi="zh-CN"/>
                <w14:textFill>
                  <w14:solidFill>
                    <w14:schemeClr w14:val="tx1"/>
                  </w14:solidFill>
                </w14:textFill>
              </w:rPr>
            </w:pPr>
          </w:p>
        </w:tc>
      </w:tr>
      <w:tr>
        <w:tblPrEx>
          <w:tblCellMar>
            <w:top w:w="0" w:type="dxa"/>
            <w:left w:w="108" w:type="dxa"/>
            <w:bottom w:w="0" w:type="dxa"/>
            <w:right w:w="108" w:type="dxa"/>
          </w:tblCellMar>
        </w:tblPrEx>
        <w:tc>
          <w:tcPr>
            <w:tcW w:w="2660"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ascii="宋体" w:hAnsi="宋体" w:cs="宋体"/>
                <w:color w:val="000000" w:themeColor="text1"/>
                <w:kern w:val="0"/>
                <w:szCs w:val="21"/>
                <w:lang w:bidi="zh-CN"/>
                <w14:textFill>
                  <w14:solidFill>
                    <w14:schemeClr w14:val="tx1"/>
                  </w14:solidFill>
                </w14:textFill>
              </w:rPr>
              <w:t>“</w:t>
            </w:r>
            <w:r>
              <w:rPr>
                <w:rFonts w:hint="eastAsia" w:ascii="宋体" w:hAnsi="宋体" w:cs="宋体"/>
                <w:color w:val="000000" w:themeColor="text1"/>
                <w:kern w:val="0"/>
                <w:szCs w:val="21"/>
                <w:lang w:bidi="zh-CN"/>
                <w14:textFill>
                  <w14:solidFill>
                    <w14:schemeClr w14:val="tx1"/>
                  </w14:solidFill>
                </w14:textFill>
              </w:rPr>
              <w:t>PLUGIN_EXCEPTION</w:t>
            </w:r>
            <w:r>
              <w:rPr>
                <w:rFonts w:ascii="宋体" w:hAnsi="宋体" w:cs="宋体"/>
                <w:color w:val="000000" w:themeColor="text1"/>
                <w:kern w:val="0"/>
                <w:szCs w:val="21"/>
                <w:lang w:bidi="zh-CN"/>
                <w14:textFill>
                  <w14:solidFill>
                    <w14:schemeClr w14:val="tx1"/>
                  </w14:solidFill>
                </w14:textFill>
              </w:rPr>
              <w:t>”</w:t>
            </w:r>
          </w:p>
        </w:tc>
        <w:tc>
          <w:tcPr>
            <w:tcW w:w="5862"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插件异常监控信息（中间件）</w:t>
            </w:r>
          </w:p>
        </w:tc>
      </w:tr>
      <w:tr>
        <w:tblPrEx>
          <w:tblCellMar>
            <w:top w:w="0" w:type="dxa"/>
            <w:left w:w="108" w:type="dxa"/>
            <w:bottom w:w="0" w:type="dxa"/>
            <w:right w:w="108" w:type="dxa"/>
          </w:tblCellMar>
        </w:tblPrEx>
        <w:tc>
          <w:tcPr>
            <w:tcW w:w="2660"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ascii="宋体" w:hAnsi="宋体" w:cs="宋体"/>
                <w:color w:val="000000" w:themeColor="text1"/>
                <w:kern w:val="0"/>
                <w:szCs w:val="21"/>
                <w:lang w:bidi="zh-CN"/>
                <w14:textFill>
                  <w14:solidFill>
                    <w14:schemeClr w14:val="tx1"/>
                  </w14:solidFill>
                </w14:textFill>
              </w:rPr>
              <w:t>“</w:t>
            </w:r>
            <w:r>
              <w:rPr>
                <w:rFonts w:hint="eastAsia" w:ascii="宋体" w:hAnsi="宋体" w:cs="宋体"/>
                <w:color w:val="000000" w:themeColor="text1"/>
                <w:kern w:val="0"/>
                <w:szCs w:val="21"/>
                <w:lang w:bidi="zh-CN"/>
                <w14:textFill>
                  <w14:solidFill>
                    <w14:schemeClr w14:val="tx1"/>
                  </w14:solidFill>
                </w14:textFill>
              </w:rPr>
              <w:t>NETSTAT</w:t>
            </w:r>
            <w:r>
              <w:rPr>
                <w:rFonts w:ascii="宋体" w:hAnsi="宋体" w:cs="宋体"/>
                <w:color w:val="000000" w:themeColor="text1"/>
                <w:kern w:val="0"/>
                <w:szCs w:val="21"/>
                <w:lang w:bidi="zh-CN"/>
                <w14:textFill>
                  <w14:solidFill>
                    <w14:schemeClr w14:val="tx1"/>
                  </w14:solidFill>
                </w14:textFill>
              </w:rPr>
              <w:t>”</w:t>
            </w:r>
          </w:p>
        </w:tc>
        <w:tc>
          <w:tcPr>
            <w:tcW w:w="5862"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网关端口开放信息（E8C）</w:t>
            </w:r>
          </w:p>
        </w:tc>
      </w:tr>
      <w:tr>
        <w:tblPrEx>
          <w:tblCellMar>
            <w:top w:w="0" w:type="dxa"/>
            <w:left w:w="108" w:type="dxa"/>
            <w:bottom w:w="0" w:type="dxa"/>
            <w:right w:w="108" w:type="dxa"/>
          </w:tblCellMar>
        </w:tblPrEx>
        <w:tc>
          <w:tcPr>
            <w:tcW w:w="2660"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ascii="宋体" w:hAnsi="宋体" w:cs="宋体"/>
                <w:color w:val="000000" w:themeColor="text1"/>
                <w:kern w:val="0"/>
                <w:szCs w:val="21"/>
                <w:lang w:bidi="zh-CN"/>
                <w14:textFill>
                  <w14:solidFill>
                    <w14:schemeClr w14:val="tx1"/>
                  </w14:solidFill>
                </w14:textFill>
              </w:rPr>
              <w:t>“</w:t>
            </w:r>
            <w:r>
              <w:rPr>
                <w:rFonts w:hint="eastAsia" w:ascii="宋体" w:hAnsi="宋体" w:cs="宋体"/>
                <w:color w:val="000000" w:themeColor="text1"/>
                <w:kern w:val="0"/>
                <w:szCs w:val="21"/>
                <w:lang w:bidi="zh-CN"/>
                <w14:textFill>
                  <w14:solidFill>
                    <w14:schemeClr w14:val="tx1"/>
                  </w14:solidFill>
                </w14:textFill>
              </w:rPr>
              <w:t>PLUGIN_ALARM</w:t>
            </w:r>
            <w:r>
              <w:rPr>
                <w:rFonts w:ascii="宋体" w:hAnsi="宋体" w:cs="宋体"/>
                <w:color w:val="000000" w:themeColor="text1"/>
                <w:kern w:val="0"/>
                <w:szCs w:val="21"/>
                <w:lang w:bidi="zh-CN"/>
                <w14:textFill>
                  <w14:solidFill>
                    <w14:schemeClr w14:val="tx1"/>
                  </w14:solidFill>
                </w14:textFill>
              </w:rPr>
              <w:t>”</w:t>
            </w:r>
          </w:p>
        </w:tc>
        <w:tc>
          <w:tcPr>
            <w:tcW w:w="5862"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插件紧急问题告警（插件）</w:t>
            </w:r>
          </w:p>
        </w:tc>
      </w:tr>
      <w:tr>
        <w:tblPrEx>
          <w:tblCellMar>
            <w:top w:w="0" w:type="dxa"/>
            <w:left w:w="108" w:type="dxa"/>
            <w:bottom w:w="0" w:type="dxa"/>
            <w:right w:w="108" w:type="dxa"/>
          </w:tblCellMar>
        </w:tblPrEx>
        <w:tc>
          <w:tcPr>
            <w:tcW w:w="2660"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ascii="宋体" w:hAnsi="宋体" w:cs="宋体"/>
                <w:color w:val="000000" w:themeColor="text1"/>
                <w:kern w:val="0"/>
                <w:szCs w:val="21"/>
                <w:lang w:bidi="zh-CN"/>
                <w14:textFill>
                  <w14:solidFill>
                    <w14:schemeClr w14:val="tx1"/>
                  </w14:solidFill>
                </w14:textFill>
              </w:rPr>
              <w:t>“</w:t>
            </w:r>
            <w:r>
              <w:rPr>
                <w:rFonts w:hint="eastAsia" w:ascii="宋体" w:hAnsi="宋体" w:cs="宋体"/>
                <w:color w:val="000000" w:themeColor="text1"/>
                <w:kern w:val="0"/>
                <w:szCs w:val="21"/>
                <w:lang w:bidi="zh-CN"/>
                <w14:textFill>
                  <w14:solidFill>
                    <w14:schemeClr w14:val="tx1"/>
                  </w14:solidFill>
                </w14:textFill>
              </w:rPr>
              <w:t>CLOUDCLI_INFO</w:t>
            </w:r>
            <w:r>
              <w:rPr>
                <w:rFonts w:ascii="宋体" w:hAnsi="宋体" w:cs="宋体"/>
                <w:color w:val="000000" w:themeColor="text1"/>
                <w:kern w:val="0"/>
                <w:szCs w:val="21"/>
                <w:lang w:bidi="zh-CN"/>
                <w14:textFill>
                  <w14:solidFill>
                    <w14:schemeClr w14:val="tx1"/>
                  </w14:solidFill>
                </w14:textFill>
              </w:rPr>
              <w:t>”</w:t>
            </w:r>
          </w:p>
        </w:tc>
        <w:tc>
          <w:tcPr>
            <w:tcW w:w="5862"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云客户端工作信息（中间件）</w:t>
            </w:r>
          </w:p>
        </w:tc>
      </w:tr>
      <w:tr>
        <w:tblPrEx>
          <w:tblCellMar>
            <w:top w:w="0" w:type="dxa"/>
            <w:left w:w="108" w:type="dxa"/>
            <w:bottom w:w="0" w:type="dxa"/>
            <w:right w:w="108" w:type="dxa"/>
          </w:tblCellMar>
        </w:tblPrEx>
        <w:tc>
          <w:tcPr>
            <w:tcW w:w="2660"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ascii="宋体" w:hAnsi="宋体" w:cs="宋体"/>
                <w:color w:val="000000" w:themeColor="text1"/>
                <w:kern w:val="0"/>
                <w:szCs w:val="21"/>
                <w:lang w:bidi="zh-CN"/>
                <w14:textFill>
                  <w14:solidFill>
                    <w14:schemeClr w14:val="tx1"/>
                  </w14:solidFill>
                </w14:textFill>
              </w:rPr>
              <w:t>“</w:t>
            </w:r>
            <w:r>
              <w:rPr>
                <w:rFonts w:hint="eastAsia" w:ascii="宋体" w:hAnsi="宋体" w:cs="宋体"/>
                <w:color w:val="000000" w:themeColor="text1"/>
                <w:kern w:val="0"/>
                <w:szCs w:val="21"/>
                <w:lang w:bidi="zh-CN"/>
                <w14:textFill>
                  <w14:solidFill>
                    <w14:schemeClr w14:val="tx1"/>
                  </w14:solidFill>
                </w14:textFill>
              </w:rPr>
              <w:t>CLOUDCLI_ALARM</w:t>
            </w:r>
            <w:r>
              <w:rPr>
                <w:rFonts w:ascii="宋体" w:hAnsi="宋体" w:cs="宋体"/>
                <w:color w:val="000000" w:themeColor="text1"/>
                <w:kern w:val="0"/>
                <w:szCs w:val="21"/>
                <w:lang w:bidi="zh-CN"/>
                <w14:textFill>
                  <w14:solidFill>
                    <w14:schemeClr w14:val="tx1"/>
                  </w14:solidFill>
                </w14:textFill>
              </w:rPr>
              <w:t>”</w:t>
            </w:r>
          </w:p>
        </w:tc>
        <w:tc>
          <w:tcPr>
            <w:tcW w:w="5862" w:type="dxa"/>
          </w:tcPr>
          <w:p>
            <w:pPr>
              <w:spacing w:before="0" w:afterLines="0"/>
              <w:jc w:val="left"/>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云客户端失连告警信息</w:t>
            </w:r>
          </w:p>
        </w:tc>
      </w:tr>
    </w:tbl>
    <w:p>
      <w:pPr>
        <w:spacing w:before="0" w:afterLines="0"/>
        <w:ind w:firstLine="420" w:firstLineChars="200"/>
        <w:jc w:val="left"/>
        <w:rPr>
          <w:rFonts w:ascii="宋体" w:hAnsi="宋体"/>
          <w:szCs w:val="21"/>
        </w:rPr>
      </w:pPr>
    </w:p>
    <w:p>
      <w:pPr>
        <w:pStyle w:val="345"/>
        <w:numPr>
          <w:ilvl w:val="0"/>
          <w:numId w:val="155"/>
        </w:numPr>
        <w:spacing w:after="15" w:line="360" w:lineRule="auto"/>
        <w:ind w:firstLineChars="0"/>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Version: 版本管理，表示上报协议版本管理。</w:t>
      </w:r>
      <w:r>
        <w:rPr>
          <w:rFonts w:hint="eastAsia" w:ascii="宋体" w:hAnsi="宋体"/>
          <w:szCs w:val="21"/>
        </w:rPr>
        <w:t>部署上线之后，如果有新的接口功能需要实现，版本需要递增。</w:t>
      </w:r>
    </w:p>
    <w:p>
      <w:pPr>
        <w:pStyle w:val="345"/>
        <w:numPr>
          <w:ilvl w:val="0"/>
          <w:numId w:val="155"/>
        </w:numPr>
        <w:spacing w:after="12"/>
        <w:ind w:firstLineChars="0"/>
        <w:jc w:val="left"/>
      </w:pPr>
      <w:r>
        <w:rPr>
          <w:rFonts w:hint="eastAsia"/>
        </w:rPr>
        <w:t>OSVer: 智能网关平台系统版本，1:OSGI；2:CTWRT；3:</w:t>
      </w:r>
      <w:r>
        <w:t>CTWRT(3.0)</w:t>
      </w:r>
    </w:p>
    <w:p>
      <w:pPr>
        <w:pStyle w:val="345"/>
        <w:numPr>
          <w:ilvl w:val="0"/>
          <w:numId w:val="155"/>
        </w:numPr>
        <w:spacing w:after="15" w:line="360" w:lineRule="auto"/>
        <w:ind w:firstLineChars="0"/>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ID: 表示唯一的消息ID。</w:t>
      </w:r>
    </w:p>
    <w:p>
      <w:pPr>
        <w:pStyle w:val="345"/>
        <w:numPr>
          <w:ilvl w:val="0"/>
          <w:numId w:val="155"/>
        </w:numPr>
        <w:spacing w:after="15" w:line="360" w:lineRule="auto"/>
        <w:ind w:firstLineChars="0"/>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MAC:表示当前网关的mac信息。</w:t>
      </w:r>
    </w:p>
    <w:p>
      <w:pPr>
        <w:pStyle w:val="345"/>
        <w:numPr>
          <w:ilvl w:val="0"/>
          <w:numId w:val="155"/>
        </w:numPr>
        <w:spacing w:after="15" w:line="360" w:lineRule="auto"/>
        <w:ind w:firstLineChars="0"/>
        <w:rPr>
          <w:rFonts w:ascii="宋体" w:hAnsi="宋体" w:cs="宋体"/>
          <w:color w:val="000000" w:themeColor="text1"/>
          <w:kern w:val="0"/>
          <w:szCs w:val="21"/>
          <w:lang w:bidi="zh-CN"/>
          <w14:textFill>
            <w14:solidFill>
              <w14:schemeClr w14:val="tx1"/>
            </w14:solidFill>
          </w14:textFill>
        </w:rPr>
      </w:pPr>
      <w:r>
        <w:rPr>
          <w:rFonts w:hint="eastAsia" w:ascii="宋体" w:hAnsi="宋体"/>
          <w:szCs w:val="21"/>
        </w:rPr>
        <w:t>Manufacture：表示设备厂商。</w:t>
      </w:r>
    </w:p>
    <w:p>
      <w:pPr>
        <w:pStyle w:val="345"/>
        <w:numPr>
          <w:ilvl w:val="0"/>
          <w:numId w:val="155"/>
        </w:numPr>
        <w:spacing w:after="15" w:line="360" w:lineRule="auto"/>
        <w:ind w:firstLineChars="0"/>
        <w:rPr>
          <w:rFonts w:ascii="宋体" w:hAnsi="宋体" w:cs="宋体"/>
          <w:color w:val="000000" w:themeColor="text1"/>
          <w:kern w:val="0"/>
          <w:szCs w:val="21"/>
          <w:lang w:bidi="zh-CN"/>
          <w14:textFill>
            <w14:solidFill>
              <w14:schemeClr w14:val="tx1"/>
            </w14:solidFill>
          </w14:textFill>
        </w:rPr>
      </w:pPr>
      <w:r>
        <w:rPr>
          <w:rFonts w:hint="eastAsia" w:ascii="宋体" w:hAnsi="宋体"/>
          <w:szCs w:val="21"/>
        </w:rPr>
        <w:t>ProductClass：表示该网关的型号。</w:t>
      </w:r>
    </w:p>
    <w:p>
      <w:pPr>
        <w:pStyle w:val="345"/>
        <w:numPr>
          <w:ilvl w:val="0"/>
          <w:numId w:val="155"/>
        </w:numPr>
        <w:spacing w:after="15" w:line="360" w:lineRule="auto"/>
        <w:ind w:firstLineChars="0"/>
        <w:rPr>
          <w:rFonts w:ascii="宋体" w:hAnsi="宋体" w:cs="宋体"/>
          <w:color w:val="000000" w:themeColor="text1"/>
          <w:kern w:val="0"/>
          <w:szCs w:val="21"/>
          <w:lang w:bidi="zh-CN"/>
          <w14:textFill>
            <w14:solidFill>
              <w14:schemeClr w14:val="tx1"/>
            </w14:solidFill>
          </w14:textFill>
        </w:rPr>
      </w:pPr>
      <w:r>
        <w:rPr>
          <w:rFonts w:hint="eastAsia" w:ascii="宋体" w:hAnsi="宋体" w:cs="宋体"/>
          <w:color w:val="000000" w:themeColor="text1"/>
          <w:kern w:val="0"/>
          <w:szCs w:val="21"/>
          <w:lang w:bidi="zh-CN"/>
          <w14:textFill>
            <w14:solidFill>
              <w14:schemeClr w14:val="tx1"/>
            </w14:solidFill>
          </w14:textFill>
        </w:rPr>
        <w:t>Event_Data</w:t>
      </w:r>
      <w:r>
        <w:rPr>
          <w:rFonts w:ascii="宋体" w:hAnsi="宋体" w:cs="宋体"/>
          <w:color w:val="000000" w:themeColor="text1"/>
          <w:kern w:val="0"/>
          <w:szCs w:val="21"/>
          <w:lang w:bidi="zh-CN"/>
          <w14:textFill>
            <w14:solidFill>
              <w14:schemeClr w14:val="tx1"/>
            </w14:solidFill>
          </w14:textFill>
        </w:rPr>
        <w:t>:</w:t>
      </w:r>
      <w:r>
        <w:rPr>
          <w:rFonts w:hint="eastAsia" w:ascii="宋体" w:hAnsi="宋体" w:cs="宋体"/>
          <w:color w:val="000000" w:themeColor="text1"/>
          <w:kern w:val="0"/>
          <w:szCs w:val="21"/>
          <w:lang w:bidi="zh-CN"/>
          <w14:textFill>
            <w14:solidFill>
              <w14:schemeClr w14:val="tx1"/>
            </w14:solidFill>
          </w14:textFill>
        </w:rPr>
        <w:t xml:space="preserve"> JSON格式，用于封装详细的消息内容。</w:t>
      </w:r>
    </w:p>
    <w:p>
      <w:pPr>
        <w:spacing w:before="0" w:afterLines="0"/>
        <w:jc w:val="left"/>
        <w:rPr>
          <w:rFonts w:ascii="宋体" w:hAnsi="宋体"/>
          <w:szCs w:val="21"/>
        </w:rPr>
      </w:pPr>
    </w:p>
    <w:p>
      <w:pPr>
        <w:pStyle w:val="161"/>
        <w:spacing w:before="312" w:after="312"/>
      </w:pPr>
      <w:bookmarkStart w:id="1990" w:name="_Toc491704002"/>
      <w:bookmarkStart w:id="1991" w:name="_Toc532477886"/>
      <w:r>
        <w:rPr>
          <w:rFonts w:hint="eastAsia"/>
        </w:rPr>
        <w:t>网关质量诊断相关DBUS接口定义</w:t>
      </w:r>
      <w:bookmarkEnd w:id="1990"/>
      <w:bookmarkEnd w:id="1991"/>
    </w:p>
    <w:p>
      <w:pPr>
        <w:spacing w:before="0" w:afterLines="0"/>
        <w:ind w:firstLine="420" w:firstLineChars="200"/>
        <w:jc w:val="left"/>
        <w:rPr>
          <w:rFonts w:ascii="宋体" w:hAnsi="宋体"/>
          <w:szCs w:val="21"/>
        </w:rPr>
      </w:pPr>
      <w:r>
        <w:rPr>
          <w:rFonts w:hint="eastAsia" w:ascii="宋体" w:hAnsi="宋体"/>
          <w:szCs w:val="21"/>
        </w:rPr>
        <w:t>网关应支持如下DBUS接口，满足网关质量诊断插件获取信息的需求：</w:t>
      </w:r>
    </w:p>
    <w:p>
      <w:pPr>
        <w:spacing w:before="0" w:afterLines="0"/>
        <w:ind w:firstLine="420" w:firstLineChars="200"/>
        <w:jc w:val="left"/>
        <w:rPr>
          <w:rFonts w:ascii="宋体" w:hAnsi="宋体"/>
          <w:szCs w:val="21"/>
        </w:rPr>
      </w:pPr>
      <w:r>
        <w:rPr>
          <w:rFonts w:hint="eastAsia" w:ascii="宋体" w:hAnsi="宋体"/>
          <w:szCs w:val="21"/>
        </w:rPr>
        <w:t>#define CTC_DIAG_DBUS_SERVICE_NAME</w:t>
      </w:r>
      <w:r>
        <w:rPr>
          <w:rFonts w:hint="eastAsia" w:ascii="宋体" w:hAnsi="宋体"/>
          <w:szCs w:val="21"/>
        </w:rPr>
        <w:tab/>
      </w:r>
      <w:r>
        <w:rPr>
          <w:rFonts w:ascii="宋体" w:hAnsi="宋体"/>
          <w:szCs w:val="21"/>
        </w:rPr>
        <w:t>“</w:t>
      </w:r>
      <w:r>
        <w:rPr>
          <w:rFonts w:hint="eastAsia" w:ascii="宋体" w:hAnsi="宋体"/>
          <w:szCs w:val="21"/>
        </w:rPr>
        <w:t>com.ctc.igd1</w:t>
      </w:r>
      <w:r>
        <w:rPr>
          <w:rFonts w:ascii="宋体" w:hAnsi="宋体"/>
          <w:szCs w:val="21"/>
        </w:rPr>
        <w:t>”</w:t>
      </w:r>
    </w:p>
    <w:p>
      <w:pPr>
        <w:spacing w:before="0" w:afterLines="0"/>
        <w:ind w:firstLine="420" w:firstLineChars="200"/>
        <w:jc w:val="left"/>
        <w:rPr>
          <w:rFonts w:ascii="宋体" w:hAnsi="宋体"/>
          <w:szCs w:val="21"/>
        </w:rPr>
      </w:pPr>
      <w:r>
        <w:rPr>
          <w:rFonts w:hint="eastAsia" w:ascii="宋体" w:hAnsi="宋体"/>
          <w:szCs w:val="21"/>
        </w:rPr>
        <w:t>#define CTC_DIAG_DBUS_OBJECT_PATH</w:t>
      </w:r>
      <w:r>
        <w:rPr>
          <w:rFonts w:hint="eastAsia" w:ascii="宋体" w:hAnsi="宋体"/>
          <w:szCs w:val="21"/>
        </w:rPr>
        <w:tab/>
      </w:r>
      <w:r>
        <w:rPr>
          <w:rFonts w:ascii="宋体" w:hAnsi="宋体"/>
          <w:szCs w:val="21"/>
        </w:rPr>
        <w:t>“</w:t>
      </w:r>
      <w:r>
        <w:rPr>
          <w:rFonts w:hint="eastAsia" w:ascii="宋体" w:hAnsi="宋体"/>
          <w:szCs w:val="21"/>
        </w:rPr>
        <w:t>/com/ctc/igd1/OMDiag</w:t>
      </w:r>
      <w:r>
        <w:rPr>
          <w:rFonts w:ascii="宋体" w:hAnsi="宋体"/>
          <w:szCs w:val="21"/>
        </w:rPr>
        <w:t>”</w:t>
      </w:r>
    </w:p>
    <w:p>
      <w:pPr>
        <w:spacing w:before="0" w:afterLines="0"/>
        <w:ind w:firstLine="420" w:firstLineChars="200"/>
        <w:jc w:val="left"/>
        <w:rPr>
          <w:rFonts w:ascii="宋体" w:hAnsi="宋体"/>
          <w:szCs w:val="21"/>
        </w:rPr>
      </w:pPr>
      <w:r>
        <w:rPr>
          <w:rFonts w:hint="eastAsia" w:ascii="宋体" w:hAnsi="宋体"/>
          <w:szCs w:val="21"/>
        </w:rPr>
        <w:t xml:space="preserve">#define CTC_DIAG_DBUS_OBJECT_INTERFACE </w:t>
      </w:r>
      <w:r>
        <w:rPr>
          <w:rFonts w:ascii="宋体" w:hAnsi="宋体"/>
          <w:szCs w:val="21"/>
        </w:rPr>
        <w:t>“</w:t>
      </w:r>
      <w:r>
        <w:rPr>
          <w:rFonts w:hint="eastAsia" w:ascii="宋体" w:hAnsi="宋体"/>
          <w:szCs w:val="21"/>
        </w:rPr>
        <w:t>com.ctc.igd1.</w:t>
      </w:r>
      <w:r>
        <w:rPr>
          <w:rFonts w:ascii="宋体" w:hAnsi="宋体"/>
          <w:szCs w:val="21"/>
        </w:rPr>
        <w:t>OMD</w:t>
      </w:r>
      <w:r>
        <w:rPr>
          <w:rFonts w:hint="eastAsia" w:ascii="宋体" w:hAnsi="宋体"/>
          <w:szCs w:val="21"/>
        </w:rPr>
        <w:t>iag</w:t>
      </w:r>
      <w:r>
        <w:rPr>
          <w:rFonts w:ascii="宋体" w:hAnsi="宋体"/>
          <w:szCs w:val="21"/>
        </w:rPr>
        <w:t>”</w:t>
      </w:r>
    </w:p>
    <w:p>
      <w:pPr>
        <w:spacing w:before="0" w:afterLines="0"/>
        <w:ind w:firstLine="420" w:firstLineChars="200"/>
        <w:jc w:val="left"/>
        <w:rPr>
          <w:rFonts w:ascii="宋体" w:hAnsi="宋体"/>
          <w:szCs w:val="21"/>
        </w:rPr>
      </w:pPr>
    </w:p>
    <w:p>
      <w:pPr>
        <w:pStyle w:val="161"/>
        <w:spacing w:before="312" w:after="312"/>
      </w:pPr>
      <w:bookmarkStart w:id="1992" w:name="_Toc532477887"/>
      <w:bookmarkStart w:id="1993" w:name="_Toc491704003"/>
      <w:r>
        <w:rPr>
          <w:rFonts w:hint="eastAsia"/>
        </w:rPr>
        <w:t>信息文件互斥</w:t>
      </w:r>
      <w:bookmarkEnd w:id="1992"/>
      <w:bookmarkEnd w:id="1993"/>
    </w:p>
    <w:p>
      <w:pPr>
        <w:spacing w:before="0" w:afterLines="0"/>
        <w:ind w:firstLine="420" w:firstLineChars="200"/>
        <w:jc w:val="left"/>
        <w:rPr>
          <w:rFonts w:ascii="宋体" w:hAnsi="宋体"/>
          <w:szCs w:val="21"/>
        </w:rPr>
      </w:pPr>
      <w:r>
        <w:rPr>
          <w:rFonts w:hint="eastAsia" w:ascii="宋体" w:hAnsi="宋体"/>
          <w:szCs w:val="21"/>
        </w:rPr>
        <w:t>网关在创建LOG文件的时候，文件的owner的读写权限(rw)需打开，路径上的目录有都有x权限。</w:t>
      </w:r>
    </w:p>
    <w:p>
      <w:pPr>
        <w:spacing w:before="0" w:afterLines="0"/>
        <w:ind w:firstLine="420" w:firstLineChars="200"/>
        <w:jc w:val="left"/>
        <w:rPr>
          <w:rFonts w:ascii="宋体" w:hAnsi="宋体"/>
          <w:szCs w:val="21"/>
        </w:rPr>
      </w:pPr>
      <w:r>
        <w:rPr>
          <w:rFonts w:hint="eastAsia" w:ascii="宋体" w:hAnsi="宋体"/>
          <w:szCs w:val="21"/>
        </w:rPr>
        <w:t>网关和网关质量诊断插件对网关质量诊断信息文件存取时应进行加锁处理，有任何读写操作之前，都要用 flock (fd, LOCK_EX | LOCK_NB)做锁文件操作，以防访问冲突。</w:t>
      </w:r>
    </w:p>
    <w:p>
      <w:pPr>
        <w:spacing w:before="0" w:afterLines="0"/>
        <w:ind w:firstLine="420" w:firstLineChars="200"/>
        <w:jc w:val="left"/>
        <w:rPr>
          <w:rFonts w:ascii="宋体" w:hAnsi="宋体"/>
          <w:szCs w:val="21"/>
        </w:rPr>
      </w:pPr>
    </w:p>
    <w:p>
      <w:pPr>
        <w:pStyle w:val="161"/>
        <w:spacing w:before="312" w:after="312"/>
      </w:pPr>
      <w:bookmarkStart w:id="1994" w:name="_Toc491704004"/>
      <w:bookmarkStart w:id="1995" w:name="_Toc532477888"/>
      <w:r>
        <w:rPr>
          <w:rFonts w:hint="eastAsia"/>
        </w:rPr>
        <w:t>服务器获取</w:t>
      </w:r>
      <w:bookmarkEnd w:id="1994"/>
      <w:bookmarkEnd w:id="1995"/>
    </w:p>
    <w:p>
      <w:pPr>
        <w:pStyle w:val="162"/>
        <w:spacing w:before="156" w:after="156"/>
      </w:pPr>
      <w:bookmarkStart w:id="1996" w:name="_Toc491704005"/>
      <w:bookmarkStart w:id="1997" w:name="_Toc532477889"/>
      <w:r>
        <w:rPr>
          <w:rFonts w:hint="eastAsia"/>
        </w:rPr>
        <w:t>内核崩溃信息</w:t>
      </w:r>
      <w:bookmarkEnd w:id="1996"/>
      <w:bookmarkEnd w:id="1997"/>
    </w:p>
    <w:p>
      <w:pPr>
        <w:spacing w:before="0" w:afterLines="0" w:line="220" w:lineRule="atLeast"/>
        <w:ind w:firstLine="420" w:firstLineChars="200"/>
        <w:rPr>
          <w:rFonts w:ascii="宋体" w:hAnsi="宋体"/>
          <w:szCs w:val="22"/>
        </w:rPr>
      </w:pPr>
      <w:r>
        <w:rPr>
          <w:rFonts w:hint="eastAsia" w:ascii="宋体" w:hAnsi="宋体"/>
          <w:szCs w:val="22"/>
        </w:rPr>
        <w:t>当内核因为非法地址访问、死锁、OOM等原因导致系统崩溃时，内核应自动把相关的堆栈以及寄存器信息等以文件方式保存到FLASH上（一个定义好的分区），待系统重启后上报。(</w:t>
      </w:r>
      <w:r>
        <w:rPr>
          <w:rFonts w:hint="eastAsia"/>
        </w:rPr>
        <w:t>不考虑因为系统崩溃造成文件不可写的情况</w:t>
      </w:r>
      <w:r>
        <w:rPr>
          <w:rFonts w:hint="eastAsia" w:ascii="宋体" w:hAnsi="宋体"/>
          <w:szCs w:val="22"/>
        </w:rPr>
        <w:t>)。</w:t>
      </w:r>
    </w:p>
    <w:p>
      <w:pPr>
        <w:spacing w:before="0" w:afterLines="0" w:line="220" w:lineRule="atLeast"/>
        <w:ind w:firstLine="420" w:firstLineChars="200"/>
        <w:rPr>
          <w:rFonts w:ascii="宋体" w:hAnsi="宋体"/>
          <w:szCs w:val="22"/>
        </w:rPr>
      </w:pPr>
      <w:r>
        <w:rPr>
          <w:rFonts w:hint="eastAsia" w:ascii="宋体" w:hAnsi="宋体"/>
          <w:szCs w:val="22"/>
        </w:rPr>
        <w:t>文件名为：crash_info。</w:t>
      </w:r>
    </w:p>
    <w:p>
      <w:pPr>
        <w:spacing w:before="0" w:afterLines="0" w:line="220" w:lineRule="atLeast"/>
        <w:ind w:firstLine="420" w:firstLineChars="200"/>
        <w:rPr>
          <w:rFonts w:ascii="宋体" w:hAnsi="宋体"/>
          <w:szCs w:val="22"/>
        </w:rPr>
      </w:pPr>
      <w:r>
        <w:rPr>
          <w:rFonts w:hint="eastAsia" w:ascii="宋体" w:hAnsi="宋体"/>
          <w:szCs w:val="22"/>
        </w:rPr>
        <w:t>文件路径: /opt/upt/apps/info/。</w:t>
      </w:r>
    </w:p>
    <w:p>
      <w:pPr>
        <w:spacing w:before="0" w:afterLines="0" w:line="220" w:lineRule="atLeast"/>
        <w:ind w:firstLine="420" w:firstLineChars="200"/>
        <w:rPr>
          <w:rFonts w:ascii="宋体" w:hAnsi="宋体"/>
          <w:szCs w:val="22"/>
        </w:rPr>
      </w:pPr>
      <w:r>
        <w:rPr>
          <w:rFonts w:hint="eastAsia" w:ascii="宋体" w:hAnsi="宋体"/>
          <w:szCs w:val="22"/>
        </w:rPr>
        <w:t>文件内容为具体的崩溃堆栈信息，网关不需要将其包装为json格式。</w:t>
      </w:r>
    </w:p>
    <w:p>
      <w:pPr>
        <w:spacing w:before="0" w:afterLines="0" w:line="220" w:lineRule="atLeast"/>
        <w:ind w:firstLine="420" w:firstLineChars="200"/>
        <w:rPr>
          <w:rFonts w:ascii="宋体" w:hAnsi="宋体"/>
          <w:szCs w:val="22"/>
        </w:rPr>
      </w:pPr>
      <w:r>
        <w:rPr>
          <w:rFonts w:hint="eastAsia" w:ascii="宋体" w:hAnsi="宋体"/>
          <w:szCs w:val="22"/>
        </w:rPr>
        <w:t>实现方式可参考中国电信提供的参考代码。</w:t>
      </w:r>
    </w:p>
    <w:p>
      <w:pPr>
        <w:spacing w:before="0" w:afterLines="0" w:line="220" w:lineRule="atLeast"/>
        <w:rPr>
          <w:rFonts w:ascii="Calibri" w:hAnsi="Calibri"/>
          <w:color w:val="FF0000"/>
          <w:szCs w:val="22"/>
        </w:rPr>
      </w:pPr>
    </w:p>
    <w:p>
      <w:pPr>
        <w:pStyle w:val="162"/>
        <w:spacing w:before="156" w:after="156"/>
      </w:pPr>
      <w:bookmarkStart w:id="1998" w:name="_Toc491704006"/>
      <w:bookmarkStart w:id="1999" w:name="_Toc532477890"/>
      <w:r>
        <w:t>设备重启信息</w:t>
      </w:r>
      <w:bookmarkEnd w:id="1998"/>
      <w:bookmarkEnd w:id="1999"/>
    </w:p>
    <w:p>
      <w:pPr>
        <w:spacing w:before="0" w:afterLines="0"/>
        <w:ind w:firstLine="420" w:firstLineChars="200"/>
        <w:rPr>
          <w:rFonts w:ascii="Calibri" w:hAnsi="Calibri"/>
          <w:szCs w:val="22"/>
        </w:rPr>
      </w:pPr>
      <w:r>
        <w:rPr>
          <w:rFonts w:ascii="Calibri" w:hAnsi="Calibri"/>
          <w:szCs w:val="22"/>
        </w:rPr>
        <w:t>通过日志方式来记录网关设备重启信息</w:t>
      </w:r>
      <w:r>
        <w:rPr>
          <w:rFonts w:hint="eastAsia" w:ascii="Calibri" w:hAnsi="Calibri"/>
          <w:szCs w:val="22"/>
        </w:rPr>
        <w:t>（</w:t>
      </w:r>
      <w:r>
        <w:rPr>
          <w:rFonts w:ascii="Calibri" w:hAnsi="Calibri"/>
          <w:szCs w:val="22"/>
        </w:rPr>
        <w:t>是否正常、时间、次数等</w:t>
      </w:r>
      <w:r>
        <w:rPr>
          <w:rFonts w:hint="eastAsia" w:ascii="Calibri" w:hAnsi="Calibri"/>
          <w:szCs w:val="22"/>
        </w:rPr>
        <w:t>）</w:t>
      </w:r>
      <w:r>
        <w:rPr>
          <w:rFonts w:ascii="Calibri" w:hAnsi="Calibri"/>
          <w:szCs w:val="22"/>
        </w:rPr>
        <w:t>，并判断是硬重启还是软重启（进一步细分是用户侧触发还是平台侧触发）。正常重启的时候写一个值，非正常重启不写值就为异常。然后通过平台侧大数据分析来判断网关用户的断电情况。</w:t>
      </w:r>
    </w:p>
    <w:p>
      <w:pPr>
        <w:spacing w:before="0" w:afterLines="0"/>
        <w:ind w:firstLine="420" w:firstLineChars="200"/>
        <w:rPr>
          <w:rFonts w:ascii="宋体" w:hAnsi="宋体"/>
          <w:szCs w:val="22"/>
        </w:rPr>
      </w:pPr>
      <w:r>
        <w:rPr>
          <w:rFonts w:hint="eastAsia" w:ascii="宋体" w:hAnsi="宋体"/>
          <w:szCs w:val="22"/>
        </w:rPr>
        <w:t>文件名为：reboot_info</w:t>
      </w:r>
    </w:p>
    <w:p>
      <w:pPr>
        <w:spacing w:before="0" w:afterLines="0"/>
        <w:ind w:firstLine="420" w:firstLineChars="200"/>
        <w:rPr>
          <w:rFonts w:ascii="宋体" w:hAnsi="宋体"/>
          <w:szCs w:val="22"/>
        </w:rPr>
      </w:pPr>
      <w:r>
        <w:rPr>
          <w:rFonts w:hint="eastAsia" w:ascii="宋体" w:hAnsi="宋体"/>
          <w:szCs w:val="22"/>
        </w:rPr>
        <w:t>文件路径: /opt/upt/apps/info/</w:t>
      </w:r>
    </w:p>
    <w:p>
      <w:pPr>
        <w:spacing w:before="0" w:afterLines="0"/>
        <w:ind w:firstLine="420" w:firstLineChars="200"/>
        <w:rPr>
          <w:rFonts w:ascii="宋体" w:hAnsi="宋体"/>
          <w:szCs w:val="22"/>
        </w:rPr>
      </w:pPr>
      <w:r>
        <w:rPr>
          <w:rFonts w:hint="eastAsia" w:ascii="宋体" w:hAnsi="宋体"/>
          <w:szCs w:val="22"/>
        </w:rPr>
        <w:t>文件格式如下JSON格式:</w:t>
      </w:r>
    </w:p>
    <w:p>
      <w:pPr>
        <w:spacing w:before="0" w:afterLines="0"/>
        <w:ind w:firstLine="420" w:firstLineChars="200"/>
        <w:rPr>
          <w:rFonts w:ascii="宋体" w:hAnsi="宋体"/>
          <w:szCs w:val="22"/>
        </w:rPr>
      </w:pPr>
      <w:r>
        <w:rPr>
          <w:rFonts w:hint="eastAsia" w:ascii="宋体" w:hAnsi="宋体"/>
          <w:szCs w:val="22"/>
        </w:rPr>
        <w:t>格式如下:</w:t>
      </w:r>
    </w:p>
    <w:p>
      <w:pPr>
        <w:spacing w:before="0" w:afterLines="0"/>
        <w:ind w:firstLine="420" w:firstLineChars="200"/>
        <w:rPr>
          <w:rFonts w:ascii="宋体" w:hAnsi="宋体"/>
          <w:szCs w:val="22"/>
        </w:rPr>
      </w:pPr>
      <w:r>
        <w:rPr>
          <w:rFonts w:hint="eastAsia" w:ascii="宋体" w:hAnsi="宋体"/>
          <w:szCs w:val="22"/>
        </w:rPr>
        <w:t>｛</w:t>
      </w:r>
    </w:p>
    <w:p>
      <w:pPr>
        <w:spacing w:before="0" w:afterLines="0"/>
        <w:ind w:firstLine="735" w:firstLineChars="350"/>
        <w:rPr>
          <w:rFonts w:ascii="宋体" w:hAnsi="宋体"/>
          <w:szCs w:val="22"/>
        </w:rPr>
      </w:pPr>
      <w:r>
        <w:rPr>
          <w:rFonts w:ascii="宋体" w:hAnsi="宋体"/>
          <w:szCs w:val="22"/>
        </w:rPr>
        <w:t>"</w:t>
      </w:r>
      <w:r>
        <w:rPr>
          <w:rFonts w:hint="eastAsia" w:ascii="宋体" w:hAnsi="宋体"/>
          <w:szCs w:val="22"/>
        </w:rPr>
        <w:t>Time</w:t>
      </w:r>
      <w:r>
        <w:rPr>
          <w:rFonts w:ascii="宋体" w:hAnsi="宋体"/>
          <w:szCs w:val="22"/>
        </w:rPr>
        <w:t>"</w:t>
      </w:r>
      <w:r>
        <w:rPr>
          <w:rFonts w:hint="eastAsia" w:ascii="宋体" w:hAnsi="宋体"/>
          <w:szCs w:val="22"/>
        </w:rPr>
        <w:t>:</w:t>
      </w:r>
      <w:r>
        <w:rPr>
          <w:rFonts w:ascii="宋体" w:hAnsi="宋体"/>
          <w:szCs w:val="22"/>
        </w:rPr>
        <w:t>"</w:t>
      </w:r>
      <w:r>
        <w:rPr>
          <w:rFonts w:hint="eastAsia" w:ascii="宋体" w:hAnsi="宋体"/>
          <w:szCs w:val="22"/>
        </w:rPr>
        <w:t>2016-12-06 08:01:57</w:t>
      </w:r>
      <w:r>
        <w:rPr>
          <w:rFonts w:ascii="宋体" w:hAnsi="宋体"/>
          <w:szCs w:val="22"/>
        </w:rPr>
        <w:t>"</w:t>
      </w:r>
      <w:r>
        <w:rPr>
          <w:rFonts w:hint="eastAsia" w:ascii="宋体" w:hAnsi="宋体"/>
          <w:szCs w:val="22"/>
        </w:rPr>
        <w:t>，</w:t>
      </w:r>
    </w:p>
    <w:p>
      <w:pPr>
        <w:spacing w:before="0" w:afterLines="0"/>
        <w:ind w:firstLine="735" w:firstLineChars="350"/>
        <w:rPr>
          <w:rFonts w:ascii="宋体" w:hAnsi="宋体"/>
          <w:szCs w:val="22"/>
        </w:rPr>
      </w:pPr>
      <w:r>
        <w:rPr>
          <w:rFonts w:ascii="宋体" w:hAnsi="宋体"/>
          <w:szCs w:val="22"/>
        </w:rPr>
        <w:t>"</w:t>
      </w:r>
      <w:r>
        <w:rPr>
          <w:rFonts w:hint="eastAsia" w:ascii="宋体" w:hAnsi="宋体"/>
          <w:szCs w:val="22"/>
        </w:rPr>
        <w:t>Source</w:t>
      </w:r>
      <w:r>
        <w:rPr>
          <w:rFonts w:ascii="宋体" w:hAnsi="宋体"/>
          <w:szCs w:val="22"/>
        </w:rPr>
        <w:t>":""</w:t>
      </w:r>
      <w:r>
        <w:rPr>
          <w:rFonts w:hint="eastAsia" w:ascii="宋体" w:hAnsi="宋体"/>
          <w:szCs w:val="22"/>
        </w:rPr>
        <w:t xml:space="preserve">，用于表示产生Reboot信号的来源，取值: </w:t>
      </w:r>
      <w:r>
        <w:rPr>
          <w:rFonts w:ascii="宋体" w:hAnsi="宋体"/>
          <w:szCs w:val="22"/>
        </w:rPr>
        <w:t>“</w:t>
      </w:r>
      <w:r>
        <w:rPr>
          <w:rFonts w:hint="eastAsia" w:ascii="宋体" w:hAnsi="宋体"/>
          <w:szCs w:val="22"/>
        </w:rPr>
        <w:t>ITMS</w:t>
      </w:r>
      <w:r>
        <w:rPr>
          <w:rFonts w:ascii="宋体" w:hAnsi="宋体"/>
          <w:szCs w:val="22"/>
        </w:rPr>
        <w:t>”</w:t>
      </w:r>
      <w:r>
        <w:rPr>
          <w:rFonts w:hint="eastAsia" w:ascii="宋体" w:hAnsi="宋体"/>
          <w:szCs w:val="22"/>
        </w:rPr>
        <w:t xml:space="preserve">, </w:t>
      </w:r>
      <w:r>
        <w:rPr>
          <w:rFonts w:ascii="宋体" w:hAnsi="宋体"/>
          <w:szCs w:val="22"/>
        </w:rPr>
        <w:t>“</w:t>
      </w:r>
      <w:r>
        <w:rPr>
          <w:rFonts w:hint="eastAsia" w:ascii="宋体" w:hAnsi="宋体"/>
          <w:szCs w:val="22"/>
        </w:rPr>
        <w:t>Telecomadmin</w:t>
      </w:r>
      <w:r>
        <w:rPr>
          <w:rFonts w:ascii="宋体" w:hAnsi="宋体"/>
          <w:szCs w:val="22"/>
        </w:rPr>
        <w:t>”</w:t>
      </w:r>
      <w:r>
        <w:rPr>
          <w:rFonts w:hint="eastAsia" w:ascii="宋体" w:hAnsi="宋体"/>
          <w:szCs w:val="22"/>
        </w:rPr>
        <w:t xml:space="preserve">, </w:t>
      </w:r>
      <w:r>
        <w:rPr>
          <w:rFonts w:ascii="宋体" w:hAnsi="宋体"/>
          <w:szCs w:val="22"/>
        </w:rPr>
        <w:t>“</w:t>
      </w:r>
      <w:r>
        <w:rPr>
          <w:rFonts w:hint="eastAsia" w:ascii="宋体" w:hAnsi="宋体"/>
          <w:szCs w:val="22"/>
        </w:rPr>
        <w:t>DBus</w:t>
      </w:r>
      <w:r>
        <w:rPr>
          <w:rFonts w:ascii="宋体" w:hAnsi="宋体"/>
          <w:szCs w:val="22"/>
        </w:rPr>
        <w:t>”</w:t>
      </w:r>
      <w:r>
        <w:rPr>
          <w:rFonts w:hint="eastAsia" w:ascii="宋体" w:hAnsi="宋体"/>
          <w:szCs w:val="22"/>
        </w:rPr>
        <w:t xml:space="preserve">, </w:t>
      </w:r>
      <w:r>
        <w:rPr>
          <w:rFonts w:ascii="宋体" w:hAnsi="宋体"/>
          <w:szCs w:val="22"/>
        </w:rPr>
        <w:t>“</w:t>
      </w:r>
      <w:r>
        <w:rPr>
          <w:rFonts w:hint="eastAsia" w:ascii="宋体" w:hAnsi="宋体"/>
          <w:szCs w:val="22"/>
        </w:rPr>
        <w:t>Terminal</w:t>
      </w:r>
      <w:r>
        <w:rPr>
          <w:rFonts w:ascii="宋体" w:hAnsi="宋体"/>
          <w:szCs w:val="22"/>
        </w:rPr>
        <w:t>”</w:t>
      </w:r>
      <w:r>
        <w:rPr>
          <w:rFonts w:hint="eastAsia" w:ascii="宋体" w:hAnsi="宋体"/>
          <w:szCs w:val="22"/>
        </w:rPr>
        <w:t>,</w:t>
      </w:r>
      <w:r>
        <w:t>“</w:t>
      </w:r>
      <w:r>
        <w:rPr>
          <w:rFonts w:hint="eastAsia"/>
        </w:rPr>
        <w:t>Power</w:t>
      </w:r>
      <w:r>
        <w:t>”</w:t>
      </w:r>
      <w:r>
        <w:rPr>
          <w:rFonts w:hint="eastAsia"/>
        </w:rPr>
        <w:t xml:space="preserve">, </w:t>
      </w:r>
      <w:r>
        <w:t>“</w:t>
      </w:r>
      <w:r>
        <w:rPr>
          <w:rFonts w:hint="eastAsia"/>
        </w:rPr>
        <w:t>Exception</w:t>
      </w:r>
      <w:r>
        <w:t>”</w:t>
      </w:r>
      <w:r>
        <w:rPr>
          <w:rFonts w:hint="eastAsia" w:ascii="宋体" w:hAnsi="宋体"/>
          <w:szCs w:val="22"/>
        </w:rPr>
        <w:t>.</w:t>
      </w:r>
    </w:p>
    <w:p>
      <w:pPr>
        <w:spacing w:before="0" w:afterLines="0"/>
        <w:ind w:firstLine="420" w:firstLineChars="200"/>
        <w:rPr>
          <w:rFonts w:ascii="宋体" w:hAnsi="宋体"/>
          <w:szCs w:val="22"/>
        </w:rPr>
      </w:pPr>
      <w:r>
        <w:rPr>
          <w:rFonts w:ascii="宋体" w:hAnsi="宋体"/>
          <w:szCs w:val="22"/>
        </w:rPr>
        <w:t>}</w:t>
      </w:r>
    </w:p>
    <w:p>
      <w:pPr>
        <w:spacing w:before="0" w:afterLines="0"/>
        <w:ind w:firstLine="420" w:firstLineChars="200"/>
        <w:rPr>
          <w:rFonts w:ascii="Calibri" w:hAnsi="Calibri"/>
          <w:szCs w:val="22"/>
        </w:rPr>
      </w:pPr>
    </w:p>
    <w:p>
      <w:pPr>
        <w:spacing w:before="0" w:afterLines="0"/>
        <w:ind w:firstLine="420" w:firstLineChars="200"/>
        <w:rPr>
          <w:rFonts w:ascii="Calibri" w:hAnsi="Calibri"/>
          <w:szCs w:val="22"/>
        </w:rPr>
      </w:pPr>
      <w:r>
        <w:rPr>
          <w:rFonts w:hint="eastAsia" w:ascii="Calibri" w:hAnsi="Calibri"/>
          <w:szCs w:val="22"/>
        </w:rPr>
        <w:t>上报平台之后，会删除该文件。</w:t>
      </w:r>
    </w:p>
    <w:p>
      <w:pPr>
        <w:spacing w:before="0" w:afterLines="0"/>
        <w:ind w:firstLine="420" w:firstLineChars="200"/>
        <w:rPr>
          <w:rFonts w:ascii="Calibri" w:hAnsi="Calibri"/>
          <w:szCs w:val="22"/>
        </w:rPr>
      </w:pPr>
      <w:r>
        <w:rPr>
          <w:rFonts w:hint="eastAsia"/>
        </w:rPr>
        <w:t>说明：</w:t>
      </w:r>
      <w:r>
        <w:t>”</w:t>
      </w:r>
      <w:r>
        <w:rPr>
          <w:rFonts w:hint="eastAsia"/>
        </w:rPr>
        <w:t>Terminal</w:t>
      </w:r>
      <w:r>
        <w:t>”</w:t>
      </w:r>
      <w:r>
        <w:rPr>
          <w:rFonts w:hint="eastAsia"/>
        </w:rPr>
        <w:t>是指从串口（包括telnet/ssh）上执行reboot/restore命令导致网关重启的情况</w:t>
      </w:r>
    </w:p>
    <w:p>
      <w:pPr>
        <w:spacing w:after="15" w:line="220" w:lineRule="atLeast"/>
        <w:ind w:firstLine="420"/>
      </w:pPr>
      <w:r>
        <w:t>“</w:t>
      </w:r>
      <w:r>
        <w:rPr>
          <w:rFonts w:hint="eastAsia"/>
        </w:rPr>
        <w:t>Exception</w:t>
      </w:r>
      <w:r>
        <w:t>”</w:t>
      </w:r>
      <w:r>
        <w:rPr>
          <w:rFonts w:hint="eastAsia"/>
        </w:rPr>
        <w:t xml:space="preserve">是各种软件运行错误导致的系统异常重启，包括但不限于内核错误导致的重启，关键进程异常导致的重启; </w:t>
      </w:r>
    </w:p>
    <w:p>
      <w:pPr>
        <w:spacing w:after="15" w:line="220" w:lineRule="atLeast"/>
        <w:ind w:firstLine="420"/>
      </w:pPr>
      <w:r>
        <w:t>“</w:t>
      </w:r>
      <w:r>
        <w:rPr>
          <w:rFonts w:hint="eastAsia"/>
        </w:rPr>
        <w:t>Power</w:t>
      </w:r>
      <w:r>
        <w:t>”</w:t>
      </w:r>
      <w:r>
        <w:rPr>
          <w:rFonts w:hint="eastAsia"/>
        </w:rPr>
        <w:t>是系统断电造成的重启。当网关发生软件错误后已经挂起（hang）无法响应了，但是没有重启，后经手动断电重启，这种情况Source应该是</w:t>
      </w:r>
      <w:r>
        <w:t>”</w:t>
      </w:r>
      <w:r>
        <w:rPr>
          <w:rFonts w:hint="eastAsia"/>
        </w:rPr>
        <w:t>Exception</w:t>
      </w:r>
      <w:r>
        <w:t>”</w:t>
      </w:r>
      <w:r>
        <w:rPr>
          <w:rFonts w:hint="eastAsia"/>
        </w:rPr>
        <w:t>，而不是</w:t>
      </w:r>
      <w:r>
        <w:t>”</w:t>
      </w:r>
      <w:r>
        <w:rPr>
          <w:rFonts w:hint="eastAsia"/>
        </w:rPr>
        <w:t>Power</w:t>
      </w:r>
      <w:r>
        <w:t>”</w:t>
      </w:r>
      <w:r>
        <w:rPr>
          <w:rFonts w:hint="eastAsia"/>
        </w:rPr>
        <w:t>。</w:t>
      </w:r>
    </w:p>
    <w:p>
      <w:pPr>
        <w:spacing w:before="0" w:afterLines="0"/>
        <w:ind w:firstLine="420" w:firstLineChars="200"/>
        <w:rPr>
          <w:rFonts w:ascii="Calibri" w:hAnsi="Calibri"/>
          <w:szCs w:val="22"/>
        </w:rPr>
      </w:pPr>
    </w:p>
    <w:p>
      <w:pPr>
        <w:pStyle w:val="162"/>
        <w:spacing w:before="156" w:after="156"/>
      </w:pPr>
      <w:bookmarkStart w:id="2000" w:name="_Toc491704007"/>
      <w:bookmarkStart w:id="2001" w:name="_Toc532477891"/>
      <w:r>
        <w:rPr>
          <w:rFonts w:hint="eastAsia"/>
        </w:rPr>
        <w:t>WIFI信息收集</w:t>
      </w:r>
      <w:bookmarkEnd w:id="2000"/>
      <w:bookmarkEnd w:id="2001"/>
    </w:p>
    <w:p>
      <w:pPr>
        <w:spacing w:before="0" w:afterLines="0"/>
        <w:ind w:firstLine="420" w:firstLineChars="200"/>
        <w:rPr>
          <w:rFonts w:ascii="Calibri" w:hAnsi="Calibri"/>
          <w:szCs w:val="22"/>
        </w:rPr>
      </w:pPr>
      <w:r>
        <w:rPr>
          <w:rFonts w:hint="eastAsia" w:ascii="Calibri" w:hAnsi="Calibri"/>
          <w:szCs w:val="22"/>
        </w:rPr>
        <w:t>WIFI信息收集，包括</w:t>
      </w:r>
      <w:r>
        <w:rPr>
          <w:rFonts w:ascii="Calibri" w:hAnsi="Calibri"/>
          <w:szCs w:val="22"/>
        </w:rPr>
        <w:t>WiFi的速率、频宽、模式、加密、信道、干扰等，通过大数据分析来判断</w:t>
      </w:r>
      <w:r>
        <w:rPr>
          <w:rFonts w:hint="eastAsia" w:ascii="Calibri" w:hAnsi="Calibri"/>
          <w:szCs w:val="22"/>
        </w:rPr>
        <w:t>WIFI模块是否出现问题，或者</w:t>
      </w:r>
      <w:r>
        <w:rPr>
          <w:rFonts w:ascii="Calibri" w:hAnsi="Calibri"/>
          <w:szCs w:val="22"/>
        </w:rPr>
        <w:t>WIFI模块的健康度判断。</w:t>
      </w:r>
      <w:r>
        <w:rPr>
          <w:rFonts w:hint="eastAsia"/>
        </w:rPr>
        <w:t>网关质量插件每隔一段时间（周期平台可配置）调用网关的DBUS方法来获取相关WIFI信息并上报</w:t>
      </w:r>
      <w:r>
        <w:rPr>
          <w:rFonts w:ascii="Calibri" w:hAnsi="Calibri"/>
          <w:szCs w:val="22"/>
        </w:rPr>
        <w:t>。</w:t>
      </w:r>
    </w:p>
    <w:p>
      <w:pPr>
        <w:spacing w:before="0" w:afterLines="0"/>
        <w:ind w:firstLine="420" w:firstLineChars="200"/>
        <w:rPr>
          <w:rFonts w:ascii="Calibri" w:hAnsi="Calibri"/>
          <w:szCs w:val="22"/>
        </w:rPr>
      </w:pPr>
    </w:p>
    <w:p>
      <w:pPr>
        <w:spacing w:before="0" w:afterLines="0"/>
        <w:ind w:firstLine="420" w:firstLineChars="200"/>
        <w:rPr>
          <w:rFonts w:ascii="Calibri" w:hAnsi="Calibri"/>
          <w:szCs w:val="22"/>
        </w:rPr>
      </w:pPr>
      <w:r>
        <w:rPr>
          <w:rFonts w:hint="eastAsia" w:ascii="Calibri" w:hAnsi="Calibri"/>
          <w:szCs w:val="22"/>
        </w:rPr>
        <w:t>文件名: wifi_info</w:t>
      </w:r>
    </w:p>
    <w:p>
      <w:pPr>
        <w:spacing w:before="0" w:afterLines="0"/>
        <w:ind w:firstLine="420" w:firstLineChars="200"/>
        <w:rPr>
          <w:rFonts w:ascii="Calibri" w:hAnsi="Calibri"/>
          <w:szCs w:val="22"/>
        </w:rPr>
      </w:pPr>
      <w:r>
        <w:rPr>
          <w:rFonts w:hint="eastAsia" w:ascii="Calibri" w:hAnsi="Calibri"/>
          <w:szCs w:val="22"/>
        </w:rPr>
        <w:t>文件路径: /tmp/diaginfo/</w:t>
      </w:r>
    </w:p>
    <w:p>
      <w:pPr>
        <w:spacing w:before="0" w:afterLines="0"/>
        <w:ind w:firstLine="420" w:firstLineChars="200"/>
        <w:rPr>
          <w:rFonts w:ascii="Calibri" w:hAnsi="Calibri"/>
          <w:szCs w:val="22"/>
        </w:rPr>
      </w:pPr>
      <w:r>
        <w:rPr>
          <w:rFonts w:hint="eastAsia" w:ascii="Calibri" w:hAnsi="Calibri"/>
          <w:szCs w:val="22"/>
        </w:rPr>
        <w:t>DBUS方法定义如下：</w:t>
      </w:r>
    </w:p>
    <w:p>
      <w:pPr>
        <w:spacing w:before="0" w:afterLines="0"/>
        <w:ind w:firstLine="420" w:firstLineChars="200"/>
        <w:rPr>
          <w:rFonts w:ascii="Calibri" w:hAnsi="Calibri"/>
          <w:szCs w:val="22"/>
        </w:rPr>
      </w:pPr>
      <w:r>
        <w:rPr>
          <w:rFonts w:hint="eastAsia" w:ascii="Calibri" w:hAnsi="Calibri"/>
          <w:szCs w:val="22"/>
        </w:rPr>
        <w:t xml:space="preserve">CollectWiFiInfo </w:t>
      </w:r>
      <w:r>
        <w:rPr>
          <w:rFonts w:ascii="Calibri" w:hAnsi="Calibri"/>
          <w:szCs w:val="22"/>
        </w:rPr>
        <w:t>(OUT UINT32 result, OUT STRING errdesc);</w:t>
      </w:r>
    </w:p>
    <w:p>
      <w:pPr>
        <w:spacing w:before="0" w:afterLines="0"/>
        <w:ind w:firstLine="420" w:firstLineChars="200"/>
        <w:rPr>
          <w:rFonts w:ascii="Calibri" w:hAnsi="Calibri"/>
          <w:szCs w:val="22"/>
        </w:rPr>
      </w:pPr>
      <w:r>
        <w:rPr>
          <w:rFonts w:hint="eastAsia" w:ascii="Calibri" w:hAnsi="Calibri"/>
          <w:szCs w:val="22"/>
        </w:rPr>
        <w:tab/>
      </w:r>
      <w:r>
        <w:rPr>
          <w:rFonts w:hint="eastAsia" w:ascii="Calibri" w:hAnsi="Calibri"/>
          <w:szCs w:val="22"/>
        </w:rPr>
        <w:t>result：0为成功，</w:t>
      </w:r>
      <w:r>
        <w:rPr>
          <w:rFonts w:ascii="Calibri" w:hAnsi="Calibri"/>
          <w:szCs w:val="22"/>
        </w:rPr>
        <w:t>1</w:t>
      </w:r>
      <w:r>
        <w:rPr>
          <w:rFonts w:hint="eastAsia" w:ascii="Calibri" w:hAnsi="Calibri"/>
          <w:szCs w:val="22"/>
        </w:rPr>
        <w:t>为失败</w:t>
      </w:r>
    </w:p>
    <w:p>
      <w:pPr>
        <w:spacing w:before="0" w:afterLines="0"/>
        <w:ind w:firstLine="420" w:firstLineChars="200"/>
        <w:rPr>
          <w:rFonts w:ascii="Calibri" w:hAnsi="Calibri"/>
          <w:szCs w:val="22"/>
        </w:rPr>
      </w:pPr>
      <w:r>
        <w:rPr>
          <w:rFonts w:hint="eastAsia" w:ascii="Calibri" w:hAnsi="Calibri"/>
          <w:szCs w:val="22"/>
        </w:rPr>
        <w:tab/>
      </w:r>
      <w:r>
        <w:rPr>
          <w:rFonts w:hint="eastAsia" w:ascii="Calibri" w:hAnsi="Calibri"/>
          <w:szCs w:val="22"/>
        </w:rPr>
        <w:t>errdesc：错误信息，成功时没有</w:t>
      </w:r>
      <w:r>
        <w:rPr>
          <w:rFonts w:hint="eastAsia" w:ascii="Calibri" w:hAnsi="Calibri"/>
          <w:szCs w:val="22"/>
        </w:rPr>
        <w:tab/>
      </w:r>
      <w:r>
        <w:rPr>
          <w:rFonts w:hint="eastAsia" w:ascii="Calibri" w:hAnsi="Calibri"/>
          <w:szCs w:val="22"/>
        </w:rPr>
        <w:tab/>
      </w:r>
      <w:r>
        <w:rPr>
          <w:rFonts w:hint="eastAsia" w:ascii="Calibri" w:hAnsi="Calibri"/>
          <w:szCs w:val="22"/>
        </w:rPr>
        <w:tab/>
      </w:r>
    </w:p>
    <w:p>
      <w:pPr>
        <w:spacing w:before="0" w:afterLines="0"/>
        <w:ind w:firstLine="420" w:firstLineChars="200"/>
        <w:rPr>
          <w:rFonts w:ascii="Calibri" w:hAnsi="Calibri"/>
          <w:szCs w:val="22"/>
        </w:rPr>
      </w:pPr>
      <w:r>
        <w:rPr>
          <w:rFonts w:ascii="Calibri" w:hAnsi="Calibri"/>
          <w:szCs w:val="22"/>
        </w:rPr>
        <w:t>开始</w:t>
      </w:r>
      <w:r>
        <w:rPr>
          <w:rFonts w:hint="eastAsia" w:ascii="Calibri" w:hAnsi="Calibri"/>
          <w:szCs w:val="22"/>
        </w:rPr>
        <w:t>收集WiFi信息，成功后网关将组装的json内容放到/tmp/diaginfo/wifi_info文件中去。</w:t>
      </w:r>
    </w:p>
    <w:p>
      <w:pPr>
        <w:spacing w:before="0" w:afterLines="0"/>
        <w:ind w:firstLine="420" w:firstLineChars="200"/>
        <w:rPr>
          <w:rFonts w:ascii="Calibri" w:hAnsi="Calibri"/>
          <w:szCs w:val="22"/>
        </w:rPr>
      </w:pPr>
      <w:r>
        <w:rPr>
          <w:rFonts w:hint="eastAsia"/>
        </w:rPr>
        <w:t>调用成功则创建LOG文件，调用失败不创建文件。</w:t>
      </w:r>
    </w:p>
    <w:p>
      <w:pPr>
        <w:spacing w:before="0" w:afterLines="0"/>
        <w:ind w:firstLine="420" w:firstLineChars="200"/>
        <w:rPr>
          <w:rFonts w:ascii="Calibri" w:hAnsi="Calibri"/>
          <w:szCs w:val="22"/>
        </w:rPr>
      </w:pPr>
      <w:r>
        <w:rPr>
          <w:rFonts w:hint="eastAsia" w:ascii="Calibri" w:hAnsi="Calibri"/>
          <w:szCs w:val="22"/>
        </w:rPr>
        <w:t>此方法可异步实现，WiFi信息搜集的结果，通过信号CollectWiFiInfoStatus告诉插件搜集结果完成。</w:t>
      </w:r>
    </w:p>
    <w:p>
      <w:pPr>
        <w:spacing w:before="0" w:afterLines="0"/>
        <w:ind w:firstLine="420" w:firstLineChars="200"/>
        <w:rPr>
          <w:rFonts w:ascii="Calibri" w:hAnsi="Calibri"/>
          <w:szCs w:val="22"/>
        </w:rPr>
      </w:pPr>
    </w:p>
    <w:p>
      <w:pPr>
        <w:spacing w:before="0" w:afterLines="0"/>
        <w:ind w:firstLine="420" w:firstLineChars="200"/>
        <w:rPr>
          <w:rFonts w:ascii="Calibri" w:hAnsi="Calibri"/>
          <w:szCs w:val="22"/>
        </w:rPr>
      </w:pPr>
    </w:p>
    <w:p>
      <w:pPr>
        <w:spacing w:before="0" w:afterLines="0"/>
        <w:ind w:firstLine="420" w:firstLineChars="200"/>
        <w:rPr>
          <w:rFonts w:ascii="Calibri" w:hAnsi="Calibri"/>
          <w:szCs w:val="22"/>
        </w:rPr>
      </w:pPr>
      <w:r>
        <w:rPr>
          <w:rFonts w:hint="eastAsia" w:ascii="Calibri" w:hAnsi="Calibri"/>
          <w:szCs w:val="22"/>
        </w:rPr>
        <w:t>文件内容包含:</w:t>
      </w:r>
    </w:p>
    <w:p>
      <w:pPr>
        <w:spacing w:before="0" w:afterLines="0"/>
        <w:ind w:firstLine="420" w:firstLineChars="200"/>
        <w:rPr>
          <w:rFonts w:ascii="Calibri" w:hAnsi="Calibri"/>
          <w:szCs w:val="22"/>
        </w:rPr>
      </w:pPr>
      <w:r>
        <w:rPr>
          <w:rFonts w:hint="eastAsia" w:ascii="Calibri" w:hAnsi="Calibri"/>
          <w:szCs w:val="22"/>
        </w:rPr>
        <w:t>{</w:t>
      </w:r>
    </w:p>
    <w:p>
      <w:pPr>
        <w:spacing w:after="15"/>
        <w:ind w:firstLine="420"/>
      </w:pPr>
      <w:r>
        <w:rPr>
          <w:rFonts w:ascii="Calibri" w:hAnsi="Calibri"/>
          <w:szCs w:val="22"/>
        </w:rPr>
        <w:t>"</w:t>
      </w:r>
      <w:r>
        <w:rPr>
          <w:rFonts w:hint="eastAsia"/>
        </w:rPr>
        <w:t>Time</w:t>
      </w:r>
      <w:r>
        <w:rPr>
          <w:rFonts w:ascii="Calibri" w:hAnsi="Calibri"/>
          <w:szCs w:val="22"/>
        </w:rPr>
        <w:t>"</w:t>
      </w:r>
      <w:r>
        <w:rPr>
          <w:rFonts w:hint="eastAsia"/>
        </w:rPr>
        <w:t>:</w:t>
      </w:r>
      <w:r>
        <w:rPr>
          <w:rFonts w:ascii="Calibri" w:hAnsi="Calibri"/>
          <w:szCs w:val="22"/>
        </w:rPr>
        <w:t>"</w:t>
      </w:r>
      <w:r>
        <w:rPr>
          <w:rFonts w:hint="eastAsia"/>
        </w:rPr>
        <w:t>2017-04-05 10:18:43</w:t>
      </w:r>
      <w:r>
        <w:rPr>
          <w:rFonts w:ascii="Calibri" w:hAnsi="Calibri"/>
          <w:szCs w:val="22"/>
        </w:rPr>
        <w:t>"</w:t>
      </w:r>
      <w:r>
        <w:rPr>
          <w:rFonts w:hint="eastAsia"/>
        </w:rPr>
        <w:t>,</w:t>
      </w:r>
    </w:p>
    <w:p>
      <w:pPr>
        <w:spacing w:after="15"/>
        <w:ind w:firstLine="420"/>
      </w:pPr>
      <w:r>
        <w:rPr>
          <w:rFonts w:ascii="Calibri" w:hAnsi="Calibri"/>
          <w:szCs w:val="22"/>
        </w:rPr>
        <w:t>"</w:t>
      </w:r>
      <w:r>
        <w:rPr>
          <w:rFonts w:hint="eastAsia" w:ascii="Calibri" w:hAnsi="Calibri"/>
          <w:szCs w:val="22"/>
        </w:rPr>
        <w:t>Enable</w:t>
      </w:r>
      <w:r>
        <w:rPr>
          <w:rFonts w:ascii="Calibri" w:hAnsi="Calibri"/>
          <w:szCs w:val="22"/>
        </w:rPr>
        <w:t>"</w:t>
      </w:r>
      <w:r>
        <w:rPr>
          <w:rFonts w:hint="eastAsia" w:ascii="Calibri" w:hAnsi="Calibri"/>
          <w:szCs w:val="22"/>
        </w:rPr>
        <w:t>:%d,</w:t>
      </w:r>
      <w:r>
        <w:rPr>
          <w:rFonts w:hint="eastAsia" w:ascii="Calibri" w:hAnsi="Calibri"/>
          <w:szCs w:val="22"/>
        </w:rPr>
        <w:tab/>
      </w:r>
      <w:r>
        <w:rPr>
          <w:rFonts w:hint="eastAsia" w:ascii="Calibri" w:hAnsi="Calibri"/>
          <w:szCs w:val="22"/>
        </w:rPr>
        <w:tab/>
      </w:r>
      <w:r>
        <w:rPr>
          <w:rFonts w:hint="eastAsia" w:ascii="Calibri" w:hAnsi="Calibri"/>
          <w:szCs w:val="22"/>
        </w:rPr>
        <w:tab/>
      </w:r>
      <w:r>
        <w:rPr>
          <w:rFonts w:hint="eastAsia" w:ascii="Calibri" w:hAnsi="Calibri"/>
          <w:szCs w:val="22"/>
        </w:rPr>
        <w:tab/>
      </w:r>
      <w:r>
        <w:rPr>
          <w:rFonts w:hint="eastAsia" w:ascii="Calibri" w:hAnsi="Calibri"/>
          <w:szCs w:val="22"/>
        </w:rPr>
        <w:t>// WiFi总开关是否Enable</w:t>
      </w:r>
    </w:p>
    <w:p>
      <w:pPr>
        <w:spacing w:after="15"/>
      </w:pPr>
      <w:r>
        <w:rPr>
          <w:rFonts w:hint="eastAsia"/>
        </w:rPr>
        <w:tab/>
      </w:r>
      <w:r>
        <w:rPr>
          <w:rFonts w:ascii="Calibri" w:hAnsi="Calibri"/>
          <w:szCs w:val="22"/>
        </w:rPr>
        <w:t>"</w:t>
      </w:r>
      <w:r>
        <w:rPr>
          <w:rFonts w:hint="eastAsia"/>
        </w:rPr>
        <w:t>24GWiFiEnable</w:t>
      </w:r>
      <w:r>
        <w:rPr>
          <w:rFonts w:ascii="Calibri" w:hAnsi="Calibri"/>
          <w:szCs w:val="22"/>
        </w:rPr>
        <w:t>"</w:t>
      </w:r>
      <w:r>
        <w:rPr>
          <w:rFonts w:hint="eastAsia"/>
        </w:rPr>
        <w:t>:%d,</w:t>
      </w:r>
      <w:r>
        <w:rPr>
          <w:rFonts w:hint="eastAsia"/>
        </w:rPr>
        <w:tab/>
      </w:r>
      <w:r>
        <w:rPr>
          <w:rFonts w:hint="eastAsia"/>
        </w:rPr>
        <w:tab/>
      </w:r>
      <w:r>
        <w:rPr>
          <w:rFonts w:hint="eastAsia"/>
        </w:rPr>
        <w:t>// 2.4GWIFI模块是否Enable，取值0/1</w:t>
      </w:r>
    </w:p>
    <w:p>
      <w:pPr>
        <w:spacing w:after="15"/>
        <w:ind w:firstLine="420"/>
      </w:pPr>
      <w:r>
        <w:rPr>
          <w:rFonts w:hint="eastAsia"/>
        </w:rPr>
        <w:tab/>
      </w:r>
      <w:r>
        <w:rPr>
          <w:rFonts w:ascii="Calibri" w:hAnsi="Calibri"/>
          <w:szCs w:val="22"/>
        </w:rPr>
        <w:t>"</w:t>
      </w:r>
      <w:r>
        <w:rPr>
          <w:rFonts w:hint="eastAsia"/>
        </w:rPr>
        <w:t>5GWiFiEnable</w:t>
      </w:r>
      <w:r>
        <w:rPr>
          <w:rFonts w:ascii="Calibri" w:hAnsi="Calibri"/>
          <w:szCs w:val="22"/>
        </w:rPr>
        <w:t>"</w:t>
      </w:r>
      <w:r>
        <w:rPr>
          <w:rFonts w:hint="eastAsia"/>
        </w:rPr>
        <w:t>:%d,</w:t>
      </w:r>
      <w:r>
        <w:rPr>
          <w:rFonts w:hint="eastAsia"/>
        </w:rPr>
        <w:tab/>
      </w:r>
      <w:r>
        <w:rPr>
          <w:rFonts w:hint="eastAsia"/>
        </w:rPr>
        <w:tab/>
      </w:r>
      <w:r>
        <w:rPr>
          <w:rFonts w:hint="eastAsia"/>
        </w:rPr>
        <w:t>// 5GWIFI模块是否Enable，取值0/1，单频网关取0</w:t>
      </w:r>
    </w:p>
    <w:p>
      <w:pPr>
        <w:spacing w:after="15"/>
        <w:ind w:firstLine="420"/>
      </w:pPr>
      <w:r>
        <w:t>"</w:t>
      </w:r>
      <w:r>
        <w:rPr>
          <w:rFonts w:hint="eastAsia"/>
        </w:rPr>
        <w:t>dualband</w:t>
      </w:r>
      <w:r>
        <w:t>"</w:t>
      </w:r>
      <w:r>
        <w:rPr>
          <w:rFonts w:hint="eastAsia"/>
        </w:rPr>
        <w:t>:%d,</w:t>
      </w:r>
      <w:r>
        <w:rPr>
          <w:rFonts w:hint="eastAsia"/>
        </w:rPr>
        <w:tab/>
      </w:r>
      <w:r>
        <w:rPr>
          <w:rFonts w:hint="eastAsia"/>
        </w:rPr>
        <w:tab/>
      </w:r>
      <w:r>
        <w:rPr>
          <w:rFonts w:hint="eastAsia"/>
        </w:rPr>
        <w:tab/>
      </w:r>
      <w:r>
        <w:rPr>
          <w:rFonts w:hint="eastAsia"/>
        </w:rPr>
        <w:t>// 是否支持双频，取值0/1</w:t>
      </w:r>
      <w:r>
        <w:rPr>
          <w:rStyle w:val="81"/>
          <w:rFonts w:hint="eastAsia"/>
        </w:rPr>
        <w:t>（由插件加这个字段）</w:t>
      </w:r>
    </w:p>
    <w:p>
      <w:pPr>
        <w:spacing w:before="0" w:afterLines="0" w:line="220" w:lineRule="atLeast"/>
        <w:rPr>
          <w:rFonts w:ascii="Calibri" w:hAnsi="Calibri"/>
          <w:szCs w:val="22"/>
        </w:rPr>
      </w:pPr>
      <w:r>
        <w:rPr>
          <w:rFonts w:hint="eastAsia" w:ascii="Calibri" w:hAnsi="Calibri"/>
          <w:szCs w:val="22"/>
        </w:rPr>
        <w:tab/>
      </w:r>
      <w:r>
        <w:rPr>
          <w:rFonts w:ascii="Calibri" w:hAnsi="Calibri"/>
          <w:szCs w:val="22"/>
        </w:rPr>
        <w:t>"</w:t>
      </w:r>
      <w:r>
        <w:rPr>
          <w:rFonts w:hint="eastAsia" w:ascii="Calibri" w:hAnsi="Calibri"/>
          <w:szCs w:val="22"/>
        </w:rPr>
        <w:t>Info</w:t>
      </w:r>
      <w:r>
        <w:rPr>
          <w:rFonts w:ascii="Calibri" w:hAnsi="Calibri"/>
          <w:szCs w:val="22"/>
        </w:rPr>
        <w:t>"</w:t>
      </w:r>
      <w:r>
        <w:rPr>
          <w:rFonts w:hint="eastAsia" w:ascii="Calibri" w:hAnsi="Calibri"/>
          <w:szCs w:val="22"/>
        </w:rPr>
        <w:t>: [{</w:t>
      </w:r>
    </w:p>
    <w:p>
      <w:pPr>
        <w:widowControl/>
        <w:spacing w:before="0" w:afterLines="0"/>
        <w:ind w:left="630" w:firstLine="420"/>
        <w:jc w:val="left"/>
        <w:rPr>
          <w:rFonts w:ascii="Calibri" w:hAnsi="Calibri"/>
          <w:szCs w:val="22"/>
        </w:rPr>
      </w:pPr>
      <w:r>
        <w:rPr>
          <w:rFonts w:ascii="Calibri" w:hAnsi="Calibri"/>
          <w:szCs w:val="22"/>
        </w:rPr>
        <w:t>"</w:t>
      </w:r>
      <w:r>
        <w:rPr>
          <w:rFonts w:hint="eastAsia" w:ascii="Calibri" w:hAnsi="Calibri"/>
          <w:szCs w:val="22"/>
        </w:rPr>
        <w:t>SSID</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w:t>
      </w:r>
    </w:p>
    <w:p>
      <w:pPr>
        <w:widowControl/>
        <w:spacing w:before="0" w:afterLines="0"/>
        <w:ind w:left="630" w:firstLine="420"/>
        <w:jc w:val="left"/>
        <w:rPr>
          <w:rFonts w:ascii="Calibri" w:hAnsi="Calibri"/>
          <w:szCs w:val="22"/>
        </w:rPr>
      </w:pPr>
      <w:r>
        <w:rPr>
          <w:rFonts w:ascii="Calibri" w:hAnsi="Calibri"/>
          <w:szCs w:val="22"/>
        </w:rPr>
        <w:t>“</w:t>
      </w:r>
      <w:r>
        <w:rPr>
          <w:rFonts w:hint="eastAsia" w:ascii="Calibri" w:hAnsi="Calibri"/>
          <w:szCs w:val="22"/>
        </w:rPr>
        <w:t>SSIDIndex</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 xml:space="preserve">, </w:t>
      </w:r>
    </w:p>
    <w:p>
      <w:pPr>
        <w:widowControl/>
        <w:spacing w:before="0" w:afterLines="0"/>
        <w:ind w:left="630" w:firstLine="420"/>
        <w:jc w:val="left"/>
        <w:rPr>
          <w:rFonts w:ascii="Calibri" w:hAnsi="Calibri"/>
          <w:szCs w:val="22"/>
        </w:rPr>
      </w:pPr>
      <w:r>
        <w:rPr>
          <w:rFonts w:ascii="Calibri" w:hAnsi="Calibri"/>
          <w:szCs w:val="22"/>
        </w:rPr>
        <w:t>“</w:t>
      </w:r>
      <w:r>
        <w:rPr>
          <w:rFonts w:hint="eastAsia" w:ascii="Calibri" w:hAnsi="Calibri"/>
          <w:szCs w:val="22"/>
        </w:rPr>
        <w:t>SSIDAlias</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 xml:space="preserve">, </w:t>
      </w:r>
      <w:r>
        <w:rPr>
          <w:rFonts w:hint="eastAsia" w:ascii="Calibri" w:hAnsi="Calibri"/>
          <w:szCs w:val="22"/>
        </w:rPr>
        <w:tab/>
      </w:r>
      <w:r>
        <w:rPr>
          <w:rFonts w:hint="eastAsia" w:ascii="Calibri" w:hAnsi="Calibri"/>
          <w:szCs w:val="22"/>
        </w:rPr>
        <w:t>// 如2.4G-1、2.4G-2、5G-1</w:t>
      </w:r>
    </w:p>
    <w:p>
      <w:pPr>
        <w:widowControl/>
        <w:spacing w:before="0" w:afterLines="0"/>
        <w:ind w:left="630" w:firstLine="420"/>
        <w:jc w:val="left"/>
        <w:rPr>
          <w:rFonts w:ascii="Calibri" w:hAnsi="Calibri"/>
          <w:szCs w:val="22"/>
        </w:rPr>
      </w:pPr>
      <w:r>
        <w:rPr>
          <w:rFonts w:ascii="Calibri" w:hAnsi="Calibri"/>
          <w:szCs w:val="22"/>
        </w:rPr>
        <w:t>“</w:t>
      </w:r>
      <w:r>
        <w:rPr>
          <w:rFonts w:hint="eastAsia" w:ascii="Calibri" w:hAnsi="Calibri"/>
          <w:szCs w:val="22"/>
        </w:rPr>
        <w:t>Enable</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w:t>
      </w:r>
      <w:r>
        <w:rPr>
          <w:rFonts w:hint="eastAsia" w:ascii="Calibri" w:hAnsi="Calibri"/>
          <w:szCs w:val="22"/>
        </w:rPr>
        <w:tab/>
      </w:r>
      <w:r>
        <w:rPr>
          <w:rFonts w:hint="eastAsia" w:ascii="Calibri" w:hAnsi="Calibri"/>
          <w:szCs w:val="22"/>
        </w:rPr>
        <w:tab/>
      </w:r>
      <w:r>
        <w:rPr>
          <w:rFonts w:hint="eastAsia" w:ascii="Calibri" w:hAnsi="Calibri"/>
          <w:szCs w:val="22"/>
        </w:rPr>
        <w:t>// SSID是否enable,取值0/1</w:t>
      </w:r>
    </w:p>
    <w:p>
      <w:pPr>
        <w:widowControl/>
        <w:spacing w:before="0" w:afterLines="0"/>
        <w:ind w:left="630" w:firstLine="420"/>
        <w:jc w:val="left"/>
        <w:rPr>
          <w:rFonts w:ascii="Calibri" w:hAnsi="Calibri"/>
          <w:szCs w:val="22"/>
        </w:rPr>
      </w:pPr>
      <w:r>
        <w:rPr>
          <w:rFonts w:ascii="Calibri" w:hAnsi="Calibri"/>
          <w:szCs w:val="22"/>
        </w:rPr>
        <w:t>“</w:t>
      </w:r>
      <w:r>
        <w:rPr>
          <w:rFonts w:hint="eastAsia" w:ascii="Calibri" w:hAnsi="Calibri"/>
          <w:szCs w:val="22"/>
        </w:rPr>
        <w:t>Band</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w:t>
      </w:r>
      <w:r>
        <w:rPr>
          <w:rFonts w:hint="eastAsia" w:ascii="Calibri" w:hAnsi="Calibri"/>
          <w:szCs w:val="22"/>
        </w:rPr>
        <w:tab/>
      </w:r>
      <w:r>
        <w:rPr>
          <w:rFonts w:hint="eastAsia" w:ascii="Calibri" w:hAnsi="Calibri"/>
          <w:szCs w:val="22"/>
        </w:rPr>
        <w:tab/>
      </w:r>
      <w:r>
        <w:rPr>
          <w:rFonts w:hint="eastAsia" w:ascii="Calibri" w:hAnsi="Calibri"/>
          <w:szCs w:val="22"/>
        </w:rPr>
        <w:t>// 取值2.4G/5G(从</w:t>
      </w:r>
      <w:r>
        <w:rPr>
          <w:rFonts w:ascii="Calibri" w:hAnsi="Calibri"/>
          <w:szCs w:val="22"/>
        </w:rPr>
        <w:t>com.ctc.igd1.WLANConfiguration.RFBand</w:t>
      </w:r>
      <w:r>
        <w:rPr>
          <w:rFonts w:hint="eastAsia" w:ascii="Calibri" w:hAnsi="Calibri"/>
          <w:szCs w:val="22"/>
        </w:rPr>
        <w:t>来)</w:t>
      </w:r>
    </w:p>
    <w:p>
      <w:pPr>
        <w:widowControl/>
        <w:spacing w:before="0" w:afterLines="0"/>
        <w:ind w:left="1050" w:leftChars="500"/>
        <w:jc w:val="left"/>
        <w:rPr>
          <w:rFonts w:ascii="Calibri" w:hAnsi="Calibri"/>
          <w:szCs w:val="22"/>
        </w:rPr>
      </w:pPr>
      <w:r>
        <w:rPr>
          <w:rFonts w:ascii="Calibri" w:hAnsi="Calibri"/>
          <w:szCs w:val="22"/>
        </w:rPr>
        <w:t>“</w:t>
      </w:r>
      <w:r>
        <w:rPr>
          <w:rFonts w:hint="eastAsia" w:ascii="Calibri" w:hAnsi="Calibri"/>
          <w:szCs w:val="22"/>
        </w:rPr>
        <w:t>Rate</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w:t>
      </w:r>
      <w:r>
        <w:rPr>
          <w:rFonts w:hint="eastAsia" w:ascii="Calibri" w:hAnsi="Calibri"/>
          <w:szCs w:val="22"/>
        </w:rPr>
        <w:tab/>
      </w:r>
      <w:r>
        <w:rPr>
          <w:rFonts w:hint="eastAsia" w:ascii="Calibri" w:hAnsi="Calibri"/>
          <w:szCs w:val="22"/>
        </w:rPr>
        <w:tab/>
      </w:r>
      <w:r>
        <w:rPr>
          <w:rFonts w:hint="eastAsia" w:ascii="Calibri" w:hAnsi="Calibri"/>
          <w:szCs w:val="22"/>
        </w:rPr>
        <w:t>// 当前信道的速率，单位Kbps</w:t>
      </w:r>
    </w:p>
    <w:p>
      <w:pPr>
        <w:widowControl/>
        <w:spacing w:before="0" w:afterLines="0"/>
        <w:ind w:left="1050" w:leftChars="500"/>
        <w:jc w:val="left"/>
        <w:rPr>
          <w:rFonts w:ascii="Calibri" w:hAnsi="Calibri"/>
          <w:szCs w:val="22"/>
        </w:rPr>
      </w:pPr>
      <w:r>
        <w:rPr>
          <w:rFonts w:ascii="Calibri" w:hAnsi="Calibri"/>
          <w:szCs w:val="22"/>
        </w:rPr>
        <w:t>“</w:t>
      </w:r>
      <w:r>
        <w:rPr>
          <w:rFonts w:hint="eastAsia" w:ascii="Calibri" w:hAnsi="Calibri"/>
          <w:szCs w:val="22"/>
        </w:rPr>
        <w:t>Bandwidth</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w:t>
      </w:r>
      <w:r>
        <w:rPr>
          <w:rFonts w:hint="eastAsia" w:ascii="Calibri" w:hAnsi="Calibri"/>
          <w:szCs w:val="22"/>
        </w:rPr>
        <w:tab/>
      </w:r>
      <w:r>
        <w:rPr>
          <w:rFonts w:hint="eastAsia" w:ascii="Calibri" w:hAnsi="Calibri"/>
          <w:szCs w:val="22"/>
        </w:rPr>
        <w:t>// 20MHz, 40MHz，80MHz等</w:t>
      </w:r>
    </w:p>
    <w:p>
      <w:pPr>
        <w:widowControl/>
        <w:spacing w:before="0" w:afterLines="0"/>
        <w:ind w:left="1050" w:leftChars="500"/>
        <w:jc w:val="left"/>
        <w:rPr>
          <w:rFonts w:ascii="Calibri" w:hAnsi="Calibri"/>
          <w:szCs w:val="22"/>
        </w:rPr>
      </w:pPr>
      <w:r>
        <w:rPr>
          <w:rFonts w:ascii="Calibri" w:hAnsi="Calibri"/>
          <w:szCs w:val="22"/>
        </w:rPr>
        <w:t>“</w:t>
      </w:r>
      <w:r>
        <w:rPr>
          <w:rFonts w:hint="eastAsia" w:ascii="Calibri" w:hAnsi="Calibri"/>
          <w:szCs w:val="22"/>
        </w:rPr>
        <w:t>Mode</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w:t>
      </w:r>
      <w:r>
        <w:rPr>
          <w:rFonts w:hint="eastAsia" w:ascii="Calibri" w:hAnsi="Calibri"/>
          <w:szCs w:val="22"/>
        </w:rPr>
        <w:tab/>
      </w:r>
      <w:r>
        <w:rPr>
          <w:rFonts w:hint="eastAsia" w:ascii="Calibri" w:hAnsi="Calibri"/>
          <w:szCs w:val="22"/>
        </w:rPr>
        <w:tab/>
      </w:r>
      <w:r>
        <w:rPr>
          <w:rFonts w:hint="eastAsia" w:ascii="Calibri" w:hAnsi="Calibri"/>
          <w:szCs w:val="22"/>
        </w:rPr>
        <w:t xml:space="preserve">// </w:t>
      </w:r>
      <w:r>
        <w:rPr>
          <w:rFonts w:ascii="Calibri" w:hAnsi="Calibri"/>
          <w:szCs w:val="22"/>
        </w:rPr>
        <w:t>com.ctc.igd1.WLANConfiguration.Standard</w:t>
      </w:r>
    </w:p>
    <w:p>
      <w:pPr>
        <w:widowControl/>
        <w:spacing w:before="0" w:afterLines="0"/>
        <w:ind w:left="1050" w:leftChars="500"/>
        <w:jc w:val="left"/>
        <w:rPr>
          <w:rFonts w:ascii="Calibri" w:hAnsi="Calibri"/>
          <w:szCs w:val="22"/>
        </w:rPr>
      </w:pPr>
      <w:r>
        <w:rPr>
          <w:rFonts w:ascii="Calibri" w:hAnsi="Calibri"/>
          <w:szCs w:val="22"/>
        </w:rPr>
        <w:t>“</w:t>
      </w:r>
      <w:r>
        <w:rPr>
          <w:rFonts w:hint="eastAsia" w:ascii="Calibri" w:hAnsi="Calibri"/>
          <w:szCs w:val="22"/>
        </w:rPr>
        <w:t>Security</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w:t>
      </w:r>
      <w:r>
        <w:rPr>
          <w:rFonts w:hint="eastAsia" w:ascii="Calibri" w:hAnsi="Calibri"/>
          <w:szCs w:val="22"/>
        </w:rPr>
        <w:tab/>
      </w:r>
      <w:r>
        <w:rPr>
          <w:rFonts w:hint="eastAsia" w:ascii="Calibri" w:hAnsi="Calibri"/>
          <w:szCs w:val="22"/>
        </w:rPr>
        <w:tab/>
      </w:r>
      <w:r>
        <w:rPr>
          <w:rFonts w:hint="eastAsia" w:ascii="Calibri" w:hAnsi="Calibri"/>
          <w:szCs w:val="22"/>
        </w:rPr>
        <w:t xml:space="preserve">// </w:t>
      </w:r>
      <w:r>
        <w:rPr>
          <w:rFonts w:ascii="Calibri" w:hAnsi="Calibri"/>
          <w:szCs w:val="22"/>
        </w:rPr>
        <w:t>com.ctc.igd1.WLANConfiguration.BeaconType</w:t>
      </w:r>
    </w:p>
    <w:p>
      <w:pPr>
        <w:widowControl/>
        <w:spacing w:before="0" w:afterLines="0"/>
        <w:ind w:left="1050" w:leftChars="500"/>
        <w:jc w:val="left"/>
        <w:rPr>
          <w:rFonts w:ascii="Calibri" w:hAnsi="Calibri"/>
          <w:szCs w:val="22"/>
        </w:rPr>
      </w:pPr>
      <w:r>
        <w:rPr>
          <w:rFonts w:ascii="Calibri" w:hAnsi="Calibri"/>
          <w:szCs w:val="22"/>
        </w:rPr>
        <w:t>“</w:t>
      </w:r>
      <w:r>
        <w:rPr>
          <w:rFonts w:hint="eastAsia" w:ascii="Calibri" w:hAnsi="Calibri"/>
          <w:szCs w:val="22"/>
        </w:rPr>
        <w:t>Channel</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w:t>
      </w:r>
    </w:p>
    <w:p>
      <w:pPr>
        <w:widowControl/>
        <w:spacing w:before="0" w:afterLines="0"/>
        <w:ind w:left="1050" w:leftChars="500"/>
        <w:jc w:val="left"/>
        <w:rPr>
          <w:rFonts w:ascii="Calibri" w:hAnsi="Calibri"/>
          <w:szCs w:val="22"/>
        </w:rPr>
      </w:pPr>
      <w:r>
        <w:rPr>
          <w:rFonts w:ascii="Calibri" w:hAnsi="Calibri"/>
          <w:szCs w:val="22"/>
        </w:rPr>
        <w:t>“</w:t>
      </w:r>
      <w:r>
        <w:rPr>
          <w:rFonts w:hint="eastAsia" w:ascii="Calibri" w:hAnsi="Calibri"/>
          <w:szCs w:val="22"/>
        </w:rPr>
        <w:t>ClientCount</w:t>
      </w:r>
      <w:r>
        <w:rPr>
          <w:rFonts w:ascii="Calibri" w:hAnsi="Calibri"/>
          <w:szCs w:val="22"/>
        </w:rPr>
        <w:t>”</w:t>
      </w:r>
      <w:r>
        <w:rPr>
          <w:rFonts w:hint="eastAsia" w:ascii="Calibri" w:hAnsi="Calibri"/>
          <w:szCs w:val="22"/>
        </w:rPr>
        <w:t>:%d,</w:t>
      </w:r>
      <w:r>
        <w:rPr>
          <w:rFonts w:hint="eastAsia" w:ascii="Calibri" w:hAnsi="Calibri"/>
          <w:szCs w:val="22"/>
        </w:rPr>
        <w:tab/>
      </w:r>
      <w:r>
        <w:rPr>
          <w:rFonts w:hint="eastAsia" w:ascii="Calibri" w:hAnsi="Calibri"/>
          <w:szCs w:val="22"/>
        </w:rPr>
        <w:t>// 连接到本SSID上的无线客户端个数</w:t>
      </w:r>
    </w:p>
    <w:p>
      <w:pPr>
        <w:widowControl/>
        <w:spacing w:before="0" w:afterLines="0"/>
        <w:ind w:left="1050" w:leftChars="500"/>
        <w:jc w:val="left"/>
        <w:rPr>
          <w:rFonts w:ascii="Calibri" w:hAnsi="Calibri"/>
          <w:szCs w:val="22"/>
        </w:rPr>
      </w:pPr>
      <w:r>
        <w:rPr>
          <w:rFonts w:ascii="Calibri" w:hAnsi="Calibri"/>
          <w:szCs w:val="22"/>
        </w:rPr>
        <w:t>“</w:t>
      </w:r>
      <w:r>
        <w:rPr>
          <w:rFonts w:hint="eastAsia" w:ascii="Calibri" w:hAnsi="Calibri"/>
          <w:szCs w:val="22"/>
        </w:rPr>
        <w:t>RSSI</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w:t>
      </w:r>
      <w:r>
        <w:rPr>
          <w:rFonts w:hint="eastAsia" w:ascii="Calibri" w:hAnsi="Calibri"/>
          <w:szCs w:val="22"/>
        </w:rPr>
        <w:tab/>
      </w:r>
      <w:r>
        <w:rPr>
          <w:rFonts w:hint="eastAsia" w:ascii="Calibri" w:hAnsi="Calibri"/>
          <w:szCs w:val="22"/>
        </w:rPr>
        <w:tab/>
      </w:r>
      <w:r>
        <w:rPr>
          <w:rFonts w:hint="eastAsia" w:ascii="Calibri" w:hAnsi="Calibri"/>
          <w:szCs w:val="22"/>
        </w:rPr>
        <w:tab/>
      </w:r>
      <w:r>
        <w:rPr>
          <w:rFonts w:hint="eastAsia" w:ascii="Calibri" w:hAnsi="Calibri"/>
          <w:szCs w:val="22"/>
        </w:rPr>
        <w:t>// 信号强度，单位dBm</w:t>
      </w:r>
    </w:p>
    <w:p>
      <w:pPr>
        <w:widowControl/>
        <w:spacing w:before="0" w:afterLines="0"/>
        <w:ind w:left="1050" w:leftChars="500"/>
        <w:jc w:val="left"/>
        <w:rPr>
          <w:rFonts w:ascii="Calibri" w:hAnsi="Calibri"/>
          <w:szCs w:val="22"/>
        </w:rPr>
      </w:pPr>
      <w:r>
        <w:rPr>
          <w:rFonts w:ascii="Calibri" w:hAnsi="Calibri"/>
          <w:szCs w:val="22"/>
        </w:rPr>
        <w:t>“BER”:”%s”</w:t>
      </w:r>
      <w:r>
        <w:rPr>
          <w:rFonts w:ascii="Calibri" w:hAnsi="Calibri"/>
          <w:szCs w:val="22"/>
        </w:rPr>
        <w:tab/>
      </w:r>
      <w:r>
        <w:rPr>
          <w:rFonts w:ascii="Calibri" w:hAnsi="Calibri"/>
          <w:szCs w:val="22"/>
        </w:rPr>
        <w:tab/>
      </w:r>
      <w:r>
        <w:rPr>
          <w:rFonts w:ascii="Calibri" w:hAnsi="Calibri"/>
          <w:szCs w:val="22"/>
        </w:rPr>
        <w:t>//</w:t>
      </w:r>
      <w:r>
        <w:rPr>
          <w:rFonts w:hint="eastAsia"/>
        </w:rPr>
        <w:t>无线误码率（</w:t>
      </w:r>
      <w:r>
        <w:t>Bit Error Rate</w:t>
      </w:r>
      <w:r>
        <w:rPr>
          <w:rFonts w:hint="eastAsia"/>
        </w:rPr>
        <w:t>），取数字，如</w:t>
      </w:r>
      <w:r>
        <w:t>10%</w:t>
      </w:r>
      <w:r>
        <w:rPr>
          <w:rFonts w:hint="eastAsia"/>
        </w:rPr>
        <w:t>则取</w:t>
      </w:r>
      <w:r>
        <w:t>10</w:t>
      </w:r>
    </w:p>
    <w:p>
      <w:pPr>
        <w:spacing w:before="0" w:afterLines="0" w:line="220" w:lineRule="atLeast"/>
        <w:ind w:firstLine="420"/>
        <w:rPr>
          <w:rFonts w:ascii="Calibri" w:hAnsi="Calibri"/>
          <w:szCs w:val="22"/>
        </w:rPr>
      </w:pPr>
      <w:r>
        <w:rPr>
          <w:rFonts w:hint="eastAsia" w:ascii="Calibri" w:hAnsi="Calibri"/>
          <w:szCs w:val="22"/>
        </w:rPr>
        <w:t>}]</w:t>
      </w:r>
    </w:p>
    <w:p>
      <w:pPr>
        <w:widowControl/>
        <w:spacing w:before="0" w:afterLines="0"/>
        <w:ind w:firstLine="420"/>
        <w:jc w:val="left"/>
        <w:rPr>
          <w:rFonts w:ascii="Calibri" w:hAnsi="Calibri"/>
          <w:szCs w:val="22"/>
        </w:rPr>
      </w:pPr>
      <w:r>
        <w:rPr>
          <w:rFonts w:ascii="Calibri" w:hAnsi="Calibri"/>
          <w:szCs w:val="22"/>
        </w:rPr>
        <w:t>"</w:t>
      </w:r>
      <w:r>
        <w:rPr>
          <w:rFonts w:hint="eastAsia" w:ascii="Calibri" w:hAnsi="Calibri"/>
          <w:szCs w:val="22"/>
        </w:rPr>
        <w:t>Interference_2G</w:t>
      </w:r>
      <w:r>
        <w:rPr>
          <w:rFonts w:ascii="Calibri" w:hAnsi="Calibri"/>
          <w:szCs w:val="22"/>
        </w:rPr>
        <w:t>"</w:t>
      </w:r>
      <w:r>
        <w:rPr>
          <w:rFonts w:hint="eastAsia" w:ascii="Calibri" w:hAnsi="Calibri"/>
          <w:szCs w:val="22"/>
        </w:rPr>
        <w:t>:[{</w:t>
      </w:r>
    </w:p>
    <w:p>
      <w:pPr>
        <w:widowControl/>
        <w:spacing w:after="15"/>
        <w:ind w:left="1050" w:leftChars="500"/>
        <w:jc w:val="left"/>
        <w:rPr>
          <w:rFonts w:ascii="Calibri" w:hAnsi="Calibri"/>
          <w:szCs w:val="22"/>
        </w:rPr>
      </w:pPr>
      <w:r>
        <w:rPr>
          <w:rFonts w:ascii="Calibri" w:hAnsi="Calibri"/>
          <w:szCs w:val="22"/>
        </w:rPr>
        <w:t>"</w:t>
      </w:r>
      <w:r>
        <w:rPr>
          <w:rFonts w:hint="eastAsia" w:ascii="Calibri" w:hAnsi="Calibri"/>
          <w:szCs w:val="22"/>
        </w:rPr>
        <w:t>SSID</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w:t>
      </w:r>
      <w:r>
        <w:rPr>
          <w:rFonts w:hint="eastAsia" w:ascii="Calibri" w:hAnsi="Calibri"/>
          <w:szCs w:val="22"/>
        </w:rPr>
        <w:tab/>
      </w:r>
      <w:r>
        <w:rPr>
          <w:rFonts w:hint="eastAsia" w:ascii="Calibri" w:hAnsi="Calibri"/>
          <w:szCs w:val="22"/>
        </w:rPr>
        <w:tab/>
      </w:r>
      <w:r>
        <w:rPr>
          <w:rFonts w:hint="eastAsia" w:ascii="Calibri" w:hAnsi="Calibri"/>
          <w:szCs w:val="22"/>
        </w:rPr>
        <w:t>// 周边AP的SSID名称</w:t>
      </w:r>
    </w:p>
    <w:p>
      <w:pPr>
        <w:widowControl/>
        <w:spacing w:after="15"/>
        <w:ind w:left="1050" w:leftChars="500"/>
        <w:jc w:val="left"/>
        <w:rPr>
          <w:rFonts w:ascii="Calibri" w:hAnsi="Calibri"/>
          <w:szCs w:val="22"/>
        </w:rPr>
      </w:pPr>
      <w:r>
        <w:rPr>
          <w:rFonts w:ascii="Calibri" w:hAnsi="Calibri"/>
          <w:szCs w:val="22"/>
        </w:rPr>
        <w:t>"</w:t>
      </w:r>
      <w:r>
        <w:rPr>
          <w:rFonts w:hint="eastAsia" w:ascii="Calibri" w:hAnsi="Calibri"/>
          <w:szCs w:val="22"/>
        </w:rPr>
        <w:t>Channel</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w:t>
      </w:r>
      <w:r>
        <w:rPr>
          <w:rFonts w:hint="eastAsia" w:ascii="Calibri" w:hAnsi="Calibri"/>
          <w:szCs w:val="22"/>
        </w:rPr>
        <w:tab/>
      </w:r>
      <w:r>
        <w:rPr>
          <w:rFonts w:hint="eastAsia" w:ascii="Calibri" w:hAnsi="Calibri"/>
          <w:szCs w:val="22"/>
        </w:rPr>
        <w:t>// 该AP所用的信道</w:t>
      </w:r>
    </w:p>
    <w:p>
      <w:pPr>
        <w:widowControl/>
        <w:spacing w:after="15"/>
        <w:ind w:left="1050" w:leftChars="500"/>
        <w:jc w:val="left"/>
        <w:rPr>
          <w:rFonts w:ascii="Calibri" w:hAnsi="Calibri"/>
          <w:szCs w:val="22"/>
        </w:rPr>
      </w:pPr>
      <w:r>
        <w:rPr>
          <w:rFonts w:ascii="Calibri" w:hAnsi="Calibri"/>
          <w:szCs w:val="22"/>
        </w:rPr>
        <w:t>“</w:t>
      </w:r>
      <w:r>
        <w:rPr>
          <w:rFonts w:hint="eastAsia" w:ascii="Calibri" w:hAnsi="Calibri"/>
          <w:szCs w:val="22"/>
        </w:rPr>
        <w:t>RSSI</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ab/>
      </w:r>
      <w:r>
        <w:rPr>
          <w:rFonts w:hint="eastAsia" w:ascii="Calibri" w:hAnsi="Calibri"/>
          <w:szCs w:val="22"/>
        </w:rPr>
        <w:tab/>
      </w:r>
      <w:r>
        <w:rPr>
          <w:rFonts w:hint="eastAsia" w:ascii="Calibri" w:hAnsi="Calibri"/>
          <w:szCs w:val="22"/>
        </w:rPr>
        <w:t>// 信号强度，单位dBm</w:t>
      </w:r>
    </w:p>
    <w:p>
      <w:pPr>
        <w:spacing w:before="0" w:afterLines="0" w:line="220" w:lineRule="atLeast"/>
        <w:ind w:firstLine="420"/>
        <w:rPr>
          <w:rFonts w:ascii="Calibri" w:hAnsi="Calibri"/>
          <w:szCs w:val="22"/>
        </w:rPr>
      </w:pPr>
      <w:r>
        <w:rPr>
          <w:rFonts w:hint="eastAsia" w:ascii="Calibri" w:hAnsi="Calibri"/>
          <w:szCs w:val="22"/>
        </w:rPr>
        <w:t>}],</w:t>
      </w:r>
    </w:p>
    <w:p>
      <w:pPr>
        <w:widowControl/>
        <w:spacing w:before="0" w:afterLines="0"/>
        <w:ind w:firstLine="420"/>
        <w:jc w:val="left"/>
        <w:rPr>
          <w:rFonts w:ascii="Calibri" w:hAnsi="Calibri"/>
          <w:szCs w:val="22"/>
        </w:rPr>
      </w:pPr>
      <w:r>
        <w:rPr>
          <w:rFonts w:ascii="Calibri" w:hAnsi="Calibri"/>
          <w:szCs w:val="22"/>
        </w:rPr>
        <w:t>“</w:t>
      </w:r>
      <w:r>
        <w:rPr>
          <w:rFonts w:hint="eastAsia" w:ascii="Calibri" w:hAnsi="Calibri"/>
          <w:szCs w:val="22"/>
        </w:rPr>
        <w:t>Interference_5G</w:t>
      </w:r>
      <w:r>
        <w:rPr>
          <w:rFonts w:ascii="Calibri" w:hAnsi="Calibri"/>
          <w:szCs w:val="22"/>
        </w:rPr>
        <w:t>”</w:t>
      </w:r>
      <w:r>
        <w:rPr>
          <w:rFonts w:hint="eastAsia" w:ascii="Calibri" w:hAnsi="Calibri"/>
          <w:szCs w:val="22"/>
        </w:rPr>
        <w:t>:[{</w:t>
      </w:r>
    </w:p>
    <w:p>
      <w:pPr>
        <w:widowControl/>
        <w:spacing w:after="15"/>
        <w:ind w:left="1050" w:leftChars="500"/>
        <w:jc w:val="left"/>
        <w:rPr>
          <w:rFonts w:ascii="Calibri" w:hAnsi="Calibri"/>
          <w:szCs w:val="22"/>
        </w:rPr>
      </w:pPr>
      <w:r>
        <w:rPr>
          <w:rFonts w:ascii="Calibri" w:hAnsi="Calibri"/>
          <w:szCs w:val="22"/>
        </w:rPr>
        <w:t>“</w:t>
      </w:r>
      <w:r>
        <w:rPr>
          <w:rFonts w:hint="eastAsia" w:ascii="Calibri" w:hAnsi="Calibri"/>
          <w:szCs w:val="22"/>
        </w:rPr>
        <w:t>SSID</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w:t>
      </w:r>
      <w:r>
        <w:rPr>
          <w:rFonts w:hint="eastAsia" w:ascii="Calibri" w:hAnsi="Calibri"/>
          <w:szCs w:val="22"/>
        </w:rPr>
        <w:tab/>
      </w:r>
      <w:r>
        <w:rPr>
          <w:rFonts w:hint="eastAsia" w:ascii="Calibri" w:hAnsi="Calibri"/>
          <w:szCs w:val="22"/>
        </w:rPr>
        <w:tab/>
      </w:r>
      <w:r>
        <w:rPr>
          <w:rFonts w:hint="eastAsia" w:ascii="Calibri" w:hAnsi="Calibri"/>
          <w:szCs w:val="22"/>
        </w:rPr>
        <w:t>// 周边AP的SSID名称</w:t>
      </w:r>
    </w:p>
    <w:p>
      <w:pPr>
        <w:widowControl/>
        <w:spacing w:after="15"/>
        <w:ind w:left="1050" w:leftChars="500"/>
        <w:jc w:val="left"/>
        <w:rPr>
          <w:rFonts w:ascii="Calibri" w:hAnsi="Calibri"/>
          <w:szCs w:val="22"/>
        </w:rPr>
      </w:pPr>
      <w:r>
        <w:rPr>
          <w:rFonts w:ascii="Calibri" w:hAnsi="Calibri"/>
          <w:szCs w:val="22"/>
        </w:rPr>
        <w:t>“</w:t>
      </w:r>
      <w:r>
        <w:rPr>
          <w:rFonts w:hint="eastAsia" w:ascii="Calibri" w:hAnsi="Calibri"/>
          <w:szCs w:val="22"/>
        </w:rPr>
        <w:t>Channel</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w:t>
      </w:r>
      <w:r>
        <w:rPr>
          <w:rFonts w:hint="eastAsia" w:ascii="Calibri" w:hAnsi="Calibri"/>
          <w:szCs w:val="22"/>
        </w:rPr>
        <w:tab/>
      </w:r>
      <w:r>
        <w:rPr>
          <w:rFonts w:hint="eastAsia" w:ascii="Calibri" w:hAnsi="Calibri"/>
          <w:szCs w:val="22"/>
        </w:rPr>
        <w:t>// 该AP所用的信道</w:t>
      </w:r>
    </w:p>
    <w:p>
      <w:pPr>
        <w:widowControl/>
        <w:spacing w:after="15"/>
        <w:ind w:left="1050" w:leftChars="500"/>
        <w:jc w:val="left"/>
        <w:rPr>
          <w:rFonts w:ascii="Calibri" w:hAnsi="Calibri"/>
          <w:szCs w:val="22"/>
        </w:rPr>
      </w:pPr>
      <w:r>
        <w:rPr>
          <w:rFonts w:ascii="Calibri" w:hAnsi="Calibri"/>
          <w:szCs w:val="22"/>
        </w:rPr>
        <w:t>“</w:t>
      </w:r>
      <w:r>
        <w:rPr>
          <w:rFonts w:hint="eastAsia" w:ascii="Calibri" w:hAnsi="Calibri"/>
          <w:szCs w:val="22"/>
        </w:rPr>
        <w:t>RSSI</w:t>
      </w:r>
      <w:r>
        <w:rPr>
          <w:rFonts w:ascii="Calibri" w:hAnsi="Calibri"/>
          <w:szCs w:val="22"/>
        </w:rPr>
        <w:t>”</w:t>
      </w:r>
      <w:r>
        <w:rPr>
          <w:rFonts w:hint="eastAsia" w:ascii="Calibri" w:hAnsi="Calibri"/>
          <w:szCs w:val="22"/>
        </w:rPr>
        <w:t>:</w:t>
      </w:r>
      <w:r>
        <w:rPr>
          <w:rFonts w:ascii="Calibri" w:hAnsi="Calibri"/>
          <w:szCs w:val="22"/>
        </w:rPr>
        <w:t>”</w:t>
      </w:r>
      <w:r>
        <w:rPr>
          <w:rFonts w:hint="eastAsia" w:ascii="Calibri" w:hAnsi="Calibri"/>
          <w:szCs w:val="22"/>
        </w:rPr>
        <w:t>%s</w:t>
      </w:r>
      <w:r>
        <w:rPr>
          <w:rFonts w:ascii="Calibri" w:hAnsi="Calibri"/>
          <w:szCs w:val="22"/>
        </w:rPr>
        <w:t>”</w:t>
      </w:r>
      <w:r>
        <w:rPr>
          <w:rFonts w:hint="eastAsia" w:ascii="Calibri" w:hAnsi="Calibri"/>
          <w:szCs w:val="22"/>
        </w:rPr>
        <w:tab/>
      </w:r>
      <w:r>
        <w:rPr>
          <w:rFonts w:hint="eastAsia" w:ascii="Calibri" w:hAnsi="Calibri"/>
          <w:szCs w:val="22"/>
        </w:rPr>
        <w:tab/>
      </w:r>
      <w:r>
        <w:rPr>
          <w:rFonts w:hint="eastAsia" w:ascii="Calibri" w:hAnsi="Calibri"/>
          <w:szCs w:val="22"/>
        </w:rPr>
        <w:t>// 信号强度，单位dBm</w:t>
      </w:r>
    </w:p>
    <w:p>
      <w:pPr>
        <w:spacing w:before="0" w:afterLines="0" w:line="220" w:lineRule="atLeast"/>
        <w:rPr>
          <w:rFonts w:ascii="Calibri" w:hAnsi="Calibri"/>
          <w:szCs w:val="22"/>
        </w:rPr>
      </w:pPr>
      <w:r>
        <w:rPr>
          <w:rFonts w:hint="eastAsia" w:ascii="Calibri" w:hAnsi="Calibri"/>
          <w:szCs w:val="22"/>
        </w:rPr>
        <w:t>}]}</w:t>
      </w:r>
    </w:p>
    <w:p>
      <w:pPr>
        <w:pStyle w:val="26"/>
        <w:spacing w:after="15"/>
        <w:rPr>
          <w:rFonts w:ascii="宋体" w:hAnsi="宋体"/>
          <w:b/>
          <w:color w:val="000000"/>
          <w:szCs w:val="21"/>
        </w:rPr>
      </w:pPr>
      <w:r>
        <w:rPr>
          <w:rFonts w:hint="eastAsia" w:asciiTheme="minorEastAsia" w:hAnsiTheme="minorEastAsia"/>
        </w:rPr>
        <w:t>网关还需记录WiFi客户端尝试连接网关无线网络失败的信息。失败后发送信号</w:t>
      </w:r>
      <w:r>
        <w:rPr>
          <w:rFonts w:hint="eastAsia"/>
          <w:sz w:val="18"/>
        </w:rPr>
        <w:t>WiFiConnFailure，其具体定义见WiFiConnFailure信号定义</w:t>
      </w:r>
    </w:p>
    <w:p>
      <w:pPr>
        <w:pStyle w:val="26"/>
        <w:spacing w:after="15"/>
        <w:rPr>
          <w:rFonts w:ascii="宋体" w:hAnsi="宋体"/>
          <w:b/>
          <w:color w:val="000000"/>
          <w:szCs w:val="21"/>
        </w:rPr>
      </w:pPr>
    </w:p>
    <w:p>
      <w:pPr>
        <w:pStyle w:val="162"/>
        <w:spacing w:before="156" w:after="156"/>
        <w:rPr>
          <w:rFonts w:ascii="宋体" w:hAnsi="宋体"/>
          <w:szCs w:val="22"/>
        </w:rPr>
      </w:pPr>
      <w:bookmarkStart w:id="2002" w:name="_Toc532477892"/>
      <w:r>
        <w:rPr>
          <w:rFonts w:hint="eastAsia" w:ascii="宋体" w:hAnsi="宋体"/>
          <w:szCs w:val="22"/>
        </w:rPr>
        <w:t>WIFI诊断</w:t>
      </w:r>
      <w:bookmarkEnd w:id="2002"/>
    </w:p>
    <w:p>
      <w:pPr>
        <w:spacing w:before="0" w:afterLines="0"/>
        <w:ind w:firstLine="422" w:firstLineChars="200"/>
        <w:rPr>
          <w:rFonts w:ascii="宋体" w:hAnsi="宋体"/>
          <w:b/>
          <w:szCs w:val="22"/>
        </w:rPr>
      </w:pPr>
    </w:p>
    <w:p>
      <w:pPr>
        <w:pStyle w:val="26"/>
        <w:spacing w:after="15"/>
        <w:rPr>
          <w:rFonts w:ascii="宋体" w:hAnsi="宋体"/>
          <w:b/>
          <w:szCs w:val="22"/>
        </w:rPr>
      </w:pPr>
      <w:r>
        <w:rPr>
          <w:rFonts w:ascii="宋体" w:hAnsi="宋体"/>
          <w:b/>
          <w:szCs w:val="22"/>
        </w:rPr>
        <w:t>WIFI诊断方案：</w:t>
      </w:r>
    </w:p>
    <w:p>
      <w:pPr>
        <w:spacing w:before="0" w:afterLines="0"/>
        <w:ind w:firstLine="420" w:firstLineChars="200"/>
        <w:rPr>
          <w:rFonts w:ascii="宋体" w:hAnsi="宋体"/>
          <w:szCs w:val="22"/>
        </w:rPr>
      </w:pPr>
      <w:r>
        <w:drawing>
          <wp:inline distT="0" distB="0" distL="114300" distR="114300">
            <wp:extent cx="5266055" cy="3231515"/>
            <wp:effectExtent l="0" t="0" r="1079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cstate="print"/>
                    <a:stretch>
                      <a:fillRect/>
                    </a:stretch>
                  </pic:blipFill>
                  <pic:spPr>
                    <a:xfrm>
                      <a:off x="0" y="0"/>
                      <a:ext cx="5266055" cy="3231515"/>
                    </a:xfrm>
                    <a:prstGeom prst="rect">
                      <a:avLst/>
                    </a:prstGeom>
                    <a:noFill/>
                    <a:ln w="9525">
                      <a:noFill/>
                    </a:ln>
                  </pic:spPr>
                </pic:pic>
              </a:graphicData>
            </a:graphic>
          </wp:inline>
        </w:drawing>
      </w:r>
    </w:p>
    <w:p>
      <w:pPr>
        <w:spacing w:after="15"/>
        <w:rPr>
          <w:rFonts w:ascii="宋体" w:hAnsi="宋体"/>
          <w:szCs w:val="22"/>
        </w:rPr>
      </w:pPr>
    </w:p>
    <w:p>
      <w:pPr>
        <w:pStyle w:val="26"/>
        <w:spacing w:after="15"/>
        <w:rPr>
          <w:b/>
          <w:bCs/>
        </w:rPr>
      </w:pPr>
      <w:r>
        <w:rPr>
          <w:rFonts w:hint="eastAsia"/>
          <w:b/>
          <w:bCs/>
        </w:rPr>
        <w:t>监控方案:</w:t>
      </w:r>
    </w:p>
    <w:p>
      <w:pPr>
        <w:spacing w:after="15"/>
        <w:rPr>
          <w:b/>
          <w:bCs/>
        </w:rPr>
      </w:pPr>
    </w:p>
    <w:p>
      <w:pPr>
        <w:numPr>
          <w:ilvl w:val="0"/>
          <w:numId w:val="156"/>
        </w:numPr>
        <w:spacing w:before="0" w:afterLines="0"/>
        <w:rPr>
          <w:b/>
          <w:bCs/>
        </w:rPr>
      </w:pPr>
      <w:r>
        <w:rPr>
          <w:rFonts w:hint="eastAsia"/>
          <w:b/>
          <w:bCs/>
        </w:rPr>
        <w:t>对WiFi的核心线程及进程状态进行监控.</w:t>
      </w:r>
    </w:p>
    <w:p>
      <w:pPr>
        <w:numPr>
          <w:ilvl w:val="0"/>
          <w:numId w:val="156"/>
        </w:numPr>
        <w:spacing w:before="0" w:afterLines="0"/>
        <w:rPr>
          <w:b/>
          <w:bCs/>
        </w:rPr>
      </w:pPr>
      <w:r>
        <w:rPr>
          <w:rFonts w:hint="eastAsia"/>
          <w:b/>
          <w:bCs/>
        </w:rPr>
        <w:t>对WiFi的异常事件, 采用读取/proc文件的方式获取无线的异常状态及日志.</w:t>
      </w:r>
    </w:p>
    <w:p>
      <w:pPr>
        <w:spacing w:after="15"/>
        <w:rPr>
          <w:b/>
          <w:bCs/>
        </w:rPr>
      </w:pPr>
    </w:p>
    <w:p>
      <w:pPr>
        <w:spacing w:after="15"/>
        <w:rPr>
          <w:b/>
          <w:bCs/>
        </w:rPr>
      </w:pPr>
      <w:r>
        <w:rPr>
          <w:rFonts w:hint="eastAsia"/>
          <w:b/>
          <w:bCs/>
        </w:rPr>
        <w:t>采用proc文件系统作为读取WiFi驱动状态的接口, 有以下优点:</w:t>
      </w:r>
    </w:p>
    <w:p>
      <w:pPr>
        <w:numPr>
          <w:ilvl w:val="0"/>
          <w:numId w:val="157"/>
        </w:numPr>
        <w:spacing w:before="0" w:afterLines="0"/>
        <w:rPr>
          <w:b/>
          <w:bCs/>
        </w:rPr>
      </w:pPr>
      <w:r>
        <w:rPr>
          <w:rFonts w:hint="eastAsia"/>
          <w:b/>
          <w:bCs/>
        </w:rPr>
        <w:t>状态及日志都保存在内核内存中, 因为读取性能及对系统影响小.</w:t>
      </w:r>
    </w:p>
    <w:p>
      <w:pPr>
        <w:numPr>
          <w:ilvl w:val="0"/>
          <w:numId w:val="157"/>
        </w:numPr>
        <w:spacing w:before="0" w:afterLines="0"/>
        <w:rPr>
          <w:b/>
          <w:bCs/>
        </w:rPr>
      </w:pPr>
      <w:r>
        <w:rPr>
          <w:rFonts w:hint="eastAsia"/>
          <w:b/>
          <w:bCs/>
        </w:rPr>
        <w:t>插件通过标准的文件IO接口, 获取状态及日志, 兼容性好.</w:t>
      </w:r>
    </w:p>
    <w:p>
      <w:pPr>
        <w:spacing w:before="0" w:afterLines="0"/>
        <w:ind w:firstLine="420" w:firstLineChars="200"/>
        <w:rPr>
          <w:rFonts w:ascii="宋体" w:hAnsi="宋体"/>
          <w:szCs w:val="22"/>
        </w:rPr>
      </w:pPr>
    </w:p>
    <w:p>
      <w:pPr>
        <w:spacing w:before="0" w:afterLines="0"/>
        <w:ind w:firstLine="420" w:firstLineChars="200"/>
        <w:rPr>
          <w:rFonts w:ascii="宋体" w:hAnsi="宋体"/>
          <w:szCs w:val="22"/>
        </w:rPr>
      </w:pPr>
      <w:r>
        <w:rPr>
          <w:rFonts w:hint="eastAsia" w:ascii="宋体" w:hAnsi="宋体"/>
          <w:szCs w:val="22"/>
        </w:rPr>
        <w:t>WIFI诊断DEBUS接口：</w:t>
      </w:r>
    </w:p>
    <w:p>
      <w:pPr>
        <w:spacing w:after="15"/>
      </w:pPr>
      <w:r>
        <w:rPr>
          <w:rFonts w:hint="eastAsia"/>
        </w:rPr>
        <w:t>在诊断接口下面, 增加一个方法, 用于查询WiFi 内核及进程.</w:t>
      </w:r>
    </w:p>
    <w:p>
      <w:pPr>
        <w:pStyle w:val="47"/>
        <w:spacing w:after="15"/>
        <w:ind w:firstLine="0" w:firstLineChars="0"/>
      </w:pPr>
    </w:p>
    <w:p>
      <w:pPr>
        <w:pStyle w:val="47"/>
        <w:spacing w:after="15"/>
        <w:ind w:firstLine="0" w:firstLineChars="0"/>
      </w:pPr>
      <w:r>
        <w:rPr>
          <w:rFonts w:hint="eastAsia"/>
        </w:rPr>
        <w:t>接口com.ctc.igd1.OMDiag</w:t>
      </w:r>
    </w:p>
    <w:p>
      <w:pPr>
        <w:pStyle w:val="47"/>
        <w:spacing w:after="15"/>
        <w:ind w:firstLine="0" w:firstLineChars="0"/>
      </w:pPr>
      <w:r>
        <w:rPr>
          <w:rFonts w:hint="eastAsia"/>
        </w:rPr>
        <w:t xml:space="preserve">方法: GetWiFiProcess(OUT ARRAY&lt;STRUCT&lt;STRING Name, </w:t>
      </w:r>
      <w:r>
        <w:t>INT32</w:t>
      </w:r>
      <w:r>
        <w:rPr>
          <w:rFonts w:hint="eastAsia"/>
        </w:rPr>
        <w:t>Pid, BOOLEAN isProcess&gt;&gt;wifiProcessList, OUT UINT32 result, OUT STRING errdesc)</w:t>
      </w:r>
    </w:p>
    <w:p>
      <w:pPr>
        <w:pStyle w:val="47"/>
        <w:spacing w:after="15"/>
        <w:ind w:firstLine="0" w:firstLineChars="0"/>
      </w:pPr>
      <w:r>
        <w:rPr>
          <w:rFonts w:hint="eastAsia"/>
        </w:rPr>
        <w:t xml:space="preserve">说明: </w:t>
      </w:r>
    </w:p>
    <w:p>
      <w:pPr>
        <w:pStyle w:val="47"/>
        <w:spacing w:after="15"/>
        <w:ind w:firstLine="0" w:firstLineChars="0"/>
      </w:pPr>
      <w:r>
        <w:rPr>
          <w:rFonts w:hint="eastAsia"/>
        </w:rPr>
        <w:t>返回所有WiFi的内核线程及进程.</w:t>
      </w:r>
    </w:p>
    <w:p>
      <w:pPr>
        <w:pStyle w:val="47"/>
        <w:spacing w:after="15"/>
        <w:ind w:firstLine="0" w:firstLineChars="0"/>
      </w:pPr>
      <w:r>
        <w:rPr>
          <w:rFonts w:hint="eastAsia"/>
        </w:rPr>
        <w:t>Name: 进程或线程名</w:t>
      </w:r>
    </w:p>
    <w:p>
      <w:pPr>
        <w:pStyle w:val="47"/>
        <w:spacing w:after="15"/>
        <w:ind w:firstLine="0" w:firstLineChars="0"/>
      </w:pPr>
      <w:r>
        <w:rPr>
          <w:rFonts w:hint="eastAsia"/>
        </w:rPr>
        <w:t>Pid: 进程号</w:t>
      </w:r>
    </w:p>
    <w:p>
      <w:pPr>
        <w:spacing w:before="0" w:afterLines="0"/>
        <w:ind w:firstLine="420" w:firstLineChars="200"/>
      </w:pPr>
      <w:r>
        <w:rPr>
          <w:rFonts w:hint="eastAsia"/>
        </w:rPr>
        <w:t>isProcess: 是否是进程, true为进程, false表示是内核线程。</w:t>
      </w:r>
    </w:p>
    <w:p>
      <w:pPr>
        <w:spacing w:before="0" w:afterLines="0"/>
        <w:ind w:firstLine="420" w:firstLineChars="200"/>
      </w:pPr>
      <w:r>
        <w:t>result：0（成功）/1（失败）。</w:t>
      </w:r>
    </w:p>
    <w:p>
      <w:pPr>
        <w:spacing w:before="0" w:afterLines="0"/>
        <w:ind w:firstLine="420" w:firstLineChars="200"/>
      </w:pPr>
      <w:r>
        <w:t>errdesc：</w:t>
      </w:r>
      <w:r>
        <w:rPr>
          <w:rFonts w:hint="eastAsia"/>
        </w:rPr>
        <w:t>如果方法返回成功，则为NULL, 反之</w:t>
      </w:r>
      <w:r>
        <w:t>则在方法失败的时候填充上失败原因</w:t>
      </w:r>
      <w:r>
        <w:rPr>
          <w:rFonts w:hint="eastAsia"/>
        </w:rPr>
        <w:t>描述</w:t>
      </w:r>
      <w:r>
        <w:t>。</w:t>
      </w:r>
    </w:p>
    <w:p>
      <w:pPr>
        <w:spacing w:before="0" w:afterLines="0"/>
        <w:ind w:firstLine="420" w:firstLineChars="200"/>
      </w:pPr>
    </w:p>
    <w:p>
      <w:pPr>
        <w:spacing w:before="0" w:afterLines="0"/>
        <w:ind w:firstLine="420" w:firstLineChars="200"/>
      </w:pPr>
    </w:p>
    <w:p>
      <w:pPr>
        <w:pStyle w:val="26"/>
        <w:spacing w:after="15"/>
        <w:rPr>
          <w:rFonts w:ascii="宋体" w:hAnsi="宋体"/>
          <w:b/>
          <w:szCs w:val="21"/>
        </w:rPr>
      </w:pPr>
      <w:r>
        <w:rPr>
          <w:rFonts w:ascii="宋体" w:hAnsi="宋体"/>
          <w:b/>
          <w:szCs w:val="21"/>
        </w:rPr>
        <w:t>Proc及日志文件定义：</w:t>
      </w:r>
    </w:p>
    <w:p>
      <w:pPr>
        <w:spacing w:after="15"/>
      </w:pPr>
    </w:p>
    <w:p>
      <w:pPr>
        <w:spacing w:after="15"/>
      </w:pPr>
      <w:r>
        <w:rPr>
          <w:rFonts w:hint="eastAsia"/>
        </w:rPr>
        <w:t xml:space="preserve">整体要求: 对于下面日志型文件, 例如/var/ctcwifi/association_errors_2G, /var/ctcwifi/diag_log_2G等, </w:t>
      </w:r>
    </w:p>
    <w:p>
      <w:pPr>
        <w:spacing w:after="15"/>
      </w:pPr>
      <w:r>
        <w:rPr>
          <w:rFonts w:hint="eastAsia"/>
        </w:rPr>
        <w:t>存在tmpfs中, 文件最大大小是1M.</w:t>
      </w:r>
      <w:r>
        <w:t>,</w:t>
      </w:r>
      <w:r>
        <w:rPr>
          <w:rFonts w:hint="eastAsia"/>
        </w:rPr>
        <w:t>如果文件已经满了, 新记录覆盖时间最早的记录</w:t>
      </w:r>
    </w:p>
    <w:p>
      <w:pPr>
        <w:spacing w:after="15"/>
      </w:pPr>
    </w:p>
    <w:p>
      <w:pPr>
        <w:spacing w:after="15"/>
      </w:pPr>
      <w:r>
        <w:rPr>
          <w:rFonts w:hint="eastAsia"/>
        </w:rPr>
        <w:t>无线模块统计</w:t>
      </w:r>
    </w:p>
    <w:p>
      <w:pPr>
        <w:spacing w:after="15"/>
      </w:pPr>
      <w:r>
        <w:rPr>
          <w:rFonts w:hint="eastAsia"/>
        </w:rPr>
        <w:t>/proc/ctcwifi/Stat2G</w:t>
      </w:r>
    </w:p>
    <w:p>
      <w:pPr>
        <w:spacing w:after="15"/>
      </w:pPr>
      <w:r>
        <w:rPr>
          <w:rFonts w:hint="eastAsia"/>
        </w:rPr>
        <w:t>/proc/ctcwifi/Stat5G</w:t>
      </w:r>
    </w:p>
    <w:p>
      <w:pPr>
        <w:spacing w:after="15"/>
      </w:pPr>
      <w:r>
        <w:rPr>
          <w:rFonts w:hint="eastAsia"/>
        </w:rPr>
        <w:t>包含内容:</w:t>
      </w:r>
    </w:p>
    <w:p>
      <w:pPr>
        <w:spacing w:after="15"/>
      </w:pPr>
      <w:r>
        <w:rPr>
          <w:rFonts w:hint="eastAsia"/>
        </w:rPr>
        <w:t>tx_packets:</w:t>
      </w:r>
    </w:p>
    <w:p>
      <w:pPr>
        <w:spacing w:after="15"/>
      </w:pPr>
      <w:r>
        <w:rPr>
          <w:rFonts w:hint="eastAsia"/>
        </w:rPr>
        <w:t>rx_packets:</w:t>
      </w:r>
    </w:p>
    <w:p>
      <w:pPr>
        <w:spacing w:after="15"/>
      </w:pPr>
      <w:r>
        <w:rPr>
          <w:rFonts w:hint="eastAsia"/>
        </w:rPr>
        <w:t>tx_fails:</w:t>
      </w:r>
    </w:p>
    <w:p>
      <w:pPr>
        <w:spacing w:after="15"/>
      </w:pPr>
    </w:p>
    <w:p>
      <w:pPr>
        <w:spacing w:after="15"/>
      </w:pPr>
      <w:r>
        <w:rPr>
          <w:rFonts w:hint="eastAsia"/>
        </w:rPr>
        <w:t>连接失败日志</w:t>
      </w:r>
    </w:p>
    <w:p>
      <w:pPr>
        <w:spacing w:after="15"/>
      </w:pPr>
      <w:r>
        <w:rPr>
          <w:rFonts w:hint="eastAsia" w:asciiTheme="minorEastAsia" w:hAnsiTheme="minorEastAsia" w:eastAsiaTheme="minorEastAsia"/>
        </w:rPr>
        <w:t>/var/ctcwifi/association_errors_2G</w:t>
      </w:r>
    </w:p>
    <w:p>
      <w:pPr>
        <w:spacing w:after="15"/>
        <w:rPr>
          <w:rFonts w:asciiTheme="minorEastAsia" w:hAnsiTheme="minorEastAsia" w:eastAsiaTheme="minorEastAsia"/>
        </w:rPr>
      </w:pPr>
      <w:r>
        <w:rPr>
          <w:rFonts w:hint="eastAsia" w:asciiTheme="minorEastAsia" w:hAnsiTheme="minorEastAsia" w:eastAsiaTheme="minorEastAsia"/>
        </w:rPr>
        <w:t>/var/ctcwifi/association_errors_5G</w:t>
      </w:r>
    </w:p>
    <w:p>
      <w:pPr>
        <w:spacing w:after="15"/>
      </w:pPr>
      <w:r>
        <w:rPr>
          <w:rFonts w:hint="eastAsia"/>
        </w:rPr>
        <w:t>格式：一条记录为一行</w:t>
      </w:r>
    </w:p>
    <w:p>
      <w:pPr>
        <w:spacing w:after="15"/>
      </w:pPr>
      <w:r>
        <w:rPr>
          <w:rFonts w:hint="eastAsia"/>
        </w:rPr>
        <w:t>YYYY-MM-DD HH:MM:SS STA-MAC SSID: 错误[详细描述]</w:t>
      </w:r>
    </w:p>
    <w:p>
      <w:pPr>
        <w:spacing w:after="15"/>
      </w:pPr>
      <w:r>
        <w:rPr>
          <w:rFonts w:hint="eastAsia"/>
        </w:rPr>
        <w:t>错误须包含下面定义的错误:</w:t>
      </w:r>
    </w:p>
    <w:p>
      <w:pPr>
        <w:spacing w:after="15"/>
      </w:pPr>
      <w:r>
        <w:rPr>
          <w:rFonts w:hint="eastAsia"/>
        </w:rPr>
        <w:t>WiFi frames losing.</w:t>
      </w:r>
    </w:p>
    <w:p>
      <w:pPr>
        <w:spacing w:after="15"/>
      </w:pPr>
      <w:r>
        <w:rPr>
          <w:rFonts w:hint="eastAsia"/>
        </w:rPr>
        <w:t>Capability checking failed.</w:t>
      </w:r>
    </w:p>
    <w:p>
      <w:pPr>
        <w:spacing w:after="15"/>
      </w:pPr>
      <w:r>
        <w:rPr>
          <w:rFonts w:hint="eastAsia"/>
        </w:rPr>
        <w:t>Authentication failed.</w:t>
      </w:r>
    </w:p>
    <w:p>
      <w:pPr>
        <w:spacing w:after="15"/>
      </w:pPr>
      <w:r>
        <w:rPr>
          <w:rFonts w:hint="eastAsia"/>
        </w:rPr>
        <w:t>Rejected by blacklist.</w:t>
      </w:r>
    </w:p>
    <w:p>
      <w:pPr>
        <w:spacing w:after="15"/>
      </w:pPr>
      <w:r>
        <w:rPr>
          <w:rFonts w:hint="eastAsia"/>
        </w:rPr>
        <w:t>Rejected by STA limitation.</w:t>
      </w:r>
    </w:p>
    <w:p>
      <w:pPr>
        <w:spacing w:after="15"/>
      </w:pPr>
      <w:r>
        <w:rPr>
          <w:rFonts w:hint="eastAsia"/>
        </w:rPr>
        <w:t xml:space="preserve">De-authed. 需描述de-auth的原因. </w:t>
      </w:r>
    </w:p>
    <w:p>
      <w:pPr>
        <w:spacing w:after="15"/>
      </w:pPr>
      <w:r>
        <w:rPr>
          <w:rFonts w:hint="eastAsia"/>
        </w:rPr>
        <w:t>Association ignored by band steering.</w:t>
      </w:r>
    </w:p>
    <w:p>
      <w:pPr>
        <w:spacing w:after="15"/>
      </w:pPr>
      <w:r>
        <w:rPr>
          <w:rFonts w:hint="eastAsia"/>
        </w:rPr>
        <w:t>参考例子:</w:t>
      </w:r>
    </w:p>
    <w:p>
      <w:pPr>
        <w:spacing w:after="15"/>
        <w:rPr>
          <w:rFonts w:asciiTheme="minorEastAsia" w:hAnsiTheme="minorEastAsia" w:eastAsiaTheme="minorEastAsia"/>
        </w:rPr>
      </w:pPr>
      <w:r>
        <w:rPr>
          <w:rFonts w:hint="eastAsia" w:asciiTheme="minorEastAsia" w:hAnsiTheme="minorEastAsia" w:eastAsiaTheme="minorEastAsia"/>
        </w:rPr>
        <w:t xml:space="preserve">2018-05-23 09:49:06 789682A39ABC ChinaNet-METH: Rejected by blacklist. </w:t>
      </w:r>
    </w:p>
    <w:p>
      <w:pPr>
        <w:spacing w:after="15"/>
      </w:pPr>
    </w:p>
    <w:p>
      <w:pPr>
        <w:spacing w:after="15"/>
      </w:pPr>
      <w:r>
        <w:rPr>
          <w:rFonts w:hint="eastAsia"/>
        </w:rPr>
        <w:t>/proc/ctcwifi/diag_enable_2G</w:t>
      </w:r>
    </w:p>
    <w:p>
      <w:pPr>
        <w:spacing w:after="15"/>
      </w:pPr>
      <w:r>
        <w:rPr>
          <w:rFonts w:hint="eastAsia"/>
        </w:rPr>
        <w:t>/proc/ctcwifi/diag_enable_5G</w:t>
      </w:r>
    </w:p>
    <w:p>
      <w:pPr>
        <w:spacing w:after="15"/>
      </w:pPr>
      <w:r>
        <w:rPr>
          <w:rFonts w:hint="eastAsia"/>
        </w:rPr>
        <w:t>取值0、1和2：是否开启诊断模式，默认值是0，没有开启诊断模式。</w:t>
      </w:r>
    </w:p>
    <w:p>
      <w:pPr>
        <w:spacing w:after="15"/>
      </w:pPr>
      <w:r>
        <w:rPr>
          <w:rFonts w:hint="eastAsia"/>
        </w:rPr>
        <w:t>0: 表示关闭诊断模式, 如果已经在诊断中, 设置为0表示停止diag过程。</w:t>
      </w:r>
    </w:p>
    <w:p>
      <w:pPr>
        <w:spacing w:after="15"/>
      </w:pPr>
      <w:r>
        <w:rPr>
          <w:rFonts w:hint="eastAsia"/>
        </w:rPr>
        <w:t>1: 表示开启诊断模式1, 需要记录管理帧及控制帧到诊断日志文件（/var/ctcwifi/diag_log_2G或者/var/ctcwifi/diag_log_5G）。</w:t>
      </w:r>
    </w:p>
    <w:p>
      <w:pPr>
        <w:spacing w:after="15"/>
      </w:pPr>
      <w:r>
        <w:rPr>
          <w:rFonts w:hint="eastAsia"/>
        </w:rPr>
        <w:t>2: 表示开启诊断模式2, 只需要记录管理帧到诊断日志文件。</w:t>
      </w:r>
    </w:p>
    <w:p>
      <w:pPr>
        <w:spacing w:after="15"/>
      </w:pPr>
      <w:r>
        <w:rPr>
          <w:rFonts w:hint="eastAsia"/>
        </w:rPr>
        <w:t>如果已经在诊断中, 设置为1或者2表示清空诊断日志, 重新开始诊断。</w:t>
      </w:r>
    </w:p>
    <w:p>
      <w:pPr>
        <w:spacing w:after="15"/>
      </w:pPr>
    </w:p>
    <w:p>
      <w:pPr>
        <w:spacing w:after="15"/>
      </w:pPr>
      <w:r>
        <w:rPr>
          <w:rFonts w:hint="eastAsia"/>
        </w:rPr>
        <w:t>/proc/ctcwifi/diag_duration_2G</w:t>
      </w:r>
    </w:p>
    <w:p>
      <w:pPr>
        <w:spacing w:after="15"/>
      </w:pPr>
      <w:r>
        <w:rPr>
          <w:rFonts w:hint="eastAsia"/>
        </w:rPr>
        <w:t>/proc/ctcwifi/diag_duration_5G</w:t>
      </w:r>
    </w:p>
    <w:p>
      <w:pPr>
        <w:spacing w:after="15"/>
      </w:pPr>
      <w:r>
        <w:rPr>
          <w:rFonts w:hint="eastAsia"/>
        </w:rPr>
        <w:t>单位秒，诊断模式持续时间，默认60秒, 最大值不得超过300秒.</w:t>
      </w:r>
    </w:p>
    <w:p>
      <w:pPr>
        <w:spacing w:after="15"/>
      </w:pPr>
    </w:p>
    <w:p>
      <w:pPr>
        <w:spacing w:after="15"/>
      </w:pPr>
      <w:r>
        <w:rPr>
          <w:rFonts w:hint="eastAsia"/>
        </w:rPr>
        <w:t>STA/AP连接过程(诊断模式开启后记录)</w:t>
      </w:r>
    </w:p>
    <w:p>
      <w:pPr>
        <w:spacing w:after="15"/>
      </w:pPr>
      <w:r>
        <w:rPr>
          <w:rFonts w:hint="eastAsia"/>
        </w:rPr>
        <w:t>/var/ctcwifi/diag_log_2G</w:t>
      </w:r>
    </w:p>
    <w:p>
      <w:pPr>
        <w:spacing w:after="15"/>
      </w:pPr>
      <w:r>
        <w:rPr>
          <w:rFonts w:hint="eastAsia"/>
        </w:rPr>
        <w:t>/var/ctcwifi/diag_log_5G</w:t>
      </w:r>
    </w:p>
    <w:p>
      <w:pPr>
        <w:spacing w:after="15"/>
      </w:pPr>
      <w:r>
        <w:rPr>
          <w:rFonts w:hint="eastAsia"/>
        </w:rPr>
        <w:t>格式：</w:t>
      </w:r>
    </w:p>
    <w:p>
      <w:pPr>
        <w:spacing w:after="15"/>
      </w:pPr>
      <w:r>
        <w:rPr>
          <w:rFonts w:hint="eastAsia"/>
        </w:rPr>
        <w:t>YYYY-MM-DD HH:MM:SS SSID sends/receives 帧类型 from/to STA MAC[data/frame body].</w:t>
      </w:r>
    </w:p>
    <w:p>
      <w:pPr>
        <w:spacing w:after="15"/>
      </w:pPr>
      <w:r>
        <w:rPr>
          <w:rFonts w:hint="eastAsia"/>
        </w:rPr>
        <w:t>要包含以下帧类型.</w:t>
      </w:r>
    </w:p>
    <w:p>
      <w:pPr>
        <w:spacing w:after="15"/>
        <w:rPr>
          <w:rFonts w:ascii="Consolas" w:hAnsi="Consolas" w:eastAsia="Consolas" w:cs="Consolas"/>
          <w:color w:val="000000"/>
          <w:sz w:val="18"/>
          <w:szCs w:val="18"/>
          <w:shd w:val="clear" w:color="auto" w:fill="F8F8F8"/>
        </w:rPr>
      </w:pPr>
      <w:r>
        <w:rPr>
          <w:rFonts w:hint="eastAsia"/>
        </w:rPr>
        <w:t xml:space="preserve">管理帧: Beacon, Probe Request, Probe Response, ATIM, Disassociation, </w:t>
      </w:r>
      <w:r>
        <w:rPr>
          <w:rFonts w:ascii="Consolas" w:hAnsi="Consolas" w:eastAsia="Consolas" w:cs="Consolas"/>
          <w:color w:val="000000"/>
          <w:sz w:val="18"/>
          <w:szCs w:val="18"/>
          <w:shd w:val="clear" w:color="auto" w:fill="FFFFFF"/>
        </w:rPr>
        <w:t>Deauthentication</w:t>
      </w:r>
      <w:r>
        <w:rPr>
          <w:rFonts w:hint="eastAsia" w:ascii="Consolas" w:hAnsi="Consolas" w:cs="Consolas"/>
          <w:color w:val="000000"/>
          <w:sz w:val="18"/>
          <w:szCs w:val="18"/>
          <w:shd w:val="clear" w:color="auto" w:fill="FFFFFF"/>
        </w:rPr>
        <w:t xml:space="preserve">, </w:t>
      </w:r>
      <w:r>
        <w:rPr>
          <w:rFonts w:ascii="Consolas" w:hAnsi="Consolas" w:eastAsia="Consolas" w:cs="Consolas"/>
          <w:color w:val="000000"/>
          <w:sz w:val="18"/>
          <w:szCs w:val="18"/>
          <w:shd w:val="clear" w:color="auto" w:fill="FFFFFF"/>
        </w:rPr>
        <w:t>Association </w:t>
      </w:r>
      <w:r>
        <w:rPr>
          <w:rFonts w:hint="eastAsia" w:ascii="Consolas" w:hAnsi="Consolas" w:cs="Consolas"/>
          <w:color w:val="000000"/>
          <w:sz w:val="18"/>
          <w:szCs w:val="18"/>
          <w:shd w:val="clear" w:color="auto" w:fill="FFFFFF"/>
        </w:rPr>
        <w:t xml:space="preserve">Request, </w:t>
      </w:r>
      <w:r>
        <w:rPr>
          <w:rFonts w:ascii="Consolas" w:hAnsi="Consolas" w:eastAsia="Consolas" w:cs="Consolas"/>
          <w:color w:val="000000"/>
          <w:sz w:val="18"/>
          <w:szCs w:val="18"/>
          <w:shd w:val="clear" w:color="auto" w:fill="F8F8F8"/>
        </w:rPr>
        <w:t>Reassociation </w:t>
      </w:r>
      <w:r>
        <w:rPr>
          <w:rFonts w:hint="eastAsia" w:ascii="Consolas" w:hAnsi="Consolas" w:cs="Consolas"/>
          <w:color w:val="000000"/>
          <w:sz w:val="18"/>
          <w:szCs w:val="18"/>
          <w:shd w:val="clear" w:color="auto" w:fill="F8F8F8"/>
        </w:rPr>
        <w:t xml:space="preserve">Request, </w:t>
      </w:r>
      <w:r>
        <w:rPr>
          <w:rFonts w:ascii="Consolas" w:hAnsi="Consolas" w:eastAsia="Consolas" w:cs="Consolas"/>
          <w:color w:val="000000"/>
          <w:sz w:val="18"/>
          <w:szCs w:val="18"/>
          <w:shd w:val="clear" w:color="auto" w:fill="F8F8F8"/>
        </w:rPr>
        <w:t>Authentication</w:t>
      </w:r>
    </w:p>
    <w:p>
      <w:pPr>
        <w:spacing w:after="15"/>
      </w:pPr>
      <w:r>
        <w:rPr>
          <w:rFonts w:hint="eastAsia"/>
        </w:rPr>
        <w:t>控制帧: RTS, CTS, ACK。(只诊断模式1要求记录控制帧)。</w:t>
      </w:r>
    </w:p>
    <w:p>
      <w:pPr>
        <w:spacing w:after="15"/>
      </w:pPr>
      <w:r>
        <w:rPr>
          <w:rFonts w:hint="eastAsia"/>
        </w:rPr>
        <w:t>对于管理帧, framebody(data)用16进制文本格式保存.</w:t>
      </w:r>
    </w:p>
    <w:p>
      <w:pPr>
        <w:spacing w:after="15"/>
      </w:pPr>
      <w:r>
        <w:rPr>
          <w:rFonts w:hint="eastAsia"/>
        </w:rPr>
        <w:t>例子:</w:t>
      </w:r>
    </w:p>
    <w:p>
      <w:pPr>
        <w:spacing w:after="15"/>
      </w:pPr>
      <w:r>
        <w:rPr>
          <w:rFonts w:hint="eastAsia"/>
        </w:rPr>
        <w:t xml:space="preserve">2018-06-01 12:11:12 China-Net-home sends Beacon to FFFFFFFFFFFF[16进制表示的帧data] </w:t>
      </w:r>
    </w:p>
    <w:p>
      <w:pPr>
        <w:spacing w:after="15"/>
      </w:pPr>
    </w:p>
    <w:p>
      <w:pPr>
        <w:spacing w:after="15"/>
      </w:pPr>
    </w:p>
    <w:p>
      <w:pPr>
        <w:spacing w:after="15"/>
      </w:pPr>
      <w:r>
        <w:rPr>
          <w:rFonts w:hint="eastAsia"/>
        </w:rPr>
        <w:t>统计信息 (有小数的，精确到小数点后2位)</w:t>
      </w:r>
    </w:p>
    <w:p>
      <w:pPr>
        <w:spacing w:after="15"/>
      </w:pPr>
      <w:r>
        <w:rPr>
          <w:rFonts w:hint="eastAsia"/>
        </w:rPr>
        <w:t>信道占用率(</w:t>
      </w:r>
      <w:r>
        <w:t>百分比</w:t>
      </w:r>
      <w:r>
        <w:rPr>
          <w:rFonts w:hint="eastAsia"/>
        </w:rPr>
        <w:t>)</w:t>
      </w:r>
    </w:p>
    <w:p>
      <w:pPr>
        <w:spacing w:after="15"/>
      </w:pPr>
      <w:r>
        <w:rPr>
          <w:rFonts w:hint="eastAsia"/>
        </w:rPr>
        <w:t>/proc/ctcwifi/channel_occupancy_2G</w:t>
      </w:r>
    </w:p>
    <w:p>
      <w:pPr>
        <w:spacing w:after="15"/>
      </w:pPr>
      <w:r>
        <w:rPr>
          <w:rFonts w:hint="eastAsia"/>
        </w:rPr>
        <w:t>/proc/ctcwifi/channel_occupancy_5G</w:t>
      </w:r>
    </w:p>
    <w:p>
      <w:pPr>
        <w:spacing w:after="15"/>
      </w:pPr>
      <w:r>
        <w:rPr>
          <w:rFonts w:hint="eastAsia"/>
        </w:rPr>
        <w:t>格式：</w:t>
      </w:r>
    </w:p>
    <w:p>
      <w:pPr>
        <w:spacing w:after="15"/>
      </w:pPr>
      <w:r>
        <w:rPr>
          <w:rFonts w:hint="eastAsia"/>
        </w:rPr>
        <w:t>Channel</w:t>
      </w:r>
      <w:r>
        <w:rPr>
          <w:rFonts w:hint="eastAsia"/>
        </w:rPr>
        <w:tab/>
      </w:r>
      <w:r>
        <w:rPr>
          <w:rFonts w:hint="eastAsia"/>
        </w:rPr>
        <w:t>occupancy</w:t>
      </w:r>
    </w:p>
    <w:p>
      <w:pPr>
        <w:numPr>
          <w:ilvl w:val="0"/>
          <w:numId w:val="158"/>
        </w:numPr>
        <w:spacing w:before="0" w:afterLines="0"/>
      </w:pPr>
      <w:r>
        <w:rPr>
          <w:rFonts w:hint="eastAsia"/>
        </w:rPr>
        <w:tab/>
      </w:r>
      <w:r>
        <w:rPr>
          <w:rFonts w:hint="eastAsia"/>
        </w:rPr>
        <w:t>50</w:t>
      </w:r>
    </w:p>
    <w:p>
      <w:pPr>
        <w:spacing w:after="15"/>
      </w:pPr>
    </w:p>
    <w:p>
      <w:pPr>
        <w:spacing w:after="15"/>
      </w:pPr>
    </w:p>
    <w:p>
      <w:pPr>
        <w:spacing w:after="15"/>
        <w:rPr>
          <w:rFonts w:asciiTheme="minorEastAsia" w:hAnsiTheme="minorEastAsia" w:eastAsiaTheme="minorEastAsia"/>
        </w:rPr>
      </w:pPr>
      <w:r>
        <w:rPr>
          <w:rFonts w:hint="eastAsia" w:asciiTheme="minorEastAsia" w:hAnsiTheme="minorEastAsia" w:eastAsiaTheme="minorEastAsia"/>
        </w:rPr>
        <w:t>基于STA的统计信息</w:t>
      </w:r>
    </w:p>
    <w:p>
      <w:pPr>
        <w:spacing w:after="15"/>
        <w:rPr>
          <w:rFonts w:asciiTheme="minorEastAsia" w:hAnsiTheme="minorEastAsia" w:eastAsiaTheme="minorEastAsia"/>
        </w:rPr>
      </w:pPr>
      <w:r>
        <w:rPr>
          <w:rFonts w:hint="eastAsia" w:asciiTheme="minorEastAsia" w:hAnsiTheme="minorEastAsia" w:eastAsiaTheme="minorEastAsia"/>
        </w:rPr>
        <w:t>/proc/ctcwifi/stats_2G</w:t>
      </w:r>
    </w:p>
    <w:p>
      <w:pPr>
        <w:spacing w:after="15"/>
        <w:rPr>
          <w:rFonts w:asciiTheme="minorEastAsia" w:hAnsiTheme="minorEastAsia" w:eastAsiaTheme="minorEastAsia"/>
        </w:rPr>
      </w:pPr>
      <w:r>
        <w:rPr>
          <w:rFonts w:hint="eastAsia" w:asciiTheme="minorEastAsia" w:hAnsiTheme="minorEastAsia" w:eastAsiaTheme="minorEastAsia"/>
        </w:rPr>
        <w:t>/proc/ctcwifi/stats_5G</w:t>
      </w:r>
    </w:p>
    <w:p>
      <w:pPr>
        <w:spacing w:after="15"/>
        <w:rPr>
          <w:rFonts w:asciiTheme="minorEastAsia" w:hAnsiTheme="minorEastAsia" w:eastAsiaTheme="minorEastAsia"/>
        </w:rPr>
      </w:pPr>
      <w:r>
        <w:rPr>
          <w:rFonts w:hint="eastAsia" w:asciiTheme="minorEastAsia" w:hAnsiTheme="minorEastAsia" w:eastAsiaTheme="minorEastAsia"/>
        </w:rPr>
        <w:t>格式：</w:t>
      </w:r>
    </w:p>
    <w:p>
      <w:pPr>
        <w:spacing w:after="15"/>
        <w:rPr>
          <w:rFonts w:asciiTheme="minorEastAsia" w:hAnsiTheme="minorEastAsia" w:eastAsiaTheme="minorEastAsia"/>
        </w:rPr>
      </w:pPr>
      <w:r>
        <w:rPr>
          <w:rFonts w:hint="eastAsia" w:asciiTheme="minorEastAsia" w:hAnsiTheme="minorEastAsia" w:eastAsiaTheme="minorEastAsia"/>
        </w:rPr>
        <w:t>STA</w:t>
      </w:r>
      <w:r>
        <w:rPr>
          <w:rFonts w:hint="eastAsia" w:asciiTheme="minorEastAsia" w:hAnsiTheme="minorEastAsia" w:eastAsiaTheme="minorEastAsia"/>
        </w:rPr>
        <w:tab/>
      </w:r>
      <w:r>
        <w:rPr>
          <w:rFonts w:hint="eastAsia" w:asciiTheme="minorEastAsia" w:hAnsiTheme="minorEastAsia" w:eastAsiaTheme="minorEastAsia"/>
        </w:rPr>
        <w:tab/>
      </w:r>
      <w:r>
        <w:rPr>
          <w:rFonts w:hint="eastAsia" w:asciiTheme="minorEastAsia" w:hAnsiTheme="minorEastAsia" w:eastAsiaTheme="minorEastAsia"/>
        </w:rPr>
        <w:tab/>
      </w:r>
      <w:r>
        <w:rPr>
          <w:rFonts w:hint="eastAsia" w:asciiTheme="minorEastAsia" w:hAnsiTheme="minorEastAsia" w:eastAsiaTheme="minorEastAsia"/>
        </w:rPr>
        <w:t>SNR</w:t>
      </w:r>
      <w:r>
        <w:rPr>
          <w:rFonts w:hint="eastAsia" w:asciiTheme="minorEastAsia" w:hAnsiTheme="minorEastAsia" w:eastAsiaTheme="minorEastAsia"/>
        </w:rPr>
        <w:tab/>
      </w:r>
      <w:r>
        <w:rPr>
          <w:rFonts w:hint="eastAsia" w:asciiTheme="minorEastAsia" w:hAnsiTheme="minorEastAsia" w:eastAsiaTheme="minorEastAsia"/>
        </w:rPr>
        <w:t>RSSI</w:t>
      </w:r>
      <w:r>
        <w:rPr>
          <w:rFonts w:hint="eastAsia" w:asciiTheme="minorEastAsia" w:hAnsiTheme="minorEastAsia" w:eastAsiaTheme="minorEastAsia"/>
        </w:rPr>
        <w:tab/>
      </w:r>
      <w:r>
        <w:rPr>
          <w:rFonts w:hint="eastAsia" w:asciiTheme="minorEastAsia" w:hAnsiTheme="minorEastAsia" w:eastAsiaTheme="minorEastAsia"/>
        </w:rPr>
        <w:t>TXSUCC</w:t>
      </w:r>
    </w:p>
    <w:p>
      <w:pPr>
        <w:spacing w:after="15"/>
        <w:rPr>
          <w:rFonts w:asciiTheme="minorEastAsia" w:hAnsiTheme="minorEastAsia" w:eastAsiaTheme="minorEastAsia"/>
        </w:rPr>
      </w:pPr>
      <w:r>
        <w:rPr>
          <w:rFonts w:hint="eastAsia" w:asciiTheme="minorEastAsia" w:hAnsiTheme="minorEastAsia" w:eastAsiaTheme="minorEastAsia"/>
        </w:rPr>
        <w:t>STA-MAC1</w:t>
      </w:r>
      <w:r>
        <w:rPr>
          <w:rFonts w:hint="eastAsia" w:asciiTheme="minorEastAsia" w:hAnsiTheme="minorEastAsia" w:eastAsiaTheme="minorEastAsia"/>
        </w:rPr>
        <w:tab/>
      </w:r>
      <w:r>
        <w:rPr>
          <w:rFonts w:hint="eastAsia" w:asciiTheme="minorEastAsia" w:hAnsiTheme="minorEastAsia" w:eastAsiaTheme="minorEastAsia"/>
        </w:rPr>
        <w:t>XX</w:t>
      </w:r>
      <w:r>
        <w:rPr>
          <w:rFonts w:hint="eastAsia" w:asciiTheme="minorEastAsia" w:hAnsiTheme="minorEastAsia" w:eastAsiaTheme="minorEastAsia"/>
        </w:rPr>
        <w:tab/>
      </w:r>
      <w:r>
        <w:rPr>
          <w:rFonts w:hint="eastAsia" w:asciiTheme="minorEastAsia" w:hAnsiTheme="minorEastAsia" w:eastAsiaTheme="minorEastAsia"/>
        </w:rPr>
        <w:t>XX</w:t>
      </w:r>
      <w:r>
        <w:rPr>
          <w:rFonts w:hint="eastAsia" w:asciiTheme="minorEastAsia" w:hAnsiTheme="minorEastAsia" w:eastAsiaTheme="minorEastAsia"/>
        </w:rPr>
        <w:tab/>
      </w:r>
      <w:r>
        <w:rPr>
          <w:rFonts w:hint="eastAsia" w:asciiTheme="minorEastAsia" w:hAnsiTheme="minorEastAsia" w:eastAsiaTheme="minorEastAsia"/>
        </w:rPr>
        <w:t>XX.XX</w:t>
      </w:r>
    </w:p>
    <w:p>
      <w:pPr>
        <w:spacing w:after="15"/>
        <w:rPr>
          <w:rFonts w:asciiTheme="minorEastAsia" w:hAnsiTheme="minorEastAsia" w:eastAsiaTheme="minorEastAsia"/>
        </w:rPr>
      </w:pPr>
      <w:r>
        <w:rPr>
          <w:rFonts w:hint="eastAsia" w:asciiTheme="minorEastAsia" w:hAnsiTheme="minorEastAsia" w:eastAsiaTheme="minorEastAsia"/>
        </w:rPr>
        <w:t>STA-MAC2</w:t>
      </w:r>
      <w:r>
        <w:rPr>
          <w:rFonts w:hint="eastAsia" w:asciiTheme="minorEastAsia" w:hAnsiTheme="minorEastAsia" w:eastAsiaTheme="minorEastAsia"/>
        </w:rPr>
        <w:tab/>
      </w:r>
      <w:r>
        <w:rPr>
          <w:rFonts w:hint="eastAsia" w:asciiTheme="minorEastAsia" w:hAnsiTheme="minorEastAsia" w:eastAsiaTheme="minorEastAsia"/>
        </w:rPr>
        <w:t>XX</w:t>
      </w:r>
      <w:r>
        <w:rPr>
          <w:rFonts w:hint="eastAsia" w:asciiTheme="minorEastAsia" w:hAnsiTheme="minorEastAsia" w:eastAsiaTheme="minorEastAsia"/>
        </w:rPr>
        <w:tab/>
      </w:r>
      <w:r>
        <w:rPr>
          <w:rFonts w:hint="eastAsia" w:asciiTheme="minorEastAsia" w:hAnsiTheme="minorEastAsia" w:eastAsiaTheme="minorEastAsia"/>
        </w:rPr>
        <w:t>XX</w:t>
      </w:r>
      <w:r>
        <w:rPr>
          <w:rFonts w:hint="eastAsia" w:asciiTheme="minorEastAsia" w:hAnsiTheme="minorEastAsia" w:eastAsiaTheme="minorEastAsia"/>
        </w:rPr>
        <w:tab/>
      </w:r>
      <w:r>
        <w:rPr>
          <w:rFonts w:hint="eastAsia" w:asciiTheme="minorEastAsia" w:hAnsiTheme="minorEastAsia" w:eastAsiaTheme="minorEastAsia"/>
        </w:rPr>
        <w:t>XX.XX</w:t>
      </w:r>
    </w:p>
    <w:p>
      <w:pPr>
        <w:spacing w:after="15"/>
        <w:rPr>
          <w:rFonts w:asciiTheme="minorEastAsia" w:hAnsiTheme="minorEastAsia" w:eastAsiaTheme="minorEastAsia"/>
        </w:rPr>
      </w:pPr>
      <w:r>
        <w:rPr>
          <w:rFonts w:hint="eastAsia" w:asciiTheme="minorEastAsia" w:hAnsiTheme="minorEastAsia" w:eastAsiaTheme="minorEastAsia"/>
        </w:rPr>
        <w:t>RXCRCERR</w:t>
      </w:r>
      <w:r>
        <w:rPr>
          <w:rFonts w:asciiTheme="minorEastAsia" w:hAnsiTheme="minorEastAsia" w:eastAsiaTheme="minorEastAsia"/>
        </w:rPr>
        <w:tab/>
      </w:r>
      <w:r>
        <w:rPr>
          <w:rFonts w:asciiTheme="minorEastAsia" w:hAnsiTheme="minorEastAsia" w:eastAsiaTheme="minorEastAsia"/>
        </w:rPr>
        <w:t>XX</w:t>
      </w:r>
    </w:p>
    <w:p>
      <w:pPr>
        <w:spacing w:after="15"/>
      </w:pPr>
    </w:p>
    <w:p>
      <w:pPr>
        <w:spacing w:after="15"/>
        <w:rPr>
          <w:b/>
          <w:bCs/>
        </w:rPr>
      </w:pPr>
      <w:r>
        <w:rPr>
          <w:rFonts w:hint="eastAsia"/>
        </w:rPr>
        <w:t>其中TXSUCC为百分比， RXCRCERR为总的RXCRC错误次数</w:t>
      </w:r>
    </w:p>
    <w:p>
      <w:pPr>
        <w:spacing w:after="15"/>
        <w:rPr>
          <w:b/>
          <w:bCs/>
        </w:rPr>
      </w:pPr>
    </w:p>
    <w:p>
      <w:pPr>
        <w:spacing w:after="15"/>
        <w:rPr>
          <w:b/>
          <w:bCs/>
        </w:rPr>
      </w:pPr>
    </w:p>
    <w:p>
      <w:pPr>
        <w:spacing w:before="0" w:afterLines="0"/>
        <w:ind w:firstLine="420" w:firstLineChars="200"/>
        <w:rPr>
          <w:rFonts w:ascii="宋体" w:hAnsi="宋体"/>
          <w:szCs w:val="22"/>
        </w:rPr>
      </w:pPr>
    </w:p>
    <w:p>
      <w:pPr>
        <w:pStyle w:val="162"/>
        <w:spacing w:before="156" w:after="156"/>
      </w:pPr>
      <w:bookmarkStart w:id="2003" w:name="_Toc532477893"/>
      <w:bookmarkStart w:id="2004" w:name="_Toc491704008"/>
      <w:r>
        <w:rPr>
          <w:rFonts w:hint="eastAsia"/>
        </w:rPr>
        <w:t>断网检测</w:t>
      </w:r>
      <w:bookmarkEnd w:id="2003"/>
      <w:bookmarkEnd w:id="2004"/>
    </w:p>
    <w:p>
      <w:pPr>
        <w:spacing w:before="0" w:afterLines="0"/>
        <w:ind w:firstLine="420" w:firstLineChars="200"/>
        <w:rPr>
          <w:rFonts w:ascii="Calibri" w:hAnsi="Calibri"/>
          <w:szCs w:val="22"/>
        </w:rPr>
      </w:pPr>
      <w:r>
        <w:rPr>
          <w:rFonts w:hint="eastAsia" w:ascii="Calibri" w:hAnsi="Calibri"/>
          <w:szCs w:val="22"/>
        </w:rPr>
        <w:t>当检测到PPPOE拨号断开时上报断网信息。</w:t>
      </w:r>
    </w:p>
    <w:p>
      <w:pPr>
        <w:spacing w:after="15" w:line="220" w:lineRule="atLeast"/>
        <w:ind w:firstLine="420" w:firstLineChars="200"/>
      </w:pPr>
      <w:r>
        <w:rPr>
          <w:rFonts w:hint="eastAsia"/>
        </w:rPr>
        <w:t>质量插件监听com.ctc.igd1.NetworkInfo.WANConnectionStatus及com.ctc.igd1.NetworkInfo.IPV6_WANConnectionStatus的DBUS变更信号。若收到Internet IPv4/IPv6 WAN连接断开信号，运维插件会去取com.ctc.igd1.NetworkInfo.</w:t>
      </w:r>
      <w:r>
        <w:t>PPPoEDialReason</w:t>
      </w:r>
      <w:r>
        <w:rPr>
          <w:rFonts w:hint="eastAsia"/>
        </w:rPr>
        <w:t>/com.ctc.igd1.NetworkInfo.IPv6_PPPoEDialReason作为断线的Reason/Reason6的值，并在下次Internet WAN连接建立后上报该信息。</w:t>
      </w:r>
    </w:p>
    <w:p>
      <w:pPr>
        <w:spacing w:after="15" w:line="220" w:lineRule="atLeast"/>
        <w:ind w:firstLine="420" w:firstLineChars="200"/>
      </w:pPr>
      <w:r>
        <w:rPr>
          <w:rFonts w:hint="eastAsia"/>
        </w:rPr>
        <w:t>另外，质量插件也会通过探针的方式来检测Internet WAN的连接性。例如，网关没有上报PPPoE断线的事件，但如果探测网络不通，也会上报检测结果。</w:t>
      </w:r>
    </w:p>
    <w:p>
      <w:pPr>
        <w:spacing w:after="15" w:line="220" w:lineRule="atLeast"/>
        <w:ind w:firstLine="420" w:firstLineChars="200"/>
      </w:pPr>
      <w:r>
        <w:rPr>
          <w:rFonts w:hint="eastAsia"/>
        </w:rPr>
        <w:t>网关需要在WAN连接状态发生变化的时候在com.ctc.igd1.NetworkInfo.</w:t>
      </w:r>
      <w:r>
        <w:t>PPPoEDialReason</w:t>
      </w:r>
      <w:r>
        <w:rPr>
          <w:rFonts w:hint="eastAsia"/>
        </w:rPr>
        <w:t>、com.ctc.igd1.NetworkInfo.IPv6_PPPoEDialReason、com.ctc.igd1.NetworkInfo.WANConnectionStatus、com.ctc.igd1.NetworkInfo.IPv6_WANConnectionStatus、com.ctc.igd1.NetworkInfo.WANIPAddr、com.ctc.igd1.NetworkInfo.WANIPv6Addr填入断线的详细信息，然后通过DBus发送INTERNET WAN连接的变更信号。</w:t>
      </w:r>
    </w:p>
    <w:p>
      <w:pPr>
        <w:spacing w:after="15" w:line="220" w:lineRule="atLeast"/>
        <w:ind w:firstLine="420" w:firstLineChars="200"/>
      </w:pPr>
      <w:r>
        <w:rPr>
          <w:rFonts w:hint="eastAsia"/>
        </w:rPr>
        <w:t>Json格式:</w:t>
      </w:r>
    </w:p>
    <w:p>
      <w:pPr>
        <w:spacing w:after="15" w:line="220" w:lineRule="atLeast"/>
        <w:ind w:firstLine="420" w:firstLineChars="200"/>
      </w:pPr>
      <w:r>
        <w:rPr>
          <w:rFonts w:hint="eastAsia"/>
        </w:rPr>
        <w:t>{</w:t>
      </w:r>
    </w:p>
    <w:p>
      <w:pPr>
        <w:spacing w:after="15" w:line="220" w:lineRule="atLeast"/>
        <w:ind w:left="210" w:leftChars="100" w:firstLine="420" w:firstLineChars="200"/>
      </w:pPr>
      <w:r>
        <w:t>"</w:t>
      </w:r>
      <w:r>
        <w:rPr>
          <w:rFonts w:hint="eastAsia"/>
        </w:rPr>
        <w:t>Time</w:t>
      </w:r>
      <w:r>
        <w:t>"</w:t>
      </w:r>
      <w:r>
        <w:rPr>
          <w:rFonts w:hint="eastAsia"/>
        </w:rPr>
        <w:t>:</w:t>
      </w:r>
      <w:r>
        <w:t>"</w:t>
      </w:r>
      <w:r>
        <w:rPr>
          <w:rFonts w:hint="eastAsia"/>
        </w:rPr>
        <w:t>2016-12-06 08:01:57</w:t>
      </w:r>
      <w:r>
        <w:t>"</w:t>
      </w:r>
      <w:r>
        <w:rPr>
          <w:rFonts w:hint="eastAsia"/>
        </w:rPr>
        <w:t>，</w:t>
      </w:r>
    </w:p>
    <w:p>
      <w:pPr>
        <w:spacing w:after="15" w:line="220" w:lineRule="atLeast"/>
        <w:ind w:left="210" w:leftChars="100" w:firstLine="420" w:firstLineChars="200"/>
      </w:pPr>
      <w:r>
        <w:t>“</w:t>
      </w:r>
      <w:r>
        <w:rPr>
          <w:rFonts w:hint="eastAsia"/>
        </w:rPr>
        <w:t>Source</w:t>
      </w:r>
      <w:r>
        <w:t>”</w:t>
      </w:r>
      <w:r>
        <w:rPr>
          <w:rFonts w:hint="eastAsia"/>
        </w:rPr>
        <w:t>:</w:t>
      </w:r>
      <w:r>
        <w:t>”</w:t>
      </w:r>
      <w:r>
        <w:rPr>
          <w:rFonts w:hint="eastAsia"/>
        </w:rPr>
        <w:t>%s</w:t>
      </w:r>
      <w:r>
        <w:t>”</w:t>
      </w:r>
      <w:r>
        <w:rPr>
          <w:rFonts w:hint="eastAsia"/>
        </w:rPr>
        <w:t>,</w:t>
      </w:r>
      <w:r>
        <w:rPr>
          <w:rFonts w:hint="eastAsia"/>
        </w:rPr>
        <w:tab/>
      </w:r>
      <w:r>
        <w:rPr>
          <w:rFonts w:hint="eastAsia"/>
        </w:rPr>
        <w:tab/>
      </w:r>
      <w:r>
        <w:rPr>
          <w:rFonts w:hint="eastAsia"/>
        </w:rPr>
        <w:t xml:space="preserve">//用于表示PPPoE断线的事件来源，取值: </w:t>
      </w:r>
      <w:r>
        <w:t>“</w:t>
      </w:r>
      <w:r>
        <w:rPr>
          <w:rFonts w:hint="eastAsia"/>
        </w:rPr>
        <w:t>E8C</w:t>
      </w:r>
      <w:r>
        <w:t>”</w:t>
      </w:r>
      <w:r>
        <w:rPr>
          <w:rFonts w:hint="eastAsia"/>
        </w:rPr>
        <w:t xml:space="preserve">, </w:t>
      </w:r>
      <w:r>
        <w:t>“</w:t>
      </w:r>
      <w:r>
        <w:rPr>
          <w:rFonts w:hint="eastAsia"/>
        </w:rPr>
        <w:t>DiagApp</w:t>
      </w:r>
      <w:r>
        <w:t>”</w:t>
      </w:r>
    </w:p>
    <w:p>
      <w:pPr>
        <w:spacing w:after="15" w:line="220" w:lineRule="atLeast"/>
        <w:ind w:left="210" w:leftChars="100" w:firstLine="420" w:firstLineChars="200"/>
      </w:pPr>
      <w:r>
        <w:t>“</w:t>
      </w:r>
      <w:r>
        <w:rPr>
          <w:rFonts w:hint="eastAsia"/>
        </w:rPr>
        <w:t>IPv6Support</w:t>
      </w:r>
      <w:r>
        <w:t>”</w:t>
      </w:r>
      <w:r>
        <w:rPr>
          <w:rFonts w:hint="eastAsia"/>
        </w:rPr>
        <w:t>:%d,</w:t>
      </w:r>
      <w:r>
        <w:rPr>
          <w:rFonts w:hint="eastAsia"/>
        </w:rPr>
        <w:tab/>
      </w:r>
      <w:r>
        <w:rPr>
          <w:rFonts w:hint="eastAsia"/>
        </w:rPr>
        <w:t>//是否支持IPv6</w:t>
      </w:r>
    </w:p>
    <w:p>
      <w:pPr>
        <w:spacing w:after="15" w:line="220" w:lineRule="atLeast"/>
        <w:ind w:left="210" w:leftChars="100" w:firstLine="420" w:firstLineChars="200"/>
      </w:pPr>
      <w:r>
        <w:t>“</w:t>
      </w:r>
      <w:r>
        <w:rPr>
          <w:rFonts w:hint="eastAsia"/>
        </w:rPr>
        <w:t>Event</w:t>
      </w:r>
      <w:r>
        <w:t>”</w:t>
      </w:r>
      <w:r>
        <w:rPr>
          <w:rFonts w:hint="eastAsia"/>
        </w:rPr>
        <w:t>:</w:t>
      </w:r>
      <w:r>
        <w:t>”</w:t>
      </w:r>
      <w:r>
        <w:rPr>
          <w:rFonts w:hint="eastAsia"/>
        </w:rPr>
        <w:t>%s</w:t>
      </w:r>
      <w:r>
        <w:t>”</w:t>
      </w:r>
      <w:r>
        <w:rPr>
          <w:rFonts w:hint="eastAsia"/>
        </w:rPr>
        <w:t>,</w:t>
      </w:r>
      <w:r>
        <w:rPr>
          <w:rFonts w:hint="eastAsia"/>
        </w:rPr>
        <w:tab/>
      </w:r>
      <w:r>
        <w:rPr>
          <w:rFonts w:hint="eastAsia"/>
        </w:rPr>
        <w:tab/>
      </w:r>
      <w:r>
        <w:rPr>
          <w:rFonts w:hint="eastAsia"/>
        </w:rPr>
        <w:t>//表示IPv4事件类型，取值：</w:t>
      </w:r>
      <w:r>
        <w:t>”</w:t>
      </w:r>
      <w:r>
        <w:rPr>
          <w:rFonts w:hint="eastAsia"/>
        </w:rPr>
        <w:t>WAN4DOWN</w:t>
      </w:r>
      <w:r>
        <w:t>”</w:t>
      </w:r>
      <w:r>
        <w:rPr>
          <w:rFonts w:hint="eastAsia"/>
        </w:rPr>
        <w:t xml:space="preserve">, </w:t>
      </w:r>
      <w:r>
        <w:t>”</w:t>
      </w:r>
      <w:r>
        <w:rPr>
          <w:rFonts w:hint="eastAsia"/>
        </w:rPr>
        <w:t>IPCHANGE</w:t>
      </w:r>
      <w:r>
        <w:t>”</w:t>
      </w:r>
      <w:r>
        <w:rPr>
          <w:rFonts w:hint="eastAsia"/>
        </w:rPr>
        <w:t>, 若无该事件则</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//可不带</w:t>
      </w:r>
    </w:p>
    <w:p>
      <w:pPr>
        <w:spacing w:after="15" w:line="220" w:lineRule="atLeast"/>
        <w:ind w:left="210" w:leftChars="100" w:firstLine="420" w:firstLineChars="200"/>
      </w:pPr>
      <w:r>
        <w:t>“</w:t>
      </w:r>
      <w:r>
        <w:rPr>
          <w:rFonts w:hint="eastAsia"/>
        </w:rPr>
        <w:t>IPAddr</w:t>
      </w:r>
      <w:r>
        <w:t>”</w:t>
      </w:r>
      <w:r>
        <w:rPr>
          <w:rFonts w:hint="eastAsia"/>
        </w:rPr>
        <w:t>:</w:t>
      </w:r>
      <w:r>
        <w:t>”</w:t>
      </w:r>
      <w:r>
        <w:rPr>
          <w:rFonts w:hint="eastAsia"/>
        </w:rPr>
        <w:t>%s</w:t>
      </w:r>
      <w:r>
        <w:t>”</w:t>
      </w:r>
      <w:r>
        <w:rPr>
          <w:rFonts w:hint="eastAsia"/>
        </w:rPr>
        <w:t>,</w:t>
      </w:r>
      <w:r>
        <w:rPr>
          <w:rFonts w:hint="eastAsia"/>
        </w:rPr>
        <w:tab/>
      </w:r>
      <w:r>
        <w:rPr>
          <w:rFonts w:hint="eastAsia"/>
        </w:rPr>
        <w:tab/>
      </w:r>
      <w:r>
        <w:rPr>
          <w:rFonts w:hint="eastAsia"/>
        </w:rPr>
        <w:t>// IPv4地址，在WANDOWN的时候没有</w:t>
      </w:r>
    </w:p>
    <w:p>
      <w:pPr>
        <w:spacing w:after="15" w:line="220" w:lineRule="atLeast"/>
        <w:ind w:left="210" w:leftChars="100" w:firstLine="420" w:firstLineChars="200"/>
      </w:pPr>
      <w:r>
        <w:t>“</w:t>
      </w:r>
      <w:r>
        <w:rPr>
          <w:rFonts w:hint="eastAsia"/>
        </w:rPr>
        <w:t>Event6</w:t>
      </w:r>
      <w:r>
        <w:t>”</w:t>
      </w:r>
      <w:r>
        <w:rPr>
          <w:rFonts w:hint="eastAsia"/>
        </w:rPr>
        <w:t>:</w:t>
      </w:r>
      <w:r>
        <w:t>”</w:t>
      </w:r>
      <w:r>
        <w:rPr>
          <w:rFonts w:hint="eastAsia"/>
        </w:rPr>
        <w:t>%s</w:t>
      </w:r>
      <w:r>
        <w:t>”</w:t>
      </w:r>
      <w:r>
        <w:rPr>
          <w:rFonts w:hint="eastAsia"/>
        </w:rPr>
        <w:t>,</w:t>
      </w:r>
      <w:r>
        <w:rPr>
          <w:rFonts w:hint="eastAsia"/>
        </w:rPr>
        <w:tab/>
      </w:r>
      <w:r>
        <w:rPr>
          <w:rFonts w:hint="eastAsia"/>
        </w:rPr>
        <w:tab/>
      </w:r>
      <w:r>
        <w:rPr>
          <w:rFonts w:hint="eastAsia"/>
        </w:rPr>
        <w:t>//表示IPv6事件类型，取值</w:t>
      </w:r>
      <w:r>
        <w:t>“</w:t>
      </w:r>
      <w:r>
        <w:rPr>
          <w:rFonts w:hint="eastAsia"/>
        </w:rPr>
        <w:t>WAN6DOWN</w:t>
      </w:r>
      <w:r>
        <w:t>”</w:t>
      </w:r>
      <w:r>
        <w:rPr>
          <w:rFonts w:hint="eastAsia"/>
        </w:rPr>
        <w:t>, “IP6CHANGE”，若无该事件</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//则可不带</w:t>
      </w:r>
    </w:p>
    <w:p>
      <w:pPr>
        <w:spacing w:after="15" w:line="220" w:lineRule="atLeast"/>
        <w:ind w:left="210" w:leftChars="100" w:firstLine="420" w:firstLineChars="200"/>
      </w:pPr>
      <w:r>
        <w:t>“</w:t>
      </w:r>
      <w:r>
        <w:rPr>
          <w:rFonts w:hint="eastAsia"/>
        </w:rPr>
        <w:t>IPAddr6</w:t>
      </w:r>
      <w:r>
        <w:t>”</w:t>
      </w:r>
      <w:r>
        <w:rPr>
          <w:rFonts w:hint="eastAsia"/>
        </w:rPr>
        <w:t>:</w:t>
      </w:r>
      <w:r>
        <w:t>”</w:t>
      </w:r>
      <w:r>
        <w:rPr>
          <w:rFonts w:hint="eastAsia"/>
        </w:rPr>
        <w:t>%s</w:t>
      </w:r>
      <w:r>
        <w:t>”</w:t>
      </w:r>
      <w:r>
        <w:rPr>
          <w:rFonts w:hint="eastAsia"/>
        </w:rPr>
        <w:t>,</w:t>
      </w:r>
      <w:r>
        <w:rPr>
          <w:rFonts w:hint="eastAsia"/>
        </w:rPr>
        <w:tab/>
      </w:r>
      <w:r>
        <w:rPr>
          <w:rFonts w:hint="eastAsia"/>
        </w:rPr>
        <w:tab/>
      </w:r>
      <w:r>
        <w:rPr>
          <w:rFonts w:hint="eastAsia"/>
        </w:rPr>
        <w:t>// IPv6地址, 在WAN6DOWN时没有</w:t>
      </w:r>
    </w:p>
    <w:p>
      <w:pPr>
        <w:spacing w:after="15" w:line="220" w:lineRule="atLeast"/>
        <w:ind w:left="210" w:leftChars="100" w:firstLine="420" w:firstLineChars="200"/>
      </w:pPr>
      <w:r>
        <w:t>“</w:t>
      </w:r>
      <w:r>
        <w:rPr>
          <w:rFonts w:hint="eastAsia"/>
        </w:rPr>
        <w:t>Reason</w:t>
      </w:r>
      <w:r>
        <w:t>”</w:t>
      </w:r>
      <w:r>
        <w:rPr>
          <w:rFonts w:hint="eastAsia"/>
        </w:rPr>
        <w:t>:</w:t>
      </w:r>
      <w:r>
        <w:t>””</w:t>
      </w:r>
      <w:r>
        <w:rPr>
          <w:rFonts w:hint="eastAsia"/>
        </w:rPr>
        <w:t>,</w:t>
      </w:r>
      <w:r>
        <w:rPr>
          <w:rFonts w:hint="eastAsia"/>
        </w:rPr>
        <w:tab/>
      </w:r>
      <w:r>
        <w:rPr>
          <w:rFonts w:hint="eastAsia"/>
        </w:rPr>
        <w:tab/>
      </w:r>
      <w:r>
        <w:rPr>
          <w:rFonts w:hint="eastAsia"/>
        </w:rPr>
        <w:t>//表示IPv4断线的详细原因，在WAN4DOWN的时候从</w:t>
      </w:r>
    </w:p>
    <w:p>
      <w:pPr>
        <w:spacing w:after="15" w:line="220" w:lineRule="atLeast"/>
        <w:ind w:left="2100" w:leftChars="1000" w:firstLine="420" w:firstLineChars="200"/>
      </w:pPr>
      <w:r>
        <w:rPr>
          <w:rFonts w:hint="eastAsia"/>
        </w:rPr>
        <w:t>// PPPoEDialReason中读取</w:t>
      </w:r>
    </w:p>
    <w:p>
      <w:pPr>
        <w:spacing w:after="15" w:line="220" w:lineRule="atLeast"/>
        <w:ind w:left="210" w:leftChars="100" w:firstLine="420" w:firstLineChars="200"/>
      </w:pPr>
      <w:r>
        <w:t>“</w:t>
      </w:r>
      <w:r>
        <w:rPr>
          <w:rFonts w:hint="eastAsia"/>
        </w:rPr>
        <w:t>Reason6</w:t>
      </w:r>
      <w:r>
        <w:t>”</w:t>
      </w:r>
      <w:r>
        <w:rPr>
          <w:rFonts w:hint="eastAsia"/>
        </w:rPr>
        <w:t>:</w:t>
      </w:r>
      <w:r>
        <w:t>””</w:t>
      </w:r>
      <w:r>
        <w:rPr>
          <w:rFonts w:hint="eastAsia"/>
        </w:rPr>
        <w:t>,</w:t>
      </w:r>
      <w:r>
        <w:rPr>
          <w:rFonts w:hint="eastAsia"/>
        </w:rPr>
        <w:tab/>
      </w:r>
      <w:r>
        <w:rPr>
          <w:rFonts w:hint="eastAsia"/>
        </w:rPr>
        <w:tab/>
      </w:r>
      <w:r>
        <w:rPr>
          <w:rFonts w:hint="eastAsia"/>
        </w:rPr>
        <w:t>//表示IPv6断线的详细原因，在WAN6DOWN的时候从</w:t>
      </w:r>
    </w:p>
    <w:p>
      <w:pPr>
        <w:spacing w:after="15" w:line="220" w:lineRule="atLeast"/>
        <w:ind w:left="2100" w:leftChars="1000" w:firstLine="420" w:firstLineChars="200"/>
      </w:pPr>
      <w:r>
        <w:rPr>
          <w:rFonts w:hint="eastAsia"/>
        </w:rPr>
        <w:t>// IPv6_PPPoEDialReason中读取</w:t>
      </w:r>
    </w:p>
    <w:p>
      <w:pPr>
        <w:spacing w:after="15" w:line="220" w:lineRule="atLeast"/>
        <w:ind w:left="2100" w:leftChars="1000" w:firstLine="420" w:firstLineChars="200"/>
      </w:pPr>
    </w:p>
    <w:p>
      <w:pPr>
        <w:spacing w:after="15" w:line="220" w:lineRule="atLeast"/>
        <w:ind w:firstLine="420" w:firstLineChars="200"/>
      </w:pPr>
      <w:r>
        <w:rPr>
          <w:rFonts w:hint="eastAsia"/>
        </w:rPr>
        <w:t>}</w:t>
      </w:r>
    </w:p>
    <w:p>
      <w:pPr>
        <w:widowControl/>
        <w:spacing w:before="0" w:afterLines="0"/>
        <w:ind w:firstLine="420"/>
        <w:jc w:val="left"/>
        <w:rPr>
          <w:rFonts w:ascii="宋体" w:hAnsi="宋体" w:cs="宋体"/>
          <w:color w:val="000000"/>
          <w:sz w:val="16"/>
          <w:szCs w:val="16"/>
        </w:rPr>
      </w:pPr>
      <w:r>
        <w:rPr>
          <w:rFonts w:hint="eastAsia"/>
        </w:rPr>
        <w:t>说明：在网络掉线的情况下，网关需要将DBUS信息填充后再发送DBUS属性变更信号，尤其是PPPoEDialReason/IPv6_PPPoEDialReason，当插件收到网络连接断开的dbus信号后，会根据需要去查询这两个值，若事先不填充这两个属性，插件就获取不了断网原因</w:t>
      </w:r>
    </w:p>
    <w:p>
      <w:pPr>
        <w:widowControl/>
        <w:spacing w:before="0" w:afterLines="0"/>
        <w:ind w:firstLine="420"/>
        <w:jc w:val="left"/>
      </w:pPr>
      <w:r>
        <w:rPr>
          <w:rFonts w:hint="eastAsia"/>
        </w:rPr>
        <w:t>其中，PPPoEDialReason的可取值范围为：</w:t>
      </w:r>
    </w:p>
    <w:p>
      <w:pPr>
        <w:widowControl/>
        <w:spacing w:before="0" w:afterLines="0"/>
        <w:ind w:firstLine="420"/>
        <w:jc w:val="left"/>
      </w:pPr>
      <w:r>
        <w:rPr>
          <w:rFonts w:hint="eastAsia"/>
        </w:rPr>
        <w:t>“ERROR_NONE”</w:t>
      </w:r>
    </w:p>
    <w:p>
      <w:pPr>
        <w:widowControl/>
        <w:spacing w:before="0" w:afterLines="0"/>
        <w:ind w:firstLine="420"/>
        <w:jc w:val="left"/>
      </w:pPr>
      <w:r>
        <w:rPr>
          <w:rFonts w:hint="eastAsia"/>
        </w:rPr>
        <w:t>“ERROR_ISP_TIME_OUT”</w:t>
      </w:r>
    </w:p>
    <w:p>
      <w:pPr>
        <w:widowControl/>
        <w:spacing w:before="0" w:afterLines="0"/>
        <w:ind w:firstLine="420"/>
        <w:jc w:val="left"/>
      </w:pPr>
      <w:r>
        <w:rPr>
          <w:rFonts w:hint="eastAsia"/>
        </w:rPr>
        <w:t>“ERROR_NOT_ENABLED_FOR_INTERNET”</w:t>
      </w:r>
    </w:p>
    <w:p>
      <w:pPr>
        <w:widowControl/>
        <w:spacing w:before="0" w:afterLines="0"/>
        <w:ind w:firstLine="420"/>
        <w:jc w:val="left"/>
      </w:pPr>
      <w:r>
        <w:rPr>
          <w:rFonts w:hint="eastAsia"/>
        </w:rPr>
        <w:t>“ERROR_USER_DISCONNECT”</w:t>
      </w:r>
    </w:p>
    <w:p>
      <w:pPr>
        <w:widowControl/>
        <w:spacing w:before="0" w:afterLines="0"/>
        <w:ind w:firstLine="420"/>
        <w:jc w:val="left"/>
      </w:pPr>
      <w:r>
        <w:rPr>
          <w:rFonts w:hint="eastAsia"/>
        </w:rPr>
        <w:t>“ERROR_ISP_DISCONNECT”</w:t>
      </w:r>
      <w:r>
        <w:tab/>
      </w:r>
      <w:r>
        <w:t>(</w:t>
      </w:r>
      <w:r>
        <w:rPr>
          <w:rFonts w:hint="eastAsia"/>
        </w:rPr>
        <w:t>注：局方主动断网</w:t>
      </w:r>
      <w:r>
        <w:t>)</w:t>
      </w:r>
    </w:p>
    <w:p>
      <w:pPr>
        <w:widowControl/>
        <w:spacing w:before="0" w:afterLines="0"/>
        <w:ind w:firstLine="420"/>
        <w:jc w:val="left"/>
      </w:pPr>
      <w:r>
        <w:rPr>
          <w:rFonts w:hint="eastAsia"/>
        </w:rPr>
        <w:t>“ERROR_IDLE_DISCONNECT”</w:t>
      </w:r>
    </w:p>
    <w:p>
      <w:pPr>
        <w:widowControl/>
        <w:spacing w:before="0" w:afterLines="0"/>
        <w:ind w:firstLine="420"/>
        <w:jc w:val="left"/>
      </w:pPr>
      <w:r>
        <w:rPr>
          <w:rFonts w:hint="eastAsia"/>
        </w:rPr>
        <w:t>“ERROR_FORCED_DISCONNECT”</w:t>
      </w:r>
    </w:p>
    <w:p>
      <w:pPr>
        <w:widowControl/>
        <w:spacing w:before="0" w:afterLines="0"/>
        <w:ind w:firstLine="420"/>
        <w:jc w:val="left"/>
      </w:pPr>
      <w:r>
        <w:rPr>
          <w:rFonts w:hint="eastAsia"/>
        </w:rPr>
        <w:t>“ERROR_SERVER_OUT_OF_RESOURCES”</w:t>
      </w:r>
    </w:p>
    <w:p>
      <w:pPr>
        <w:widowControl/>
        <w:spacing w:before="0" w:afterLines="0"/>
        <w:ind w:firstLine="420"/>
        <w:jc w:val="left"/>
      </w:pPr>
      <w:r>
        <w:rPr>
          <w:rFonts w:hint="eastAsia"/>
        </w:rPr>
        <w:t>“ERROR_ACCOUNT_DISABLED”</w:t>
      </w:r>
    </w:p>
    <w:p>
      <w:pPr>
        <w:widowControl/>
        <w:spacing w:before="0" w:afterLines="0"/>
        <w:ind w:firstLine="420"/>
        <w:jc w:val="left"/>
      </w:pPr>
      <w:r>
        <w:rPr>
          <w:rFonts w:hint="eastAsia"/>
        </w:rPr>
        <w:t>“ERROR_PASSWORD_EXPIRED”</w:t>
      </w:r>
    </w:p>
    <w:p>
      <w:pPr>
        <w:widowControl/>
        <w:spacing w:before="0" w:afterLines="0"/>
        <w:ind w:firstLine="420"/>
        <w:jc w:val="left"/>
      </w:pPr>
      <w:r>
        <w:rPr>
          <w:rFonts w:hint="eastAsia"/>
        </w:rPr>
        <w:t>“ERROR_AUTHENTICATION_FAILURE”</w:t>
      </w:r>
    </w:p>
    <w:p>
      <w:pPr>
        <w:widowControl/>
        <w:spacing w:before="0" w:afterLines="0"/>
        <w:ind w:firstLine="420"/>
        <w:jc w:val="left"/>
      </w:pPr>
      <w:r>
        <w:rPr>
          <w:rFonts w:hint="eastAsia"/>
        </w:rPr>
        <w:t>“ERROR_NO_CARRIER”</w:t>
      </w:r>
      <w:r>
        <w:rPr>
          <w:rFonts w:hint="eastAsia"/>
        </w:rPr>
        <w:tab/>
      </w:r>
      <w:r>
        <w:rPr>
          <w:rFonts w:hint="eastAsia"/>
        </w:rPr>
        <w:tab/>
      </w:r>
      <w:r>
        <w:rPr>
          <w:rFonts w:hint="eastAsia"/>
        </w:rPr>
        <w:t>（注：无光信号）</w:t>
      </w:r>
    </w:p>
    <w:p>
      <w:pPr>
        <w:widowControl/>
        <w:spacing w:before="0" w:afterLines="0"/>
        <w:ind w:firstLine="420"/>
        <w:jc w:val="left"/>
      </w:pPr>
      <w:r>
        <w:rPr>
          <w:rFonts w:hint="eastAsia"/>
        </w:rPr>
        <w:t>“ERROR_NO_ANSWER”</w:t>
      </w:r>
    </w:p>
    <w:p>
      <w:pPr>
        <w:widowControl/>
        <w:spacing w:before="0" w:afterLines="0"/>
        <w:ind w:firstLine="420"/>
        <w:jc w:val="left"/>
      </w:pPr>
      <w:r>
        <w:rPr>
          <w:rFonts w:hint="eastAsia"/>
        </w:rPr>
        <w:t>“ERROR_IP_CONFIGURATION”</w:t>
      </w:r>
    </w:p>
    <w:p>
      <w:pPr>
        <w:widowControl/>
        <w:spacing w:before="0" w:afterLines="0"/>
        <w:ind w:firstLine="420"/>
        <w:jc w:val="left"/>
      </w:pPr>
      <w:r>
        <w:rPr>
          <w:rFonts w:hint="eastAsia"/>
        </w:rPr>
        <w:t>“ERROR_UNKNOWN”</w:t>
      </w:r>
    </w:p>
    <w:p>
      <w:pPr>
        <w:spacing w:before="0" w:afterLines="0"/>
        <w:rPr>
          <w:rFonts w:ascii="Calibri" w:hAnsi="Calibri"/>
          <w:color w:val="5B9BD5"/>
          <w:szCs w:val="22"/>
        </w:rPr>
      </w:pPr>
    </w:p>
    <w:p>
      <w:pPr>
        <w:pStyle w:val="162"/>
        <w:spacing w:before="156" w:after="156"/>
      </w:pPr>
      <w:bookmarkStart w:id="2005" w:name="_Toc532477894"/>
      <w:bookmarkStart w:id="2006" w:name="_Toc491704009"/>
      <w:r>
        <w:rPr>
          <w:rFonts w:hint="eastAsia"/>
        </w:rPr>
        <w:t>网关进程资源监控</w:t>
      </w:r>
      <w:bookmarkEnd w:id="2005"/>
      <w:bookmarkEnd w:id="2006"/>
    </w:p>
    <w:p>
      <w:pPr>
        <w:spacing w:before="0" w:afterLines="0" w:line="220" w:lineRule="atLeast"/>
        <w:ind w:firstLine="420" w:firstLineChars="200"/>
      </w:pPr>
      <w:r>
        <w:rPr>
          <w:rFonts w:hint="eastAsia"/>
        </w:rPr>
        <w:t>网关系统监控</w:t>
      </w:r>
      <w:r>
        <w:t>E8C</w:t>
      </w:r>
      <w:r>
        <w:rPr>
          <w:rFonts w:hint="eastAsia"/>
        </w:rPr>
        <w:t>关键进程</w:t>
      </w:r>
      <w:r>
        <w:t>CPU/</w:t>
      </w:r>
      <w:r>
        <w:rPr>
          <w:rFonts w:hint="eastAsia"/>
        </w:rPr>
        <w:t>内存占用信息。平台可设置受控的进程及其</w:t>
      </w:r>
      <w:r>
        <w:t>CPU/</w:t>
      </w:r>
      <w:r>
        <w:rPr>
          <w:rFonts w:hint="eastAsia"/>
        </w:rPr>
        <w:t>内存阈值。应用进程占用的</w:t>
      </w:r>
      <w:r>
        <w:t>CPU/</w:t>
      </w:r>
      <w:r>
        <w:rPr>
          <w:rFonts w:hint="eastAsia"/>
        </w:rPr>
        <w:t>内存百分比超过该阈值时网关将进程名占用的</w:t>
      </w:r>
      <w:r>
        <w:t>CPU/</w:t>
      </w:r>
      <w:r>
        <w:rPr>
          <w:rFonts w:hint="eastAsia"/>
        </w:rPr>
        <w:t>内存信息保存到文件中，多个进程的告警信息用追加的方式记录。待质量插件上报</w:t>
      </w:r>
      <w:r>
        <w:t>DMP</w:t>
      </w:r>
      <w:r>
        <w:rPr>
          <w:rFonts w:hint="eastAsia"/>
        </w:rPr>
        <w:t>后插件会删除该文件。</w:t>
      </w:r>
    </w:p>
    <w:p>
      <w:pPr>
        <w:spacing w:before="0" w:afterLines="0" w:line="220" w:lineRule="atLeast"/>
        <w:ind w:firstLine="420" w:firstLineChars="200"/>
        <w:rPr>
          <w:rFonts w:ascii="Calibri" w:hAnsi="Calibri"/>
          <w:szCs w:val="22"/>
        </w:rPr>
      </w:pPr>
    </w:p>
    <w:p>
      <w:pPr>
        <w:spacing w:before="0" w:afterLines="0" w:line="220" w:lineRule="atLeast"/>
        <w:ind w:firstLine="420" w:firstLineChars="200"/>
        <w:rPr>
          <w:rFonts w:ascii="Calibri" w:hAnsi="Calibri"/>
          <w:szCs w:val="22"/>
        </w:rPr>
      </w:pPr>
      <w:r>
        <w:rPr>
          <w:rFonts w:hint="eastAsia" w:ascii="Calibri" w:hAnsi="Calibri"/>
          <w:szCs w:val="22"/>
        </w:rPr>
        <w:t>文件名</w:t>
      </w:r>
      <w:r>
        <w:rPr>
          <w:rFonts w:ascii="Calibri" w:hAnsi="Calibri"/>
          <w:szCs w:val="22"/>
        </w:rPr>
        <w:t>: e8c_cpumem_info</w:t>
      </w:r>
    </w:p>
    <w:p>
      <w:pPr>
        <w:spacing w:before="0" w:afterLines="0" w:line="220" w:lineRule="atLeast"/>
        <w:ind w:firstLine="420" w:firstLineChars="200"/>
        <w:rPr>
          <w:rFonts w:ascii="Calibri" w:hAnsi="Calibri"/>
          <w:szCs w:val="22"/>
        </w:rPr>
      </w:pPr>
      <w:r>
        <w:rPr>
          <w:rFonts w:hint="eastAsia" w:ascii="Calibri" w:hAnsi="Calibri"/>
          <w:szCs w:val="22"/>
        </w:rPr>
        <w:t>路径</w:t>
      </w:r>
      <w:r>
        <w:rPr>
          <w:rFonts w:ascii="Calibri" w:hAnsi="Calibri"/>
          <w:szCs w:val="22"/>
        </w:rPr>
        <w:t>:/tmp/diaginfo/</w:t>
      </w:r>
    </w:p>
    <w:p>
      <w:pPr>
        <w:spacing w:before="0" w:afterLines="0" w:line="220" w:lineRule="atLeast"/>
        <w:ind w:firstLine="420" w:firstLineChars="200"/>
        <w:rPr>
          <w:rFonts w:ascii="Calibri" w:hAnsi="Calibri"/>
          <w:szCs w:val="22"/>
        </w:rPr>
      </w:pPr>
      <w:r>
        <w:rPr>
          <w:rFonts w:ascii="Calibri" w:hAnsi="Calibri"/>
          <w:szCs w:val="22"/>
        </w:rPr>
        <w:t>JSON</w:t>
      </w:r>
      <w:r>
        <w:rPr>
          <w:rFonts w:hint="eastAsia" w:ascii="Calibri" w:hAnsi="Calibri"/>
          <w:szCs w:val="22"/>
        </w:rPr>
        <w:t>格式</w:t>
      </w:r>
      <w:r>
        <w:rPr>
          <w:rFonts w:ascii="Calibri" w:hAnsi="Calibri"/>
          <w:szCs w:val="22"/>
        </w:rPr>
        <w:t>:</w:t>
      </w:r>
    </w:p>
    <w:p>
      <w:pPr>
        <w:spacing w:before="0" w:afterLines="0" w:line="220" w:lineRule="atLeast"/>
        <w:ind w:firstLine="420" w:firstLineChars="200"/>
        <w:rPr>
          <w:rFonts w:ascii="Calibri" w:hAnsi="Calibri"/>
          <w:szCs w:val="22"/>
        </w:rPr>
      </w:pPr>
      <w:r>
        <w:rPr>
          <w:rFonts w:ascii="Calibri" w:hAnsi="Calibri"/>
          <w:szCs w:val="22"/>
        </w:rPr>
        <w:t>{</w:t>
      </w:r>
    </w:p>
    <w:p>
      <w:pPr>
        <w:spacing w:before="0" w:afterLines="0" w:line="220" w:lineRule="atLeast"/>
        <w:ind w:firstLine="420"/>
        <w:rPr>
          <w:rFonts w:ascii="Calibri" w:hAnsi="Calibri"/>
          <w:szCs w:val="22"/>
        </w:rPr>
      </w:pPr>
      <w:r>
        <w:rPr>
          <w:rFonts w:ascii="Calibri" w:hAnsi="Calibri"/>
          <w:szCs w:val="22"/>
        </w:rPr>
        <w:t>"Info": [{</w:t>
      </w:r>
    </w:p>
    <w:p>
      <w:pPr>
        <w:spacing w:before="0" w:afterLines="0" w:line="220" w:lineRule="atLeast"/>
        <w:ind w:firstLine="420"/>
        <w:rPr>
          <w:szCs w:val="22"/>
        </w:rPr>
      </w:pPr>
      <w:r>
        <w:rPr>
          <w:rFonts w:asciiTheme="minorHAnsi" w:hAnsiTheme="minorHAnsi" w:cstheme="minorHAnsi"/>
          <w:szCs w:val="22"/>
        </w:rPr>
        <w:tab/>
      </w:r>
      <w:r>
        <w:rPr>
          <w:rFonts w:ascii="Calibri" w:hAnsi="Calibri"/>
          <w:szCs w:val="22"/>
        </w:rPr>
        <w:t>“</w:t>
      </w:r>
      <w:r>
        <w:t>Time</w:t>
      </w:r>
      <w:r>
        <w:rPr>
          <w:rFonts w:ascii="Calibri" w:hAnsi="Calibri"/>
          <w:szCs w:val="22"/>
        </w:rPr>
        <w:t>”</w:t>
      </w:r>
      <w:r>
        <w:t>:</w:t>
      </w:r>
      <w:r>
        <w:rPr>
          <w:rFonts w:ascii="Calibri" w:hAnsi="Calibri"/>
          <w:szCs w:val="22"/>
        </w:rPr>
        <w:t>“</w:t>
      </w:r>
      <w:r>
        <w:t>2016-12-06 08:01:57</w:t>
      </w:r>
      <w:r>
        <w:rPr>
          <w:rFonts w:ascii="Calibri" w:hAnsi="Calibri"/>
          <w:szCs w:val="22"/>
        </w:rPr>
        <w:t>”</w:t>
      </w:r>
    </w:p>
    <w:p>
      <w:pPr>
        <w:spacing w:before="0" w:afterLines="0" w:line="220" w:lineRule="atLeast"/>
        <w:ind w:firstLine="420" w:firstLineChars="200"/>
        <w:rPr>
          <w:szCs w:val="22"/>
        </w:rPr>
      </w:pPr>
      <w:r>
        <w:rPr>
          <w:szCs w:val="22"/>
        </w:rPr>
        <w:tab/>
      </w:r>
      <w:r>
        <w:rPr>
          <w:rFonts w:ascii="Calibri" w:hAnsi="Calibri"/>
          <w:szCs w:val="22"/>
        </w:rPr>
        <w:t>“</w:t>
      </w:r>
      <w:r>
        <w:rPr>
          <w:szCs w:val="22"/>
        </w:rPr>
        <w:t>AppName</w:t>
      </w:r>
      <w:r>
        <w:rPr>
          <w:rFonts w:ascii="Calibri" w:hAnsi="Calibri"/>
          <w:szCs w:val="22"/>
        </w:rPr>
        <w:t>”</w:t>
      </w:r>
      <w:r>
        <w:rPr>
          <w:szCs w:val="22"/>
        </w:rPr>
        <w:t xml:space="preserve">: </w:t>
      </w:r>
      <w:r>
        <w:rPr>
          <w:rFonts w:ascii="Calibri" w:hAnsi="Calibri"/>
          <w:szCs w:val="22"/>
        </w:rPr>
        <w:t>“”</w:t>
      </w:r>
      <w:r>
        <w:rPr>
          <w:szCs w:val="22"/>
        </w:rPr>
        <w:t>,</w:t>
      </w:r>
    </w:p>
    <w:p>
      <w:pPr>
        <w:spacing w:before="0" w:afterLines="0" w:line="220" w:lineRule="atLeast"/>
        <w:ind w:left="420" w:leftChars="200" w:firstLine="420" w:firstLineChars="200"/>
        <w:rPr>
          <w:szCs w:val="22"/>
        </w:rPr>
      </w:pPr>
      <w:r>
        <w:rPr>
          <w:rFonts w:ascii="Calibri" w:hAnsi="Calibri"/>
          <w:szCs w:val="22"/>
        </w:rPr>
        <w:t>“</w:t>
      </w:r>
      <w:r>
        <w:t>Description</w:t>
      </w:r>
      <w:r>
        <w:rPr>
          <w:rFonts w:ascii="Calibri" w:hAnsi="Calibri"/>
          <w:szCs w:val="22"/>
        </w:rPr>
        <w:t>”</w:t>
      </w:r>
      <w:r>
        <w:rPr>
          <w:szCs w:val="22"/>
        </w:rPr>
        <w:t>:</w:t>
      </w:r>
      <w:r>
        <w:rPr>
          <w:rFonts w:ascii="Calibri" w:hAnsi="Calibri"/>
          <w:szCs w:val="22"/>
        </w:rPr>
        <w:t>“</w:t>
      </w:r>
      <w:r>
        <w:rPr>
          <w:szCs w:val="22"/>
        </w:rPr>
        <w:t>%s</w:t>
      </w:r>
      <w:r>
        <w:rPr>
          <w:rFonts w:ascii="Calibri" w:hAnsi="Calibri"/>
          <w:szCs w:val="22"/>
        </w:rPr>
        <w:t>”</w:t>
      </w:r>
    </w:p>
    <w:p>
      <w:pPr>
        <w:spacing w:before="0" w:afterLines="0" w:line="220" w:lineRule="atLeast"/>
        <w:ind w:firstLine="420"/>
        <w:rPr>
          <w:rFonts w:ascii="Calibri" w:hAnsi="Calibri"/>
          <w:szCs w:val="22"/>
        </w:rPr>
      </w:pPr>
      <w:r>
        <w:rPr>
          <w:rFonts w:ascii="Calibri" w:hAnsi="Calibri"/>
          <w:szCs w:val="22"/>
        </w:rPr>
        <w:t>}]</w:t>
      </w:r>
    </w:p>
    <w:p>
      <w:pPr>
        <w:spacing w:before="0" w:afterLines="0" w:line="220" w:lineRule="atLeast"/>
        <w:ind w:firstLine="420" w:firstLineChars="200"/>
        <w:rPr>
          <w:rFonts w:ascii="Calibri" w:hAnsi="Calibri"/>
          <w:szCs w:val="22"/>
        </w:rPr>
      </w:pPr>
      <w:r>
        <w:rPr>
          <w:rFonts w:ascii="Calibri" w:hAnsi="Calibri"/>
          <w:szCs w:val="22"/>
        </w:rPr>
        <w:t>}</w:t>
      </w:r>
    </w:p>
    <w:p>
      <w:pPr>
        <w:spacing w:before="0" w:afterLines="0" w:line="220" w:lineRule="atLeast"/>
        <w:ind w:firstLine="420" w:firstLineChars="200"/>
        <w:rPr>
          <w:rFonts w:ascii="宋体" w:hAnsi="宋体"/>
          <w:szCs w:val="22"/>
        </w:rPr>
      </w:pPr>
    </w:p>
    <w:p>
      <w:pPr>
        <w:widowControl/>
        <w:numPr>
          <w:ilvl w:val="255"/>
          <w:numId w:val="0"/>
        </w:numPr>
        <w:adjustRightInd w:val="0"/>
        <w:snapToGrid w:val="0"/>
        <w:spacing w:after="15" w:line="220" w:lineRule="atLeast"/>
        <w:ind w:left="420" w:leftChars="200"/>
        <w:jc w:val="left"/>
        <w:rPr>
          <w:rFonts w:asciiTheme="minorHAnsi" w:hAnsiTheme="minorHAnsi" w:eastAsiaTheme="minorEastAsia"/>
        </w:rPr>
      </w:pPr>
      <w:r>
        <w:rPr>
          <w:rFonts w:hint="eastAsia" w:asciiTheme="minorHAnsi" w:hAnsiTheme="minorHAnsi" w:eastAsiaTheme="minorEastAsia"/>
        </w:rPr>
        <w:t>其中：</w:t>
      </w:r>
    </w:p>
    <w:p>
      <w:pPr>
        <w:widowControl/>
        <w:numPr>
          <w:ilvl w:val="255"/>
          <w:numId w:val="0"/>
        </w:numPr>
        <w:adjustRightInd w:val="0"/>
        <w:snapToGrid w:val="0"/>
        <w:spacing w:after="15" w:line="220" w:lineRule="atLeast"/>
        <w:ind w:left="420" w:leftChars="200"/>
        <w:jc w:val="left"/>
        <w:rPr>
          <w:rFonts w:ascii="宋体" w:hAnsi="宋体"/>
          <w:szCs w:val="22"/>
        </w:rPr>
      </w:pPr>
      <w:r>
        <w:rPr>
          <w:rFonts w:asciiTheme="minorHAnsi" w:hAnsiTheme="minorHAnsi" w:eastAsiaTheme="minorEastAsia"/>
        </w:rPr>
        <w:t xml:space="preserve">1. </w:t>
      </w:r>
      <w:r>
        <w:rPr>
          <w:rFonts w:hint="eastAsia" w:asciiTheme="minorHAnsi" w:hAnsiTheme="minorHAnsi" w:eastAsiaTheme="minorEastAsia"/>
        </w:rPr>
        <w:t>当</w:t>
      </w:r>
      <w:r>
        <w:rPr>
          <w:rFonts w:asciiTheme="minorHAnsi" w:hAnsiTheme="minorHAnsi" w:eastAsiaTheme="minorEastAsia"/>
        </w:rPr>
        <w:t>AppName</w:t>
      </w:r>
      <w:r>
        <w:rPr>
          <w:rFonts w:hint="eastAsia" w:asciiTheme="minorHAnsi" w:hAnsiTheme="minorHAnsi" w:eastAsiaTheme="minorEastAsia"/>
        </w:rPr>
        <w:t>为</w:t>
      </w:r>
      <w:r>
        <w:rPr>
          <w:rFonts w:asciiTheme="minorHAnsi" w:hAnsiTheme="minorHAnsi" w:eastAsiaTheme="minorEastAsia"/>
        </w:rPr>
        <w:t>”SYSTEM”</w:t>
      </w:r>
      <w:r>
        <w:rPr>
          <w:rFonts w:hint="eastAsia" w:asciiTheme="minorHAnsi" w:hAnsiTheme="minorHAnsi" w:eastAsiaTheme="minorEastAsia"/>
        </w:rPr>
        <w:t>的时候，表示当前系统的</w:t>
      </w:r>
      <w:r>
        <w:rPr>
          <w:rFonts w:asciiTheme="minorHAnsi" w:hAnsiTheme="minorHAnsi" w:eastAsiaTheme="minorEastAsia"/>
        </w:rPr>
        <w:t>CPU</w:t>
      </w:r>
      <w:r>
        <w:rPr>
          <w:rFonts w:hint="eastAsia" w:asciiTheme="minorHAnsi" w:hAnsiTheme="minorHAnsi" w:eastAsiaTheme="minorEastAsia"/>
        </w:rPr>
        <w:t>和</w:t>
      </w:r>
      <w:r>
        <w:rPr>
          <w:rFonts w:ascii="Calibri" w:hAnsi="Calibri"/>
          <w:szCs w:val="22"/>
        </w:rPr>
        <w:t>memory</w:t>
      </w:r>
      <w:r>
        <w:rPr>
          <w:rFonts w:hint="eastAsia" w:ascii="Calibri" w:hAnsi="Calibri"/>
          <w:szCs w:val="22"/>
        </w:rPr>
        <w:t>告警</w:t>
      </w:r>
      <w:r>
        <w:rPr>
          <w:rFonts w:hint="eastAsia" w:asciiTheme="minorHAnsi" w:hAnsiTheme="minorHAnsi" w:eastAsiaTheme="minorEastAsia"/>
        </w:rPr>
        <w:t>，对于其他具体进程的情况，</w:t>
      </w:r>
      <w:r>
        <w:rPr>
          <w:rFonts w:asciiTheme="minorHAnsi" w:hAnsiTheme="minorHAnsi" w:eastAsiaTheme="minorEastAsia"/>
        </w:rPr>
        <w:t>AppName</w:t>
      </w:r>
      <w:r>
        <w:rPr>
          <w:rFonts w:hint="eastAsia" w:asciiTheme="minorHAnsi" w:hAnsiTheme="minorHAnsi" w:eastAsiaTheme="minorEastAsia"/>
        </w:rPr>
        <w:t>填具体的进程名。</w:t>
      </w:r>
    </w:p>
    <w:p>
      <w:pPr>
        <w:spacing w:before="0" w:afterLines="0" w:line="220" w:lineRule="atLeast"/>
        <w:ind w:firstLine="420" w:firstLineChars="200"/>
        <w:rPr>
          <w:rFonts w:ascii="Calibri" w:hAnsi="Calibri"/>
          <w:szCs w:val="22"/>
        </w:rPr>
      </w:pPr>
      <w:r>
        <w:rPr>
          <w:rFonts w:hint="eastAsia" w:ascii="Calibri" w:hAnsi="Calibri"/>
          <w:szCs w:val="22"/>
        </w:rPr>
        <w:t>进程的名字定义如下，网关在收到相应的进程名后自己去对应网关的进程：</w:t>
      </w:r>
    </w:p>
    <w:p>
      <w:pPr>
        <w:spacing w:before="0" w:afterLines="0" w:line="220" w:lineRule="atLeast"/>
        <w:ind w:firstLine="420" w:firstLineChars="200"/>
        <w:rPr>
          <w:rFonts w:ascii="Calibri" w:hAnsi="Calibri"/>
          <w:szCs w:val="22"/>
        </w:rPr>
      </w:pPr>
      <w:r>
        <w:rPr>
          <w:rFonts w:ascii="Calibri" w:hAnsi="Calibri"/>
          <w:szCs w:val="22"/>
        </w:rPr>
        <w:t>#define CTC_GW_SERVICE_NAME_HTTP</w:t>
      </w:r>
      <w:r>
        <w:rPr>
          <w:rFonts w:ascii="Calibri" w:hAnsi="Calibri"/>
          <w:szCs w:val="22"/>
        </w:rPr>
        <w:tab/>
      </w:r>
      <w:r>
        <w:rPr>
          <w:rFonts w:ascii="Calibri" w:hAnsi="Calibri"/>
          <w:szCs w:val="22"/>
        </w:rPr>
        <w:tab/>
      </w:r>
      <w:r>
        <w:rPr>
          <w:rFonts w:ascii="Calibri" w:hAnsi="Calibri"/>
          <w:szCs w:val="22"/>
        </w:rPr>
        <w:t>“http”</w:t>
      </w:r>
    </w:p>
    <w:p>
      <w:pPr>
        <w:spacing w:before="0" w:afterLines="0" w:line="220" w:lineRule="atLeast"/>
        <w:ind w:firstLine="420" w:firstLineChars="200"/>
        <w:rPr>
          <w:rFonts w:ascii="Calibri" w:hAnsi="Calibri"/>
          <w:szCs w:val="22"/>
        </w:rPr>
      </w:pPr>
      <w:r>
        <w:rPr>
          <w:rFonts w:ascii="Calibri" w:hAnsi="Calibri"/>
          <w:szCs w:val="22"/>
        </w:rPr>
        <w:t>#define CTC_GW_SERVICE_NAME_VOICE</w:t>
      </w:r>
      <w:r>
        <w:rPr>
          <w:rFonts w:ascii="Calibri" w:hAnsi="Calibri"/>
          <w:szCs w:val="22"/>
        </w:rPr>
        <w:tab/>
      </w:r>
      <w:r>
        <w:rPr>
          <w:rFonts w:ascii="Calibri" w:hAnsi="Calibri"/>
          <w:szCs w:val="22"/>
        </w:rPr>
        <w:tab/>
      </w:r>
      <w:r>
        <w:rPr>
          <w:rFonts w:ascii="Calibri" w:hAnsi="Calibri"/>
          <w:szCs w:val="22"/>
        </w:rPr>
        <w:t>“voice”</w:t>
      </w:r>
    </w:p>
    <w:p>
      <w:pPr>
        <w:spacing w:before="0" w:afterLines="0" w:line="220" w:lineRule="atLeast"/>
        <w:ind w:firstLine="420" w:firstLineChars="200"/>
        <w:rPr>
          <w:rFonts w:ascii="Calibri" w:hAnsi="Calibri"/>
          <w:szCs w:val="22"/>
        </w:rPr>
      </w:pPr>
      <w:r>
        <w:rPr>
          <w:rFonts w:ascii="Calibri" w:hAnsi="Calibri"/>
          <w:szCs w:val="22"/>
        </w:rPr>
        <w:t>#define CTC_GW_SERVICE_NAME_WIFI</w:t>
      </w:r>
      <w:r>
        <w:rPr>
          <w:rFonts w:ascii="Calibri" w:hAnsi="Calibri"/>
          <w:szCs w:val="22"/>
        </w:rPr>
        <w:tab/>
      </w:r>
      <w:r>
        <w:rPr>
          <w:rFonts w:ascii="Calibri" w:hAnsi="Calibri"/>
          <w:szCs w:val="22"/>
        </w:rPr>
        <w:tab/>
      </w:r>
      <w:r>
        <w:rPr>
          <w:rFonts w:ascii="Calibri" w:hAnsi="Calibri"/>
          <w:szCs w:val="22"/>
        </w:rPr>
        <w:t>“wifi”</w:t>
      </w:r>
    </w:p>
    <w:p>
      <w:pPr>
        <w:spacing w:before="0" w:afterLines="0" w:line="220" w:lineRule="atLeast"/>
        <w:ind w:firstLine="420" w:firstLineChars="200"/>
        <w:rPr>
          <w:rFonts w:ascii="Calibri" w:hAnsi="Calibri"/>
          <w:szCs w:val="22"/>
        </w:rPr>
      </w:pPr>
      <w:r>
        <w:rPr>
          <w:rFonts w:ascii="Calibri" w:hAnsi="Calibri"/>
          <w:szCs w:val="22"/>
        </w:rPr>
        <w:t>#define CTC_GW_SERVICE_NAME_DBUS</w:t>
      </w:r>
      <w:r>
        <w:rPr>
          <w:rFonts w:ascii="Calibri" w:hAnsi="Calibri"/>
          <w:szCs w:val="22"/>
        </w:rPr>
        <w:tab/>
      </w:r>
      <w:r>
        <w:rPr>
          <w:rFonts w:ascii="Calibri" w:hAnsi="Calibri"/>
          <w:szCs w:val="22"/>
        </w:rPr>
        <w:tab/>
      </w:r>
      <w:r>
        <w:rPr>
          <w:rFonts w:ascii="Calibri" w:hAnsi="Calibri"/>
          <w:szCs w:val="22"/>
        </w:rPr>
        <w:t>“igddbus”</w:t>
      </w:r>
    </w:p>
    <w:p>
      <w:pPr>
        <w:spacing w:before="0" w:afterLines="0" w:line="220" w:lineRule="atLeast"/>
        <w:ind w:firstLine="420" w:firstLineChars="200"/>
        <w:rPr>
          <w:rFonts w:ascii="Calibri" w:hAnsi="Calibri"/>
          <w:szCs w:val="22"/>
        </w:rPr>
      </w:pPr>
      <w:r>
        <w:rPr>
          <w:rFonts w:ascii="Calibri" w:hAnsi="Calibri"/>
          <w:szCs w:val="22"/>
        </w:rPr>
        <w:t>#define CTC_GW_SERVICE_NAME_SAMBA</w:t>
      </w:r>
      <w:r>
        <w:rPr>
          <w:rFonts w:ascii="Calibri" w:hAnsi="Calibri"/>
          <w:szCs w:val="22"/>
        </w:rPr>
        <w:tab/>
      </w:r>
      <w:r>
        <w:rPr>
          <w:rFonts w:ascii="Calibri" w:hAnsi="Calibri"/>
          <w:szCs w:val="22"/>
        </w:rPr>
        <w:tab/>
      </w:r>
      <w:r>
        <w:rPr>
          <w:rFonts w:ascii="Calibri" w:hAnsi="Calibri"/>
          <w:szCs w:val="22"/>
        </w:rPr>
        <w:t>“samba”</w:t>
      </w:r>
    </w:p>
    <w:p>
      <w:pPr>
        <w:spacing w:before="0" w:afterLines="0" w:line="220" w:lineRule="atLeast"/>
        <w:ind w:firstLine="420" w:firstLineChars="200"/>
        <w:rPr>
          <w:rFonts w:ascii="Calibri" w:hAnsi="Calibri"/>
          <w:szCs w:val="22"/>
        </w:rPr>
      </w:pPr>
      <w:r>
        <w:rPr>
          <w:rFonts w:ascii="Calibri" w:hAnsi="Calibri"/>
          <w:szCs w:val="22"/>
        </w:rPr>
        <w:t>#define CTC_GW_SERVICE_NAME_APPMGR</w:t>
      </w:r>
      <w:r>
        <w:rPr>
          <w:rFonts w:ascii="Calibri" w:hAnsi="Calibri"/>
          <w:szCs w:val="22"/>
        </w:rPr>
        <w:tab/>
      </w:r>
      <w:r>
        <w:rPr>
          <w:rFonts w:ascii="Calibri" w:hAnsi="Calibri"/>
          <w:szCs w:val="22"/>
        </w:rPr>
        <w:tab/>
      </w:r>
      <w:r>
        <w:rPr>
          <w:rFonts w:ascii="Calibri" w:hAnsi="Calibri"/>
          <w:szCs w:val="22"/>
        </w:rPr>
        <w:t>“appmgr”</w:t>
      </w:r>
    </w:p>
    <w:p>
      <w:pPr>
        <w:spacing w:before="0" w:afterLines="0" w:line="220" w:lineRule="atLeast"/>
        <w:ind w:firstLine="420" w:firstLineChars="200"/>
        <w:rPr>
          <w:rFonts w:ascii="Calibri" w:hAnsi="Calibri"/>
          <w:szCs w:val="22"/>
        </w:rPr>
      </w:pPr>
      <w:r>
        <w:rPr>
          <w:rFonts w:ascii="Calibri" w:hAnsi="Calibri"/>
          <w:szCs w:val="22"/>
        </w:rPr>
        <w:t>#define CTC_GW_SERVICE_NAME_CLOUDCLI</w:t>
      </w:r>
      <w:r>
        <w:rPr>
          <w:rFonts w:ascii="Calibri" w:hAnsi="Calibri"/>
          <w:szCs w:val="22"/>
        </w:rPr>
        <w:tab/>
      </w:r>
      <w:r>
        <w:rPr>
          <w:rFonts w:ascii="Calibri" w:hAnsi="Calibri"/>
          <w:szCs w:val="22"/>
        </w:rPr>
        <w:t>“cloudcli”</w:t>
      </w:r>
    </w:p>
    <w:p>
      <w:pPr>
        <w:spacing w:before="0" w:afterLines="0" w:line="220" w:lineRule="atLeast"/>
        <w:ind w:firstLine="420" w:firstLineChars="200"/>
        <w:rPr>
          <w:rFonts w:ascii="Calibri" w:hAnsi="Calibri"/>
          <w:szCs w:val="22"/>
        </w:rPr>
      </w:pPr>
      <w:r>
        <w:rPr>
          <w:rFonts w:ascii="Calibri" w:hAnsi="Calibri"/>
          <w:szCs w:val="22"/>
        </w:rPr>
        <w:t>#define CTC_GW_SERVICE_NAME_SAF</w:t>
      </w:r>
      <w:r>
        <w:rPr>
          <w:rFonts w:ascii="Calibri" w:hAnsi="Calibri"/>
          <w:szCs w:val="22"/>
        </w:rPr>
        <w:tab/>
      </w:r>
      <w:r>
        <w:rPr>
          <w:rFonts w:ascii="Calibri" w:hAnsi="Calibri"/>
          <w:szCs w:val="22"/>
        </w:rPr>
        <w:tab/>
      </w:r>
      <w:r>
        <w:rPr>
          <w:rFonts w:ascii="Calibri" w:hAnsi="Calibri"/>
          <w:szCs w:val="22"/>
        </w:rPr>
        <w:tab/>
      </w:r>
      <w:r>
        <w:rPr>
          <w:rFonts w:ascii="Calibri" w:hAnsi="Calibri"/>
          <w:szCs w:val="22"/>
        </w:rPr>
        <w:t>“saf”</w:t>
      </w:r>
    </w:p>
    <w:p>
      <w:pPr>
        <w:spacing w:before="0" w:afterLines="0" w:line="220" w:lineRule="atLeast"/>
        <w:ind w:firstLine="420" w:firstLineChars="200"/>
        <w:rPr>
          <w:rFonts w:ascii="Calibri" w:hAnsi="Calibri"/>
          <w:szCs w:val="22"/>
        </w:rPr>
      </w:pPr>
      <w:r>
        <w:rPr>
          <w:rFonts w:ascii="Calibri" w:hAnsi="Calibri"/>
          <w:szCs w:val="22"/>
        </w:rPr>
        <w:t>#define CTC_GW_SERVICE_NAME_OTHER</w:t>
      </w:r>
      <w:r>
        <w:rPr>
          <w:rFonts w:ascii="Calibri" w:hAnsi="Calibri"/>
          <w:szCs w:val="22"/>
        </w:rPr>
        <w:tab/>
      </w:r>
      <w:r>
        <w:rPr>
          <w:rFonts w:ascii="Calibri" w:hAnsi="Calibri"/>
          <w:szCs w:val="22"/>
        </w:rPr>
        <w:tab/>
      </w:r>
      <w:r>
        <w:rPr>
          <w:rFonts w:ascii="Calibri" w:hAnsi="Calibri"/>
          <w:szCs w:val="22"/>
        </w:rPr>
        <w:t>“tr069c”</w:t>
      </w:r>
    </w:p>
    <w:p>
      <w:pPr>
        <w:spacing w:before="0" w:afterLines="0" w:line="220" w:lineRule="atLeast"/>
        <w:ind w:firstLine="420" w:firstLineChars="200"/>
        <w:rPr>
          <w:rFonts w:ascii="Calibri" w:hAnsi="Calibri"/>
          <w:szCs w:val="22"/>
        </w:rPr>
      </w:pPr>
      <w:r>
        <w:rPr>
          <w:rFonts w:hint="eastAsia" w:ascii="Calibri" w:hAnsi="Calibri"/>
          <w:szCs w:val="22"/>
        </w:rPr>
        <w:t>以及各个厂商自身关键应用。</w:t>
      </w:r>
    </w:p>
    <w:p>
      <w:pPr>
        <w:spacing w:before="0" w:afterLines="0" w:line="220" w:lineRule="atLeast"/>
        <w:ind w:firstLine="420" w:firstLineChars="200"/>
        <w:rPr>
          <w:rFonts w:ascii="Calibri" w:hAnsi="Calibri"/>
          <w:szCs w:val="22"/>
        </w:rPr>
      </w:pPr>
    </w:p>
    <w:p>
      <w:pPr>
        <w:spacing w:after="15" w:line="220" w:lineRule="atLeast"/>
        <w:ind w:left="420"/>
        <w:rPr>
          <w:rFonts w:asciiTheme="minorEastAsia" w:hAnsiTheme="minorEastAsia"/>
        </w:rPr>
      </w:pPr>
      <w:r>
        <w:rPr>
          <w:rFonts w:hint="eastAsia" w:asciiTheme="minorEastAsia" w:hAnsiTheme="minorEastAsia"/>
        </w:rPr>
        <w:t>默认的资源监控进程列表为：</w:t>
      </w:r>
    </w:p>
    <w:p>
      <w:pPr>
        <w:spacing w:after="15" w:line="220" w:lineRule="atLeast"/>
        <w:ind w:left="420"/>
      </w:pPr>
      <w:r>
        <w:t>#define CTC_GW_SERVICE_NAME_VOICE</w:t>
      </w:r>
      <w:r>
        <w:tab/>
      </w:r>
      <w:r>
        <w:tab/>
      </w:r>
      <w:r>
        <w:t>“voice”</w:t>
      </w:r>
    </w:p>
    <w:p>
      <w:pPr>
        <w:spacing w:after="15" w:line="220" w:lineRule="atLeast"/>
        <w:ind w:left="420"/>
      </w:pPr>
      <w:r>
        <w:t>#define CTC_GW_SERVICE_NAME_WIFI</w:t>
      </w:r>
      <w:r>
        <w:tab/>
      </w:r>
      <w:r>
        <w:tab/>
      </w:r>
      <w:r>
        <w:t>“wifi”</w:t>
      </w:r>
    </w:p>
    <w:p>
      <w:pPr>
        <w:spacing w:after="15" w:line="220" w:lineRule="atLeast"/>
        <w:ind w:left="420"/>
      </w:pPr>
      <w:r>
        <w:t>#define CTC_GW_SERVICE_NAME_DBUS</w:t>
      </w:r>
      <w:r>
        <w:tab/>
      </w:r>
      <w:r>
        <w:tab/>
      </w:r>
      <w:r>
        <w:t>“igddbus”</w:t>
      </w:r>
    </w:p>
    <w:p>
      <w:pPr>
        <w:spacing w:after="15" w:line="220" w:lineRule="atLeast"/>
        <w:ind w:left="420"/>
      </w:pPr>
      <w:r>
        <w:t>#define CTC_GW_SERVICE_NAME_APPMGR</w:t>
      </w:r>
      <w:r>
        <w:tab/>
      </w:r>
      <w:r>
        <w:t>“appmgr”</w:t>
      </w:r>
    </w:p>
    <w:p>
      <w:pPr>
        <w:spacing w:after="15" w:line="220" w:lineRule="atLeast"/>
        <w:ind w:left="420"/>
      </w:pPr>
      <w:r>
        <w:t>#define CTC_GW_SERVICE_NAME_CLOUDCLI</w:t>
      </w:r>
      <w:r>
        <w:tab/>
      </w:r>
      <w:r>
        <w:t>“cloudclient”</w:t>
      </w:r>
    </w:p>
    <w:p>
      <w:pPr>
        <w:spacing w:after="15" w:line="220" w:lineRule="atLeast"/>
        <w:ind w:left="420"/>
      </w:pPr>
      <w:r>
        <w:t>#define CTC_GW_SERVICE_NAME_SAF</w:t>
      </w:r>
      <w:r>
        <w:tab/>
      </w:r>
      <w:r>
        <w:tab/>
      </w:r>
      <w:r>
        <w:tab/>
      </w:r>
      <w:r>
        <w:t>“saf”</w:t>
      </w:r>
    </w:p>
    <w:p>
      <w:pPr>
        <w:spacing w:after="15" w:line="220" w:lineRule="atLeast"/>
        <w:ind w:left="420"/>
      </w:pPr>
      <w:r>
        <w:t>#define CTC_GW_SERVICE_NAME_TR069C</w:t>
      </w:r>
      <w:r>
        <w:tab/>
      </w:r>
      <w:r>
        <w:tab/>
      </w:r>
      <w:r>
        <w:t>“tr069c”</w:t>
      </w:r>
    </w:p>
    <w:p>
      <w:pPr>
        <w:spacing w:before="0" w:afterLines="0" w:line="220" w:lineRule="atLeast"/>
        <w:ind w:firstLine="420" w:firstLineChars="200"/>
        <w:rPr>
          <w:rFonts w:ascii="宋体" w:hAnsi="宋体"/>
          <w:szCs w:val="22"/>
        </w:rPr>
      </w:pPr>
    </w:p>
    <w:p>
      <w:pPr>
        <w:spacing w:before="0" w:afterLines="0" w:line="220" w:lineRule="atLeast"/>
        <w:ind w:firstLine="420" w:firstLineChars="200"/>
        <w:rPr>
          <w:rFonts w:ascii="Calibri" w:hAnsi="Calibri"/>
          <w:szCs w:val="22"/>
        </w:rPr>
      </w:pPr>
      <w:r>
        <w:rPr>
          <w:rFonts w:ascii="Calibri" w:hAnsi="Calibri"/>
          <w:szCs w:val="22"/>
        </w:rPr>
        <w:t>2.</w:t>
      </w:r>
      <w:r>
        <w:rPr>
          <w:rFonts w:ascii="Calibri" w:hAnsi="Calibri"/>
          <w:color w:val="000000" w:themeColor="text1"/>
          <w:szCs w:val="22"/>
          <w14:textFill>
            <w14:solidFill>
              <w14:schemeClr w14:val="tx1"/>
            </w14:solidFill>
          </w14:textFill>
        </w:rPr>
        <w:t>Description</w:t>
      </w:r>
      <w:r>
        <w:rPr>
          <w:rFonts w:hint="eastAsia" w:ascii="Calibri" w:hAnsi="Calibri"/>
          <w:szCs w:val="22"/>
        </w:rPr>
        <w:t>格式为</w:t>
      </w:r>
      <w:r>
        <w:rPr>
          <w:rFonts w:ascii="Calibri" w:hAnsi="Calibri"/>
          <w:szCs w:val="22"/>
        </w:rPr>
        <w:t>“ current A occupancy factor is B%, while threshold is C%”</w:t>
      </w:r>
      <w:r>
        <w:rPr>
          <w:rFonts w:hint="eastAsia" w:ascii="Calibri" w:hAnsi="Calibri"/>
          <w:szCs w:val="22"/>
        </w:rPr>
        <w:t>。</w:t>
      </w:r>
    </w:p>
    <w:p>
      <w:pPr>
        <w:spacing w:before="0" w:afterLines="0" w:line="220" w:lineRule="atLeast"/>
        <w:ind w:firstLine="420" w:firstLineChars="200"/>
        <w:rPr>
          <w:rFonts w:ascii="Calibri" w:hAnsi="Calibri"/>
          <w:szCs w:val="22"/>
        </w:rPr>
      </w:pPr>
      <w:r>
        <w:rPr>
          <w:rFonts w:ascii="Calibri" w:hAnsi="Calibri"/>
          <w:szCs w:val="22"/>
        </w:rPr>
        <w:t xml:space="preserve">  A=cpu</w:t>
      </w:r>
      <w:r>
        <w:rPr>
          <w:rFonts w:hint="eastAsia" w:ascii="Calibri" w:hAnsi="Calibri"/>
          <w:szCs w:val="22"/>
        </w:rPr>
        <w:t>或</w:t>
      </w:r>
      <w:r>
        <w:rPr>
          <w:rFonts w:ascii="Calibri" w:hAnsi="Calibri"/>
          <w:szCs w:val="22"/>
        </w:rPr>
        <w:t>memory</w:t>
      </w:r>
    </w:p>
    <w:p>
      <w:pPr>
        <w:spacing w:before="0" w:afterLines="0" w:line="220" w:lineRule="atLeast"/>
        <w:ind w:firstLine="420" w:firstLineChars="200"/>
        <w:rPr>
          <w:rFonts w:ascii="Calibri" w:hAnsi="Calibri"/>
          <w:szCs w:val="22"/>
        </w:rPr>
      </w:pPr>
      <w:r>
        <w:rPr>
          <w:rFonts w:ascii="Calibri" w:hAnsi="Calibri"/>
          <w:szCs w:val="22"/>
        </w:rPr>
        <w:t xml:space="preserve">  B</w:t>
      </w:r>
      <w:r>
        <w:rPr>
          <w:rFonts w:hint="eastAsia" w:ascii="Calibri" w:hAnsi="Calibri"/>
          <w:szCs w:val="22"/>
        </w:rPr>
        <w:t>为当前进程实际使用的百分比，取值</w:t>
      </w:r>
      <w:r>
        <w:rPr>
          <w:rFonts w:ascii="Calibri" w:hAnsi="Calibri"/>
          <w:szCs w:val="22"/>
        </w:rPr>
        <w:t>1-100</w:t>
      </w:r>
    </w:p>
    <w:p>
      <w:pPr>
        <w:spacing w:before="0" w:afterLines="0" w:line="220" w:lineRule="atLeast"/>
        <w:ind w:firstLine="420" w:firstLineChars="200"/>
        <w:rPr>
          <w:rFonts w:ascii="Calibri" w:hAnsi="Calibri"/>
          <w:szCs w:val="22"/>
        </w:rPr>
      </w:pPr>
      <w:r>
        <w:rPr>
          <w:rFonts w:ascii="Calibri" w:hAnsi="Calibri"/>
          <w:szCs w:val="22"/>
        </w:rPr>
        <w:t xml:space="preserve">  C</w:t>
      </w:r>
      <w:r>
        <w:rPr>
          <w:rFonts w:hint="eastAsia" w:ascii="Calibri" w:hAnsi="Calibri"/>
          <w:szCs w:val="22"/>
        </w:rPr>
        <w:t>为当前监控进程设置的阈值，取值</w:t>
      </w:r>
      <w:r>
        <w:rPr>
          <w:rFonts w:ascii="Calibri" w:hAnsi="Calibri"/>
          <w:szCs w:val="22"/>
        </w:rPr>
        <w:t>1-100</w:t>
      </w:r>
    </w:p>
    <w:p>
      <w:pPr>
        <w:spacing w:after="15" w:line="220" w:lineRule="atLeast"/>
        <w:ind w:left="420"/>
        <w:rPr>
          <w:rFonts w:asciiTheme="minorEastAsia" w:hAnsiTheme="minorEastAsia"/>
        </w:rPr>
      </w:pPr>
    </w:p>
    <w:p>
      <w:pPr>
        <w:spacing w:after="15"/>
        <w:rPr>
          <w:b/>
        </w:rPr>
      </w:pPr>
      <w:r>
        <w:rPr>
          <w:rFonts w:hint="eastAsia"/>
          <w:b/>
        </w:rPr>
        <w:t>网关资源监控在实现时需注意一下问题：</w:t>
      </w:r>
    </w:p>
    <w:p>
      <w:pPr>
        <w:pStyle w:val="345"/>
        <w:widowControl/>
        <w:numPr>
          <w:ilvl w:val="0"/>
          <w:numId w:val="159"/>
        </w:numPr>
        <w:adjustRightInd w:val="0"/>
        <w:snapToGrid w:val="0"/>
        <w:spacing w:after="15"/>
        <w:ind w:firstLineChars="0"/>
        <w:jc w:val="left"/>
        <w:rPr>
          <w:rFonts w:asciiTheme="minorHAnsi" w:hAnsiTheme="minorHAnsi" w:eastAsiaTheme="minorEastAsia"/>
          <w:b/>
        </w:rPr>
      </w:pPr>
      <w:r>
        <w:rPr>
          <w:rFonts w:asciiTheme="minorHAnsi" w:hAnsiTheme="minorHAnsi" w:eastAsiaTheme="minorEastAsia"/>
          <w:b/>
        </w:rPr>
        <w:t xml:space="preserve"> CPU</w:t>
      </w:r>
      <w:r>
        <w:rPr>
          <w:rFonts w:hint="eastAsia" w:asciiTheme="minorHAnsi" w:hAnsiTheme="minorHAnsi" w:eastAsiaTheme="minorEastAsia"/>
          <w:b/>
        </w:rPr>
        <w:t>和</w:t>
      </w:r>
      <w:r>
        <w:t>memory</w:t>
      </w:r>
      <w:r>
        <w:rPr>
          <w:rFonts w:hint="eastAsia" w:asciiTheme="minorHAnsi" w:hAnsiTheme="minorHAnsi" w:eastAsiaTheme="minorEastAsia"/>
          <w:b/>
        </w:rPr>
        <w:t>占用率的计算需要考虑</w:t>
      </w:r>
      <w:r>
        <w:rPr>
          <w:rFonts w:asciiTheme="minorHAnsi" w:hAnsiTheme="minorHAnsi" w:eastAsiaTheme="minorEastAsia"/>
          <w:b/>
        </w:rPr>
        <w:t>5</w:t>
      </w:r>
      <w:r>
        <w:rPr>
          <w:rFonts w:hint="eastAsia" w:asciiTheme="minorHAnsi" w:hAnsiTheme="minorHAnsi" w:eastAsiaTheme="minorEastAsia"/>
          <w:b/>
        </w:rPr>
        <w:t>分钟内的平均</w:t>
      </w:r>
      <w:r>
        <w:rPr>
          <w:rFonts w:asciiTheme="minorHAnsi" w:hAnsiTheme="minorHAnsi" w:eastAsiaTheme="minorEastAsia"/>
          <w:b/>
        </w:rPr>
        <w:t>CPU</w:t>
      </w:r>
      <w:r>
        <w:rPr>
          <w:rFonts w:hint="eastAsia" w:asciiTheme="minorHAnsi" w:hAnsiTheme="minorHAnsi" w:eastAsiaTheme="minorEastAsia"/>
          <w:b/>
        </w:rPr>
        <w:t>和</w:t>
      </w:r>
      <w:r>
        <w:t>memory</w:t>
      </w:r>
      <w:r>
        <w:rPr>
          <w:rFonts w:hint="eastAsia" w:asciiTheme="minorHAnsi" w:hAnsiTheme="minorHAnsi" w:eastAsiaTheme="minorEastAsia"/>
          <w:b/>
        </w:rPr>
        <w:t>占用率，通过</w:t>
      </w:r>
      <w:r>
        <w:rPr>
          <w:rFonts w:asciiTheme="minorHAnsi" w:hAnsiTheme="minorHAnsi" w:eastAsiaTheme="minorEastAsia"/>
          <w:b/>
        </w:rPr>
        <w:t>2</w:t>
      </w:r>
      <w:r>
        <w:rPr>
          <w:rFonts w:hint="eastAsia" w:asciiTheme="minorHAnsi" w:hAnsiTheme="minorHAnsi" w:eastAsiaTheme="minorEastAsia"/>
          <w:b/>
        </w:rPr>
        <w:t>次或</w:t>
      </w:r>
      <w:r>
        <w:rPr>
          <w:rFonts w:asciiTheme="minorHAnsi" w:hAnsiTheme="minorHAnsi" w:eastAsiaTheme="minorEastAsia"/>
          <w:b/>
        </w:rPr>
        <w:t>2</w:t>
      </w:r>
      <w:r>
        <w:rPr>
          <w:rFonts w:hint="eastAsia" w:asciiTheme="minorHAnsi" w:hAnsiTheme="minorHAnsi" w:eastAsiaTheme="minorEastAsia"/>
          <w:b/>
        </w:rPr>
        <w:t>次以上读取</w:t>
      </w:r>
      <w:r>
        <w:rPr>
          <w:rFonts w:asciiTheme="minorHAnsi" w:hAnsiTheme="minorHAnsi" w:eastAsiaTheme="minorEastAsia"/>
          <w:b/>
        </w:rPr>
        <w:t>/proc/&lt;pid&gt;/stat</w:t>
      </w:r>
      <w:r>
        <w:rPr>
          <w:rFonts w:hint="eastAsia" w:asciiTheme="minorHAnsi" w:hAnsiTheme="minorHAnsi" w:eastAsiaTheme="minorEastAsia"/>
          <w:b/>
        </w:rPr>
        <w:t>文件来计算。</w:t>
      </w:r>
    </w:p>
    <w:p>
      <w:pPr>
        <w:pStyle w:val="345"/>
        <w:widowControl/>
        <w:numPr>
          <w:ilvl w:val="0"/>
          <w:numId w:val="159"/>
        </w:numPr>
        <w:adjustRightInd w:val="0"/>
        <w:snapToGrid w:val="0"/>
        <w:spacing w:after="15"/>
        <w:ind w:firstLineChars="0"/>
        <w:jc w:val="left"/>
        <w:rPr>
          <w:rFonts w:asciiTheme="minorHAnsi" w:hAnsiTheme="minorHAnsi" w:eastAsiaTheme="minorEastAsia"/>
          <w:b/>
        </w:rPr>
      </w:pPr>
      <w:r>
        <w:rPr>
          <w:rFonts w:hint="eastAsia" w:asciiTheme="minorHAnsi" w:hAnsiTheme="minorHAnsi" w:eastAsiaTheme="minorEastAsia"/>
        </w:rPr>
        <w:t>当整个系统或者单个进程的</w:t>
      </w:r>
      <w:r>
        <w:rPr>
          <w:rFonts w:asciiTheme="minorHAnsi" w:hAnsiTheme="minorHAnsi" w:eastAsiaTheme="minorEastAsia"/>
        </w:rPr>
        <w:t>CPU</w:t>
      </w:r>
      <w:r>
        <w:rPr>
          <w:rFonts w:hint="eastAsia" w:asciiTheme="minorHAnsi" w:hAnsiTheme="minorHAnsi" w:eastAsiaTheme="minorEastAsia"/>
        </w:rPr>
        <w:t>或</w:t>
      </w:r>
      <w:r>
        <w:t>memory</w:t>
      </w:r>
      <w:r>
        <w:rPr>
          <w:rFonts w:hint="eastAsia" w:asciiTheme="minorHAnsi" w:hAnsiTheme="minorHAnsi" w:eastAsiaTheme="minorEastAsia"/>
        </w:rPr>
        <w:t>占用量超过阈值的时候都要写</w:t>
      </w:r>
      <w:r>
        <w:rPr>
          <w:rFonts w:asciiTheme="minorHAnsi" w:hAnsiTheme="minorHAnsi" w:eastAsiaTheme="minorEastAsia"/>
        </w:rPr>
        <w:t>LOG</w:t>
      </w:r>
      <w:r>
        <w:rPr>
          <w:rFonts w:hint="eastAsia" w:asciiTheme="minorHAnsi" w:hAnsiTheme="minorHAnsi" w:eastAsiaTheme="minorEastAsia"/>
        </w:rPr>
        <w:t>。</w:t>
      </w:r>
    </w:p>
    <w:p>
      <w:pPr>
        <w:pStyle w:val="345"/>
        <w:widowControl/>
        <w:numPr>
          <w:ilvl w:val="0"/>
          <w:numId w:val="159"/>
        </w:numPr>
        <w:adjustRightInd w:val="0"/>
        <w:snapToGrid w:val="0"/>
        <w:spacing w:after="15" w:line="220" w:lineRule="atLeast"/>
        <w:ind w:firstLineChars="0"/>
        <w:jc w:val="left"/>
      </w:pPr>
      <w:r>
        <w:rPr>
          <w:rFonts w:hint="eastAsia" w:asciiTheme="minorHAnsi" w:hAnsiTheme="minorHAnsi" w:eastAsiaTheme="minorEastAsia"/>
        </w:rPr>
        <w:t>当同一监控进程的</w:t>
      </w:r>
      <w:r>
        <w:rPr>
          <w:rFonts w:asciiTheme="minorHAnsi" w:hAnsiTheme="minorHAnsi" w:eastAsiaTheme="minorEastAsia"/>
        </w:rPr>
        <w:t>CPU</w:t>
      </w:r>
      <w:r>
        <w:rPr>
          <w:rFonts w:hint="eastAsia" w:asciiTheme="minorHAnsi" w:hAnsiTheme="minorHAnsi" w:eastAsiaTheme="minorEastAsia"/>
        </w:rPr>
        <w:t>占用率和</w:t>
      </w:r>
      <w:r>
        <w:t>memory</w:t>
      </w:r>
      <w:r>
        <w:rPr>
          <w:rFonts w:hint="eastAsia" w:asciiTheme="minorHAnsi" w:hAnsiTheme="minorHAnsi" w:eastAsiaTheme="minorEastAsia"/>
        </w:rPr>
        <w:t>使用率都超过阈值时，需要分别产生</w:t>
      </w:r>
      <w:r>
        <w:rPr>
          <w:rFonts w:asciiTheme="minorHAnsi" w:hAnsiTheme="minorHAnsi" w:eastAsiaTheme="minorEastAsia"/>
        </w:rPr>
        <w:t>2</w:t>
      </w:r>
      <w:r>
        <w:rPr>
          <w:rFonts w:hint="eastAsia" w:asciiTheme="minorHAnsi" w:hAnsiTheme="minorHAnsi" w:eastAsiaTheme="minorEastAsia"/>
        </w:rPr>
        <w:t>条告警，一条是</w:t>
      </w:r>
      <w:r>
        <w:rPr>
          <w:rFonts w:asciiTheme="minorHAnsi" w:hAnsiTheme="minorHAnsi" w:eastAsiaTheme="minorEastAsia"/>
        </w:rPr>
        <w:t>cpu</w:t>
      </w:r>
      <w:r>
        <w:rPr>
          <w:rFonts w:hint="eastAsia" w:asciiTheme="minorHAnsi" w:hAnsiTheme="minorHAnsi" w:eastAsiaTheme="minorEastAsia"/>
        </w:rPr>
        <w:t>的告警，一条是</w:t>
      </w:r>
      <w:r>
        <w:t>memory</w:t>
      </w:r>
      <w:r>
        <w:rPr>
          <w:rFonts w:hint="eastAsia" w:asciiTheme="minorHAnsi" w:hAnsiTheme="minorHAnsi" w:eastAsiaTheme="minorEastAsia"/>
        </w:rPr>
        <w:t>的告警。</w:t>
      </w:r>
    </w:p>
    <w:p>
      <w:pPr>
        <w:pStyle w:val="345"/>
        <w:widowControl/>
        <w:numPr>
          <w:ilvl w:val="0"/>
          <w:numId w:val="159"/>
        </w:numPr>
        <w:adjustRightInd w:val="0"/>
        <w:snapToGrid w:val="0"/>
        <w:spacing w:after="15" w:line="220" w:lineRule="atLeast"/>
        <w:ind w:firstLineChars="0"/>
        <w:jc w:val="left"/>
      </w:pPr>
      <w:r>
        <w:rPr>
          <w:rFonts w:hint="eastAsia"/>
        </w:rPr>
        <w:t>SYSTEM的CPU和memory默认阈值为85，其他默认监控进程的CPU和memory默认阈值为40。</w:t>
      </w:r>
    </w:p>
    <w:p>
      <w:pPr>
        <w:spacing w:before="0" w:afterLines="0" w:line="220" w:lineRule="atLeast"/>
        <w:rPr>
          <w:rFonts w:ascii="宋体" w:hAnsi="宋体"/>
          <w:szCs w:val="22"/>
        </w:rPr>
      </w:pPr>
    </w:p>
    <w:p>
      <w:pPr>
        <w:pStyle w:val="162"/>
        <w:spacing w:before="156" w:after="156"/>
      </w:pPr>
      <w:bookmarkStart w:id="2007" w:name="_Toc532477895"/>
      <w:bookmarkStart w:id="2008" w:name="_Toc491704010"/>
      <w:r>
        <w:rPr>
          <w:rFonts w:hint="eastAsia"/>
        </w:rPr>
        <w:t>插件异常监控信息（中间件实现）</w:t>
      </w:r>
      <w:bookmarkEnd w:id="2007"/>
    </w:p>
    <w:p>
      <w:pPr>
        <w:spacing w:after="15" w:line="220" w:lineRule="atLeast"/>
        <w:ind w:firstLine="420" w:firstLineChars="200"/>
        <w:rPr>
          <w:rFonts w:asciiTheme="minorHAnsi" w:hAnsiTheme="minorHAnsi" w:eastAsiaTheme="minorEastAsia"/>
        </w:rPr>
      </w:pPr>
      <w:r>
        <w:rPr>
          <w:rFonts w:hint="eastAsia" w:asciiTheme="minorHAnsi" w:hAnsiTheme="minorHAnsi" w:eastAsiaTheme="minorEastAsia"/>
        </w:rPr>
        <w:t>中间件会用PING-PONG的方式对插件进行监测，当发送PING后插件连续三次没有回复，则认为该插件发生异常，并将相应的信息写到log文件中</w:t>
      </w:r>
    </w:p>
    <w:p>
      <w:pPr>
        <w:spacing w:after="15" w:line="220" w:lineRule="atLeast"/>
        <w:ind w:firstLine="420" w:firstLineChars="200"/>
        <w:rPr>
          <w:rFonts w:asciiTheme="minorHAnsi" w:hAnsiTheme="minorHAnsi" w:eastAsiaTheme="minorEastAsia"/>
        </w:rPr>
      </w:pPr>
      <w:r>
        <w:rPr>
          <w:rFonts w:hint="eastAsia" w:asciiTheme="minorHAnsi" w:hAnsiTheme="minorHAnsi" w:eastAsiaTheme="minorEastAsia"/>
        </w:rPr>
        <w:t>文件名：</w:t>
      </w:r>
      <w:r>
        <w:rPr>
          <w:rFonts w:asciiTheme="minorHAnsi" w:hAnsiTheme="minorHAnsi" w:eastAsiaTheme="minorEastAsia"/>
        </w:rPr>
        <w:t>/tmp/diaginfo/plugin_info</w:t>
      </w:r>
      <w:r>
        <w:rPr>
          <w:rFonts w:hint="eastAsia" w:asciiTheme="minorHAnsi" w:hAnsiTheme="minorHAnsi" w:eastAsiaTheme="minorEastAsia"/>
        </w:rPr>
        <w:t>（中间件中）</w:t>
      </w:r>
    </w:p>
    <w:p>
      <w:pPr>
        <w:spacing w:after="15" w:line="220" w:lineRule="atLeast"/>
        <w:ind w:firstLine="420" w:firstLineChars="200"/>
        <w:rPr>
          <w:rFonts w:asciiTheme="minorHAnsi" w:hAnsiTheme="minorHAnsi" w:eastAsiaTheme="minorEastAsia"/>
        </w:rPr>
      </w:pPr>
      <w:r>
        <w:rPr>
          <w:rFonts w:hint="eastAsia" w:asciiTheme="minorHAnsi" w:hAnsiTheme="minorHAnsi" w:eastAsiaTheme="minorEastAsia"/>
        </w:rPr>
        <w:t>JSON格式定义：</w:t>
      </w:r>
    </w:p>
    <w:p>
      <w:pPr>
        <w:spacing w:after="15" w:line="220" w:lineRule="atLeast"/>
        <w:ind w:firstLine="420" w:firstLineChars="200"/>
        <w:rPr>
          <w:rFonts w:asciiTheme="minorHAnsi" w:hAnsiTheme="minorHAnsi" w:eastAsiaTheme="minorEastAsia"/>
        </w:rPr>
      </w:pPr>
      <w:r>
        <w:rPr>
          <w:rFonts w:asciiTheme="minorHAnsi" w:hAnsiTheme="minorHAnsi" w:eastAsiaTheme="minorEastAsia"/>
        </w:rPr>
        <w:t>{</w:t>
      </w:r>
    </w:p>
    <w:p>
      <w:pPr>
        <w:spacing w:after="15" w:line="220" w:lineRule="atLeast"/>
        <w:ind w:left="420" w:firstLine="420" w:firstLineChars="200"/>
        <w:rPr>
          <w:rFonts w:asciiTheme="minorHAnsi" w:hAnsiTheme="minorHAnsi" w:eastAsiaTheme="minorEastAsia"/>
        </w:rPr>
      </w:pPr>
      <w:r>
        <w:rPr>
          <w:rFonts w:asciiTheme="minorHAnsi" w:hAnsiTheme="minorHAnsi" w:eastAsiaTheme="minorEastAsia"/>
        </w:rPr>
        <w:t>"Info":[</w:t>
      </w:r>
    </w:p>
    <w:p>
      <w:pPr>
        <w:spacing w:after="15" w:line="220" w:lineRule="atLeast"/>
        <w:ind w:left="630" w:leftChars="300" w:firstLine="420" w:firstLineChars="200"/>
        <w:rPr>
          <w:rFonts w:asciiTheme="minorHAnsi" w:hAnsiTheme="minorHAnsi" w:eastAsiaTheme="minorEastAsia"/>
        </w:rPr>
      </w:pPr>
      <w:r>
        <w:rPr>
          <w:rFonts w:asciiTheme="minorHAnsi" w:hAnsiTheme="minorHAnsi" w:eastAsiaTheme="minorEastAsia"/>
        </w:rPr>
        <w:t>{</w:t>
      </w:r>
    </w:p>
    <w:p>
      <w:pPr>
        <w:spacing w:after="15" w:line="220" w:lineRule="atLeast"/>
        <w:ind w:left="930" w:leftChars="443" w:firstLine="420" w:firstLineChars="200"/>
        <w:rPr>
          <w:rFonts w:asciiTheme="minorHAnsi" w:hAnsiTheme="minorHAnsi" w:eastAsiaTheme="minorEastAsia"/>
        </w:rPr>
      </w:pPr>
      <w:r>
        <w:rPr>
          <w:rFonts w:asciiTheme="minorHAnsi" w:hAnsiTheme="minorHAnsi" w:eastAsiaTheme="minorEastAsia"/>
        </w:rPr>
        <w:t>"AppName": "</w:t>
      </w:r>
      <w:r>
        <w:rPr>
          <w:rFonts w:hint="eastAsia" w:asciiTheme="minorHAnsi" w:hAnsiTheme="minorHAnsi" w:eastAsiaTheme="minorEastAsia"/>
        </w:rPr>
        <w:t>%s</w:t>
      </w:r>
      <w:r>
        <w:rPr>
          <w:rFonts w:asciiTheme="minorHAnsi" w:hAnsiTheme="minorHAnsi" w:eastAsiaTheme="minorEastAsia"/>
        </w:rPr>
        <w:t>",</w:t>
      </w:r>
    </w:p>
    <w:p>
      <w:pPr>
        <w:spacing w:after="15" w:line="220" w:lineRule="atLeast"/>
        <w:ind w:left="930" w:leftChars="443" w:firstLine="420" w:firstLineChars="200"/>
        <w:rPr>
          <w:rFonts w:asciiTheme="minorHAnsi" w:hAnsiTheme="minorHAnsi" w:eastAsiaTheme="minorEastAsia"/>
        </w:rPr>
      </w:pPr>
      <w:r>
        <w:rPr>
          <w:rFonts w:asciiTheme="minorHAnsi" w:hAnsiTheme="minorHAnsi" w:eastAsiaTheme="minorEastAsia"/>
        </w:rPr>
        <w:t>"Time": "2017-02-02 12:12:12",</w:t>
      </w:r>
    </w:p>
    <w:p>
      <w:pPr>
        <w:spacing w:after="15" w:line="220" w:lineRule="atLeast"/>
        <w:ind w:left="930" w:leftChars="443" w:firstLine="420" w:firstLineChars="200"/>
        <w:rPr>
          <w:rFonts w:asciiTheme="minorHAnsi" w:hAnsiTheme="minorHAnsi" w:eastAsiaTheme="minorEastAsia"/>
        </w:rPr>
      </w:pPr>
      <w:r>
        <w:rPr>
          <w:rFonts w:asciiTheme="minorHAnsi" w:hAnsiTheme="minorHAnsi" w:eastAsiaTheme="minorEastAsia"/>
        </w:rPr>
        <w:t>"Reason": "xxxx"</w:t>
      </w:r>
      <w:r>
        <w:rPr>
          <w:rFonts w:hint="eastAsia" w:asciiTheme="minorHAnsi" w:hAnsiTheme="minorHAnsi" w:eastAsiaTheme="minorEastAsia"/>
        </w:rPr>
        <w:t>，</w:t>
      </w:r>
    </w:p>
    <w:p>
      <w:pPr>
        <w:spacing w:after="15" w:line="220" w:lineRule="atLeast"/>
        <w:ind w:left="930" w:leftChars="443" w:firstLine="420" w:firstLineChars="200"/>
        <w:rPr>
          <w:rFonts w:asciiTheme="minorHAnsi" w:hAnsiTheme="minorHAnsi" w:eastAsiaTheme="minorEastAsia"/>
        </w:rPr>
      </w:pPr>
      <w:r>
        <w:rPr>
          <w:rFonts w:asciiTheme="minorHAnsi" w:hAnsiTheme="minorHAnsi" w:eastAsiaTheme="minorEastAsia"/>
        </w:rPr>
        <w:t>“</w:t>
      </w:r>
      <w:r>
        <w:rPr>
          <w:rFonts w:hint="eastAsia" w:asciiTheme="minorHAnsi" w:hAnsiTheme="minorHAnsi" w:eastAsiaTheme="minorEastAsia"/>
        </w:rPr>
        <w:t>Logs</w:t>
      </w:r>
      <w:r>
        <w:rPr>
          <w:rFonts w:asciiTheme="minorHAnsi" w:hAnsiTheme="minorHAnsi" w:eastAsiaTheme="minorEastAsia"/>
        </w:rPr>
        <w:t>”</w:t>
      </w:r>
      <w:r>
        <w:rPr>
          <w:rFonts w:hint="eastAsia" w:asciiTheme="minorHAnsi" w:hAnsiTheme="minorHAnsi" w:eastAsiaTheme="minorEastAsia"/>
        </w:rPr>
        <w:t>:</w:t>
      </w:r>
      <w:r>
        <w:rPr>
          <w:rFonts w:asciiTheme="minorHAnsi" w:hAnsiTheme="minorHAnsi" w:eastAsiaTheme="minorEastAsia"/>
        </w:rPr>
        <w:t>”</w:t>
      </w:r>
      <w:r>
        <w:rPr>
          <w:rFonts w:hint="eastAsia" w:asciiTheme="minorHAnsi" w:hAnsiTheme="minorHAnsi" w:eastAsiaTheme="minorEastAsia"/>
        </w:rPr>
        <w:t>%s</w:t>
      </w:r>
      <w:r>
        <w:rPr>
          <w:rFonts w:asciiTheme="minorHAnsi" w:hAnsiTheme="minorHAnsi" w:eastAsiaTheme="minorEastAsia"/>
        </w:rPr>
        <w:t>”</w:t>
      </w:r>
    </w:p>
    <w:p>
      <w:pPr>
        <w:spacing w:after="15" w:line="220" w:lineRule="atLeast"/>
        <w:ind w:left="630" w:leftChars="300" w:firstLine="420"/>
        <w:rPr>
          <w:rFonts w:asciiTheme="minorHAnsi" w:hAnsiTheme="minorHAnsi" w:eastAsiaTheme="minorEastAsia"/>
        </w:rPr>
      </w:pPr>
      <w:r>
        <w:rPr>
          <w:rFonts w:asciiTheme="minorHAnsi" w:hAnsiTheme="minorHAnsi" w:eastAsiaTheme="minorEastAsia"/>
        </w:rPr>
        <w:t>}</w:t>
      </w:r>
    </w:p>
    <w:p>
      <w:pPr>
        <w:spacing w:after="15" w:line="220" w:lineRule="atLeast"/>
        <w:ind w:left="420" w:firstLine="420"/>
        <w:rPr>
          <w:rFonts w:asciiTheme="minorHAnsi" w:hAnsiTheme="minorHAnsi" w:eastAsiaTheme="minorEastAsia"/>
        </w:rPr>
      </w:pPr>
      <w:r>
        <w:rPr>
          <w:rFonts w:asciiTheme="minorHAnsi" w:hAnsiTheme="minorHAnsi" w:eastAsiaTheme="minorEastAsia"/>
        </w:rPr>
        <w:t>]</w:t>
      </w:r>
    </w:p>
    <w:p>
      <w:pPr>
        <w:spacing w:after="15" w:line="220" w:lineRule="atLeast"/>
        <w:ind w:firstLine="420"/>
        <w:rPr>
          <w:rFonts w:asciiTheme="minorHAnsi" w:hAnsiTheme="minorHAnsi" w:eastAsiaTheme="minorEastAsia"/>
        </w:rPr>
      </w:pPr>
      <w:r>
        <w:rPr>
          <w:rFonts w:asciiTheme="minorHAnsi" w:hAnsiTheme="minorHAnsi" w:eastAsiaTheme="minorEastAsia"/>
        </w:rPr>
        <w:t>}</w:t>
      </w:r>
    </w:p>
    <w:p>
      <w:pPr>
        <w:spacing w:before="0" w:afterLines="0" w:line="220" w:lineRule="atLeast"/>
        <w:ind w:firstLine="420" w:firstLineChars="200"/>
        <w:rPr>
          <w:rFonts w:ascii="Calibri" w:hAnsi="Calibri"/>
          <w:szCs w:val="22"/>
        </w:rPr>
      </w:pPr>
    </w:p>
    <w:bookmarkEnd w:id="2008"/>
    <w:p>
      <w:pPr>
        <w:pStyle w:val="162"/>
        <w:spacing w:before="156" w:after="156"/>
      </w:pPr>
      <w:bookmarkStart w:id="2009" w:name="_Toc491704011"/>
      <w:bookmarkStart w:id="2010" w:name="_Toc532477896"/>
      <w:r>
        <w:rPr>
          <w:rFonts w:hint="eastAsia"/>
        </w:rPr>
        <w:t>网关受控进程异常信息</w:t>
      </w:r>
      <w:bookmarkEnd w:id="2009"/>
      <w:bookmarkEnd w:id="2010"/>
    </w:p>
    <w:p>
      <w:pPr>
        <w:spacing w:after="15" w:line="220" w:lineRule="atLeast"/>
        <w:ind w:firstLine="420" w:firstLineChars="200"/>
      </w:pPr>
      <w:r>
        <w:rPr>
          <w:rFonts w:hint="eastAsia"/>
        </w:rPr>
        <w:t>记录进程异常信息，包括进程本身逻辑错误造成的运行异常，SIGSEG，SIGBUS导致的进程崩溃，各种外因造成的进程异常（如异常收包）等等。网关根据应用的逻辑来决定怎样监控具体的进程，比如可以通过检测nf_conntrack的收发包字节数来判断网关网络连接模块是否正常等。</w:t>
      </w:r>
    </w:p>
    <w:p>
      <w:pPr>
        <w:spacing w:after="15" w:line="220" w:lineRule="atLeast"/>
        <w:ind w:firstLine="420" w:firstLineChars="200"/>
      </w:pPr>
      <w:r>
        <w:rPr>
          <w:rFonts w:hint="eastAsia"/>
        </w:rPr>
        <w:t>当进程运行异常时网关应尽可能清楚详细地将错误描述写入文件。尤其是出现如SIGSEG，SIGBUS等信号造成异常时，要将信号值写入错误描述里面。多个异常时追加到文件</w:t>
      </w:r>
    </w:p>
    <w:p>
      <w:pPr>
        <w:spacing w:before="0" w:afterLines="0" w:line="220" w:lineRule="atLeast"/>
        <w:ind w:firstLine="420" w:firstLineChars="200"/>
        <w:rPr>
          <w:rFonts w:ascii="Calibri" w:hAnsi="Calibri"/>
          <w:szCs w:val="22"/>
        </w:rPr>
      </w:pPr>
      <w:r>
        <w:rPr>
          <w:rFonts w:hint="eastAsia"/>
        </w:rPr>
        <w:t>受控进程可以通过平台来进行设置</w:t>
      </w:r>
    </w:p>
    <w:p>
      <w:pPr>
        <w:spacing w:before="0" w:afterLines="0" w:line="220" w:lineRule="atLeast"/>
        <w:ind w:firstLine="420" w:firstLineChars="200"/>
        <w:rPr>
          <w:rFonts w:ascii="Calibri" w:hAnsi="Calibri"/>
          <w:szCs w:val="22"/>
        </w:rPr>
      </w:pPr>
      <w:r>
        <w:rPr>
          <w:rFonts w:hint="eastAsia" w:ascii="Calibri" w:hAnsi="Calibri"/>
          <w:szCs w:val="22"/>
        </w:rPr>
        <w:t>文件名：process_info</w:t>
      </w:r>
    </w:p>
    <w:p>
      <w:pPr>
        <w:spacing w:before="0" w:afterLines="0" w:line="220" w:lineRule="atLeast"/>
        <w:ind w:firstLine="420" w:firstLineChars="200"/>
        <w:rPr>
          <w:rFonts w:ascii="Calibri" w:hAnsi="Calibri"/>
          <w:szCs w:val="22"/>
        </w:rPr>
      </w:pPr>
      <w:r>
        <w:rPr>
          <w:rFonts w:hint="eastAsia" w:ascii="Calibri" w:hAnsi="Calibri"/>
          <w:szCs w:val="22"/>
        </w:rPr>
        <w:t>路径: /tmp/diaginfo/</w:t>
      </w:r>
    </w:p>
    <w:p>
      <w:pPr>
        <w:spacing w:after="15" w:line="220" w:lineRule="atLeast"/>
        <w:ind w:firstLine="420" w:firstLineChars="200"/>
      </w:pPr>
      <w:r>
        <w:rPr>
          <w:rFonts w:hint="eastAsia"/>
        </w:rPr>
        <w:t>JSON格式</w:t>
      </w:r>
    </w:p>
    <w:p>
      <w:pPr>
        <w:spacing w:after="15" w:line="220" w:lineRule="atLeast"/>
        <w:ind w:firstLine="420"/>
      </w:pPr>
      <w:r>
        <w:rPr>
          <w:rFonts w:hint="eastAsia"/>
        </w:rPr>
        <w:t>{</w:t>
      </w:r>
    </w:p>
    <w:p>
      <w:pPr>
        <w:spacing w:after="15" w:line="220" w:lineRule="atLeast"/>
        <w:ind w:left="210" w:leftChars="100" w:firstLine="420" w:firstLineChars="200"/>
      </w:pPr>
      <w:r>
        <w:t>“</w:t>
      </w:r>
      <w:r>
        <w:rPr>
          <w:rFonts w:hint="eastAsia"/>
        </w:rPr>
        <w:t>Info</w:t>
      </w:r>
      <w:r>
        <w:t>”</w:t>
      </w:r>
      <w:r>
        <w:rPr>
          <w:rFonts w:hint="eastAsia"/>
        </w:rPr>
        <w:t>: [</w:t>
      </w:r>
    </w:p>
    <w:p>
      <w:pPr>
        <w:spacing w:after="15" w:line="220" w:lineRule="atLeast"/>
        <w:ind w:left="420" w:leftChars="200" w:firstLine="420" w:firstLineChars="200"/>
      </w:pPr>
      <w:r>
        <w:rPr>
          <w:rFonts w:hint="eastAsia"/>
        </w:rPr>
        <w:t>{</w:t>
      </w:r>
    </w:p>
    <w:p>
      <w:pPr>
        <w:spacing w:after="15" w:line="220" w:lineRule="atLeast"/>
        <w:ind w:left="840" w:leftChars="400" w:firstLine="420"/>
      </w:pPr>
      <w:r>
        <w:t>”</w:t>
      </w:r>
      <w:r>
        <w:rPr>
          <w:rFonts w:hint="eastAsia"/>
        </w:rPr>
        <w:t>AppName</w:t>
      </w:r>
      <w:r>
        <w:t>”</w:t>
      </w:r>
      <w:r>
        <w:rPr>
          <w:rFonts w:hint="eastAsia"/>
        </w:rPr>
        <w:t xml:space="preserve">: </w:t>
      </w:r>
      <w:r>
        <w:t>“</w:t>
      </w:r>
      <w:r>
        <w:rPr>
          <w:rFonts w:hint="eastAsia"/>
        </w:rPr>
        <w:t>%s</w:t>
      </w:r>
      <w:r>
        <w:t>”</w:t>
      </w:r>
      <w:r>
        <w:rPr>
          <w:rFonts w:hint="eastAsia"/>
        </w:rPr>
        <w:t>,</w:t>
      </w:r>
    </w:p>
    <w:p>
      <w:pPr>
        <w:spacing w:after="15" w:line="220" w:lineRule="atLeast"/>
        <w:ind w:left="420" w:leftChars="200" w:firstLine="420"/>
      </w:pPr>
      <w:r>
        <w:rPr>
          <w:rFonts w:hint="eastAsia"/>
        </w:rPr>
        <w:tab/>
      </w:r>
      <w:r>
        <w:t>“</w:t>
      </w:r>
      <w:r>
        <w:rPr>
          <w:rFonts w:hint="eastAsia"/>
        </w:rPr>
        <w:t>Time</w:t>
      </w:r>
      <w:r>
        <w:t>”</w:t>
      </w:r>
      <w:r>
        <w:rPr>
          <w:rFonts w:hint="eastAsia"/>
        </w:rPr>
        <w:t xml:space="preserve">: </w:t>
      </w:r>
      <w:r>
        <w:t>“</w:t>
      </w:r>
      <w:r>
        <w:rPr>
          <w:rFonts w:hint="eastAsia"/>
        </w:rPr>
        <w:t>2016-12-06 08:01:57</w:t>
      </w:r>
      <w:r>
        <w:t>”</w:t>
      </w:r>
      <w:r>
        <w:rPr>
          <w:rFonts w:hint="eastAsia"/>
        </w:rPr>
        <w:t>,</w:t>
      </w:r>
    </w:p>
    <w:p>
      <w:pPr>
        <w:spacing w:after="15" w:line="220" w:lineRule="atLeast"/>
        <w:ind w:left="420" w:leftChars="200" w:firstLine="420"/>
      </w:pPr>
      <w:r>
        <w:rPr>
          <w:rFonts w:hint="eastAsia"/>
        </w:rPr>
        <w:tab/>
      </w:r>
      <w:r>
        <w:t>“</w:t>
      </w:r>
      <w:r>
        <w:rPr>
          <w:rFonts w:hint="eastAsia"/>
        </w:rPr>
        <w:t>Reason</w:t>
      </w:r>
      <w:r>
        <w:t>”</w:t>
      </w:r>
      <w:r>
        <w:rPr>
          <w:rFonts w:hint="eastAsia"/>
        </w:rPr>
        <w:t xml:space="preserve">: </w:t>
      </w:r>
      <w:r>
        <w:t>“%s”</w:t>
      </w:r>
      <w:r>
        <w:rPr>
          <w:rFonts w:hint="eastAsia"/>
        </w:rPr>
        <w:t>, 表示异常的原因</w:t>
      </w:r>
    </w:p>
    <w:p>
      <w:pPr>
        <w:spacing w:after="15" w:line="220" w:lineRule="atLeast"/>
        <w:ind w:left="420" w:leftChars="200" w:firstLine="420"/>
      </w:pPr>
      <w:r>
        <w:rPr>
          <w:rFonts w:hint="eastAsia"/>
        </w:rPr>
        <w:tab/>
      </w:r>
      <w:r>
        <w:t>“</w:t>
      </w:r>
      <w:r>
        <w:rPr>
          <w:rFonts w:hint="eastAsia"/>
        </w:rPr>
        <w:t>Logs</w:t>
      </w:r>
      <w:r>
        <w:t>”</w:t>
      </w:r>
      <w:r>
        <w:rPr>
          <w:rFonts w:hint="eastAsia"/>
        </w:rPr>
        <w:t>:</w:t>
      </w:r>
      <w:r>
        <w:t>”</w:t>
      </w:r>
      <w:r>
        <w:rPr>
          <w:rFonts w:hint="eastAsia"/>
        </w:rPr>
        <w:t>%s</w:t>
      </w:r>
      <w:r>
        <w:t>”</w:t>
      </w:r>
      <w:r>
        <w:rPr>
          <w:rFonts w:hint="eastAsia"/>
        </w:rPr>
        <w:tab/>
      </w:r>
      <w:r>
        <w:rPr>
          <w:rFonts w:hint="eastAsia"/>
        </w:rPr>
        <w:t>// 错误日志（若有）</w:t>
      </w:r>
    </w:p>
    <w:p>
      <w:pPr>
        <w:spacing w:after="15" w:line="220" w:lineRule="atLeast"/>
        <w:ind w:left="420" w:leftChars="200" w:firstLine="420"/>
      </w:pPr>
      <w:r>
        <w:rPr>
          <w:rFonts w:hint="eastAsia"/>
        </w:rPr>
        <w:t>}</w:t>
      </w:r>
    </w:p>
    <w:p>
      <w:pPr>
        <w:spacing w:after="15" w:line="220" w:lineRule="atLeast"/>
        <w:ind w:left="210" w:leftChars="100" w:firstLine="420" w:firstLineChars="200"/>
      </w:pPr>
      <w:r>
        <w:rPr>
          <w:rFonts w:hint="eastAsia"/>
        </w:rPr>
        <w:t>]</w:t>
      </w:r>
    </w:p>
    <w:p>
      <w:pPr>
        <w:spacing w:after="15" w:line="220" w:lineRule="atLeast"/>
        <w:ind w:firstLine="420" w:firstLineChars="200"/>
      </w:pPr>
      <w:r>
        <w:rPr>
          <w:rFonts w:hint="eastAsia"/>
        </w:rPr>
        <w:t>}</w:t>
      </w:r>
    </w:p>
    <w:p>
      <w:pPr>
        <w:spacing w:after="15" w:line="220" w:lineRule="atLeast"/>
        <w:ind w:firstLine="420" w:firstLineChars="200"/>
      </w:pPr>
    </w:p>
    <w:p>
      <w:pPr>
        <w:spacing w:after="15" w:line="220" w:lineRule="atLeast"/>
      </w:pPr>
      <w:r>
        <w:rPr>
          <w:rFonts w:hint="eastAsia"/>
        </w:rPr>
        <w:t>默认的进程列表包括：</w:t>
      </w:r>
    </w:p>
    <w:p>
      <w:pPr>
        <w:spacing w:after="15" w:line="220" w:lineRule="atLeast"/>
      </w:pPr>
      <w:r>
        <w:rPr>
          <w:rFonts w:hint="eastAsia"/>
        </w:rPr>
        <w:t>CTC_GW_SERVICE_NAME_VOICE，</w:t>
      </w:r>
    </w:p>
    <w:p>
      <w:pPr>
        <w:spacing w:after="15" w:line="220" w:lineRule="atLeast"/>
      </w:pPr>
      <w:r>
        <w:rPr>
          <w:rFonts w:hint="eastAsia"/>
        </w:rPr>
        <w:t>CTC_GW_SERVICE_NAME_WIFI，</w:t>
      </w:r>
    </w:p>
    <w:p>
      <w:pPr>
        <w:spacing w:after="15" w:line="220" w:lineRule="atLeast"/>
      </w:pPr>
      <w:r>
        <w:rPr>
          <w:rFonts w:hint="eastAsia"/>
        </w:rPr>
        <w:t>CTC_GW_SERVICE_NAME_DBUS，</w:t>
      </w:r>
    </w:p>
    <w:p>
      <w:pPr>
        <w:spacing w:after="15" w:line="220" w:lineRule="atLeast"/>
      </w:pPr>
      <w:r>
        <w:rPr>
          <w:rFonts w:hint="eastAsia"/>
        </w:rPr>
        <w:t>CTC_GW_SERVICE_NAME_SAF</w:t>
      </w:r>
    </w:p>
    <w:p>
      <w:pPr>
        <w:spacing w:after="15" w:line="220" w:lineRule="atLeast"/>
      </w:pPr>
      <w:r>
        <w:rPr>
          <w:rFonts w:hint="eastAsia"/>
        </w:rPr>
        <w:t>CTC_GW_SERVICE_NAME_TR069C</w:t>
      </w:r>
    </w:p>
    <w:p>
      <w:pPr>
        <w:spacing w:after="15" w:line="220" w:lineRule="atLeast"/>
      </w:pPr>
    </w:p>
    <w:p>
      <w:pPr>
        <w:spacing w:after="15" w:line="220" w:lineRule="atLeast"/>
      </w:pPr>
      <w:r>
        <w:rPr>
          <w:rFonts w:hint="eastAsia"/>
        </w:rPr>
        <w:t>当AppName为GW_SERVICE_NAME_TR069C时，除发生异常时网关要记录（原因填具体异常的描述）外，还需要在TR069的WAN连接状态变化的时候（包括网关重启后TR069的WAN连接获取不了地址的情况），或者每半个小时，网关需要将WAN状态变化及TR69c最后一次向ACS（ITMS）发送Inform的时间也记录到文件里面去，这种情况下Reason的内容为:</w:t>
      </w:r>
    </w:p>
    <w:p>
      <w:pPr>
        <w:spacing w:after="15" w:line="220" w:lineRule="atLeast"/>
        <w:ind w:left="420" w:leftChars="200" w:firstLine="420"/>
      </w:pPr>
      <w:r>
        <w:rPr>
          <w:rFonts w:hint="eastAsia"/>
        </w:rPr>
        <w:tab/>
      </w:r>
      <w:r>
        <w:t>“</w:t>
      </w:r>
      <w:r>
        <w:rPr>
          <w:rFonts w:hint="eastAsia"/>
        </w:rPr>
        <w:t>Reason</w:t>
      </w:r>
      <w:r>
        <w:t>”</w:t>
      </w:r>
      <w:r>
        <w:rPr>
          <w:rFonts w:hint="eastAsia"/>
        </w:rPr>
        <w:t>:{</w:t>
      </w:r>
      <w:r>
        <w:t>”</w:t>
      </w:r>
      <w:r>
        <w:rPr>
          <w:rFonts w:hint="eastAsia"/>
        </w:rPr>
        <w:t>TR069WANStatus</w:t>
      </w:r>
      <w:r>
        <w:t>”</w:t>
      </w:r>
      <w:r>
        <w:rPr>
          <w:rFonts w:hint="eastAsia"/>
        </w:rPr>
        <w:t>:</w:t>
      </w:r>
      <w:r>
        <w:t>”</w:t>
      </w:r>
      <w:r>
        <w:rPr>
          <w:rFonts w:hint="eastAsia"/>
        </w:rPr>
        <w:t>%s</w:t>
      </w:r>
      <w:r>
        <w:t>”</w:t>
      </w:r>
      <w:r>
        <w:rPr>
          <w:rFonts w:hint="eastAsia"/>
        </w:rPr>
        <w:t>,</w:t>
      </w:r>
      <w:r>
        <w:t>”</w:t>
      </w:r>
      <w:r>
        <w:rPr>
          <w:rFonts w:hint="eastAsia"/>
        </w:rPr>
        <w:t>TR069WANIP</w:t>
      </w:r>
      <w:r>
        <w:t>”</w:t>
      </w:r>
      <w:r>
        <w:rPr>
          <w:rFonts w:hint="eastAsia"/>
        </w:rPr>
        <w:t>:</w:t>
      </w:r>
      <w:r>
        <w:t>”</w:t>
      </w:r>
      <w:r>
        <w:rPr>
          <w:rFonts w:hint="eastAsia"/>
        </w:rPr>
        <w:t>%s</w:t>
      </w:r>
      <w:r>
        <w:t>”</w:t>
      </w:r>
      <w:r>
        <w:rPr>
          <w:rFonts w:hint="eastAsia"/>
        </w:rPr>
        <w:t>,</w:t>
      </w:r>
      <w:r>
        <w:t>“</w:t>
      </w:r>
      <w:r>
        <w:rPr>
          <w:rFonts w:hint="eastAsia"/>
        </w:rPr>
        <w:t>LastInformTime</w:t>
      </w:r>
      <w:r>
        <w:t>”</w:t>
      </w:r>
      <w:r>
        <w:rPr>
          <w:rFonts w:hint="eastAsia"/>
        </w:rPr>
        <w:t>:</w:t>
      </w:r>
      <w:r>
        <w:t>”</w:t>
      </w:r>
      <w:r>
        <w:rPr>
          <w:rFonts w:hint="eastAsia"/>
        </w:rPr>
        <w:t>%s</w:t>
      </w:r>
      <w:r>
        <w:t>”</w:t>
      </w:r>
      <w:r>
        <w:rPr>
          <w:rFonts w:hint="eastAsia"/>
        </w:rPr>
        <w:t>}</w:t>
      </w:r>
    </w:p>
    <w:p>
      <w:pPr>
        <w:spacing w:after="15" w:line="220" w:lineRule="atLeast"/>
      </w:pPr>
    </w:p>
    <w:p>
      <w:pPr>
        <w:spacing w:after="15" w:line="220" w:lineRule="atLeast"/>
      </w:pPr>
      <w:r>
        <w:rPr>
          <w:rFonts w:hint="eastAsia"/>
        </w:rPr>
        <w:t>另考虑到厂家可能需要对自己特有的重要进程进行监控，各厂家可将其认为比较重要的进程放到默认列表里面去（毕竟厂家自己也可能需要用到这些异常信息）</w:t>
      </w:r>
    </w:p>
    <w:p>
      <w:pPr>
        <w:spacing w:before="0" w:afterLines="0" w:line="220" w:lineRule="atLeast"/>
        <w:ind w:firstLine="420"/>
        <w:rPr>
          <w:rFonts w:ascii="Calibri" w:hAnsi="Calibri"/>
          <w:color w:val="FF0000"/>
          <w:szCs w:val="22"/>
        </w:rPr>
      </w:pPr>
    </w:p>
    <w:p>
      <w:pPr>
        <w:pStyle w:val="162"/>
        <w:spacing w:before="156" w:after="156"/>
      </w:pPr>
      <w:bookmarkStart w:id="2011" w:name="_Toc491704013"/>
      <w:bookmarkStart w:id="2012" w:name="_Toc532477897"/>
      <w:r>
        <w:rPr>
          <w:rFonts w:hint="eastAsia"/>
        </w:rPr>
        <w:t>网关端口监测</w:t>
      </w:r>
      <w:bookmarkEnd w:id="2011"/>
      <w:r>
        <w:rPr>
          <w:rFonts w:hint="eastAsia"/>
        </w:rPr>
        <w:t>（网关质量插件实现）</w:t>
      </w:r>
      <w:bookmarkEnd w:id="2012"/>
    </w:p>
    <w:p>
      <w:pPr>
        <w:spacing w:before="0" w:afterLines="0" w:line="220" w:lineRule="atLeast"/>
        <w:ind w:firstLine="420" w:firstLineChars="200"/>
      </w:pPr>
      <w:r>
        <w:rPr>
          <w:rFonts w:hint="eastAsia"/>
        </w:rPr>
        <w:t>网关质量插件将当前系统开放的</w:t>
      </w:r>
      <w:r>
        <w:t>端口进行采集上报</w:t>
      </w:r>
      <w:r>
        <w:rPr>
          <w:rFonts w:hint="eastAsia"/>
        </w:rPr>
        <w:t>，网关只需提供netstat工具供网关质量插件使用即可，文件则由网关质量插件按需生成</w:t>
      </w:r>
    </w:p>
    <w:p>
      <w:pPr>
        <w:spacing w:before="0" w:afterLines="0" w:line="220" w:lineRule="atLeast"/>
        <w:ind w:firstLine="420" w:firstLineChars="200"/>
        <w:rPr>
          <w:rFonts w:ascii="Calibri" w:hAnsi="Calibri"/>
          <w:szCs w:val="22"/>
        </w:rPr>
      </w:pPr>
      <w:r>
        <w:rPr>
          <w:rFonts w:ascii="Calibri" w:hAnsi="Calibri"/>
          <w:szCs w:val="22"/>
        </w:rPr>
        <w:t>。</w:t>
      </w:r>
    </w:p>
    <w:p>
      <w:pPr>
        <w:spacing w:before="0" w:afterLines="0" w:line="220" w:lineRule="atLeast"/>
        <w:ind w:firstLine="420" w:firstLineChars="200"/>
        <w:rPr>
          <w:rFonts w:ascii="Calibri" w:hAnsi="Calibri"/>
          <w:szCs w:val="22"/>
        </w:rPr>
      </w:pPr>
      <w:r>
        <w:rPr>
          <w:rFonts w:hint="eastAsia" w:ascii="Calibri" w:hAnsi="Calibri"/>
          <w:szCs w:val="22"/>
        </w:rPr>
        <w:t>文件名：plug</w:t>
      </w:r>
      <w:r>
        <w:rPr>
          <w:rFonts w:ascii="Calibri" w:hAnsi="Calibri"/>
          <w:szCs w:val="22"/>
        </w:rPr>
        <w:t>_port_info</w:t>
      </w:r>
    </w:p>
    <w:p>
      <w:pPr>
        <w:spacing w:before="0" w:afterLines="0" w:line="220" w:lineRule="atLeast"/>
        <w:ind w:firstLine="420" w:firstLineChars="200"/>
        <w:rPr>
          <w:rFonts w:ascii="Calibri" w:hAnsi="Calibri"/>
          <w:szCs w:val="22"/>
        </w:rPr>
      </w:pPr>
      <w:r>
        <w:rPr>
          <w:rFonts w:hint="eastAsia" w:ascii="Calibri" w:hAnsi="Calibri"/>
          <w:szCs w:val="22"/>
        </w:rPr>
        <w:t>路径：</w:t>
      </w:r>
      <w:r>
        <w:rPr>
          <w:rFonts w:ascii="Calibri" w:hAnsi="Calibri"/>
          <w:szCs w:val="22"/>
        </w:rPr>
        <w:t>/</w:t>
      </w:r>
      <w:r>
        <w:rPr>
          <w:rFonts w:hint="eastAsia" w:ascii="Calibri" w:hAnsi="Calibri"/>
          <w:szCs w:val="22"/>
        </w:rPr>
        <w:t>tmp/diag</w:t>
      </w:r>
      <w:r>
        <w:rPr>
          <w:rFonts w:ascii="Calibri" w:hAnsi="Calibri"/>
          <w:szCs w:val="22"/>
        </w:rPr>
        <w:t>info</w:t>
      </w:r>
      <w:r>
        <w:rPr>
          <w:rFonts w:hint="eastAsia" w:ascii="Calibri" w:hAnsi="Calibri"/>
          <w:szCs w:val="22"/>
        </w:rPr>
        <w:t>/</w:t>
      </w:r>
    </w:p>
    <w:p>
      <w:pPr>
        <w:spacing w:before="0" w:afterLines="0" w:line="220" w:lineRule="atLeast"/>
        <w:ind w:firstLine="420" w:firstLineChars="200"/>
        <w:rPr>
          <w:rFonts w:ascii="Calibri" w:hAnsi="Calibri"/>
          <w:szCs w:val="22"/>
        </w:rPr>
      </w:pPr>
    </w:p>
    <w:p>
      <w:pPr>
        <w:spacing w:before="0" w:afterLines="0" w:line="220" w:lineRule="atLeast"/>
        <w:ind w:firstLine="420" w:firstLineChars="200"/>
        <w:rPr>
          <w:rFonts w:ascii="Calibri" w:hAnsi="Calibri"/>
          <w:szCs w:val="22"/>
        </w:rPr>
      </w:pPr>
      <w:r>
        <w:rPr>
          <w:rFonts w:hint="eastAsia" w:ascii="Calibri" w:hAnsi="Calibri"/>
          <w:szCs w:val="22"/>
        </w:rPr>
        <w:t>网关只需提供netstat工具供网关质量诊断插件使用，文件则由网关质量诊断插件按需生成。</w:t>
      </w:r>
    </w:p>
    <w:p>
      <w:pPr>
        <w:spacing w:before="0" w:afterLines="0" w:line="220" w:lineRule="atLeast"/>
        <w:ind w:firstLine="420" w:firstLineChars="200"/>
        <w:rPr>
          <w:rFonts w:ascii="Calibri" w:hAnsi="Calibri"/>
          <w:szCs w:val="22"/>
        </w:rPr>
      </w:pPr>
    </w:p>
    <w:p>
      <w:pPr>
        <w:spacing w:before="0" w:afterLines="0" w:line="220" w:lineRule="atLeast"/>
        <w:ind w:left="420" w:leftChars="200" w:firstLine="300" w:firstLineChars="200"/>
        <w:rPr>
          <w:rFonts w:ascii="Calibri" w:hAnsi="Calibri"/>
          <w:sz w:val="15"/>
          <w:szCs w:val="15"/>
        </w:rPr>
      </w:pPr>
      <w:r>
        <w:rPr>
          <w:rFonts w:ascii="Calibri" w:hAnsi="Calibri"/>
          <w:sz w:val="15"/>
          <w:szCs w:val="15"/>
        </w:rPr>
        <w:t>Active Internet connections (only servers)</w:t>
      </w:r>
    </w:p>
    <w:p>
      <w:pPr>
        <w:spacing w:before="0" w:afterLines="0" w:line="220" w:lineRule="atLeast"/>
        <w:ind w:left="420" w:leftChars="200" w:firstLine="300" w:firstLineChars="200"/>
        <w:rPr>
          <w:rFonts w:ascii="Calibri" w:hAnsi="Calibri"/>
          <w:sz w:val="15"/>
          <w:szCs w:val="15"/>
        </w:rPr>
      </w:pPr>
      <w:r>
        <w:rPr>
          <w:rFonts w:ascii="Calibri" w:hAnsi="Calibri"/>
          <w:sz w:val="15"/>
          <w:szCs w:val="15"/>
        </w:rPr>
        <w:t xml:space="preserve">Proto Recv-Q Send-Q Local Address           Foreign Address         State       PID/Program name    </w:t>
      </w:r>
    </w:p>
    <w:p>
      <w:pPr>
        <w:spacing w:before="0" w:afterLines="0" w:line="220" w:lineRule="atLeast"/>
        <w:ind w:left="420" w:leftChars="200" w:firstLine="300" w:firstLineChars="200"/>
        <w:rPr>
          <w:rFonts w:ascii="Calibri" w:hAnsi="Calibri"/>
          <w:sz w:val="15"/>
          <w:szCs w:val="15"/>
        </w:rPr>
      </w:pPr>
      <w:r>
        <w:rPr>
          <w:rFonts w:ascii="Calibri" w:hAnsi="Calibri"/>
          <w:sz w:val="15"/>
          <w:szCs w:val="15"/>
        </w:rPr>
        <w:t>tcp        0      0 192.168.1.1:17998       0.0.0.0:*               LISTEN      4772/cloudclient</w:t>
      </w:r>
    </w:p>
    <w:p>
      <w:pPr>
        <w:spacing w:before="0" w:afterLines="0" w:line="220" w:lineRule="atLeast"/>
        <w:ind w:left="420" w:leftChars="200" w:firstLine="300" w:firstLineChars="200"/>
        <w:rPr>
          <w:rFonts w:ascii="Calibri" w:hAnsi="Calibri"/>
          <w:sz w:val="15"/>
          <w:szCs w:val="15"/>
        </w:rPr>
      </w:pPr>
      <w:r>
        <w:rPr>
          <w:rFonts w:ascii="Calibri" w:hAnsi="Calibri"/>
          <w:sz w:val="15"/>
          <w:szCs w:val="15"/>
        </w:rPr>
        <w:t>tcp        0      0 0.0.0.0:www             0.0.0.0:*               LISTEN      27659/uhttpd</w:t>
      </w:r>
    </w:p>
    <w:p>
      <w:pPr>
        <w:spacing w:before="0" w:afterLines="0" w:line="220" w:lineRule="atLeast"/>
        <w:ind w:left="420" w:leftChars="200" w:firstLine="300" w:firstLineChars="200"/>
        <w:rPr>
          <w:rFonts w:ascii="Calibri" w:hAnsi="Calibri"/>
          <w:sz w:val="15"/>
          <w:szCs w:val="15"/>
        </w:rPr>
      </w:pPr>
      <w:r>
        <w:rPr>
          <w:rFonts w:ascii="Calibri" w:hAnsi="Calibri"/>
          <w:sz w:val="15"/>
          <w:szCs w:val="15"/>
        </w:rPr>
        <w:t>tcp        0      0 127.0.0.1:5916          0.0.0.0:*               LISTEN      3418/acsd</w:t>
      </w:r>
    </w:p>
    <w:p>
      <w:pPr>
        <w:spacing w:before="0" w:afterLines="0" w:line="220" w:lineRule="atLeast"/>
        <w:ind w:left="420" w:leftChars="200" w:firstLine="300" w:firstLineChars="200"/>
        <w:rPr>
          <w:rFonts w:ascii="Calibri" w:hAnsi="Calibri"/>
          <w:sz w:val="15"/>
          <w:szCs w:val="15"/>
        </w:rPr>
      </w:pPr>
      <w:r>
        <w:rPr>
          <w:rFonts w:ascii="Calibri" w:hAnsi="Calibri"/>
          <w:sz w:val="15"/>
          <w:szCs w:val="15"/>
        </w:rPr>
        <w:t>tcp        0      0 0.0.0.0:32768           0.0.0.0:*               LISTEN      2889/inter_connd</w:t>
      </w:r>
    </w:p>
    <w:p>
      <w:pPr>
        <w:spacing w:before="0" w:afterLines="0" w:line="220" w:lineRule="atLeast"/>
        <w:ind w:left="420" w:leftChars="200" w:firstLine="300" w:firstLineChars="200"/>
        <w:rPr>
          <w:rFonts w:ascii="Calibri" w:hAnsi="Calibri"/>
          <w:sz w:val="15"/>
          <w:szCs w:val="15"/>
        </w:rPr>
      </w:pPr>
      <w:r>
        <w:rPr>
          <w:rFonts w:ascii="Calibri" w:hAnsi="Calibri"/>
          <w:sz w:val="15"/>
          <w:szCs w:val="15"/>
        </w:rPr>
        <w:t>tcp        0      0 192.168.1.1:1990        0.0.0.0:*               LISTEN      3420/wps_monitor</w:t>
      </w:r>
    </w:p>
    <w:p>
      <w:pPr>
        <w:spacing w:before="0" w:afterLines="0" w:line="220" w:lineRule="atLeast"/>
        <w:ind w:left="420" w:leftChars="200" w:firstLine="300" w:firstLineChars="200"/>
        <w:rPr>
          <w:rFonts w:ascii="Calibri" w:hAnsi="Calibri"/>
          <w:sz w:val="15"/>
          <w:szCs w:val="15"/>
        </w:rPr>
      </w:pPr>
      <w:r>
        <w:rPr>
          <w:rFonts w:ascii="Calibri" w:hAnsi="Calibri"/>
          <w:sz w:val="15"/>
          <w:szCs w:val="15"/>
        </w:rPr>
        <w:t>tcp        0      0 :::netbios-ssn          :::*                    LISTEN      889/smbd</w:t>
      </w:r>
    </w:p>
    <w:p>
      <w:pPr>
        <w:spacing w:before="0" w:afterLines="0" w:line="220" w:lineRule="atLeast"/>
        <w:ind w:left="420" w:leftChars="200" w:firstLine="300" w:firstLineChars="200"/>
        <w:rPr>
          <w:rFonts w:ascii="Calibri" w:hAnsi="Calibri"/>
          <w:sz w:val="15"/>
          <w:szCs w:val="15"/>
        </w:rPr>
      </w:pPr>
      <w:r>
        <w:rPr>
          <w:rFonts w:ascii="Calibri" w:hAnsi="Calibri"/>
          <w:sz w:val="15"/>
          <w:szCs w:val="15"/>
        </w:rPr>
        <w:t>tcp        0      0 :::www                  :::*                    LISTEN      27659/uhttpd</w:t>
      </w:r>
    </w:p>
    <w:p>
      <w:pPr>
        <w:spacing w:before="0" w:afterLines="0" w:line="220" w:lineRule="atLeast"/>
        <w:ind w:left="420" w:leftChars="200" w:firstLine="300" w:firstLineChars="200"/>
        <w:rPr>
          <w:rFonts w:ascii="Calibri" w:hAnsi="Calibri"/>
          <w:sz w:val="15"/>
          <w:szCs w:val="15"/>
        </w:rPr>
      </w:pPr>
      <w:r>
        <w:rPr>
          <w:rFonts w:ascii="Calibri" w:hAnsi="Calibri"/>
          <w:sz w:val="15"/>
          <w:szCs w:val="15"/>
        </w:rPr>
        <w:t>tcp        0      0 :::webcache             :::*                    LISTEN      647/smd</w:t>
      </w:r>
    </w:p>
    <w:p>
      <w:pPr>
        <w:spacing w:before="0" w:afterLines="0" w:line="220" w:lineRule="atLeast"/>
        <w:ind w:left="420" w:leftChars="200" w:firstLine="300" w:firstLineChars="200"/>
        <w:rPr>
          <w:rFonts w:ascii="Calibri" w:hAnsi="Calibri"/>
          <w:sz w:val="15"/>
          <w:szCs w:val="15"/>
        </w:rPr>
      </w:pPr>
      <w:r>
        <w:rPr>
          <w:rFonts w:ascii="Calibri" w:hAnsi="Calibri"/>
          <w:sz w:val="15"/>
          <w:szCs w:val="15"/>
        </w:rPr>
        <w:t>tcp        0      0 :::38514                :::*                    LISTEN      647/smd</w:t>
      </w:r>
    </w:p>
    <w:p>
      <w:pPr>
        <w:spacing w:before="0" w:afterLines="0" w:line="220" w:lineRule="atLeast"/>
        <w:ind w:left="420" w:leftChars="200" w:firstLine="300" w:firstLineChars="200"/>
        <w:rPr>
          <w:rFonts w:ascii="Calibri" w:hAnsi="Calibri"/>
          <w:sz w:val="15"/>
          <w:szCs w:val="15"/>
        </w:rPr>
      </w:pPr>
      <w:r>
        <w:rPr>
          <w:rFonts w:ascii="Calibri" w:hAnsi="Calibri"/>
          <w:sz w:val="15"/>
          <w:szCs w:val="15"/>
        </w:rPr>
        <w:t>tcp        0      0 :::ftp                  :::*                    LISTEN      647/smd</w:t>
      </w:r>
    </w:p>
    <w:p>
      <w:pPr>
        <w:spacing w:before="0" w:afterLines="0" w:line="220" w:lineRule="atLeast"/>
        <w:ind w:left="420" w:leftChars="200" w:firstLine="300" w:firstLineChars="200"/>
        <w:rPr>
          <w:rFonts w:ascii="Calibri" w:hAnsi="Calibri"/>
          <w:sz w:val="15"/>
          <w:szCs w:val="15"/>
        </w:rPr>
      </w:pPr>
      <w:r>
        <w:rPr>
          <w:rFonts w:ascii="Calibri" w:hAnsi="Calibri"/>
          <w:sz w:val="15"/>
          <w:szCs w:val="15"/>
        </w:rPr>
        <w:t>tcp        0      0 :::30010                :::*                    LISTEN      647/smd</w:t>
      </w:r>
    </w:p>
    <w:p>
      <w:pPr>
        <w:spacing w:before="0" w:afterLines="0" w:line="220" w:lineRule="atLeast"/>
        <w:ind w:left="420" w:leftChars="200" w:firstLine="300" w:firstLineChars="200"/>
        <w:rPr>
          <w:rFonts w:ascii="Calibri" w:hAnsi="Calibri"/>
          <w:sz w:val="15"/>
          <w:szCs w:val="15"/>
        </w:rPr>
      </w:pPr>
      <w:r>
        <w:rPr>
          <w:rFonts w:ascii="Calibri" w:hAnsi="Calibri"/>
          <w:sz w:val="15"/>
          <w:szCs w:val="15"/>
        </w:rPr>
        <w:t>tcp        0      0 :::445                  :::*                    LISTEN      889/smbd</w:t>
      </w:r>
    </w:p>
    <w:p>
      <w:pPr>
        <w:spacing w:before="0" w:afterLines="0" w:line="220" w:lineRule="atLeast"/>
        <w:ind w:firstLine="420" w:firstLineChars="200"/>
        <w:rPr>
          <w:rFonts w:ascii="Calibri" w:hAnsi="Calibri"/>
          <w:szCs w:val="22"/>
        </w:rPr>
      </w:pPr>
    </w:p>
    <w:p>
      <w:pPr>
        <w:pStyle w:val="162"/>
        <w:spacing w:before="156" w:after="156"/>
      </w:pPr>
      <w:bookmarkStart w:id="2013" w:name="_Toc532477898"/>
      <w:bookmarkStart w:id="2014" w:name="_Toc491704014"/>
      <w:r>
        <w:rPr>
          <w:rFonts w:hint="eastAsia"/>
        </w:rPr>
        <w:t>语音模块信息采集</w:t>
      </w:r>
      <w:bookmarkEnd w:id="2013"/>
      <w:bookmarkEnd w:id="2014"/>
    </w:p>
    <w:p>
      <w:pPr>
        <w:spacing w:before="0" w:afterLines="0" w:line="220" w:lineRule="atLeast"/>
        <w:ind w:firstLine="420" w:firstLineChars="200"/>
        <w:rPr>
          <w:rFonts w:ascii="Calibri" w:hAnsi="Calibri"/>
          <w:szCs w:val="22"/>
        </w:rPr>
      </w:pPr>
    </w:p>
    <w:p>
      <w:pPr>
        <w:spacing w:after="15" w:line="220" w:lineRule="atLeast"/>
        <w:ind w:firstLine="420" w:firstLineChars="200"/>
      </w:pPr>
      <w:r>
        <w:rPr>
          <w:rFonts w:hint="eastAsia"/>
        </w:rPr>
        <w:t>厂商监控语音模块的重要事件，包括摘挂机、号码注册状态变化等，在状态发生变化的时候，根据C.9.12节定义的SysVoiceEvents信号，发送相应的DBUS信号，质量插件会监听com.ctc.igd1.OMDiag.SysVoiceEvents信号，并生成以下格式的日志上报DMP。</w:t>
      </w:r>
    </w:p>
    <w:p>
      <w:pPr>
        <w:spacing w:after="15" w:line="220" w:lineRule="atLeast"/>
        <w:ind w:firstLine="420" w:firstLineChars="200"/>
      </w:pPr>
      <w:r>
        <w:rPr>
          <w:rFonts w:hint="eastAsia"/>
        </w:rPr>
        <w:t>具体事件定义请参见C.9.12节相关信号定义。JSON格式:</w:t>
      </w:r>
    </w:p>
    <w:p>
      <w:pPr>
        <w:spacing w:after="15" w:line="220" w:lineRule="atLeast"/>
        <w:ind w:firstLine="420"/>
      </w:pPr>
      <w:r>
        <w:rPr>
          <w:rFonts w:hint="eastAsia"/>
        </w:rPr>
        <w:t>{</w:t>
      </w:r>
    </w:p>
    <w:p>
      <w:pPr>
        <w:spacing w:after="15" w:line="220" w:lineRule="atLeast"/>
        <w:ind w:firstLine="420"/>
      </w:pPr>
      <w:r>
        <w:rPr>
          <w:rFonts w:hint="eastAsia"/>
        </w:rPr>
        <w:tab/>
      </w:r>
      <w:r>
        <w:t>“</w:t>
      </w:r>
      <w:r>
        <w:rPr>
          <w:rFonts w:hint="eastAsia"/>
        </w:rPr>
        <w:t>Info</w:t>
      </w:r>
      <w:r>
        <w:t>”</w:t>
      </w:r>
      <w:r>
        <w:rPr>
          <w:rFonts w:hint="eastAsia"/>
        </w:rPr>
        <w:t>:[</w:t>
      </w:r>
    </w:p>
    <w:p>
      <w:pPr>
        <w:spacing w:after="15" w:line="220" w:lineRule="atLeast"/>
        <w:ind w:firstLine="420"/>
      </w:pPr>
      <w:r>
        <w:rPr>
          <w:rFonts w:hint="eastAsia"/>
        </w:rPr>
        <w:tab/>
      </w:r>
      <w:r>
        <w:rPr>
          <w:rFonts w:hint="eastAsia"/>
        </w:rPr>
        <w:tab/>
      </w:r>
      <w:r>
        <w:rPr>
          <w:rFonts w:hint="eastAsia"/>
        </w:rPr>
        <w:t>{</w:t>
      </w:r>
    </w:p>
    <w:p>
      <w:pPr>
        <w:spacing w:after="15" w:line="220" w:lineRule="atLeast"/>
        <w:ind w:left="840" w:leftChars="400" w:firstLine="420" w:firstLineChars="200"/>
      </w:pPr>
      <w:r>
        <w:rPr>
          <w:rFonts w:hint="eastAsia"/>
        </w:rPr>
        <w:tab/>
      </w:r>
      <w:r>
        <w:t>“</w:t>
      </w:r>
      <w:r>
        <w:rPr>
          <w:rFonts w:hint="eastAsia"/>
        </w:rPr>
        <w:t>Time</w:t>
      </w:r>
      <w:r>
        <w:t>”</w:t>
      </w:r>
      <w:r>
        <w:rPr>
          <w:rFonts w:hint="eastAsia"/>
        </w:rPr>
        <w:t xml:space="preserve">: </w:t>
      </w:r>
      <w:r>
        <w:t>“”</w:t>
      </w:r>
      <w:r>
        <w:rPr>
          <w:rFonts w:hint="eastAsia"/>
        </w:rPr>
        <w:t>,</w:t>
      </w:r>
    </w:p>
    <w:p>
      <w:pPr>
        <w:spacing w:after="15" w:line="220" w:lineRule="atLeast"/>
        <w:ind w:left="840" w:leftChars="400" w:firstLine="420" w:firstLineChars="200"/>
      </w:pPr>
      <w:r>
        <w:rPr>
          <w:rFonts w:hint="eastAsia"/>
        </w:rPr>
        <w:tab/>
      </w:r>
      <w:r>
        <w:t>“</w:t>
      </w:r>
      <w:r>
        <w:rPr>
          <w:rFonts w:hint="eastAsia"/>
        </w:rPr>
        <w:t>Event</w:t>
      </w:r>
      <w:r>
        <w:t>”</w:t>
      </w:r>
      <w:r>
        <w:rPr>
          <w:rFonts w:hint="eastAsia"/>
        </w:rPr>
        <w:t>:</w:t>
      </w:r>
      <w:r>
        <w:t>“</w:t>
      </w:r>
      <w:r>
        <w:rPr>
          <w:rFonts w:hint="eastAsia"/>
        </w:rPr>
        <w:t>%s</w:t>
      </w:r>
      <w:r>
        <w:t>”</w:t>
      </w:r>
      <w:r>
        <w:rPr>
          <w:rFonts w:hint="eastAsia"/>
        </w:rPr>
        <w:t>,</w:t>
      </w:r>
    </w:p>
    <w:p>
      <w:pPr>
        <w:spacing w:after="15" w:line="220" w:lineRule="atLeast"/>
        <w:ind w:left="840" w:leftChars="400" w:firstLine="420" w:firstLineChars="200"/>
      </w:pPr>
      <w:r>
        <w:rPr>
          <w:rFonts w:hint="eastAsia"/>
        </w:rPr>
        <w:tab/>
      </w:r>
      <w:r>
        <w:t>“</w:t>
      </w:r>
      <w:r>
        <w:rPr>
          <w:rFonts w:hint="eastAsia"/>
        </w:rPr>
        <w:t>Description</w:t>
      </w:r>
      <w:r>
        <w:t>”</w:t>
      </w:r>
      <w:r>
        <w:rPr>
          <w:rFonts w:hint="eastAsia"/>
        </w:rPr>
        <w:t>:</w:t>
      </w:r>
      <w:r>
        <w:t>“”</w:t>
      </w:r>
    </w:p>
    <w:p>
      <w:pPr>
        <w:spacing w:after="15" w:line="220" w:lineRule="atLeast"/>
        <w:ind w:left="840" w:leftChars="400" w:firstLine="420" w:firstLineChars="200"/>
      </w:pPr>
    </w:p>
    <w:p>
      <w:pPr>
        <w:spacing w:after="15" w:line="220" w:lineRule="atLeast"/>
        <w:ind w:left="840" w:leftChars="400" w:firstLine="420" w:firstLineChars="200"/>
      </w:pPr>
      <w:r>
        <w:rPr>
          <w:rFonts w:hint="eastAsia"/>
        </w:rPr>
        <w:t>}</w:t>
      </w:r>
    </w:p>
    <w:p>
      <w:pPr>
        <w:spacing w:after="15" w:line="220" w:lineRule="atLeast"/>
        <w:ind w:left="420" w:firstLine="420"/>
      </w:pPr>
      <w:r>
        <w:rPr>
          <w:rFonts w:hint="eastAsia"/>
        </w:rPr>
        <w:t>]</w:t>
      </w:r>
    </w:p>
    <w:p>
      <w:pPr>
        <w:spacing w:after="15" w:line="220" w:lineRule="atLeast"/>
        <w:ind w:firstLine="420" w:firstLineChars="200"/>
      </w:pPr>
      <w:r>
        <w:rPr>
          <w:rFonts w:hint="eastAsia"/>
        </w:rPr>
        <w:t>}</w:t>
      </w:r>
    </w:p>
    <w:p>
      <w:pPr>
        <w:pStyle w:val="47"/>
        <w:spacing w:after="15"/>
      </w:pPr>
      <w:r>
        <w:rPr>
          <w:rFonts w:hint="eastAsia"/>
        </w:rPr>
        <w:t>网关只需发送</w:t>
      </w:r>
      <w:r>
        <w:t>com.ctc.igd1.OMDiag.SysVoiceEvents</w:t>
      </w:r>
      <w:r>
        <w:rPr>
          <w:rFonts w:hint="eastAsia"/>
        </w:rPr>
        <w:t>信号</w:t>
      </w:r>
      <w:r>
        <w:t xml:space="preserve"> ,</w:t>
      </w:r>
      <w:r>
        <w:rPr>
          <w:rFonts w:hint="eastAsia"/>
        </w:rPr>
        <w:t>无需生成</w:t>
      </w:r>
      <w:r>
        <w:t>VOICE_INFO</w:t>
      </w:r>
      <w:r>
        <w:rPr>
          <w:rFonts w:hint="eastAsia"/>
        </w:rPr>
        <w:t>文件。</w:t>
      </w:r>
    </w:p>
    <w:p>
      <w:pPr>
        <w:pStyle w:val="47"/>
        <w:spacing w:after="15"/>
      </w:pPr>
    </w:p>
    <w:p>
      <w:pPr>
        <w:pStyle w:val="162"/>
        <w:spacing w:before="156" w:after="156"/>
      </w:pPr>
      <w:bookmarkStart w:id="2015" w:name="_Toc532477899"/>
      <w:r>
        <w:rPr>
          <w:rFonts w:hint="eastAsia"/>
        </w:rPr>
        <w:t>其它需要实现的接口</w:t>
      </w:r>
      <w:bookmarkEnd w:id="2015"/>
    </w:p>
    <w:p>
      <w:pPr>
        <w:spacing w:after="15"/>
      </w:pPr>
    </w:p>
    <w:p>
      <w:pPr>
        <w:spacing w:after="15"/>
      </w:pPr>
      <w:r>
        <w:rPr>
          <w:rFonts w:hint="eastAsia"/>
        </w:rPr>
        <w:t>诊断插件通过预订信号来监控com.ctc.igd1.NetworkInfo</w:t>
      </w:r>
      <w:r>
        <w:rPr>
          <w:rFonts w:hint="eastAsia"/>
          <w:b/>
        </w:rPr>
        <w:t>.</w:t>
      </w:r>
      <w:r>
        <w:t>WANConnectionStatus</w:t>
      </w:r>
      <w:r>
        <w:rPr>
          <w:rFonts w:hint="eastAsia"/>
        </w:rPr>
        <w:t>，com.ctc.igd1.NetworkInfo.</w:t>
      </w:r>
      <w:r>
        <w:t>WANIPAddr</w:t>
      </w:r>
      <w:r>
        <w:rPr>
          <w:rFonts w:hint="eastAsia"/>
        </w:rPr>
        <w:t>，com.ctc.igd1.NetworkInfo.</w:t>
      </w:r>
      <w:r>
        <w:t>IP</w:t>
      </w:r>
      <w:r>
        <w:rPr>
          <w:rFonts w:hint="eastAsia"/>
        </w:rPr>
        <w:t>v6</w:t>
      </w:r>
      <w:r>
        <w:t>_WANConnectionStatus</w:t>
      </w:r>
      <w:r>
        <w:rPr>
          <w:rFonts w:hint="eastAsia"/>
        </w:rPr>
        <w:t>，com.ctc.igd1.NetworkInfo.</w:t>
      </w:r>
      <w:r>
        <w:t>WAN</w:t>
      </w:r>
      <w:r>
        <w:rPr>
          <w:rFonts w:hint="eastAsia"/>
        </w:rPr>
        <w:t>IPv6</w:t>
      </w:r>
      <w:r>
        <w:t>Addr</w:t>
      </w:r>
      <w:r>
        <w:rPr>
          <w:rFonts w:hint="eastAsia"/>
        </w:rPr>
        <w:t>这四个属性值，网关需保证当这四个属性值变化的时候会发出相应的信号。</w:t>
      </w:r>
    </w:p>
    <w:p>
      <w:pPr>
        <w:spacing w:after="15"/>
      </w:pPr>
    </w:p>
    <w:p>
      <w:pPr>
        <w:pStyle w:val="162"/>
        <w:spacing w:before="156" w:after="156"/>
      </w:pPr>
      <w:bookmarkStart w:id="2016" w:name="_Toc532477900"/>
      <w:r>
        <w:rPr>
          <w:rFonts w:hint="eastAsia"/>
        </w:rPr>
        <w:t>补充要求</w:t>
      </w:r>
      <w:bookmarkEnd w:id="2016"/>
    </w:p>
    <w:p>
      <w:pPr>
        <w:spacing w:after="15"/>
        <w:rPr>
          <w:b/>
        </w:rPr>
      </w:pPr>
      <w:r>
        <w:rPr>
          <w:rFonts w:hint="eastAsia"/>
          <w:b/>
        </w:rPr>
        <w:t>关于超阈值后日志记录的说明</w:t>
      </w:r>
    </w:p>
    <w:p>
      <w:pPr>
        <w:spacing w:after="15"/>
      </w:pPr>
      <w:r>
        <w:rPr>
          <w:rFonts w:hint="eastAsia"/>
        </w:rPr>
        <w:t>对于设有阈值的监控对象，网关需将该采样参数在5分钟之内的平均值作为是否上报的依据。若5分钟内的平均值超过阈值就上报一次，否则不上报，并继续监控。</w:t>
      </w:r>
    </w:p>
    <w:p>
      <w:pPr>
        <w:spacing w:after="15"/>
      </w:pPr>
    </w:p>
    <w:p>
      <w:pPr>
        <w:spacing w:after="15"/>
      </w:pPr>
      <w:r>
        <w:t>3.0</w:t>
      </w:r>
      <w:r>
        <w:rPr>
          <w:rFonts w:hint="eastAsia"/>
        </w:rPr>
        <w:t>网关当</w:t>
      </w:r>
      <w:r>
        <w:t>CPU</w:t>
      </w:r>
      <w:r>
        <w:rPr>
          <w:rFonts w:hint="eastAsia"/>
        </w:rPr>
        <w:t>温度、</w:t>
      </w:r>
      <w:r>
        <w:t>PON</w:t>
      </w:r>
      <w:r>
        <w:rPr>
          <w:rFonts w:hint="eastAsia"/>
        </w:rPr>
        <w:t>模块温度、</w:t>
      </w:r>
      <w:r>
        <w:t>FLASH</w:t>
      </w:r>
      <w:r>
        <w:rPr>
          <w:rFonts w:hint="eastAsia"/>
        </w:rPr>
        <w:t>占用、最大连接数超过设置阈值的时候，网关只需发送相应的接口信号，无需生成告警文件。</w:t>
      </w:r>
    </w:p>
    <w:p>
      <w:pPr>
        <w:spacing w:after="15"/>
      </w:pPr>
    </w:p>
    <w:p>
      <w:pPr>
        <w:spacing w:after="15"/>
        <w:rPr>
          <w:b/>
        </w:rPr>
      </w:pPr>
      <w:bookmarkStart w:id="2017" w:name="_Toc484525298"/>
      <w:r>
        <w:rPr>
          <w:rFonts w:hint="eastAsia"/>
          <w:b/>
        </w:rPr>
        <w:t>需要定期采集用于大数据分析的数据项</w:t>
      </w:r>
      <w:bookmarkEnd w:id="2017"/>
    </w:p>
    <w:p>
      <w:pPr>
        <w:spacing w:after="15"/>
      </w:pPr>
      <w:r>
        <w:rPr>
          <w:rFonts w:hint="eastAsia"/>
        </w:rPr>
        <w:t>以下信息需要每天定期采集上报大数据分析平台，用于获取网关运行状态的常态数据：</w:t>
      </w:r>
    </w:p>
    <w:p>
      <w:pPr>
        <w:spacing w:after="15"/>
      </w:pPr>
    </w:p>
    <w:p>
      <w:pPr>
        <w:spacing w:after="15"/>
      </w:pPr>
      <w:r>
        <w:t>CPU</w:t>
      </w:r>
      <w:r>
        <w:rPr>
          <w:rFonts w:hint="eastAsia"/>
        </w:rPr>
        <w:t>使用率、内存使用率、目录大小、</w:t>
      </w:r>
      <w:r>
        <w:t>SLAB</w:t>
      </w:r>
      <w:r>
        <w:rPr>
          <w:rFonts w:hint="eastAsia"/>
        </w:rPr>
        <w:t>信息、网络链接数、无线信号（信道，强度，无线连接设备量，无线误码率）、语音状态（语音状态监控（注册，异常，摘机等）、光模块温度</w:t>
      </w:r>
    </w:p>
    <w:p>
      <w:pPr>
        <w:spacing w:after="15"/>
      </w:pPr>
    </w:p>
    <w:p>
      <w:pPr>
        <w:pStyle w:val="47"/>
        <w:spacing w:after="15"/>
        <w:ind w:firstLine="0" w:firstLineChars="0"/>
      </w:pPr>
      <w:r>
        <w:rPr>
          <w:rFonts w:hint="eastAsia"/>
        </w:rPr>
        <w:t>上述信息上报周期频次必须可以配置。</w:t>
      </w:r>
    </w:p>
    <w:p>
      <w:pPr>
        <w:pStyle w:val="47"/>
        <w:spacing w:after="15"/>
        <w:ind w:firstLine="0" w:firstLineChars="0"/>
      </w:pPr>
    </w:p>
    <w:p>
      <w:pPr>
        <w:widowControl/>
        <w:spacing w:before="0" w:afterLines="0"/>
        <w:jc w:val="left"/>
        <w:rPr>
          <w:rFonts w:ascii="宋体"/>
          <w:kern w:val="0"/>
          <w:szCs w:val="20"/>
        </w:rPr>
      </w:pPr>
      <w:r>
        <w:br w:type="page"/>
      </w:r>
    </w:p>
    <w:p>
      <w:pPr>
        <w:pStyle w:val="47"/>
        <w:spacing w:after="15"/>
      </w:pPr>
    </w:p>
    <w:p>
      <w:pPr>
        <w:pStyle w:val="143"/>
        <w:spacing w:afterLines="0"/>
      </w:pPr>
      <w:r>
        <w:br w:type="textWrapping"/>
      </w:r>
      <w:bookmarkStart w:id="2018" w:name="_Toc532477901"/>
      <w:r>
        <w:rPr>
          <w:rFonts w:hint="eastAsia"/>
        </w:rPr>
        <w:t>（资料性附录）</w:t>
      </w:r>
      <w:r>
        <w:br w:type="textWrapping"/>
      </w:r>
      <w:r>
        <w:rPr>
          <w:rFonts w:hint="eastAsia"/>
        </w:rPr>
        <w:t>网关快联配网</w:t>
      </w:r>
      <w:bookmarkEnd w:id="2018"/>
    </w:p>
    <w:p>
      <w:pPr>
        <w:spacing w:before="0" w:afterLines="0" w:line="220" w:lineRule="atLeast"/>
        <w:ind w:firstLine="420" w:firstLineChars="200"/>
        <w:rPr>
          <w:rFonts w:ascii="Calibri" w:hAnsi="Calibri"/>
          <w:szCs w:val="22"/>
        </w:rPr>
      </w:pPr>
    </w:p>
    <w:p>
      <w:pPr>
        <w:pStyle w:val="161"/>
        <w:spacing w:before="312" w:after="312"/>
      </w:pPr>
      <w:bookmarkStart w:id="2019" w:name="_Toc532477902"/>
      <w:r>
        <w:rPr>
          <w:rFonts w:hint="eastAsia"/>
        </w:rPr>
        <w:t>快联配网基础</w:t>
      </w:r>
      <w:bookmarkEnd w:id="2019"/>
    </w:p>
    <w:p>
      <w:pPr>
        <w:pStyle w:val="47"/>
        <w:spacing w:after="15"/>
        <w:rPr>
          <w:rFonts w:hAnsi="宋体"/>
        </w:rPr>
      </w:pPr>
      <w:r>
        <w:rPr>
          <w:rFonts w:hint="eastAsia" w:hAnsi="宋体"/>
        </w:rPr>
        <w:t>智能终端设备：指无线AP，repeater，无线摄像头以及智能插座、智能灯泡、智能等等支持802.11 WiFi技术的家庭终端设备。</w:t>
      </w:r>
    </w:p>
    <w:p>
      <w:pPr>
        <w:pStyle w:val="47"/>
        <w:spacing w:after="15"/>
        <w:rPr>
          <w:rFonts w:hAnsi="宋体"/>
        </w:rPr>
      </w:pPr>
      <w:r>
        <w:rPr>
          <w:rFonts w:hint="eastAsia" w:hAnsi="宋体"/>
        </w:rPr>
        <w:t>网关快联配网，是指智能网关能够识别和认证家庭网络中的智能终端设备，并且将自身WiFi的security信息（主要是SSID和密码）自动推送到合法智能终端设备，使之能够在免用户配置的情况下快速接入家庭网络的能力。</w:t>
      </w:r>
    </w:p>
    <w:p>
      <w:pPr>
        <w:pStyle w:val="47"/>
        <w:spacing w:after="15"/>
        <w:rPr>
          <w:rFonts w:hAnsi="宋体"/>
        </w:rPr>
      </w:pPr>
      <w:r>
        <w:rPr>
          <w:rFonts w:hint="eastAsia" w:hAnsi="宋体"/>
        </w:rPr>
        <w:tab/>
      </w:r>
      <w:r>
        <w:rPr>
          <w:rFonts w:hint="eastAsia" w:hAnsi="宋体"/>
        </w:rPr>
        <w:t>网关的快联配网能力，是智能家庭网络能力的一部分，可能需要手机APP，智能终端设备，智能网关，智能云平台等多种实体的相互配合，才能实现无屏无键盘的智能终端设备在免配置情况下快速接入家庭网络。</w:t>
      </w:r>
    </w:p>
    <w:p>
      <w:pPr>
        <w:pStyle w:val="47"/>
        <w:spacing w:after="15"/>
        <w:rPr>
          <w:rFonts w:hAnsi="宋体"/>
        </w:rPr>
      </w:pPr>
      <w:r>
        <w:rPr>
          <w:rFonts w:hint="eastAsia" w:hAnsi="宋体"/>
        </w:rPr>
        <w:tab/>
      </w:r>
      <w:r>
        <w:rPr>
          <w:rFonts w:hint="eastAsia" w:hAnsi="宋体"/>
        </w:rPr>
        <w:t>对于具备WPS协商能力的智能终端设备，应采用WPS机制与智能网关进行配网。对于不具备WPS能力的智能终端设备，宜采用以下快联配网方案快速接入家庭网络。</w:t>
      </w:r>
    </w:p>
    <w:p>
      <w:pPr>
        <w:pStyle w:val="47"/>
        <w:spacing w:after="15"/>
        <w:rPr>
          <w:rFonts w:hAnsi="宋体"/>
        </w:rPr>
      </w:pPr>
    </w:p>
    <w:p>
      <w:pPr>
        <w:pStyle w:val="161"/>
        <w:spacing w:before="312" w:after="312"/>
      </w:pPr>
      <w:bookmarkStart w:id="2020" w:name="_Toc532477903"/>
      <w:r>
        <w:rPr>
          <w:rFonts w:hint="eastAsia"/>
        </w:rPr>
        <w:t>基于云平台</w:t>
      </w:r>
      <w:r>
        <w:t>认证</w:t>
      </w:r>
      <w:r>
        <w:rPr>
          <w:rFonts w:hint="eastAsia"/>
        </w:rPr>
        <w:t>的快联</w:t>
      </w:r>
      <w:r>
        <w:t>配网</w:t>
      </w:r>
      <w:bookmarkEnd w:id="2020"/>
    </w:p>
    <w:p>
      <w:pPr>
        <w:spacing w:after="15"/>
      </w:pPr>
      <w:r>
        <w:drawing>
          <wp:inline distT="0" distB="0" distL="0" distR="0">
            <wp:extent cx="5934075" cy="40005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934075" cy="4000500"/>
                    </a:xfrm>
                    <a:prstGeom prst="rect">
                      <a:avLst/>
                    </a:prstGeom>
                    <a:noFill/>
                    <a:ln>
                      <a:noFill/>
                    </a:ln>
                  </pic:spPr>
                </pic:pic>
              </a:graphicData>
            </a:graphic>
          </wp:inline>
        </w:drawing>
      </w:r>
    </w:p>
    <w:p>
      <w:pPr>
        <w:pStyle w:val="19"/>
        <w:spacing w:after="15"/>
        <w:ind w:firstLine="422"/>
        <w:jc w:val="center"/>
        <w:rPr>
          <w:rFonts w:ascii="宋体" w:hAnsi="宋体"/>
          <w:b/>
          <w:sz w:val="21"/>
          <w:szCs w:val="21"/>
        </w:rPr>
      </w:pPr>
      <w:r>
        <w:rPr>
          <w:rFonts w:hint="eastAsia" w:ascii="宋体" w:hAnsi="宋体"/>
          <w:b/>
          <w:sz w:val="21"/>
          <w:szCs w:val="21"/>
        </w:rPr>
        <w:t>图I.1   基于云平台认证的快联配网流程</w:t>
      </w:r>
    </w:p>
    <w:p>
      <w:pPr>
        <w:spacing w:after="15"/>
        <w:ind w:left="359" w:leftChars="171"/>
      </w:pPr>
    </w:p>
    <w:p>
      <w:pPr>
        <w:pStyle w:val="47"/>
        <w:spacing w:after="15"/>
        <w:rPr>
          <w:rFonts w:hAnsi="宋体"/>
        </w:rPr>
      </w:pPr>
      <w:r>
        <w:rPr>
          <w:rFonts w:hint="eastAsia" w:hAnsi="宋体"/>
        </w:rPr>
        <w:t>网关</w:t>
      </w:r>
      <w:r>
        <w:rPr>
          <w:rFonts w:hAnsi="宋体"/>
        </w:rPr>
        <w:t>需具备能力</w:t>
      </w:r>
      <w:r>
        <w:rPr>
          <w:rFonts w:hint="eastAsia" w:hAnsi="宋体"/>
        </w:rPr>
        <w:t>：</w:t>
      </w:r>
    </w:p>
    <w:p>
      <w:pPr>
        <w:pStyle w:val="345"/>
        <w:numPr>
          <w:ilvl w:val="0"/>
          <w:numId w:val="160"/>
        </w:numPr>
        <w:spacing w:after="15"/>
        <w:ind w:left="359" w:leftChars="171" w:firstLineChars="0"/>
      </w:pPr>
      <w:r>
        <w:t>创建配网SSID</w:t>
      </w:r>
    </w:p>
    <w:p>
      <w:pPr>
        <w:pStyle w:val="345"/>
        <w:numPr>
          <w:ilvl w:val="0"/>
          <w:numId w:val="160"/>
        </w:numPr>
        <w:spacing w:after="15"/>
        <w:ind w:left="359" w:leftChars="171" w:firstLineChars="0"/>
      </w:pPr>
      <w:r>
        <w:rPr>
          <w:rFonts w:hint="eastAsia"/>
        </w:rPr>
        <w:t>指定SSID</w:t>
      </w:r>
      <w:r>
        <w:t>的有效时间</w:t>
      </w:r>
    </w:p>
    <w:p>
      <w:pPr>
        <w:pStyle w:val="345"/>
        <w:numPr>
          <w:ilvl w:val="0"/>
          <w:numId w:val="160"/>
        </w:numPr>
        <w:spacing w:after="15"/>
        <w:ind w:left="359" w:leftChars="171" w:firstLineChars="0"/>
      </w:pPr>
      <w:r>
        <w:rPr>
          <w:rFonts w:hint="eastAsia"/>
        </w:rPr>
        <w:t>指定</w:t>
      </w:r>
      <w:r>
        <w:t>SSID流量能够访问的IP地址和端口</w:t>
      </w:r>
    </w:p>
    <w:p>
      <w:pPr>
        <w:pStyle w:val="345"/>
        <w:numPr>
          <w:ilvl w:val="0"/>
          <w:numId w:val="160"/>
        </w:numPr>
        <w:spacing w:after="15"/>
        <w:ind w:left="359" w:leftChars="171" w:firstLineChars="0"/>
      </w:pPr>
      <w:r>
        <w:rPr>
          <w:rFonts w:hint="eastAsia"/>
        </w:rPr>
        <w:t>接收</w:t>
      </w:r>
      <w:r>
        <w:t>智能终端请求</w:t>
      </w:r>
      <w:r>
        <w:rPr>
          <w:rFonts w:hint="eastAsia"/>
        </w:rPr>
        <w:t>（插件</w:t>
      </w:r>
      <w:r>
        <w:t>实现</w:t>
      </w:r>
      <w:r>
        <w:rPr>
          <w:rFonts w:hint="eastAsia"/>
        </w:rPr>
        <w:t>）</w:t>
      </w:r>
    </w:p>
    <w:p>
      <w:pPr>
        <w:pStyle w:val="345"/>
        <w:numPr>
          <w:ilvl w:val="0"/>
          <w:numId w:val="160"/>
        </w:numPr>
        <w:spacing w:after="15"/>
        <w:ind w:left="359" w:leftChars="171" w:firstLineChars="0"/>
      </w:pPr>
      <w:r>
        <w:rPr>
          <w:rFonts w:hint="eastAsia"/>
        </w:rPr>
        <w:t>推送</w:t>
      </w:r>
      <w:r>
        <w:t>上网SSID</w:t>
      </w:r>
      <w:r>
        <w:rPr>
          <w:rFonts w:hint="eastAsia"/>
        </w:rPr>
        <w:t>/密码（插件</w:t>
      </w:r>
      <w:r>
        <w:t>实现</w:t>
      </w:r>
      <w:r>
        <w:rPr>
          <w:rFonts w:hint="eastAsia"/>
        </w:rPr>
        <w:t>）</w:t>
      </w:r>
    </w:p>
    <w:p>
      <w:pPr>
        <w:pStyle w:val="345"/>
        <w:numPr>
          <w:ilvl w:val="0"/>
          <w:numId w:val="160"/>
        </w:numPr>
        <w:spacing w:after="15"/>
        <w:ind w:left="359" w:leftChars="171" w:firstLineChars="0"/>
      </w:pPr>
      <w:r>
        <w:rPr>
          <w:rFonts w:hint="eastAsia"/>
        </w:rPr>
        <w:t>通知</w:t>
      </w:r>
      <w:r>
        <w:t>云平台智能终端信息</w:t>
      </w:r>
      <w:r>
        <w:rPr>
          <w:rFonts w:hint="eastAsia"/>
        </w:rPr>
        <w:t>（插件</w:t>
      </w:r>
      <w:r>
        <w:t>实现</w:t>
      </w:r>
      <w:r>
        <w:rPr>
          <w:rFonts w:hint="eastAsia"/>
        </w:rPr>
        <w:t>）</w:t>
      </w:r>
    </w:p>
    <w:p>
      <w:pPr>
        <w:pStyle w:val="345"/>
        <w:numPr>
          <w:ilvl w:val="0"/>
          <w:numId w:val="160"/>
        </w:numPr>
        <w:spacing w:after="15"/>
        <w:ind w:left="359" w:leftChars="171" w:firstLineChars="0"/>
      </w:pPr>
      <w:r>
        <w:rPr>
          <w:rFonts w:hint="eastAsia"/>
        </w:rPr>
        <w:t>接收</w:t>
      </w:r>
      <w:r>
        <w:t>云平台启动配网指令</w:t>
      </w:r>
      <w:r>
        <w:rPr>
          <w:rFonts w:hint="eastAsia"/>
        </w:rPr>
        <w:t>（插件</w:t>
      </w:r>
      <w:r>
        <w:t>实现</w:t>
      </w:r>
      <w:r>
        <w:rPr>
          <w:rFonts w:hint="eastAsia"/>
        </w:rPr>
        <w:t>）</w:t>
      </w:r>
    </w:p>
    <w:p>
      <w:pPr>
        <w:spacing w:after="15"/>
      </w:pPr>
    </w:p>
    <w:p>
      <w:pPr>
        <w:pStyle w:val="47"/>
        <w:spacing w:after="15"/>
        <w:rPr>
          <w:rFonts w:hAnsi="宋体"/>
        </w:rPr>
      </w:pPr>
      <w:r>
        <w:rPr>
          <w:rFonts w:hint="eastAsia" w:hAnsi="宋体"/>
        </w:rPr>
        <w:t>网关</w:t>
      </w:r>
      <w:r>
        <w:rPr>
          <w:rFonts w:hAnsi="宋体"/>
        </w:rPr>
        <w:t>在系统启动以后，应在空闲的SSID中创建一个配网SSID</w:t>
      </w:r>
      <w:r>
        <w:rPr>
          <w:rFonts w:hint="eastAsia" w:hAnsi="宋体"/>
        </w:rPr>
        <w:t>，用于</w:t>
      </w:r>
      <w:r>
        <w:rPr>
          <w:rFonts w:hAnsi="宋体"/>
        </w:rPr>
        <w:t>接收</w:t>
      </w:r>
      <w:r>
        <w:rPr>
          <w:rFonts w:hint="eastAsia" w:hAnsi="宋体"/>
        </w:rPr>
        <w:t>智能</w:t>
      </w:r>
      <w:r>
        <w:rPr>
          <w:rFonts w:hAnsi="宋体"/>
        </w:rPr>
        <w:t>终端</w:t>
      </w:r>
      <w:r>
        <w:rPr>
          <w:rFonts w:hint="eastAsia" w:hAnsi="宋体"/>
        </w:rPr>
        <w:t>设备</w:t>
      </w:r>
      <w:r>
        <w:rPr>
          <w:rFonts w:hAnsi="宋体"/>
        </w:rPr>
        <w:t>的连接，</w:t>
      </w:r>
      <w:r>
        <w:rPr>
          <w:rFonts w:hint="eastAsia" w:hAnsi="宋体"/>
        </w:rPr>
        <w:t>配网</w:t>
      </w:r>
      <w:r>
        <w:rPr>
          <w:rFonts w:hAnsi="宋体"/>
        </w:rPr>
        <w:t>插件</w:t>
      </w:r>
      <w:r>
        <w:rPr>
          <w:rFonts w:hint="eastAsia" w:hAnsi="宋体"/>
        </w:rPr>
        <w:t>通过配网</w:t>
      </w:r>
      <w:r>
        <w:rPr>
          <w:rFonts w:hAnsi="宋体"/>
        </w:rPr>
        <w:t>SSID接收</w:t>
      </w:r>
      <w:r>
        <w:rPr>
          <w:rFonts w:hint="eastAsia" w:hAnsi="宋体"/>
        </w:rPr>
        <w:t>智能</w:t>
      </w:r>
      <w:r>
        <w:rPr>
          <w:rFonts w:hAnsi="宋体"/>
        </w:rPr>
        <w:t>终端设备</w:t>
      </w:r>
      <w:r>
        <w:rPr>
          <w:rFonts w:hint="eastAsia" w:hAnsi="宋体"/>
        </w:rPr>
        <w:t>上报</w:t>
      </w:r>
      <w:r>
        <w:rPr>
          <w:rFonts w:hAnsi="宋体"/>
        </w:rPr>
        <w:t>的设备信息（</w:t>
      </w:r>
      <w:r>
        <w:rPr>
          <w:rFonts w:hint="eastAsia" w:hAnsi="宋体"/>
        </w:rPr>
        <w:t>设备</w:t>
      </w:r>
      <w:r>
        <w:rPr>
          <w:rFonts w:hAnsi="宋体"/>
        </w:rPr>
        <w:t>ID，MAC地址）</w:t>
      </w:r>
      <w:r>
        <w:rPr>
          <w:rFonts w:hint="eastAsia" w:hAnsi="宋体"/>
        </w:rPr>
        <w:t>。当云平台</w:t>
      </w:r>
      <w:r>
        <w:rPr>
          <w:rFonts w:hAnsi="宋体"/>
        </w:rPr>
        <w:t>完成鉴权通知插件启动配网</w:t>
      </w:r>
      <w:r>
        <w:rPr>
          <w:rFonts w:hint="eastAsia" w:hAnsi="宋体"/>
        </w:rPr>
        <w:t>后</w:t>
      </w:r>
      <w:r>
        <w:rPr>
          <w:rFonts w:hAnsi="宋体"/>
        </w:rPr>
        <w:t>，插件应</w:t>
      </w:r>
      <w:r>
        <w:rPr>
          <w:rFonts w:hint="eastAsia" w:hAnsi="宋体"/>
        </w:rPr>
        <w:t>关闭</w:t>
      </w:r>
      <w:r>
        <w:rPr>
          <w:rFonts w:hAnsi="宋体"/>
        </w:rPr>
        <w:t>配网SSID同时创建一个临时SSID</w:t>
      </w:r>
      <w:r>
        <w:rPr>
          <w:rFonts w:hint="eastAsia" w:hAnsi="宋体"/>
        </w:rPr>
        <w:t>（可</w:t>
      </w:r>
      <w:r>
        <w:rPr>
          <w:rFonts w:hAnsi="宋体"/>
        </w:rPr>
        <w:t>通过修改原有配网SSID名称为新的临时SSID名称来实现</w:t>
      </w:r>
      <w:r>
        <w:rPr>
          <w:rFonts w:hint="eastAsia" w:hAnsi="宋体"/>
        </w:rPr>
        <w:t>）</w:t>
      </w:r>
      <w:r>
        <w:rPr>
          <w:rFonts w:hAnsi="宋体"/>
        </w:rPr>
        <w:t>，并将</w:t>
      </w:r>
      <w:r>
        <w:rPr>
          <w:rFonts w:hint="eastAsia" w:hAnsi="宋体"/>
        </w:rPr>
        <w:t>临时</w:t>
      </w:r>
      <w:r>
        <w:rPr>
          <w:rFonts w:hAnsi="宋体"/>
        </w:rPr>
        <w:t>SSID信息推送给终端设备。</w:t>
      </w:r>
    </w:p>
    <w:p>
      <w:pPr>
        <w:pStyle w:val="47"/>
        <w:spacing w:after="15"/>
        <w:rPr>
          <w:rFonts w:hAnsi="宋体"/>
        </w:rPr>
      </w:pPr>
      <w:r>
        <w:rPr>
          <w:rFonts w:hint="eastAsia" w:hAnsi="宋体"/>
        </w:rPr>
        <w:t>智能终端</w:t>
      </w:r>
      <w:r>
        <w:rPr>
          <w:rFonts w:hAnsi="宋体"/>
        </w:rPr>
        <w:t>接收到临时SSID信息以后，应重新连接临时SSID</w:t>
      </w:r>
      <w:r>
        <w:rPr>
          <w:rFonts w:hint="eastAsia" w:hAnsi="宋体"/>
        </w:rPr>
        <w:t>。</w:t>
      </w:r>
      <w:r>
        <w:rPr>
          <w:rFonts w:hAnsi="宋体"/>
        </w:rPr>
        <w:t>配网</w:t>
      </w:r>
      <w:r>
        <w:rPr>
          <w:rFonts w:hint="eastAsia" w:hAnsi="宋体"/>
        </w:rPr>
        <w:t>插件</w:t>
      </w:r>
      <w:r>
        <w:rPr>
          <w:rFonts w:hAnsi="宋体"/>
        </w:rPr>
        <w:t>通过临时</w:t>
      </w:r>
      <w:r>
        <w:rPr>
          <w:rFonts w:hint="eastAsia" w:hAnsi="宋体"/>
        </w:rPr>
        <w:t>SSID，</w:t>
      </w:r>
      <w:r>
        <w:rPr>
          <w:rFonts w:hAnsi="宋体"/>
        </w:rPr>
        <w:t>将加密以后的上网SSID名称和密码推送到智能终端设备。终端</w:t>
      </w:r>
      <w:r>
        <w:rPr>
          <w:rFonts w:hint="eastAsia" w:hAnsi="宋体"/>
        </w:rPr>
        <w:t>重新</w:t>
      </w:r>
      <w:r>
        <w:rPr>
          <w:rFonts w:hAnsi="宋体"/>
        </w:rPr>
        <w:t>连接上网SSID，获取Internet访问服务，完成配网过程。</w:t>
      </w:r>
    </w:p>
    <w:p>
      <w:pPr>
        <w:pStyle w:val="47"/>
        <w:spacing w:after="15"/>
        <w:rPr>
          <w:rFonts w:hAnsi="宋体"/>
        </w:rPr>
      </w:pPr>
      <w:r>
        <w:rPr>
          <w:rFonts w:hAnsi="宋体"/>
        </w:rPr>
        <w:t>配网</w:t>
      </w:r>
      <w:r>
        <w:rPr>
          <w:rFonts w:hint="eastAsia" w:hAnsi="宋体"/>
        </w:rPr>
        <w:t>SSID和</w:t>
      </w:r>
      <w:r>
        <w:rPr>
          <w:rFonts w:hAnsi="宋体"/>
        </w:rPr>
        <w:t>临时SSID</w:t>
      </w:r>
      <w:r>
        <w:rPr>
          <w:rFonts w:hint="eastAsia" w:hAnsi="宋体"/>
        </w:rPr>
        <w:t>是没有</w:t>
      </w:r>
      <w:r>
        <w:rPr>
          <w:rFonts w:hAnsi="宋体"/>
        </w:rPr>
        <w:t>物理层</w:t>
      </w:r>
      <w:r>
        <w:rPr>
          <w:rFonts w:hint="eastAsia" w:hAnsi="宋体"/>
        </w:rPr>
        <w:t>鉴权机制的</w:t>
      </w:r>
      <w:r>
        <w:rPr>
          <w:rFonts w:hAnsi="宋体"/>
        </w:rPr>
        <w:t>SSID</w:t>
      </w:r>
      <w:r>
        <w:rPr>
          <w:rFonts w:hint="eastAsia" w:hAnsi="宋体"/>
        </w:rPr>
        <w:t>，为了避免</w:t>
      </w:r>
      <w:r>
        <w:rPr>
          <w:rFonts w:hAnsi="宋体"/>
        </w:rPr>
        <w:t>对</w:t>
      </w:r>
      <w:r>
        <w:rPr>
          <w:rFonts w:hint="eastAsia" w:hAnsi="宋体"/>
        </w:rPr>
        <w:t>网关</w:t>
      </w:r>
      <w:r>
        <w:rPr>
          <w:rFonts w:hAnsi="宋体"/>
        </w:rPr>
        <w:t>设备的</w:t>
      </w:r>
      <w:r>
        <w:rPr>
          <w:rFonts w:hint="eastAsia" w:hAnsi="宋体"/>
        </w:rPr>
        <w:t>安全</w:t>
      </w:r>
      <w:r>
        <w:rPr>
          <w:rFonts w:hAnsi="宋体"/>
        </w:rPr>
        <w:t>性</w:t>
      </w:r>
      <w:r>
        <w:rPr>
          <w:rFonts w:hint="eastAsia" w:hAnsi="宋体"/>
        </w:rPr>
        <w:t>造成</w:t>
      </w:r>
      <w:r>
        <w:rPr>
          <w:rFonts w:hAnsi="宋体"/>
        </w:rPr>
        <w:t>危害，配网</w:t>
      </w:r>
      <w:r>
        <w:rPr>
          <w:rFonts w:hint="eastAsia" w:hAnsi="宋体"/>
        </w:rPr>
        <w:t>SSID和</w:t>
      </w:r>
      <w:r>
        <w:rPr>
          <w:rFonts w:hAnsi="宋体"/>
        </w:rPr>
        <w:t>临时SSID应支持：</w:t>
      </w:r>
    </w:p>
    <w:p>
      <w:pPr>
        <w:pStyle w:val="345"/>
        <w:numPr>
          <w:ilvl w:val="0"/>
          <w:numId w:val="161"/>
        </w:numPr>
        <w:spacing w:after="15"/>
        <w:ind w:firstLineChars="0"/>
      </w:pPr>
      <w:r>
        <w:rPr>
          <w:rFonts w:hint="eastAsia"/>
        </w:rPr>
        <w:t>配网</w:t>
      </w:r>
      <w:r>
        <w:t>SSID和临时SSID均应关闭SSID广播</w:t>
      </w:r>
    </w:p>
    <w:p>
      <w:pPr>
        <w:pStyle w:val="345"/>
        <w:numPr>
          <w:ilvl w:val="0"/>
          <w:numId w:val="161"/>
        </w:numPr>
        <w:spacing w:after="15"/>
        <w:ind w:left="359" w:leftChars="171" w:firstLineChars="0"/>
      </w:pPr>
      <w:r>
        <w:rPr>
          <w:rFonts w:hint="eastAsia"/>
        </w:rPr>
        <w:t>配网</w:t>
      </w:r>
      <w:r>
        <w:t>SSID和临时SSID均</w:t>
      </w:r>
      <w:r>
        <w:rPr>
          <w:rFonts w:hint="eastAsia"/>
        </w:rPr>
        <w:t>应</w:t>
      </w:r>
      <w:r>
        <w:t>禁止提供</w:t>
      </w:r>
      <w:r>
        <w:rPr>
          <w:rFonts w:hint="eastAsia"/>
        </w:rPr>
        <w:t>Internet</w:t>
      </w:r>
      <w:r>
        <w:t>网络访问服务</w:t>
      </w:r>
    </w:p>
    <w:p>
      <w:pPr>
        <w:pStyle w:val="345"/>
        <w:numPr>
          <w:ilvl w:val="0"/>
          <w:numId w:val="161"/>
        </w:numPr>
        <w:spacing w:after="15"/>
        <w:ind w:left="359" w:leftChars="171" w:firstLineChars="0"/>
      </w:pPr>
      <w:r>
        <w:rPr>
          <w:rFonts w:hint="eastAsia"/>
        </w:rPr>
        <w:t>配网</w:t>
      </w:r>
      <w:r>
        <w:t>SSID和临时SSID均应与用户家庭内网隔离</w:t>
      </w:r>
    </w:p>
    <w:p>
      <w:pPr>
        <w:pStyle w:val="345"/>
        <w:numPr>
          <w:ilvl w:val="0"/>
          <w:numId w:val="161"/>
        </w:numPr>
        <w:spacing w:after="15"/>
        <w:ind w:left="359" w:leftChars="171" w:firstLineChars="0"/>
      </w:pPr>
      <w:r>
        <w:rPr>
          <w:rFonts w:hint="eastAsia"/>
        </w:rPr>
        <w:t>配网</w:t>
      </w:r>
      <w:r>
        <w:t>SSID和临时SSID均应</w:t>
      </w:r>
      <w:r>
        <w:rPr>
          <w:rFonts w:hint="eastAsia"/>
        </w:rPr>
        <w:t>只允许</w:t>
      </w:r>
      <w:r>
        <w:t>用户侧流量访问网关LAN</w:t>
      </w:r>
      <w:r>
        <w:rPr>
          <w:rFonts w:hint="eastAsia"/>
        </w:rPr>
        <w:t>侧管理</w:t>
      </w:r>
      <w:r>
        <w:t>IP地址+指定端口</w:t>
      </w:r>
    </w:p>
    <w:p>
      <w:pPr>
        <w:pStyle w:val="345"/>
        <w:numPr>
          <w:ilvl w:val="0"/>
          <w:numId w:val="161"/>
        </w:numPr>
        <w:spacing w:after="15"/>
        <w:ind w:left="359" w:leftChars="171" w:firstLineChars="0"/>
      </w:pPr>
      <w:r>
        <w:rPr>
          <w:rFonts w:hint="eastAsia"/>
        </w:rPr>
        <w:t>临时</w:t>
      </w:r>
      <w:r>
        <w:t>SSID</w:t>
      </w:r>
      <w:r>
        <w:rPr>
          <w:rFonts w:hint="eastAsia"/>
        </w:rPr>
        <w:t>应</w:t>
      </w:r>
      <w:r>
        <w:t>仅</w:t>
      </w:r>
      <w:r>
        <w:rPr>
          <w:rFonts w:hint="eastAsia"/>
        </w:rPr>
        <w:t>在</w:t>
      </w:r>
      <w:r>
        <w:t>短时间</w:t>
      </w:r>
      <w:r>
        <w:rPr>
          <w:rFonts w:hint="eastAsia"/>
        </w:rPr>
        <w:t>内</w:t>
      </w:r>
      <w:r>
        <w:t>存在（</w:t>
      </w:r>
      <w:r>
        <w:rPr>
          <w:rFonts w:hint="eastAsia"/>
        </w:rPr>
        <w:t>1</w:t>
      </w:r>
      <w:r>
        <w:t>-5</w:t>
      </w:r>
      <w:r>
        <w:rPr>
          <w:rFonts w:hint="eastAsia"/>
        </w:rPr>
        <w:t>分钟</w:t>
      </w:r>
      <w:r>
        <w:t>，</w:t>
      </w:r>
      <w:r>
        <w:rPr>
          <w:rFonts w:hint="eastAsia"/>
        </w:rPr>
        <w:t>由</w:t>
      </w:r>
      <w:r>
        <w:t>配网</w:t>
      </w:r>
      <w:r>
        <w:rPr>
          <w:rFonts w:hint="eastAsia"/>
        </w:rPr>
        <w:t>插件创建</w:t>
      </w:r>
      <w:r>
        <w:t>时确定）</w:t>
      </w:r>
      <w:r>
        <w:rPr>
          <w:rFonts w:hint="eastAsia"/>
        </w:rPr>
        <w:t>，</w:t>
      </w:r>
      <w:r>
        <w:t>终端设备配网完成以后，临时SSID应关闭。如果</w:t>
      </w:r>
      <w:r>
        <w:rPr>
          <w:rFonts w:hint="eastAsia"/>
        </w:rPr>
        <w:t>配网</w:t>
      </w:r>
      <w:r>
        <w:t>不成功，存续时间到期以后，临时SSID也应关闭</w:t>
      </w:r>
      <w:r>
        <w:rPr>
          <w:rFonts w:hint="eastAsia"/>
        </w:rPr>
        <w:t>。</w:t>
      </w:r>
      <w:r>
        <w:t>临时</w:t>
      </w:r>
      <w:r>
        <w:rPr>
          <w:rFonts w:hint="eastAsia"/>
        </w:rPr>
        <w:t>SSID</w:t>
      </w:r>
      <w:r>
        <w:t>关闭以后，应同时重新开启配网SSID</w:t>
      </w:r>
    </w:p>
    <w:p>
      <w:pPr>
        <w:pStyle w:val="345"/>
        <w:numPr>
          <w:ilvl w:val="0"/>
          <w:numId w:val="161"/>
        </w:numPr>
        <w:spacing w:after="15"/>
        <w:ind w:left="359" w:leftChars="171" w:firstLineChars="0"/>
      </w:pPr>
      <w:r>
        <w:rPr>
          <w:rFonts w:hint="eastAsia"/>
        </w:rPr>
        <w:t>当</w:t>
      </w:r>
      <w:r>
        <w:t>配网插件卸载以后，</w:t>
      </w:r>
      <w:r>
        <w:rPr>
          <w:rFonts w:hint="eastAsia"/>
        </w:rPr>
        <w:t>配网</w:t>
      </w:r>
      <w:r>
        <w:t>SSID</w:t>
      </w:r>
      <w:r>
        <w:rPr>
          <w:rFonts w:hint="eastAsia"/>
        </w:rPr>
        <w:t>可以</w:t>
      </w:r>
      <w:r>
        <w:t>由中间件回收，重新设置为空闲状态</w:t>
      </w:r>
    </w:p>
    <w:p>
      <w:pPr>
        <w:widowControl/>
        <w:spacing w:after="15"/>
        <w:jc w:val="left"/>
      </w:pPr>
    </w:p>
    <w:p>
      <w:pPr>
        <w:pStyle w:val="161"/>
        <w:spacing w:before="312" w:after="312"/>
      </w:pPr>
      <w:bookmarkStart w:id="2021" w:name="_Toc532477904"/>
      <w:r>
        <w:rPr>
          <w:rFonts w:hint="eastAsia"/>
        </w:rPr>
        <w:t>基于动态配网</w:t>
      </w:r>
      <w:r>
        <w:t>热点</w:t>
      </w:r>
      <w:r>
        <w:rPr>
          <w:rFonts w:hint="eastAsia"/>
        </w:rPr>
        <w:t>的</w:t>
      </w:r>
      <w:r>
        <w:t>快联配网</w:t>
      </w:r>
      <w:bookmarkEnd w:id="2021"/>
    </w:p>
    <w:p>
      <w:pPr>
        <w:spacing w:after="15"/>
      </w:pPr>
    </w:p>
    <w:p>
      <w:pPr>
        <w:spacing w:after="15"/>
      </w:pPr>
      <w:r>
        <w:drawing>
          <wp:inline distT="0" distB="0" distL="0" distR="0">
            <wp:extent cx="5934075" cy="43529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934075" cy="4352925"/>
                    </a:xfrm>
                    <a:prstGeom prst="rect">
                      <a:avLst/>
                    </a:prstGeom>
                    <a:noFill/>
                    <a:ln>
                      <a:noFill/>
                    </a:ln>
                  </pic:spPr>
                </pic:pic>
              </a:graphicData>
            </a:graphic>
          </wp:inline>
        </w:drawing>
      </w:r>
    </w:p>
    <w:p>
      <w:pPr>
        <w:pStyle w:val="19"/>
        <w:spacing w:after="15"/>
        <w:ind w:firstLine="422"/>
        <w:jc w:val="center"/>
        <w:rPr>
          <w:rFonts w:ascii="宋体" w:hAnsi="宋体"/>
          <w:b/>
          <w:sz w:val="21"/>
          <w:szCs w:val="21"/>
        </w:rPr>
      </w:pPr>
      <w:r>
        <w:rPr>
          <w:rFonts w:hint="eastAsia" w:ascii="宋体" w:hAnsi="宋体"/>
          <w:b/>
          <w:sz w:val="21"/>
          <w:szCs w:val="21"/>
        </w:rPr>
        <w:t>图I.2   基于动态配网热点的快联配网流程</w:t>
      </w:r>
    </w:p>
    <w:p>
      <w:pPr>
        <w:spacing w:after="15"/>
        <w:ind w:left="359" w:leftChars="171"/>
      </w:pPr>
    </w:p>
    <w:p>
      <w:pPr>
        <w:pStyle w:val="47"/>
        <w:spacing w:after="15"/>
        <w:rPr>
          <w:rFonts w:hAnsi="宋体"/>
        </w:rPr>
      </w:pPr>
      <w:r>
        <w:rPr>
          <w:rFonts w:hint="eastAsia" w:hAnsi="宋体"/>
        </w:rPr>
        <w:t>网关</w:t>
      </w:r>
      <w:r>
        <w:rPr>
          <w:rFonts w:hAnsi="宋体"/>
        </w:rPr>
        <w:t>需具备能力</w:t>
      </w:r>
      <w:r>
        <w:rPr>
          <w:rFonts w:hint="eastAsia" w:hAnsi="宋体"/>
        </w:rPr>
        <w:t>：</w:t>
      </w:r>
    </w:p>
    <w:p>
      <w:pPr>
        <w:pStyle w:val="345"/>
        <w:numPr>
          <w:ilvl w:val="0"/>
          <w:numId w:val="162"/>
        </w:numPr>
        <w:spacing w:after="15"/>
        <w:ind w:firstLineChars="0"/>
      </w:pPr>
      <w:r>
        <w:t>创建配网SSID</w:t>
      </w:r>
    </w:p>
    <w:p>
      <w:pPr>
        <w:pStyle w:val="345"/>
        <w:numPr>
          <w:ilvl w:val="0"/>
          <w:numId w:val="162"/>
        </w:numPr>
        <w:spacing w:after="15"/>
        <w:ind w:firstLineChars="0"/>
      </w:pPr>
      <w:r>
        <w:rPr>
          <w:rFonts w:hint="eastAsia"/>
        </w:rPr>
        <w:t>将指定MAC</w:t>
      </w:r>
      <w:r>
        <w:t>地址</w:t>
      </w:r>
      <w:r>
        <w:rPr>
          <w:rFonts w:hint="eastAsia"/>
        </w:rPr>
        <w:t>加入</w:t>
      </w:r>
      <w:r>
        <w:t>配网SSID白表</w:t>
      </w:r>
    </w:p>
    <w:p>
      <w:pPr>
        <w:pStyle w:val="345"/>
        <w:numPr>
          <w:ilvl w:val="0"/>
          <w:numId w:val="162"/>
        </w:numPr>
        <w:spacing w:after="15"/>
        <w:ind w:firstLineChars="0"/>
      </w:pPr>
      <w:r>
        <w:rPr>
          <w:rFonts w:hint="eastAsia"/>
        </w:rPr>
        <w:t>接收手机</w:t>
      </w:r>
      <w:r>
        <w:t>请求</w:t>
      </w:r>
      <w:r>
        <w:rPr>
          <w:rFonts w:hint="eastAsia"/>
        </w:rPr>
        <w:t>：</w:t>
      </w:r>
      <w:r>
        <w:t>智能终端信息，</w:t>
      </w:r>
      <w:r>
        <w:rPr>
          <w:rFonts w:hint="eastAsia"/>
        </w:rPr>
        <w:t>开启</w:t>
      </w:r>
      <w:r>
        <w:t>配网热点请求</w:t>
      </w:r>
      <w:r>
        <w:rPr>
          <w:rFonts w:hint="eastAsia"/>
        </w:rPr>
        <w:t>（插件</w:t>
      </w:r>
      <w:r>
        <w:t>实现</w:t>
      </w:r>
      <w:r>
        <w:rPr>
          <w:rFonts w:hint="eastAsia"/>
        </w:rPr>
        <w:t>）</w:t>
      </w:r>
    </w:p>
    <w:p>
      <w:pPr>
        <w:pStyle w:val="345"/>
        <w:numPr>
          <w:ilvl w:val="0"/>
          <w:numId w:val="162"/>
        </w:numPr>
        <w:spacing w:after="15"/>
        <w:ind w:firstLineChars="0"/>
      </w:pPr>
      <w:r>
        <w:rPr>
          <w:rFonts w:hint="eastAsia"/>
        </w:rPr>
        <w:t>推送</w:t>
      </w:r>
      <w:r>
        <w:t>上网SSID</w:t>
      </w:r>
      <w:r>
        <w:rPr>
          <w:rFonts w:hint="eastAsia"/>
        </w:rPr>
        <w:t>/密码（插件</w:t>
      </w:r>
      <w:r>
        <w:t>实现</w:t>
      </w:r>
      <w:r>
        <w:rPr>
          <w:rFonts w:hint="eastAsia"/>
        </w:rPr>
        <w:t>）</w:t>
      </w:r>
    </w:p>
    <w:p>
      <w:pPr>
        <w:spacing w:after="15"/>
      </w:pPr>
    </w:p>
    <w:p>
      <w:pPr>
        <w:pStyle w:val="47"/>
        <w:spacing w:after="15"/>
        <w:rPr>
          <w:rFonts w:hAnsi="宋体"/>
        </w:rPr>
      </w:pPr>
      <w:r>
        <w:rPr>
          <w:rFonts w:hint="eastAsia" w:hAnsi="宋体"/>
        </w:rPr>
        <w:t>当网关接收</w:t>
      </w:r>
      <w:r>
        <w:rPr>
          <w:rFonts w:hAnsi="宋体"/>
        </w:rPr>
        <w:t>到手机APP发送的配网请求以后，应在空闲的SSID中创建一个配网SSID</w:t>
      </w:r>
      <w:r>
        <w:rPr>
          <w:rFonts w:hint="eastAsia" w:hAnsi="宋体"/>
        </w:rPr>
        <w:t>，用于</w:t>
      </w:r>
      <w:r>
        <w:rPr>
          <w:rFonts w:hAnsi="宋体"/>
        </w:rPr>
        <w:t>接收</w:t>
      </w:r>
      <w:r>
        <w:rPr>
          <w:rFonts w:hint="eastAsia" w:hAnsi="宋体"/>
        </w:rPr>
        <w:t>智能</w:t>
      </w:r>
      <w:r>
        <w:rPr>
          <w:rFonts w:hAnsi="宋体"/>
        </w:rPr>
        <w:t>终端</w:t>
      </w:r>
      <w:r>
        <w:rPr>
          <w:rFonts w:hint="eastAsia" w:hAnsi="宋体"/>
        </w:rPr>
        <w:t>设备</w:t>
      </w:r>
      <w:r>
        <w:rPr>
          <w:rFonts w:hAnsi="宋体"/>
        </w:rPr>
        <w:t>的连接，</w:t>
      </w:r>
      <w:r>
        <w:rPr>
          <w:rFonts w:hint="eastAsia" w:hAnsi="宋体"/>
        </w:rPr>
        <w:t>配网</w:t>
      </w:r>
      <w:r>
        <w:rPr>
          <w:rFonts w:hAnsi="宋体"/>
        </w:rPr>
        <w:t>插件</w:t>
      </w:r>
      <w:r>
        <w:rPr>
          <w:rFonts w:hint="eastAsia" w:hAnsi="宋体"/>
        </w:rPr>
        <w:t>通过配网</w:t>
      </w:r>
      <w:r>
        <w:rPr>
          <w:rFonts w:hAnsi="宋体"/>
        </w:rPr>
        <w:t>SSID接收</w:t>
      </w:r>
      <w:r>
        <w:rPr>
          <w:rFonts w:hint="eastAsia" w:hAnsi="宋体"/>
        </w:rPr>
        <w:t>智能</w:t>
      </w:r>
      <w:r>
        <w:rPr>
          <w:rFonts w:hAnsi="宋体"/>
        </w:rPr>
        <w:t>终端设备</w:t>
      </w:r>
      <w:r>
        <w:rPr>
          <w:rFonts w:hint="eastAsia" w:hAnsi="宋体"/>
        </w:rPr>
        <w:t>上报</w:t>
      </w:r>
      <w:r>
        <w:rPr>
          <w:rFonts w:hAnsi="宋体"/>
        </w:rPr>
        <w:t>的设备信息（</w:t>
      </w:r>
      <w:r>
        <w:rPr>
          <w:rFonts w:hint="eastAsia" w:hAnsi="宋体"/>
        </w:rPr>
        <w:t>设备</w:t>
      </w:r>
      <w:r>
        <w:rPr>
          <w:rFonts w:hAnsi="宋体"/>
        </w:rPr>
        <w:t>ID，MAC地址）</w:t>
      </w:r>
      <w:r>
        <w:rPr>
          <w:rFonts w:hint="eastAsia" w:hAnsi="宋体"/>
        </w:rPr>
        <w:t>，</w:t>
      </w:r>
      <w:r>
        <w:rPr>
          <w:rFonts w:hAnsi="宋体"/>
        </w:rPr>
        <w:t>并将终端设备的MAC地址</w:t>
      </w:r>
      <w:r>
        <w:rPr>
          <w:rFonts w:hint="eastAsia" w:hAnsi="宋体"/>
        </w:rPr>
        <w:t>加入</w:t>
      </w:r>
      <w:r>
        <w:rPr>
          <w:rFonts w:hAnsi="宋体"/>
        </w:rPr>
        <w:t>配网SSID的访问白表当中。</w:t>
      </w:r>
    </w:p>
    <w:p>
      <w:pPr>
        <w:pStyle w:val="47"/>
        <w:spacing w:after="15"/>
        <w:rPr>
          <w:rFonts w:hAnsi="宋体"/>
        </w:rPr>
      </w:pPr>
      <w:r>
        <w:rPr>
          <w:rFonts w:hint="eastAsia" w:hAnsi="宋体"/>
        </w:rPr>
        <w:t>网关</w:t>
      </w:r>
      <w:r>
        <w:rPr>
          <w:rFonts w:hAnsi="宋体"/>
        </w:rPr>
        <w:t>创建</w:t>
      </w:r>
      <w:r>
        <w:rPr>
          <w:rFonts w:hint="eastAsia" w:hAnsi="宋体"/>
        </w:rPr>
        <w:t>配网SSID后</w:t>
      </w:r>
      <w:r>
        <w:rPr>
          <w:rFonts w:hAnsi="宋体"/>
        </w:rPr>
        <w:t>，智能终端成功连接配网SSID</w:t>
      </w:r>
      <w:r>
        <w:rPr>
          <w:rFonts w:hint="eastAsia" w:hAnsi="宋体"/>
        </w:rPr>
        <w:t>。</w:t>
      </w:r>
      <w:r>
        <w:rPr>
          <w:rFonts w:hAnsi="宋体"/>
        </w:rPr>
        <w:t>配网</w:t>
      </w:r>
      <w:r>
        <w:rPr>
          <w:rFonts w:hint="eastAsia" w:hAnsi="宋体"/>
        </w:rPr>
        <w:t>插件</w:t>
      </w:r>
      <w:r>
        <w:rPr>
          <w:rFonts w:hAnsi="宋体"/>
        </w:rPr>
        <w:t>通过配网SSID将加密后的上网SSID和密码推送至智能终端。终端</w:t>
      </w:r>
      <w:r>
        <w:rPr>
          <w:rFonts w:hint="eastAsia" w:hAnsi="宋体"/>
        </w:rPr>
        <w:t>重新</w:t>
      </w:r>
      <w:r>
        <w:rPr>
          <w:rFonts w:hAnsi="宋体"/>
        </w:rPr>
        <w:t>连接上网SSID，获取Internet访问服务，完成配网过程。</w:t>
      </w:r>
    </w:p>
    <w:p>
      <w:pPr>
        <w:pStyle w:val="47"/>
        <w:spacing w:after="15"/>
        <w:rPr>
          <w:rFonts w:hAnsi="宋体"/>
        </w:rPr>
      </w:pPr>
    </w:p>
    <w:p>
      <w:pPr>
        <w:pStyle w:val="47"/>
        <w:spacing w:after="15"/>
        <w:rPr>
          <w:rFonts w:hAnsi="宋体"/>
        </w:rPr>
      </w:pPr>
      <w:r>
        <w:rPr>
          <w:rFonts w:hAnsi="宋体"/>
        </w:rPr>
        <w:t>配网</w:t>
      </w:r>
      <w:r>
        <w:rPr>
          <w:rFonts w:hint="eastAsia" w:hAnsi="宋体"/>
        </w:rPr>
        <w:t>SSID是没有</w:t>
      </w:r>
      <w:r>
        <w:rPr>
          <w:rFonts w:hAnsi="宋体"/>
        </w:rPr>
        <w:t>物理层</w:t>
      </w:r>
      <w:r>
        <w:rPr>
          <w:rFonts w:hint="eastAsia" w:hAnsi="宋体"/>
        </w:rPr>
        <w:t>鉴权机制的</w:t>
      </w:r>
      <w:r>
        <w:rPr>
          <w:rFonts w:hAnsi="宋体"/>
        </w:rPr>
        <w:t>SSID</w:t>
      </w:r>
      <w:r>
        <w:rPr>
          <w:rFonts w:hint="eastAsia" w:hAnsi="宋体"/>
        </w:rPr>
        <w:t>，为了避免</w:t>
      </w:r>
      <w:r>
        <w:rPr>
          <w:rFonts w:hAnsi="宋体"/>
        </w:rPr>
        <w:t>对</w:t>
      </w:r>
      <w:r>
        <w:rPr>
          <w:rFonts w:hint="eastAsia" w:hAnsi="宋体"/>
        </w:rPr>
        <w:t>网关</w:t>
      </w:r>
      <w:r>
        <w:rPr>
          <w:rFonts w:hAnsi="宋体"/>
        </w:rPr>
        <w:t>设备的</w:t>
      </w:r>
      <w:r>
        <w:rPr>
          <w:rFonts w:hint="eastAsia" w:hAnsi="宋体"/>
        </w:rPr>
        <w:t>安全</w:t>
      </w:r>
      <w:r>
        <w:rPr>
          <w:rFonts w:hAnsi="宋体"/>
        </w:rPr>
        <w:t>性</w:t>
      </w:r>
      <w:r>
        <w:rPr>
          <w:rFonts w:hint="eastAsia" w:hAnsi="宋体"/>
        </w:rPr>
        <w:t>造成</w:t>
      </w:r>
      <w:r>
        <w:rPr>
          <w:rFonts w:hAnsi="宋体"/>
        </w:rPr>
        <w:t>危害，配网</w:t>
      </w:r>
      <w:r>
        <w:rPr>
          <w:rFonts w:hint="eastAsia" w:hAnsi="宋体"/>
        </w:rPr>
        <w:t>SSID</w:t>
      </w:r>
      <w:r>
        <w:rPr>
          <w:rFonts w:hAnsi="宋体"/>
        </w:rPr>
        <w:t>应支持：</w:t>
      </w:r>
    </w:p>
    <w:p>
      <w:pPr>
        <w:pStyle w:val="345"/>
        <w:numPr>
          <w:ilvl w:val="0"/>
          <w:numId w:val="163"/>
        </w:numPr>
        <w:spacing w:after="15"/>
        <w:ind w:firstLineChars="0"/>
      </w:pPr>
      <w:r>
        <w:rPr>
          <w:rFonts w:hint="eastAsia"/>
        </w:rPr>
        <w:t>配网</w:t>
      </w:r>
      <w:r>
        <w:t>SSID应关闭SSID广播</w:t>
      </w:r>
    </w:p>
    <w:p>
      <w:pPr>
        <w:pStyle w:val="345"/>
        <w:numPr>
          <w:ilvl w:val="0"/>
          <w:numId w:val="163"/>
        </w:numPr>
        <w:spacing w:after="15"/>
        <w:ind w:firstLineChars="0"/>
      </w:pPr>
      <w:r>
        <w:rPr>
          <w:rFonts w:hint="eastAsia"/>
        </w:rPr>
        <w:t>配网</w:t>
      </w:r>
      <w:r>
        <w:t>SSID</w:t>
      </w:r>
      <w:r>
        <w:rPr>
          <w:rFonts w:hint="eastAsia"/>
        </w:rPr>
        <w:t>应</w:t>
      </w:r>
      <w:r>
        <w:t>禁止提供</w:t>
      </w:r>
      <w:r>
        <w:rPr>
          <w:rFonts w:hint="eastAsia"/>
        </w:rPr>
        <w:t>Internet</w:t>
      </w:r>
      <w:r>
        <w:t>网络访问服务</w:t>
      </w:r>
    </w:p>
    <w:p>
      <w:pPr>
        <w:pStyle w:val="345"/>
        <w:numPr>
          <w:ilvl w:val="0"/>
          <w:numId w:val="163"/>
        </w:numPr>
        <w:spacing w:after="15"/>
        <w:ind w:firstLineChars="0"/>
      </w:pPr>
      <w:r>
        <w:rPr>
          <w:rFonts w:hint="eastAsia"/>
        </w:rPr>
        <w:t>配网</w:t>
      </w:r>
      <w:r>
        <w:t>SSID</w:t>
      </w:r>
      <w:r>
        <w:rPr>
          <w:rFonts w:hint="eastAsia"/>
        </w:rPr>
        <w:t>应</w:t>
      </w:r>
      <w:r>
        <w:t>与用户家庭内网隔离</w:t>
      </w:r>
    </w:p>
    <w:p>
      <w:pPr>
        <w:pStyle w:val="345"/>
        <w:numPr>
          <w:ilvl w:val="0"/>
          <w:numId w:val="163"/>
        </w:numPr>
        <w:spacing w:after="15"/>
        <w:ind w:firstLineChars="0"/>
      </w:pPr>
      <w:r>
        <w:rPr>
          <w:rFonts w:hint="eastAsia"/>
        </w:rPr>
        <w:t>智能</w:t>
      </w:r>
      <w:r>
        <w:t>终端设备MAC地址应加入</w:t>
      </w:r>
      <w:r>
        <w:rPr>
          <w:rFonts w:hint="eastAsia"/>
        </w:rPr>
        <w:t>配网</w:t>
      </w:r>
      <w:r>
        <w:t>SSID</w:t>
      </w:r>
      <w:r>
        <w:rPr>
          <w:rFonts w:hint="eastAsia"/>
        </w:rPr>
        <w:t>的</w:t>
      </w:r>
      <w:r>
        <w:t>访问控制白表中，仅有智能终端设备</w:t>
      </w:r>
      <w:r>
        <w:rPr>
          <w:rFonts w:hint="eastAsia"/>
        </w:rPr>
        <w:t>自身</w:t>
      </w:r>
      <w:r>
        <w:t>可以和</w:t>
      </w:r>
      <w:r>
        <w:rPr>
          <w:rFonts w:hint="eastAsia"/>
        </w:rPr>
        <w:t>配网</w:t>
      </w:r>
      <w:r>
        <w:t>SSID连接</w:t>
      </w:r>
    </w:p>
    <w:p>
      <w:pPr>
        <w:pStyle w:val="345"/>
        <w:numPr>
          <w:ilvl w:val="0"/>
          <w:numId w:val="163"/>
        </w:numPr>
        <w:spacing w:after="15"/>
        <w:ind w:firstLineChars="0"/>
      </w:pPr>
      <w:r>
        <w:rPr>
          <w:rFonts w:hint="eastAsia"/>
        </w:rPr>
        <w:t>配网</w:t>
      </w:r>
      <w:r>
        <w:t>SSID</w:t>
      </w:r>
      <w:r>
        <w:rPr>
          <w:rFonts w:hint="eastAsia"/>
        </w:rPr>
        <w:t>应</w:t>
      </w:r>
      <w:r>
        <w:t>仅</w:t>
      </w:r>
      <w:r>
        <w:rPr>
          <w:rFonts w:hint="eastAsia"/>
        </w:rPr>
        <w:t>在</w:t>
      </w:r>
      <w:r>
        <w:t>短时间</w:t>
      </w:r>
      <w:r>
        <w:rPr>
          <w:rFonts w:hint="eastAsia"/>
        </w:rPr>
        <w:t>内</w:t>
      </w:r>
      <w:r>
        <w:t>存在（</w:t>
      </w:r>
      <w:r>
        <w:rPr>
          <w:rFonts w:hint="eastAsia"/>
        </w:rPr>
        <w:t>1</w:t>
      </w:r>
      <w:r>
        <w:t>-5</w:t>
      </w:r>
      <w:r>
        <w:rPr>
          <w:rFonts w:hint="eastAsia"/>
        </w:rPr>
        <w:t>分钟</w:t>
      </w:r>
      <w:r>
        <w:t>，</w:t>
      </w:r>
      <w:r>
        <w:rPr>
          <w:rFonts w:hint="eastAsia"/>
        </w:rPr>
        <w:t>由</w:t>
      </w:r>
      <w:r>
        <w:t>配网</w:t>
      </w:r>
      <w:r>
        <w:rPr>
          <w:rFonts w:hint="eastAsia"/>
        </w:rPr>
        <w:t>插件创建</w:t>
      </w:r>
      <w:r>
        <w:t>时确定）</w:t>
      </w:r>
      <w:r>
        <w:rPr>
          <w:rFonts w:hint="eastAsia"/>
        </w:rPr>
        <w:t>，</w:t>
      </w:r>
      <w:r>
        <w:t>终端设备配网完成以后，</w:t>
      </w:r>
      <w:r>
        <w:rPr>
          <w:rFonts w:hint="eastAsia"/>
        </w:rPr>
        <w:t>配网</w:t>
      </w:r>
      <w:r>
        <w:t>SSID应关闭。如果</w:t>
      </w:r>
      <w:r>
        <w:rPr>
          <w:rFonts w:hint="eastAsia"/>
        </w:rPr>
        <w:t>配网</w:t>
      </w:r>
      <w:r>
        <w:t>不成功，存续时间到期以后，</w:t>
      </w:r>
      <w:r>
        <w:rPr>
          <w:rFonts w:hint="eastAsia"/>
        </w:rPr>
        <w:t>配网</w:t>
      </w:r>
      <w:r>
        <w:t>SSID也应关闭</w:t>
      </w:r>
      <w:r>
        <w:rPr>
          <w:rFonts w:hint="eastAsia"/>
        </w:rPr>
        <w:t>。</w:t>
      </w:r>
    </w:p>
    <w:p>
      <w:pPr>
        <w:pStyle w:val="345"/>
        <w:spacing w:after="15"/>
        <w:ind w:left="360" w:firstLine="0" w:firstLineChars="0"/>
      </w:pPr>
    </w:p>
    <w:p>
      <w:pPr>
        <w:pStyle w:val="161"/>
        <w:spacing w:before="312" w:after="312"/>
      </w:pPr>
      <w:r>
        <w:t>智家易联无感配网流程</w:t>
      </w:r>
    </w:p>
    <w:p>
      <w:pPr>
        <w:pStyle w:val="47"/>
        <w:numPr>
          <w:ilvl w:val="0"/>
          <w:numId w:val="164"/>
        </w:numPr>
        <w:spacing w:after="15"/>
        <w:ind w:firstLineChars="0"/>
        <w:rPr>
          <w:b/>
        </w:rPr>
      </w:pPr>
      <w:r>
        <w:rPr>
          <w:rFonts w:hint="eastAsia"/>
          <w:b/>
        </w:rPr>
        <w:t>无感配网总体流程</w:t>
      </w:r>
    </w:p>
    <w:p>
      <w:pPr>
        <w:pStyle w:val="47"/>
        <w:spacing w:after="15"/>
        <w:jc w:val="center"/>
      </w:pPr>
      <w:r>
        <w:drawing>
          <wp:inline distT="0" distB="0" distL="0" distR="0">
            <wp:extent cx="4838700" cy="67722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838700" cy="6772275"/>
                    </a:xfrm>
                    <a:prstGeom prst="rect">
                      <a:avLst/>
                    </a:prstGeom>
                    <a:noFill/>
                    <a:ln>
                      <a:noFill/>
                    </a:ln>
                  </pic:spPr>
                </pic:pic>
              </a:graphicData>
            </a:graphic>
          </wp:inline>
        </w:drawing>
      </w:r>
    </w:p>
    <w:p>
      <w:pPr>
        <w:pStyle w:val="19"/>
        <w:spacing w:after="15"/>
        <w:ind w:firstLine="422"/>
        <w:jc w:val="center"/>
        <w:rPr>
          <w:rFonts w:ascii="宋体" w:hAnsi="宋体"/>
          <w:b/>
          <w:sz w:val="21"/>
          <w:szCs w:val="21"/>
        </w:rPr>
      </w:pPr>
      <w:r>
        <w:rPr>
          <w:rFonts w:hint="eastAsia" w:ascii="宋体" w:hAnsi="宋体"/>
          <w:b/>
          <w:sz w:val="21"/>
          <w:szCs w:val="21"/>
        </w:rPr>
        <w:t>图I.3  智家易联无感配网流程</w:t>
      </w:r>
    </w:p>
    <w:p>
      <w:pPr>
        <w:pStyle w:val="47"/>
        <w:spacing w:after="15"/>
        <w:jc w:val="left"/>
      </w:pPr>
    </w:p>
    <w:p>
      <w:pPr>
        <w:pStyle w:val="47"/>
        <w:spacing w:after="15"/>
        <w:jc w:val="left"/>
      </w:pPr>
      <w:r>
        <w:rPr>
          <w:rFonts w:hint="eastAsia"/>
        </w:rPr>
        <w:t>待配网设备在配网模式下周期性在Wi-Fi的全信道（在所有的合法Wi-Fi信道）上进行Probe</w:t>
      </w:r>
      <w:r>
        <w:t xml:space="preserve"> </w:t>
      </w:r>
      <w:r>
        <w:rPr>
          <w:rFonts w:hint="eastAsia"/>
        </w:rPr>
        <w:t>Request做AP列表扫描，在Probe</w:t>
      </w:r>
      <w:r>
        <w:t xml:space="preserve"> </w:t>
      </w:r>
      <w:r>
        <w:rPr>
          <w:rFonts w:hint="eastAsia"/>
        </w:rPr>
        <w:t>Request中携带智家易联无感配网扩展IE1；</w:t>
      </w:r>
    </w:p>
    <w:p>
      <w:pPr>
        <w:pStyle w:val="47"/>
        <w:spacing w:after="15"/>
        <w:jc w:val="left"/>
      </w:pPr>
      <w:r>
        <w:t>天翼网关作为配网设备收到</w:t>
      </w:r>
      <w:r>
        <w:rPr>
          <w:rFonts w:hint="eastAsia"/>
        </w:rPr>
        <w:t>Probe</w:t>
      </w:r>
      <w:r>
        <w:t xml:space="preserve"> </w:t>
      </w:r>
      <w:r>
        <w:rPr>
          <w:rFonts w:hint="eastAsia"/>
        </w:rPr>
        <w:t>Request，根据Probe</w:t>
      </w:r>
      <w:r>
        <w:t xml:space="preserve"> </w:t>
      </w:r>
      <w:r>
        <w:rPr>
          <w:rFonts w:hint="eastAsia"/>
        </w:rPr>
        <w:t>Request携带的扩展IE</w:t>
      </w:r>
      <w:r>
        <w:t>1</w:t>
      </w:r>
      <w:r>
        <w:rPr>
          <w:rFonts w:hint="eastAsia"/>
        </w:rPr>
        <w:t>识别是否是支持e-Link开放的配网能力(</w:t>
      </w:r>
      <w:r>
        <w:t>即</w:t>
      </w:r>
      <w:r>
        <w:rPr>
          <w:rFonts w:hint="eastAsia"/>
        </w:rPr>
        <w:t>智家易联无感配网能力</w:t>
      </w:r>
      <w:r>
        <w:t>)</w:t>
      </w:r>
      <w:r>
        <w:rPr>
          <w:rFonts w:hint="eastAsia"/>
        </w:rPr>
        <w:t>的设备；如支持，则向平台发送通知消息，平台向小翼管家APP发送发现待配网设备的提示；</w:t>
      </w:r>
    </w:p>
    <w:p>
      <w:pPr>
        <w:pStyle w:val="47"/>
        <w:spacing w:after="15"/>
        <w:jc w:val="left"/>
      </w:pPr>
      <w:r>
        <w:rPr>
          <w:rFonts w:hint="eastAsia"/>
        </w:rPr>
        <w:t>用户通过APP或者按键申请配网后，天翼网关开启临时S</w:t>
      </w:r>
      <w:r>
        <w:t>SID,</w:t>
      </w:r>
      <w:r>
        <w:rPr>
          <w:rFonts w:hint="eastAsia"/>
        </w:rPr>
        <w:t>等待待配网设备发送ProbeRequest（扩展IE1），这个等待过程大约10秒，如果10秒内有待配网设备发送ProbeRequest，进入配网过程。</w:t>
      </w:r>
    </w:p>
    <w:p>
      <w:pPr>
        <w:pStyle w:val="47"/>
        <w:spacing w:after="15"/>
        <w:jc w:val="left"/>
      </w:pPr>
      <w:r>
        <w:rPr>
          <w:rFonts w:hint="eastAsia"/>
        </w:rPr>
        <w:t>当天翼网关接收到待配网设备发送带扩展IE1的Probe</w:t>
      </w:r>
      <w:r>
        <w:t xml:space="preserve"> </w:t>
      </w:r>
      <w:r>
        <w:rPr>
          <w:rFonts w:hint="eastAsia"/>
        </w:rPr>
        <w:t>Request，回复一个Probe</w:t>
      </w:r>
      <w:r>
        <w:t xml:space="preserve"> </w:t>
      </w:r>
      <w:r>
        <w:rPr>
          <w:rFonts w:hint="eastAsia"/>
        </w:rPr>
        <w:t>Response（携带一个扩展IE2），这个扩展IE2中带有临时SSID，用来给待配网设备接入。</w:t>
      </w:r>
    </w:p>
    <w:p>
      <w:pPr>
        <w:spacing w:after="15"/>
        <w:ind w:firstLine="420" w:firstLineChars="200"/>
        <w:jc w:val="left"/>
        <w:rPr>
          <w:i/>
          <w:iCs/>
        </w:rPr>
      </w:pPr>
      <w:r>
        <w:rPr>
          <w:i/>
          <w:iCs/>
        </w:rPr>
        <w:t>注：这个临时的SSID使用隔离的网络，这个网络无法和天翼网关下挂的其他Wi-Fi客户端互通，也无法和外网连接访问。这个临时的局域网是给配网过程使用。</w:t>
      </w:r>
      <w:r>
        <w:rPr>
          <w:rFonts w:hint="eastAsia"/>
          <w:i/>
          <w:iCs/>
        </w:rPr>
        <w:t>图I</w:t>
      </w:r>
      <w:r>
        <w:rPr>
          <w:i/>
          <w:iCs/>
        </w:rPr>
        <w:t>.</w:t>
      </w:r>
      <w:r>
        <w:rPr>
          <w:rFonts w:hint="eastAsia"/>
          <w:i/>
          <w:iCs/>
        </w:rPr>
        <w:t>3中的用户授权操作这一步骤可以根据取舍。</w:t>
      </w:r>
    </w:p>
    <w:p>
      <w:pPr>
        <w:spacing w:after="15"/>
        <w:ind w:firstLine="420" w:firstLineChars="200"/>
        <w:jc w:val="left"/>
      </w:pPr>
      <w:r>
        <w:t>待配网设备接收到Probe Response中携带有扩展IE2，则根据携带的</w:t>
      </w:r>
      <w:r>
        <w:rPr>
          <w:rFonts w:hint="eastAsia"/>
        </w:rPr>
        <w:t>临时</w:t>
      </w:r>
      <w:r>
        <w:t>SSID和信道号，切换到Station模式，并连接到指定的</w:t>
      </w:r>
      <w:r>
        <w:rPr>
          <w:rFonts w:hint="eastAsia"/>
        </w:rPr>
        <w:t>临时</w:t>
      </w:r>
      <w:r>
        <w:t>SSID上。获取到IP地址后，进行IP层安全协商和配网过程。</w:t>
      </w:r>
      <w:r>
        <w:rPr>
          <w:rFonts w:hint="eastAsia"/>
        </w:rPr>
        <w:t>获得入网S</w:t>
      </w:r>
      <w:r>
        <w:t>SID</w:t>
      </w:r>
      <w:r>
        <w:rPr>
          <w:rFonts w:hint="eastAsia"/>
        </w:rPr>
        <w:t>、加密模式及其他信息，配网设备通过该入网S</w:t>
      </w:r>
      <w:r>
        <w:t>SID</w:t>
      </w:r>
      <w:r>
        <w:rPr>
          <w:rFonts w:hint="eastAsia"/>
        </w:rPr>
        <w:t>接入天翼网关，天翼网关关闭临时S</w:t>
      </w:r>
      <w:r>
        <w:t>SID</w:t>
      </w:r>
      <w:r>
        <w:rPr>
          <w:rFonts w:hint="eastAsia"/>
        </w:rPr>
        <w:t>，完成配网。</w:t>
      </w:r>
    </w:p>
    <w:p>
      <w:pPr>
        <w:spacing w:after="15"/>
        <w:ind w:firstLine="420" w:firstLineChars="200"/>
        <w:jc w:val="left"/>
      </w:pPr>
      <w:r>
        <w:t>如果安全协商和配网过程有错误，待配网设备应该重新切换到SoftAP模式，并进行周期AP列表扫描，即回到配网模式。</w:t>
      </w:r>
    </w:p>
    <w:p>
      <w:pPr>
        <w:pStyle w:val="47"/>
        <w:numPr>
          <w:ilvl w:val="0"/>
          <w:numId w:val="164"/>
        </w:numPr>
        <w:spacing w:after="15"/>
        <w:ind w:firstLineChars="0"/>
        <w:jc w:val="left"/>
        <w:rPr>
          <w:b/>
        </w:rPr>
      </w:pPr>
      <w:r>
        <w:rPr>
          <w:rFonts w:hint="eastAsia"/>
          <w:b/>
        </w:rPr>
        <w:t>扩展IE1和IE2的定义</w:t>
      </w:r>
    </w:p>
    <w:p>
      <w:pPr>
        <w:pStyle w:val="188"/>
        <w:numPr>
          <w:ilvl w:val="0"/>
          <w:numId w:val="8"/>
        </w:numPr>
        <w:tabs>
          <w:tab w:val="left" w:pos="360"/>
        </w:tabs>
        <w:spacing w:before="156" w:after="156"/>
        <w:rPr>
          <w:rFonts w:ascii="Times New Roman"/>
        </w:rPr>
      </w:pPr>
      <w:r>
        <w:rPr>
          <w:rFonts w:ascii="Times New Roman"/>
        </w:rPr>
        <w:t>IE1各字段含义</w:t>
      </w:r>
    </w:p>
    <w:tbl>
      <w:tblPr>
        <w:tblStyle w:val="66"/>
        <w:tblW w:w="88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0"/>
        <w:gridCol w:w="1559"/>
        <w:gridCol w:w="52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80" w:type="dxa"/>
            <w:shd w:val="clear" w:color="auto" w:fill="auto"/>
          </w:tcPr>
          <w:p>
            <w:pPr>
              <w:spacing w:after="15"/>
              <w:rPr>
                <w:sz w:val="18"/>
              </w:rPr>
            </w:pPr>
            <w:r>
              <w:rPr>
                <w:sz w:val="18"/>
              </w:rPr>
              <w:t>字段名</w:t>
            </w:r>
          </w:p>
        </w:tc>
        <w:tc>
          <w:tcPr>
            <w:tcW w:w="1559" w:type="dxa"/>
            <w:shd w:val="clear" w:color="auto" w:fill="auto"/>
          </w:tcPr>
          <w:p>
            <w:pPr>
              <w:spacing w:after="15"/>
              <w:rPr>
                <w:sz w:val="18"/>
              </w:rPr>
            </w:pPr>
            <w:r>
              <w:rPr>
                <w:sz w:val="18"/>
              </w:rPr>
              <w:t>取值</w:t>
            </w:r>
          </w:p>
        </w:tc>
        <w:tc>
          <w:tcPr>
            <w:tcW w:w="5283" w:type="dxa"/>
            <w:shd w:val="clear" w:color="auto" w:fill="auto"/>
          </w:tcPr>
          <w:p>
            <w:pPr>
              <w:spacing w:after="15"/>
              <w:rPr>
                <w:sz w:val="18"/>
              </w:rPr>
            </w:pPr>
            <w:r>
              <w:rPr>
                <w:sz w:val="18"/>
              </w:rPr>
              <w:t>含义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80" w:type="dxa"/>
            <w:shd w:val="clear" w:color="auto" w:fill="auto"/>
          </w:tcPr>
          <w:p>
            <w:pPr>
              <w:spacing w:after="15"/>
              <w:rPr>
                <w:sz w:val="18"/>
              </w:rPr>
            </w:pPr>
            <w:r>
              <w:rPr>
                <w:sz w:val="18"/>
              </w:rPr>
              <w:t>Tag number</w:t>
            </w:r>
          </w:p>
        </w:tc>
        <w:tc>
          <w:tcPr>
            <w:tcW w:w="1559" w:type="dxa"/>
            <w:shd w:val="clear" w:color="auto" w:fill="auto"/>
          </w:tcPr>
          <w:p>
            <w:pPr>
              <w:spacing w:after="15"/>
              <w:rPr>
                <w:sz w:val="18"/>
              </w:rPr>
            </w:pPr>
            <w:r>
              <w:rPr>
                <w:sz w:val="18"/>
              </w:rPr>
              <w:t>0xDD</w:t>
            </w:r>
          </w:p>
        </w:tc>
        <w:tc>
          <w:tcPr>
            <w:tcW w:w="5283" w:type="dxa"/>
            <w:shd w:val="clear" w:color="auto" w:fill="auto"/>
          </w:tcPr>
          <w:p>
            <w:pPr>
              <w:spacing w:after="15"/>
              <w:rPr>
                <w:sz w:val="18"/>
              </w:rPr>
            </w:pPr>
            <w:r>
              <w:rPr>
                <w:sz w:val="18"/>
              </w:rPr>
              <w:t>十进制221，Wi-Fi联盟规定的厂商自定义标识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80" w:type="dxa"/>
            <w:shd w:val="clear" w:color="auto" w:fill="auto"/>
          </w:tcPr>
          <w:p>
            <w:pPr>
              <w:spacing w:after="15"/>
              <w:rPr>
                <w:sz w:val="18"/>
              </w:rPr>
            </w:pPr>
            <w:r>
              <w:rPr>
                <w:sz w:val="18"/>
              </w:rPr>
              <w:t>OUI</w:t>
            </w:r>
          </w:p>
        </w:tc>
        <w:tc>
          <w:tcPr>
            <w:tcW w:w="1559" w:type="dxa"/>
            <w:shd w:val="clear" w:color="auto" w:fill="auto"/>
          </w:tcPr>
          <w:p>
            <w:pPr>
              <w:spacing w:after="15"/>
              <w:rPr>
                <w:sz w:val="18"/>
              </w:rPr>
            </w:pPr>
            <w:r>
              <w:rPr>
                <w:sz w:val="18"/>
              </w:rPr>
              <w:t>00-E0-XX</w:t>
            </w:r>
          </w:p>
        </w:tc>
        <w:tc>
          <w:tcPr>
            <w:tcW w:w="5283" w:type="dxa"/>
            <w:shd w:val="clear" w:color="auto" w:fill="auto"/>
          </w:tcPr>
          <w:p>
            <w:pPr>
              <w:spacing w:after="15"/>
              <w:rPr>
                <w:sz w:val="18"/>
              </w:rPr>
            </w:pPr>
            <w:r>
              <w:rPr>
                <w:sz w:val="18"/>
              </w:rPr>
              <w:t>中国电信OUI，需要申请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80" w:type="dxa"/>
            <w:shd w:val="clear" w:color="auto" w:fill="auto"/>
          </w:tcPr>
          <w:p>
            <w:pPr>
              <w:spacing w:after="15"/>
              <w:rPr>
                <w:sz w:val="18"/>
              </w:rPr>
            </w:pPr>
            <w:r>
              <w:rPr>
                <w:sz w:val="18"/>
              </w:rPr>
              <w:t>Vendor specific type</w:t>
            </w:r>
          </w:p>
        </w:tc>
        <w:tc>
          <w:tcPr>
            <w:tcW w:w="1559" w:type="dxa"/>
            <w:shd w:val="clear" w:color="auto" w:fill="auto"/>
          </w:tcPr>
          <w:p>
            <w:pPr>
              <w:spacing w:after="15"/>
              <w:rPr>
                <w:sz w:val="18"/>
              </w:rPr>
            </w:pPr>
            <w:r>
              <w:rPr>
                <w:sz w:val="18"/>
              </w:rPr>
              <w:t>0xXX</w:t>
            </w:r>
          </w:p>
        </w:tc>
        <w:tc>
          <w:tcPr>
            <w:tcW w:w="5283" w:type="dxa"/>
            <w:shd w:val="clear" w:color="auto" w:fill="auto"/>
          </w:tcPr>
          <w:p>
            <w:pPr>
              <w:spacing w:after="15"/>
              <w:rPr>
                <w:sz w:val="18"/>
              </w:rPr>
            </w:pPr>
            <w:r>
              <w:rPr>
                <w:sz w:val="18"/>
              </w:rPr>
              <w:t>固定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80" w:type="dxa"/>
            <w:shd w:val="clear" w:color="auto" w:fill="auto"/>
          </w:tcPr>
          <w:p>
            <w:pPr>
              <w:spacing w:after="15"/>
              <w:rPr>
                <w:sz w:val="18"/>
              </w:rPr>
            </w:pPr>
            <w:r>
              <w:rPr>
                <w:sz w:val="18"/>
              </w:rPr>
              <w:t>Data</w:t>
            </w:r>
          </w:p>
        </w:tc>
        <w:tc>
          <w:tcPr>
            <w:tcW w:w="1559" w:type="dxa"/>
            <w:shd w:val="clear" w:color="auto" w:fill="auto"/>
          </w:tcPr>
          <w:p>
            <w:pPr>
              <w:spacing w:after="15"/>
              <w:rPr>
                <w:sz w:val="18"/>
              </w:rPr>
            </w:pPr>
            <w:r>
              <w:rPr>
                <w:sz w:val="18"/>
              </w:rPr>
              <w:t>TLV8格式</w:t>
            </w:r>
          </w:p>
        </w:tc>
        <w:tc>
          <w:tcPr>
            <w:tcW w:w="5283" w:type="dxa"/>
            <w:shd w:val="clear" w:color="auto" w:fill="auto"/>
          </w:tcPr>
          <w:p>
            <w:pPr>
              <w:spacing w:after="15"/>
              <w:rPr>
                <w:sz w:val="18"/>
              </w:rPr>
            </w:pPr>
            <w:r>
              <w:rPr>
                <w:sz w:val="18"/>
              </w:rPr>
              <w:t>此字段定义Vendor自定义的数据内容，见下方表格</w:t>
            </w:r>
          </w:p>
        </w:tc>
      </w:tr>
    </w:tbl>
    <w:p>
      <w:pPr>
        <w:pStyle w:val="100"/>
        <w:numPr>
          <w:ilvl w:val="0"/>
          <w:numId w:val="0"/>
        </w:numPr>
        <w:spacing w:before="312" w:after="312"/>
        <w:ind w:firstLine="420"/>
        <w:jc w:val="left"/>
        <w:outlineLvl w:val="9"/>
        <w:rPr>
          <w:rFonts w:ascii="Times New Roman" w:eastAsia="宋体"/>
        </w:rPr>
      </w:pPr>
      <w:r>
        <w:rPr>
          <w:rFonts w:ascii="Times New Roman" w:eastAsia="宋体"/>
        </w:rPr>
        <w:t>扩展IE1中的TLV8字段定义：</w:t>
      </w:r>
    </w:p>
    <w:p>
      <w:pPr>
        <w:pStyle w:val="188"/>
        <w:numPr>
          <w:ilvl w:val="0"/>
          <w:numId w:val="8"/>
        </w:numPr>
        <w:tabs>
          <w:tab w:val="left" w:pos="360"/>
        </w:tabs>
        <w:spacing w:before="156" w:after="156"/>
        <w:rPr>
          <w:rFonts w:ascii="Times New Roman"/>
        </w:rPr>
      </w:pPr>
      <w:r>
        <w:rPr>
          <w:rFonts w:ascii="Times New Roman"/>
        </w:rPr>
        <w:t>IE1中Data字段含义</w:t>
      </w:r>
    </w:p>
    <w:tbl>
      <w:tblPr>
        <w:tblStyle w:val="66"/>
        <w:tblW w:w="81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417"/>
        <w:gridCol w:w="2694"/>
        <w:gridCol w:w="2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tcPr>
          <w:p>
            <w:pPr>
              <w:pStyle w:val="363"/>
              <w:spacing w:after="15"/>
              <w:rPr>
                <w:rFonts w:ascii="Times New Roman" w:hAnsi="Times New Roman" w:eastAsia="宋体" w:cs="Times New Roman"/>
                <w:kern w:val="2"/>
                <w:sz w:val="18"/>
                <w:szCs w:val="18"/>
                <w:lang w:eastAsia="en-US"/>
              </w:rPr>
            </w:pPr>
            <w:r>
              <w:rPr>
                <w:rFonts w:ascii="Times New Roman" w:hAnsi="Times New Roman" w:eastAsia="宋体" w:cs="Times New Roman"/>
                <w:kern w:val="2"/>
                <w:sz w:val="18"/>
                <w:szCs w:val="18"/>
                <w:lang w:eastAsia="en-US"/>
              </w:rPr>
              <w:t>T</w:t>
            </w:r>
          </w:p>
          <w:p>
            <w:pPr>
              <w:pStyle w:val="363"/>
              <w:spacing w:after="15"/>
              <w:rPr>
                <w:rFonts w:ascii="Times New Roman" w:hAnsi="Times New Roman" w:eastAsia="宋体" w:cs="Times New Roman"/>
                <w:kern w:val="2"/>
                <w:sz w:val="18"/>
                <w:szCs w:val="18"/>
                <w:lang w:eastAsia="en-US"/>
              </w:rPr>
            </w:pPr>
            <w:r>
              <w:rPr>
                <w:rFonts w:ascii="Times New Roman" w:hAnsi="Times New Roman" w:eastAsia="宋体" w:cs="Times New Roman"/>
                <w:kern w:val="2"/>
                <w:sz w:val="18"/>
                <w:szCs w:val="18"/>
                <w:lang w:eastAsia="en-US"/>
              </w:rPr>
              <w:t>1byte</w:t>
            </w:r>
          </w:p>
        </w:tc>
        <w:tc>
          <w:tcPr>
            <w:tcW w:w="1417" w:type="dxa"/>
            <w:shd w:val="clear" w:color="auto" w:fill="auto"/>
          </w:tcPr>
          <w:p>
            <w:pPr>
              <w:pStyle w:val="363"/>
              <w:spacing w:after="15"/>
              <w:rPr>
                <w:rFonts w:ascii="Times New Roman" w:hAnsi="Times New Roman" w:eastAsia="宋体" w:cs="Times New Roman"/>
                <w:kern w:val="2"/>
                <w:sz w:val="18"/>
                <w:szCs w:val="18"/>
                <w:lang w:eastAsia="en-US"/>
              </w:rPr>
            </w:pPr>
            <w:r>
              <w:rPr>
                <w:rFonts w:ascii="Times New Roman" w:hAnsi="Times New Roman" w:eastAsia="宋体" w:cs="Times New Roman"/>
                <w:kern w:val="2"/>
                <w:sz w:val="18"/>
                <w:szCs w:val="18"/>
                <w:lang w:eastAsia="en-US"/>
              </w:rPr>
              <w:t>L</w:t>
            </w:r>
          </w:p>
          <w:p>
            <w:pPr>
              <w:pStyle w:val="363"/>
              <w:spacing w:after="15"/>
              <w:rPr>
                <w:rFonts w:ascii="Times New Roman" w:hAnsi="Times New Roman" w:eastAsia="宋体" w:cs="Times New Roman"/>
                <w:kern w:val="2"/>
                <w:sz w:val="18"/>
                <w:szCs w:val="18"/>
                <w:lang w:eastAsia="en-US"/>
              </w:rPr>
            </w:pPr>
            <w:r>
              <w:rPr>
                <w:rFonts w:ascii="Times New Roman" w:hAnsi="Times New Roman" w:eastAsia="宋体" w:cs="Times New Roman"/>
                <w:kern w:val="2"/>
                <w:sz w:val="18"/>
                <w:szCs w:val="18"/>
                <w:lang w:eastAsia="en-US"/>
              </w:rPr>
              <w:t>1byte</w:t>
            </w:r>
          </w:p>
        </w:tc>
        <w:tc>
          <w:tcPr>
            <w:tcW w:w="2694" w:type="dxa"/>
            <w:shd w:val="clear" w:color="auto" w:fill="auto"/>
          </w:tcPr>
          <w:p>
            <w:pPr>
              <w:pStyle w:val="363"/>
              <w:spacing w:after="15"/>
              <w:rPr>
                <w:rFonts w:ascii="Times New Roman" w:hAnsi="Times New Roman" w:eastAsia="宋体" w:cs="Times New Roman"/>
                <w:kern w:val="2"/>
                <w:sz w:val="18"/>
                <w:szCs w:val="18"/>
                <w:lang w:eastAsia="en-US"/>
              </w:rPr>
            </w:pPr>
            <w:r>
              <w:rPr>
                <w:rFonts w:ascii="Times New Roman" w:hAnsi="Times New Roman" w:eastAsia="宋体" w:cs="Times New Roman"/>
                <w:kern w:val="2"/>
                <w:sz w:val="18"/>
                <w:szCs w:val="18"/>
                <w:lang w:eastAsia="en-US"/>
              </w:rPr>
              <w:t>V</w:t>
            </w:r>
          </w:p>
        </w:tc>
        <w:tc>
          <w:tcPr>
            <w:tcW w:w="2772" w:type="dxa"/>
            <w:shd w:val="clear" w:color="auto" w:fill="auto"/>
          </w:tcPr>
          <w:p>
            <w:pPr>
              <w:pStyle w:val="363"/>
              <w:spacing w:after="15"/>
              <w:rPr>
                <w:rFonts w:ascii="Times New Roman" w:hAnsi="Times New Roman" w:eastAsia="宋体" w:cs="Times New Roman"/>
                <w:kern w:val="2"/>
                <w:sz w:val="18"/>
                <w:szCs w:val="18"/>
                <w:lang w:eastAsia="en-US"/>
              </w:rPr>
            </w:pPr>
            <w:r>
              <w:rPr>
                <w:rFonts w:ascii="Times New Roman" w:hAnsi="Times New Roman" w:eastAsia="宋体" w:cs="Times New Roman"/>
                <w:kern w:val="2"/>
                <w:sz w:val="18"/>
                <w:szCs w:val="18"/>
                <w:lang w:eastAsia="en-U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tcPr>
          <w:p>
            <w:pPr>
              <w:pStyle w:val="363"/>
              <w:spacing w:after="15"/>
              <w:rPr>
                <w:rFonts w:ascii="Times New Roman" w:hAnsi="Times New Roman" w:eastAsia="宋体" w:cs="Times New Roman"/>
                <w:kern w:val="2"/>
                <w:sz w:val="18"/>
                <w:szCs w:val="18"/>
                <w:lang w:eastAsia="en-US"/>
              </w:rPr>
            </w:pPr>
            <w:r>
              <w:rPr>
                <w:rFonts w:ascii="Times New Roman" w:hAnsi="Times New Roman" w:eastAsia="宋体" w:cs="Times New Roman"/>
                <w:kern w:val="2"/>
                <w:sz w:val="18"/>
                <w:szCs w:val="18"/>
              </w:rPr>
              <w:t>1</w:t>
            </w:r>
          </w:p>
        </w:tc>
        <w:tc>
          <w:tcPr>
            <w:tcW w:w="1417" w:type="dxa"/>
            <w:shd w:val="clear" w:color="auto" w:fill="auto"/>
          </w:tcPr>
          <w:p>
            <w:pPr>
              <w:pStyle w:val="363"/>
              <w:spacing w:after="15"/>
              <w:rPr>
                <w:rFonts w:ascii="Times New Roman" w:hAnsi="Times New Roman" w:eastAsia="宋体" w:cs="Times New Roman"/>
                <w:kern w:val="2"/>
                <w:sz w:val="18"/>
                <w:szCs w:val="18"/>
                <w:lang w:eastAsia="en-US"/>
              </w:rPr>
            </w:pPr>
            <w:r>
              <w:rPr>
                <w:rFonts w:ascii="Times New Roman" w:hAnsi="Times New Roman" w:eastAsia="宋体" w:cs="Times New Roman"/>
                <w:kern w:val="2"/>
                <w:sz w:val="18"/>
                <w:szCs w:val="18"/>
              </w:rPr>
              <w:t>2</w:t>
            </w:r>
          </w:p>
        </w:tc>
        <w:tc>
          <w:tcPr>
            <w:tcW w:w="2694" w:type="dxa"/>
            <w:shd w:val="clear" w:color="auto" w:fill="auto"/>
          </w:tcPr>
          <w:p>
            <w:pPr>
              <w:pStyle w:val="363"/>
              <w:spacing w:after="15"/>
              <w:rPr>
                <w:rFonts w:ascii="Times New Roman" w:hAnsi="Times New Roman" w:eastAsia="宋体" w:cs="Times New Roman"/>
                <w:kern w:val="2"/>
                <w:sz w:val="18"/>
                <w:szCs w:val="18"/>
              </w:rPr>
            </w:pPr>
            <w:r>
              <w:rPr>
                <w:rFonts w:ascii="Times New Roman" w:hAnsi="Times New Roman" w:eastAsia="宋体" w:cs="Times New Roman"/>
                <w:kern w:val="2"/>
                <w:sz w:val="18"/>
                <w:szCs w:val="18"/>
              </w:rPr>
              <w:t>2字节开放生态ID</w:t>
            </w:r>
          </w:p>
        </w:tc>
        <w:tc>
          <w:tcPr>
            <w:tcW w:w="2772" w:type="dxa"/>
            <w:shd w:val="clear" w:color="auto" w:fill="auto"/>
          </w:tcPr>
          <w:p>
            <w:pPr>
              <w:pStyle w:val="363"/>
              <w:spacing w:after="15"/>
              <w:rPr>
                <w:rFonts w:ascii="Times New Roman" w:hAnsi="Times New Roman" w:eastAsia="宋体" w:cs="Times New Roman"/>
                <w:kern w:val="2"/>
                <w:sz w:val="18"/>
                <w:szCs w:val="18"/>
              </w:rPr>
            </w:pPr>
            <w:r>
              <w:rPr>
                <w:rFonts w:ascii="Times New Roman" w:hAnsi="Times New Roman" w:eastAsia="宋体" w:cs="Times New Roman"/>
                <w:kern w:val="2"/>
                <w:sz w:val="18"/>
                <w:szCs w:val="18"/>
              </w:rPr>
              <w:t>用来识别设备属于哪个开放生态下的设备。</w:t>
            </w:r>
          </w:p>
          <w:p>
            <w:pPr>
              <w:pStyle w:val="363"/>
              <w:spacing w:after="15"/>
              <w:rPr>
                <w:rFonts w:ascii="Times New Roman" w:hAnsi="Times New Roman" w:eastAsia="宋体" w:cs="Times New Roman"/>
                <w:kern w:val="2"/>
                <w:sz w:val="18"/>
                <w:szCs w:val="18"/>
              </w:rPr>
            </w:pPr>
            <w:r>
              <w:rPr>
                <w:rFonts w:ascii="Times New Roman" w:hAnsi="Times New Roman" w:eastAsia="宋体" w:cs="Times New Roman"/>
                <w:kern w:val="2"/>
                <w:sz w:val="18"/>
                <w:szCs w:val="18"/>
              </w:rPr>
              <w:t>00 01-电信e-Link生态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2</w:t>
            </w:r>
          </w:p>
        </w:tc>
        <w:tc>
          <w:tcPr>
            <w:tcW w:w="1417"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4</w:t>
            </w:r>
          </w:p>
        </w:tc>
        <w:tc>
          <w:tcPr>
            <w:tcW w:w="2694"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4字节产品ID</w:t>
            </w:r>
          </w:p>
        </w:tc>
        <w:tc>
          <w:tcPr>
            <w:tcW w:w="2772"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（电信e-Link生态编码格式）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3</w:t>
            </w:r>
          </w:p>
        </w:tc>
        <w:tc>
          <w:tcPr>
            <w:tcW w:w="1417"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1</w:t>
            </w:r>
          </w:p>
        </w:tc>
        <w:tc>
          <w:tcPr>
            <w:tcW w:w="2694"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bit0：PN数字伪随机验证码</w:t>
            </w:r>
          </w:p>
          <w:p>
            <w:pPr>
              <w:pStyle w:val="211"/>
              <w:spacing w:after="15"/>
              <w:rPr>
                <w:rFonts w:ascii="Times New Roman" w:hAnsi="Times New Roman"/>
                <w:kern w:val="2"/>
                <w:sz w:val="18"/>
                <w:szCs w:val="18"/>
              </w:rPr>
            </w:pPr>
            <w:r>
              <w:rPr>
                <w:rFonts w:ascii="Times New Roman" w:hAnsi="Times New Roman"/>
                <w:kern w:val="2"/>
                <w:sz w:val="18"/>
                <w:szCs w:val="18"/>
              </w:rPr>
              <w:t>bit1：QR Code</w:t>
            </w:r>
          </w:p>
          <w:p>
            <w:pPr>
              <w:pStyle w:val="211"/>
              <w:spacing w:after="15"/>
              <w:rPr>
                <w:rFonts w:ascii="Times New Roman" w:hAnsi="Times New Roman"/>
                <w:kern w:val="2"/>
                <w:sz w:val="18"/>
                <w:szCs w:val="18"/>
              </w:rPr>
            </w:pPr>
            <w:r>
              <w:rPr>
                <w:rFonts w:ascii="Times New Roman" w:hAnsi="Times New Roman"/>
                <w:kern w:val="2"/>
                <w:sz w:val="18"/>
                <w:szCs w:val="18"/>
              </w:rPr>
              <w:t>bit2：NFC Tag</w:t>
            </w:r>
          </w:p>
          <w:p>
            <w:pPr>
              <w:pStyle w:val="211"/>
              <w:spacing w:after="15"/>
              <w:rPr>
                <w:rFonts w:ascii="Times New Roman" w:hAnsi="Times New Roman"/>
                <w:kern w:val="2"/>
                <w:sz w:val="18"/>
                <w:szCs w:val="18"/>
              </w:rPr>
            </w:pPr>
            <w:r>
              <w:rPr>
                <w:rFonts w:ascii="Times New Roman" w:hAnsi="Times New Roman"/>
                <w:kern w:val="2"/>
                <w:sz w:val="18"/>
                <w:szCs w:val="18"/>
              </w:rPr>
              <w:t>bit3：路由器配对</w:t>
            </w:r>
          </w:p>
          <w:p>
            <w:pPr>
              <w:pStyle w:val="211"/>
              <w:spacing w:after="15"/>
              <w:rPr>
                <w:rFonts w:ascii="Times New Roman" w:hAnsi="Times New Roman"/>
                <w:kern w:val="2"/>
                <w:sz w:val="18"/>
                <w:szCs w:val="18"/>
              </w:rPr>
            </w:pPr>
            <w:r>
              <w:rPr>
                <w:rFonts w:ascii="Times New Roman" w:hAnsi="Times New Roman"/>
                <w:kern w:val="2"/>
                <w:sz w:val="18"/>
                <w:szCs w:val="18"/>
              </w:rPr>
              <w:t>bit4：默认S码格式</w:t>
            </w:r>
          </w:p>
          <w:p>
            <w:pPr>
              <w:pStyle w:val="211"/>
              <w:spacing w:after="15"/>
              <w:rPr>
                <w:rFonts w:ascii="Times New Roman" w:hAnsi="Times New Roman"/>
                <w:kern w:val="2"/>
                <w:sz w:val="18"/>
                <w:szCs w:val="18"/>
              </w:rPr>
            </w:pPr>
            <w:r>
              <w:rPr>
                <w:rFonts w:ascii="Times New Roman" w:hAnsi="Times New Roman"/>
                <w:kern w:val="2"/>
                <w:sz w:val="18"/>
                <w:szCs w:val="18"/>
              </w:rPr>
              <w:t>bit5-bit6</w:t>
            </w:r>
          </w:p>
          <w:p>
            <w:pPr>
              <w:pStyle w:val="211"/>
              <w:spacing w:after="15"/>
              <w:rPr>
                <w:rFonts w:ascii="Times New Roman" w:hAnsi="Times New Roman"/>
                <w:kern w:val="2"/>
                <w:sz w:val="18"/>
                <w:szCs w:val="18"/>
              </w:rPr>
            </w:pPr>
            <w:r>
              <w:rPr>
                <w:rFonts w:ascii="Times New Roman" w:hAnsi="Times New Roman"/>
                <w:kern w:val="2"/>
                <w:sz w:val="18"/>
                <w:szCs w:val="18"/>
              </w:rPr>
              <w:t>（高2位保留未来使用）</w:t>
            </w:r>
          </w:p>
        </w:tc>
        <w:tc>
          <w:tcPr>
            <w:tcW w:w="2772"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是否需要配网S码，用于路由器、手机App提示。</w:t>
            </w:r>
          </w:p>
          <w:p>
            <w:pPr>
              <w:pStyle w:val="211"/>
              <w:spacing w:after="15"/>
              <w:rPr>
                <w:rFonts w:ascii="Times New Roman" w:hAnsi="Times New Roman"/>
                <w:kern w:val="2"/>
                <w:sz w:val="18"/>
                <w:szCs w:val="18"/>
              </w:rPr>
            </w:pPr>
            <w:r>
              <w:rPr>
                <w:rFonts w:ascii="Times New Roman" w:hAnsi="Times New Roman"/>
                <w:kern w:val="2"/>
                <w:sz w:val="18"/>
                <w:szCs w:val="18"/>
              </w:rPr>
              <w:t>该字段支持“或”方式，可以将数字序列、QR Code、NFC Tag同时支持。</w:t>
            </w:r>
          </w:p>
          <w:p>
            <w:pPr>
              <w:pStyle w:val="211"/>
              <w:spacing w:after="15"/>
              <w:rPr>
                <w:rFonts w:ascii="Times New Roman" w:hAnsi="Times New Roman"/>
                <w:kern w:val="2"/>
                <w:sz w:val="18"/>
                <w:szCs w:val="18"/>
              </w:rPr>
            </w:pPr>
            <w:r>
              <w:rPr>
                <w:rFonts w:ascii="Times New Roman" w:hAnsi="Times New Roman"/>
                <w:kern w:val="2"/>
                <w:sz w:val="18"/>
                <w:szCs w:val="18"/>
              </w:rPr>
              <w:t>bit0~bit2---表示通过非中国电信路由器配网是否需要配对码以及配对形式；</w:t>
            </w:r>
          </w:p>
          <w:p>
            <w:pPr>
              <w:pStyle w:val="211"/>
              <w:spacing w:after="15"/>
              <w:rPr>
                <w:rFonts w:ascii="Times New Roman" w:hAnsi="Times New Roman"/>
                <w:kern w:val="2"/>
                <w:sz w:val="18"/>
                <w:szCs w:val="18"/>
              </w:rPr>
            </w:pPr>
            <w:r>
              <w:rPr>
                <w:rFonts w:ascii="Times New Roman" w:hAnsi="Times New Roman"/>
                <w:kern w:val="2"/>
                <w:sz w:val="18"/>
                <w:szCs w:val="18"/>
              </w:rPr>
              <w:t>bit3---表示是否允许通过中国电信路由器配网一键配网；</w:t>
            </w:r>
          </w:p>
          <w:p>
            <w:pPr>
              <w:pStyle w:val="211"/>
              <w:spacing w:after="15"/>
              <w:rPr>
                <w:rFonts w:ascii="Times New Roman" w:hAnsi="Times New Roman"/>
                <w:kern w:val="2"/>
                <w:sz w:val="18"/>
                <w:szCs w:val="18"/>
              </w:rPr>
            </w:pPr>
            <w:r>
              <w:rPr>
                <w:rFonts w:ascii="Times New Roman" w:hAnsi="Times New Roman"/>
                <w:kern w:val="2"/>
                <w:sz w:val="18"/>
                <w:szCs w:val="18"/>
              </w:rPr>
              <w:t>bit4---默认S码格式，仅非中国电信路由器配网不需要配对码或运行中国电信路由器配网下有效，0---全局S码 1---生态S码</w:t>
            </w:r>
          </w:p>
          <w:p>
            <w:pPr>
              <w:pStyle w:val="211"/>
              <w:spacing w:after="15"/>
              <w:rPr>
                <w:rFonts w:ascii="Times New Roman" w:hAnsi="Times New Roman"/>
                <w:kern w:val="2"/>
                <w:sz w:val="18"/>
                <w:szCs w:val="18"/>
              </w:rPr>
            </w:pPr>
            <w:r>
              <w:rPr>
                <w:rFonts w:ascii="Times New Roman" w:hAnsi="Times New Roman"/>
                <w:kern w:val="2"/>
                <w:sz w:val="18"/>
                <w:szCs w:val="18"/>
              </w:rPr>
              <w:t>bit5-bit6: 加密方式，由各生态自行定义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4</w:t>
            </w:r>
          </w:p>
        </w:tc>
        <w:tc>
          <w:tcPr>
            <w:tcW w:w="1417"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1</w:t>
            </w:r>
          </w:p>
        </w:tc>
        <w:tc>
          <w:tcPr>
            <w:tcW w:w="2694"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SoftAP的信道号</w:t>
            </w:r>
          </w:p>
        </w:tc>
        <w:tc>
          <w:tcPr>
            <w:tcW w:w="2772"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待配网设备当前SoftAP所在信道编号。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5</w:t>
            </w:r>
          </w:p>
        </w:tc>
        <w:tc>
          <w:tcPr>
            <w:tcW w:w="1417"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2</w:t>
            </w:r>
          </w:p>
        </w:tc>
        <w:tc>
          <w:tcPr>
            <w:tcW w:w="2694"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距离下次全信道扫描时间</w:t>
            </w:r>
          </w:p>
        </w:tc>
        <w:tc>
          <w:tcPr>
            <w:tcW w:w="2772"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待配网设备告知距离下次全信道扫描时间（s），避免全信道扫描时候无法进行SOFTAP配网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6</w:t>
            </w:r>
          </w:p>
        </w:tc>
        <w:tc>
          <w:tcPr>
            <w:tcW w:w="1417"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X</w:t>
            </w:r>
          </w:p>
        </w:tc>
        <w:tc>
          <w:tcPr>
            <w:tcW w:w="2694"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临时SoftAP的SSID</w:t>
            </w:r>
          </w:p>
        </w:tc>
        <w:tc>
          <w:tcPr>
            <w:tcW w:w="2772"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待配网设备当前SoftAP的SSID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7</w:t>
            </w:r>
          </w:p>
        </w:tc>
        <w:tc>
          <w:tcPr>
            <w:tcW w:w="1417"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Y</w:t>
            </w:r>
          </w:p>
        </w:tc>
        <w:tc>
          <w:tcPr>
            <w:tcW w:w="2694"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非电信e-Link生态下的产品标识。长度、数据格式由不同生态定义。</w:t>
            </w:r>
          </w:p>
          <w:p>
            <w:pPr>
              <w:pStyle w:val="211"/>
              <w:spacing w:after="15"/>
              <w:rPr>
                <w:rFonts w:ascii="Times New Roman" w:hAnsi="Times New Roman"/>
                <w:kern w:val="2"/>
                <w:sz w:val="18"/>
                <w:szCs w:val="18"/>
              </w:rPr>
            </w:pPr>
            <w:r>
              <w:rPr>
                <w:rFonts w:ascii="Times New Roman" w:hAnsi="Times New Roman"/>
                <w:kern w:val="2"/>
                <w:sz w:val="18"/>
                <w:szCs w:val="18"/>
              </w:rPr>
              <w:t>在</w:t>
            </w:r>
            <w:r>
              <w:rPr>
                <w:rFonts w:hint="eastAsia" w:ascii="Times New Roman" w:hAnsi="Times New Roman"/>
                <w:kern w:val="2"/>
                <w:sz w:val="18"/>
                <w:szCs w:val="18"/>
              </w:rPr>
              <w:t>天翼</w:t>
            </w:r>
            <w:r>
              <w:rPr>
                <w:rFonts w:ascii="Times New Roman" w:hAnsi="Times New Roman"/>
                <w:kern w:val="2"/>
                <w:sz w:val="18"/>
                <w:szCs w:val="18"/>
              </w:rPr>
              <w:t>网关，则按一个Y长度的byte数组进行处理（如果是字符串则就等效大小写敏感）</w:t>
            </w:r>
          </w:p>
        </w:tc>
        <w:tc>
          <w:tcPr>
            <w:tcW w:w="2772"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待配网设备在自身生态中的唯一标识。用于在手机OS、App等场景下用来检索设备信息。</w:t>
            </w:r>
          </w:p>
        </w:tc>
      </w:tr>
    </w:tbl>
    <w:p>
      <w:pPr>
        <w:pStyle w:val="100"/>
        <w:numPr>
          <w:ilvl w:val="0"/>
          <w:numId w:val="0"/>
        </w:numPr>
        <w:spacing w:before="312" w:after="312"/>
        <w:ind w:firstLine="420"/>
        <w:jc w:val="left"/>
        <w:outlineLvl w:val="9"/>
        <w:rPr>
          <w:rFonts w:ascii="Times New Roman" w:eastAsia="宋体"/>
        </w:rPr>
      </w:pPr>
      <w:r>
        <w:rPr>
          <w:rFonts w:ascii="Times New Roman" w:eastAsia="宋体"/>
        </w:rPr>
        <w:t>扩展IE2中的Data字段定义：</w:t>
      </w:r>
    </w:p>
    <w:p>
      <w:pPr>
        <w:pStyle w:val="188"/>
        <w:numPr>
          <w:ilvl w:val="0"/>
          <w:numId w:val="8"/>
        </w:numPr>
        <w:tabs>
          <w:tab w:val="left" w:pos="360"/>
        </w:tabs>
        <w:spacing w:before="156" w:after="156"/>
        <w:rPr>
          <w:rFonts w:ascii="Times New Roman"/>
        </w:rPr>
      </w:pPr>
      <w:r>
        <w:rPr>
          <w:rFonts w:ascii="Times New Roman"/>
        </w:rPr>
        <w:t>IE2中各字段含义</w:t>
      </w:r>
    </w:p>
    <w:tbl>
      <w:tblPr>
        <w:tblStyle w:val="66"/>
        <w:tblW w:w="88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0"/>
        <w:gridCol w:w="1559"/>
        <w:gridCol w:w="52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80" w:type="dxa"/>
            <w:shd w:val="clear" w:color="auto" w:fill="auto"/>
          </w:tcPr>
          <w:p>
            <w:pPr>
              <w:spacing w:after="15"/>
              <w:rPr>
                <w:sz w:val="18"/>
              </w:rPr>
            </w:pPr>
            <w:r>
              <w:rPr>
                <w:sz w:val="18"/>
              </w:rPr>
              <w:t>字段名</w:t>
            </w:r>
          </w:p>
        </w:tc>
        <w:tc>
          <w:tcPr>
            <w:tcW w:w="1559" w:type="dxa"/>
            <w:shd w:val="clear" w:color="auto" w:fill="auto"/>
          </w:tcPr>
          <w:p>
            <w:pPr>
              <w:spacing w:after="15"/>
              <w:rPr>
                <w:sz w:val="18"/>
              </w:rPr>
            </w:pPr>
            <w:r>
              <w:rPr>
                <w:sz w:val="18"/>
              </w:rPr>
              <w:t>取值</w:t>
            </w:r>
          </w:p>
        </w:tc>
        <w:tc>
          <w:tcPr>
            <w:tcW w:w="5283" w:type="dxa"/>
            <w:shd w:val="clear" w:color="auto" w:fill="auto"/>
          </w:tcPr>
          <w:p>
            <w:pPr>
              <w:spacing w:after="15"/>
              <w:rPr>
                <w:sz w:val="18"/>
              </w:rPr>
            </w:pPr>
            <w:r>
              <w:rPr>
                <w:sz w:val="18"/>
              </w:rPr>
              <w:t>含义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80" w:type="dxa"/>
            <w:shd w:val="clear" w:color="auto" w:fill="auto"/>
          </w:tcPr>
          <w:p>
            <w:pPr>
              <w:spacing w:after="15"/>
              <w:rPr>
                <w:sz w:val="18"/>
              </w:rPr>
            </w:pPr>
            <w:r>
              <w:rPr>
                <w:sz w:val="18"/>
              </w:rPr>
              <w:t>Tag number</w:t>
            </w:r>
          </w:p>
        </w:tc>
        <w:tc>
          <w:tcPr>
            <w:tcW w:w="1559" w:type="dxa"/>
            <w:shd w:val="clear" w:color="auto" w:fill="auto"/>
          </w:tcPr>
          <w:p>
            <w:pPr>
              <w:spacing w:after="15"/>
              <w:rPr>
                <w:sz w:val="18"/>
              </w:rPr>
            </w:pPr>
            <w:r>
              <w:rPr>
                <w:sz w:val="18"/>
              </w:rPr>
              <w:t>0xDD</w:t>
            </w:r>
          </w:p>
        </w:tc>
        <w:tc>
          <w:tcPr>
            <w:tcW w:w="5283" w:type="dxa"/>
            <w:shd w:val="clear" w:color="auto" w:fill="auto"/>
          </w:tcPr>
          <w:p>
            <w:pPr>
              <w:spacing w:after="15"/>
              <w:rPr>
                <w:sz w:val="18"/>
              </w:rPr>
            </w:pPr>
            <w:r>
              <w:rPr>
                <w:sz w:val="18"/>
              </w:rPr>
              <w:t>十进制221，Wi-Fi联盟规定的厂商自定义标识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80" w:type="dxa"/>
            <w:shd w:val="clear" w:color="auto" w:fill="auto"/>
          </w:tcPr>
          <w:p>
            <w:pPr>
              <w:spacing w:after="15"/>
              <w:rPr>
                <w:sz w:val="18"/>
              </w:rPr>
            </w:pPr>
            <w:r>
              <w:rPr>
                <w:sz w:val="18"/>
              </w:rPr>
              <w:t>OUI</w:t>
            </w:r>
          </w:p>
        </w:tc>
        <w:tc>
          <w:tcPr>
            <w:tcW w:w="1559" w:type="dxa"/>
            <w:shd w:val="clear" w:color="auto" w:fill="auto"/>
          </w:tcPr>
          <w:p>
            <w:pPr>
              <w:spacing w:after="15"/>
              <w:rPr>
                <w:sz w:val="18"/>
              </w:rPr>
            </w:pPr>
            <w:r>
              <w:rPr>
                <w:sz w:val="18"/>
              </w:rPr>
              <w:t>00-E0-XX?</w:t>
            </w:r>
          </w:p>
        </w:tc>
        <w:tc>
          <w:tcPr>
            <w:tcW w:w="5283" w:type="dxa"/>
            <w:shd w:val="clear" w:color="auto" w:fill="auto"/>
          </w:tcPr>
          <w:p>
            <w:pPr>
              <w:spacing w:after="15"/>
              <w:rPr>
                <w:sz w:val="18"/>
              </w:rPr>
            </w:pPr>
            <w:r>
              <w:rPr>
                <w:sz w:val="18"/>
              </w:rPr>
              <w:t>中国电信OUI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80" w:type="dxa"/>
            <w:shd w:val="clear" w:color="auto" w:fill="auto"/>
          </w:tcPr>
          <w:p>
            <w:pPr>
              <w:spacing w:after="15"/>
              <w:rPr>
                <w:sz w:val="18"/>
              </w:rPr>
            </w:pPr>
            <w:r>
              <w:rPr>
                <w:sz w:val="18"/>
              </w:rPr>
              <w:t>Vendor specific type</w:t>
            </w:r>
          </w:p>
        </w:tc>
        <w:tc>
          <w:tcPr>
            <w:tcW w:w="1559" w:type="dxa"/>
            <w:shd w:val="clear" w:color="auto" w:fill="auto"/>
          </w:tcPr>
          <w:p>
            <w:pPr>
              <w:spacing w:after="15"/>
              <w:rPr>
                <w:sz w:val="18"/>
              </w:rPr>
            </w:pPr>
            <w:r>
              <w:rPr>
                <w:sz w:val="18"/>
              </w:rPr>
              <w:t>0xXX</w:t>
            </w:r>
          </w:p>
        </w:tc>
        <w:tc>
          <w:tcPr>
            <w:tcW w:w="5283" w:type="dxa"/>
            <w:shd w:val="clear" w:color="auto" w:fill="auto"/>
          </w:tcPr>
          <w:p>
            <w:pPr>
              <w:spacing w:after="15"/>
              <w:rPr>
                <w:sz w:val="18"/>
              </w:rPr>
            </w:pPr>
            <w:r>
              <w:rPr>
                <w:sz w:val="18"/>
              </w:rPr>
              <w:t>固定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80" w:type="dxa"/>
            <w:shd w:val="clear" w:color="auto" w:fill="auto"/>
          </w:tcPr>
          <w:p>
            <w:pPr>
              <w:spacing w:after="15"/>
              <w:rPr>
                <w:sz w:val="18"/>
              </w:rPr>
            </w:pPr>
            <w:r>
              <w:rPr>
                <w:sz w:val="18"/>
              </w:rPr>
              <w:t>Data</w:t>
            </w:r>
          </w:p>
        </w:tc>
        <w:tc>
          <w:tcPr>
            <w:tcW w:w="1559" w:type="dxa"/>
            <w:shd w:val="clear" w:color="auto" w:fill="auto"/>
          </w:tcPr>
          <w:p>
            <w:pPr>
              <w:spacing w:after="15"/>
              <w:rPr>
                <w:sz w:val="18"/>
              </w:rPr>
            </w:pPr>
            <w:r>
              <w:rPr>
                <w:sz w:val="18"/>
              </w:rPr>
              <w:t>TLV8格式</w:t>
            </w:r>
          </w:p>
        </w:tc>
        <w:tc>
          <w:tcPr>
            <w:tcW w:w="5283" w:type="dxa"/>
            <w:shd w:val="clear" w:color="auto" w:fill="auto"/>
          </w:tcPr>
          <w:p>
            <w:pPr>
              <w:spacing w:after="15"/>
              <w:rPr>
                <w:sz w:val="18"/>
              </w:rPr>
            </w:pPr>
            <w:r>
              <w:rPr>
                <w:sz w:val="18"/>
              </w:rPr>
              <w:t>此字段定义Vendor自定义的数据内容，见下方表格</w:t>
            </w:r>
          </w:p>
        </w:tc>
      </w:tr>
    </w:tbl>
    <w:p>
      <w:pPr>
        <w:pStyle w:val="100"/>
        <w:numPr>
          <w:ilvl w:val="0"/>
          <w:numId w:val="0"/>
        </w:numPr>
        <w:spacing w:before="312" w:after="312"/>
        <w:ind w:firstLine="420"/>
        <w:jc w:val="left"/>
        <w:outlineLvl w:val="9"/>
        <w:rPr>
          <w:rFonts w:ascii="Times New Roman" w:eastAsia="宋体"/>
        </w:rPr>
      </w:pPr>
      <w:r>
        <w:rPr>
          <w:rFonts w:ascii="Times New Roman" w:eastAsia="宋体"/>
        </w:rPr>
        <w:t>扩展IE2中的TLV8字段定义：</w:t>
      </w:r>
    </w:p>
    <w:p>
      <w:pPr>
        <w:pStyle w:val="188"/>
        <w:numPr>
          <w:ilvl w:val="0"/>
          <w:numId w:val="8"/>
        </w:numPr>
        <w:tabs>
          <w:tab w:val="left" w:pos="360"/>
        </w:tabs>
        <w:spacing w:before="156" w:after="156"/>
        <w:rPr>
          <w:rFonts w:ascii="Times New Roman"/>
        </w:rPr>
      </w:pPr>
      <w:r>
        <w:rPr>
          <w:rFonts w:ascii="Times New Roman"/>
        </w:rPr>
        <w:t>IE2中Data字段含义</w:t>
      </w:r>
    </w:p>
    <w:tbl>
      <w:tblPr>
        <w:tblStyle w:val="66"/>
        <w:tblW w:w="86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434"/>
        <w:gridCol w:w="2279"/>
        <w:gridCol w:w="36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tcPr>
          <w:p>
            <w:pPr>
              <w:spacing w:after="15"/>
              <w:rPr>
                <w:sz w:val="18"/>
                <w:szCs w:val="18"/>
              </w:rPr>
            </w:pPr>
            <w:r>
              <w:rPr>
                <w:sz w:val="18"/>
                <w:szCs w:val="18"/>
              </w:rPr>
              <w:t>T</w:t>
            </w:r>
          </w:p>
          <w:p>
            <w:pPr>
              <w:spacing w:after="15"/>
              <w:rPr>
                <w:sz w:val="18"/>
                <w:szCs w:val="18"/>
              </w:rPr>
            </w:pPr>
            <w:r>
              <w:rPr>
                <w:sz w:val="18"/>
                <w:szCs w:val="18"/>
              </w:rPr>
              <w:t>1byte</w:t>
            </w:r>
          </w:p>
        </w:tc>
        <w:tc>
          <w:tcPr>
            <w:tcW w:w="1434" w:type="dxa"/>
            <w:shd w:val="clear" w:color="auto" w:fill="auto"/>
          </w:tcPr>
          <w:p>
            <w:pPr>
              <w:spacing w:after="15"/>
              <w:rPr>
                <w:sz w:val="18"/>
                <w:szCs w:val="18"/>
              </w:rPr>
            </w:pPr>
            <w:r>
              <w:rPr>
                <w:sz w:val="18"/>
                <w:szCs w:val="18"/>
              </w:rPr>
              <w:t>L</w:t>
            </w:r>
          </w:p>
          <w:p>
            <w:pPr>
              <w:spacing w:after="15"/>
              <w:rPr>
                <w:sz w:val="18"/>
                <w:szCs w:val="18"/>
              </w:rPr>
            </w:pPr>
            <w:r>
              <w:rPr>
                <w:sz w:val="18"/>
                <w:szCs w:val="18"/>
              </w:rPr>
              <w:t>1byte</w:t>
            </w:r>
          </w:p>
        </w:tc>
        <w:tc>
          <w:tcPr>
            <w:tcW w:w="2279" w:type="dxa"/>
            <w:shd w:val="clear" w:color="auto" w:fill="auto"/>
          </w:tcPr>
          <w:p>
            <w:pPr>
              <w:spacing w:after="15"/>
              <w:rPr>
                <w:sz w:val="18"/>
                <w:szCs w:val="18"/>
              </w:rPr>
            </w:pPr>
            <w:r>
              <w:rPr>
                <w:sz w:val="18"/>
                <w:szCs w:val="18"/>
              </w:rPr>
              <w:t>V</w:t>
            </w:r>
          </w:p>
        </w:tc>
        <w:tc>
          <w:tcPr>
            <w:tcW w:w="3658" w:type="dxa"/>
            <w:shd w:val="clear" w:color="auto" w:fill="auto"/>
          </w:tcPr>
          <w:p>
            <w:pPr>
              <w:spacing w:after="15"/>
              <w:rPr>
                <w:sz w:val="18"/>
                <w:szCs w:val="18"/>
              </w:rPr>
            </w:pPr>
            <w:r>
              <w:rPr>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0x80</w:t>
            </w:r>
          </w:p>
        </w:tc>
        <w:tc>
          <w:tcPr>
            <w:tcW w:w="1434"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X</w:t>
            </w:r>
          </w:p>
        </w:tc>
        <w:tc>
          <w:tcPr>
            <w:tcW w:w="2279"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临时AP的SSID</w:t>
            </w:r>
          </w:p>
        </w:tc>
        <w:tc>
          <w:tcPr>
            <w:tcW w:w="3658"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e-Link临时AP的SSID，开放的、随机的，且隐藏的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0x81</w:t>
            </w:r>
          </w:p>
        </w:tc>
        <w:tc>
          <w:tcPr>
            <w:tcW w:w="1434"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1</w:t>
            </w:r>
          </w:p>
        </w:tc>
        <w:tc>
          <w:tcPr>
            <w:tcW w:w="2279"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临时SSID信道编号</w:t>
            </w:r>
          </w:p>
        </w:tc>
        <w:tc>
          <w:tcPr>
            <w:tcW w:w="3658" w:type="dxa"/>
            <w:shd w:val="clear" w:color="auto" w:fill="auto"/>
          </w:tcPr>
          <w:p>
            <w:pPr>
              <w:pStyle w:val="211"/>
              <w:spacing w:after="15"/>
              <w:rPr>
                <w:rFonts w:ascii="Times New Roman" w:hAnsi="Times New Roman"/>
                <w:kern w:val="2"/>
                <w:sz w:val="18"/>
                <w:szCs w:val="18"/>
              </w:rPr>
            </w:pPr>
            <w:r>
              <w:rPr>
                <w:rFonts w:ascii="Times New Roman" w:hAnsi="Times New Roman"/>
                <w:kern w:val="2"/>
                <w:sz w:val="18"/>
                <w:szCs w:val="18"/>
              </w:rPr>
              <w:t>临时AP所在信道编号。通常和路由器主信道一致，也有可能和主信道不一样</w:t>
            </w:r>
          </w:p>
        </w:tc>
      </w:tr>
    </w:tbl>
    <w:p>
      <w:pPr>
        <w:pStyle w:val="47"/>
        <w:spacing w:after="15"/>
      </w:pPr>
    </w:p>
    <w:p>
      <w:pPr>
        <w:pStyle w:val="47"/>
        <w:numPr>
          <w:ilvl w:val="0"/>
          <w:numId w:val="164"/>
        </w:numPr>
        <w:spacing w:after="15"/>
        <w:ind w:firstLineChars="0"/>
        <w:rPr>
          <w:b/>
        </w:rPr>
      </w:pPr>
      <w:r>
        <w:rPr>
          <w:rFonts w:hint="eastAsia"/>
          <w:b/>
        </w:rPr>
        <w:t>IP层安全协商</w:t>
      </w:r>
    </w:p>
    <w:p>
      <w:pPr>
        <w:pStyle w:val="47"/>
        <w:spacing w:after="15"/>
        <w:ind w:left="420"/>
      </w:pPr>
      <w:r>
        <w:rPr>
          <w:rFonts w:hint="eastAsia"/>
        </w:rPr>
        <w:t>IP层协商都是基于CoAP over UDP方式， CoAP over UDP收发都用同一个端口，默认为5683。</w:t>
      </w:r>
    </w:p>
    <w:p>
      <w:pPr>
        <w:pStyle w:val="47"/>
        <w:spacing w:after="15"/>
        <w:ind w:left="420" w:firstLine="0" w:firstLineChars="0"/>
      </w:pPr>
      <w:r>
        <w:rPr>
          <w:rFonts w:hint="eastAsia"/>
        </w:rPr>
        <w:t>如果模组端侧资源受限，可以不用使用完整的CoAP协议栈，而直接针对配网过程的几个请求响应消息按CoAP的格式进行编码。</w:t>
      </w:r>
    </w:p>
    <w:p>
      <w:pPr>
        <w:pStyle w:val="47"/>
        <w:numPr>
          <w:ilvl w:val="0"/>
          <w:numId w:val="165"/>
        </w:numPr>
        <w:spacing w:after="15"/>
        <w:ind w:firstLineChars="0"/>
        <w:rPr>
          <w:b/>
        </w:rPr>
      </w:pPr>
      <w:r>
        <w:rPr>
          <w:rFonts w:hint="eastAsia"/>
          <w:b/>
        </w:rPr>
        <w:t>主流程</w:t>
      </w:r>
    </w:p>
    <w:p>
      <w:pPr>
        <w:spacing w:after="15"/>
        <w:jc w:val="center"/>
      </w:pPr>
      <w:r>
        <w:object>
          <v:shape id="_x0000_i1025" o:spt="75" type="#_x0000_t75" style="height:497pt;width:276pt;" o:ole="t" filled="f" coordsize="21600,21600">
            <v:path/>
            <v:fill on="f" focussize="0,0"/>
            <v:stroke/>
            <v:imagedata r:id="rId33" o:title=""/>
            <o:lock v:ext="edit" aspectratio="t"/>
            <w10:wrap type="none"/>
            <w10:anchorlock/>
          </v:shape>
          <o:OLEObject Type="Embed" ProgID="Visio.Drawing.11" ShapeID="_x0000_i1025" DrawAspect="Content" ObjectID="_1468075725" r:id="rId32">
            <o:LockedField>false</o:LockedField>
          </o:OLEObject>
        </w:object>
      </w:r>
    </w:p>
    <w:p>
      <w:pPr>
        <w:pStyle w:val="19"/>
        <w:spacing w:after="15"/>
        <w:ind w:firstLine="422"/>
        <w:jc w:val="center"/>
        <w:rPr>
          <w:rFonts w:ascii="宋体" w:hAnsi="宋体"/>
          <w:b/>
          <w:sz w:val="21"/>
          <w:szCs w:val="21"/>
        </w:rPr>
      </w:pPr>
      <w:r>
        <w:rPr>
          <w:rFonts w:hint="eastAsia" w:ascii="宋体" w:hAnsi="宋体"/>
          <w:b/>
          <w:sz w:val="21"/>
          <w:szCs w:val="21"/>
        </w:rPr>
        <w:t>图I</w:t>
      </w:r>
      <w:r>
        <w:rPr>
          <w:rFonts w:ascii="宋体" w:hAnsi="宋体"/>
          <w:b/>
          <w:sz w:val="21"/>
          <w:szCs w:val="21"/>
        </w:rPr>
        <w:t>.</w:t>
      </w:r>
      <w:r>
        <w:rPr>
          <w:rFonts w:hint="eastAsia" w:ascii="宋体" w:hAnsi="宋体"/>
          <w:b/>
          <w:sz w:val="21"/>
          <w:szCs w:val="21"/>
        </w:rPr>
        <w:t>4　安全协商业务流程图</w:t>
      </w:r>
    </w:p>
    <w:p>
      <w:pPr>
        <w:numPr>
          <w:ilvl w:val="0"/>
          <w:numId w:val="166"/>
        </w:numPr>
        <w:spacing w:before="0" w:after="15" w:afterLines="0"/>
        <w:ind w:left="0" w:firstLine="420" w:firstLineChars="200"/>
      </w:pPr>
      <w:r>
        <w:t>配网设备与待配网设备间W</w:t>
      </w:r>
      <w:r>
        <w:rPr>
          <w:rFonts w:hint="eastAsia"/>
        </w:rPr>
        <w:t>i</w:t>
      </w:r>
      <w:r>
        <w:t>-F</w:t>
      </w:r>
      <w:r>
        <w:rPr>
          <w:rFonts w:hint="eastAsia"/>
        </w:rPr>
        <w:t>i</w:t>
      </w:r>
      <w:r>
        <w:t>连接建立后，配网设备向待配网设备发起配网请求启动消息，启动SPEKE协商，携带协商版本号。</w:t>
      </w:r>
    </w:p>
    <w:p>
      <w:pPr>
        <w:spacing w:after="15"/>
        <w:ind w:firstLine="420" w:firstLineChars="200"/>
        <w:rPr>
          <w:i/>
          <w:iCs/>
        </w:rPr>
      </w:pPr>
      <w:r>
        <w:rPr>
          <w:i/>
          <w:iCs/>
        </w:rPr>
        <w:t>注：协商版本号是双方分别携带当前使用版本号、支持的最小版本号、支持的所有版本号，双方基于这几个字段决定最终使用的版本号。</w:t>
      </w:r>
    </w:p>
    <w:p>
      <w:pPr>
        <w:numPr>
          <w:ilvl w:val="0"/>
          <w:numId w:val="166"/>
        </w:numPr>
        <w:spacing w:before="0" w:after="15" w:afterLines="0"/>
        <w:ind w:left="0" w:firstLine="420" w:firstLineChars="200"/>
        <w:rPr>
          <w:i/>
          <w:iCs/>
        </w:rPr>
      </w:pPr>
      <w:r>
        <w:t>待配网设备收到配网请求启动消息，生成随机盐值salt1，待配网设备根据salt1与S码生成待配网设备侧SPEKE公私钥对pk1、sk1；生成随机挑战值challenge1。</w:t>
      </w:r>
    </w:p>
    <w:p>
      <w:pPr>
        <w:spacing w:after="15"/>
        <w:ind w:firstLine="420" w:firstLineChars="200"/>
      </w:pPr>
      <w:r>
        <w:t>公式：</w:t>
      </w:r>
    </w:p>
    <w:p>
      <w:pPr>
        <w:spacing w:after="15"/>
        <w:ind w:firstLine="420" w:firstLineChars="200"/>
      </w:pPr>
      <w:r>
        <w:t>secret = HKDF(S, salt1, "hichain_speke_base_info", 32B)；</w:t>
      </w:r>
    </w:p>
    <w:p>
      <w:pPr>
        <w:spacing w:after="15"/>
        <w:ind w:firstLine="420" w:firstLineChars="200"/>
      </w:pPr>
      <w:r>
        <w:t>base = secret^2 mod P；</w:t>
      </w:r>
    </w:p>
    <w:p>
      <w:pPr>
        <w:spacing w:after="15"/>
        <w:ind w:firstLine="420" w:firstLineChars="200"/>
      </w:pPr>
      <w:r>
        <w:t>sk1 = rand；</w:t>
      </w:r>
    </w:p>
    <w:p>
      <w:pPr>
        <w:spacing w:after="15"/>
        <w:ind w:firstLine="420" w:firstLineChars="200"/>
      </w:pPr>
      <w:r>
        <w:t>pk1 = base ^ sk1 mod P;</w:t>
      </w:r>
    </w:p>
    <w:p>
      <w:pPr>
        <w:numPr>
          <w:ilvl w:val="0"/>
          <w:numId w:val="166"/>
        </w:numPr>
        <w:spacing w:before="0" w:after="15" w:afterLines="0"/>
        <w:ind w:left="0" w:firstLine="420" w:firstLineChars="200"/>
      </w:pPr>
      <w:r>
        <w:t>待配网设备回送配网请求启动响应，携带salt1、协商版本号、pk1、challenge1。</w:t>
      </w:r>
    </w:p>
    <w:p>
      <w:pPr>
        <w:numPr>
          <w:ilvl w:val="0"/>
          <w:numId w:val="166"/>
        </w:numPr>
        <w:spacing w:before="0" w:after="15" w:afterLines="0"/>
        <w:ind w:left="0" w:firstLine="420" w:firstLineChars="200"/>
      </w:pPr>
      <w:r>
        <w:t>配网设备收到回送配网请求启动响应，根据salt1与S码生成配网设备侧SPEKE公私钥对pk2、sk2；再根据pk1、sk2生成共享秘钥SharedSecret，再加上salt派生出会话秘钥SessionKey1（用于配对数据加密）、SessionKey2（用于挑战值HMAC计算），生成随机挑战值challenge2；再根据SessionKey2和两个挑战值生成配网设备侧凭证hmac2；最后在根据SessionKey1根据salt1派生出数据加密秘钥DataEncKey。</w:t>
      </w:r>
    </w:p>
    <w:p>
      <w:pPr>
        <w:spacing w:after="15"/>
        <w:ind w:firstLine="420" w:firstLineChars="200"/>
      </w:pPr>
      <w:r>
        <w:t>公式：</w:t>
      </w:r>
    </w:p>
    <w:p>
      <w:pPr>
        <w:spacing w:after="15"/>
        <w:ind w:firstLine="420" w:firstLineChars="200"/>
      </w:pPr>
      <w:r>
        <w:t>secret = HKDF(S, salt1, "hichain_speke_base_info", 32B)；</w:t>
      </w:r>
    </w:p>
    <w:p>
      <w:pPr>
        <w:spacing w:after="15"/>
        <w:ind w:firstLine="420" w:firstLineChars="200"/>
      </w:pPr>
      <w:r>
        <w:t>base = secret^2 mod P；</w:t>
      </w:r>
    </w:p>
    <w:p>
      <w:pPr>
        <w:spacing w:after="15"/>
        <w:ind w:firstLine="420" w:firstLineChars="200"/>
      </w:pPr>
      <w:r>
        <w:t>sk2 = rand；</w:t>
      </w:r>
    </w:p>
    <w:p>
      <w:pPr>
        <w:spacing w:after="15"/>
        <w:ind w:firstLine="420" w:firstLineChars="200"/>
      </w:pPr>
      <w:r>
        <w:t>pk2 = base ^ sk2 mod P;</w:t>
      </w:r>
    </w:p>
    <w:p>
      <w:pPr>
        <w:spacing w:after="15"/>
        <w:ind w:firstLine="420" w:firstLineChars="200"/>
      </w:pPr>
      <w:r>
        <w:t>SharedSescret = pk1 ^ sk2 mod P;</w:t>
      </w:r>
    </w:p>
    <w:p>
      <w:pPr>
        <w:spacing w:after="15"/>
        <w:ind w:firstLine="420" w:firstLineChars="200"/>
      </w:pPr>
      <w:r>
        <w:t>SessionKey1 || SessionKey2 = HKDF(SharedSecret, salt1, "hichain_speke_sessionkey_info", 32B);</w:t>
      </w:r>
    </w:p>
    <w:p>
      <w:pPr>
        <w:spacing w:after="15"/>
        <w:ind w:firstLine="420" w:firstLineChars="200"/>
      </w:pPr>
      <w:r>
        <w:t>（派生出的32个字节，前16个字节为会话秘钥1、后16个字节为会话秘钥2）</w:t>
      </w:r>
    </w:p>
    <w:p>
      <w:pPr>
        <w:spacing w:after="15"/>
        <w:ind w:firstLine="420" w:firstLineChars="200"/>
      </w:pPr>
      <w:r>
        <w:t>Hmac2 = HMAC（SessionKey2, challenge1 || challenge2）;</w:t>
      </w:r>
    </w:p>
    <w:p>
      <w:pPr>
        <w:spacing w:after="15"/>
        <w:ind w:firstLine="420" w:firstLineChars="200"/>
      </w:pPr>
      <w:r>
        <w:t>DataEncKey = HKDF(SessionKey1, salt1, "hichain_return_key", 16B)</w:t>
      </w:r>
    </w:p>
    <w:p>
      <w:pPr>
        <w:numPr>
          <w:ilvl w:val="0"/>
          <w:numId w:val="166"/>
        </w:numPr>
        <w:spacing w:before="0" w:after="15" w:afterLines="0"/>
        <w:ind w:left="0" w:firstLine="420" w:firstLineChars="200"/>
      </w:pPr>
      <w:r>
        <w:t>配网设备发生配网请求验证消息，携带pk2、challenge2、hmac2，hmac2使用sessionkey1加密。</w:t>
      </w:r>
    </w:p>
    <w:p>
      <w:pPr>
        <w:numPr>
          <w:ilvl w:val="0"/>
          <w:numId w:val="166"/>
        </w:numPr>
        <w:spacing w:before="0" w:after="15" w:afterLines="0"/>
        <w:ind w:left="0" w:firstLine="420" w:firstLineChars="200"/>
      </w:pPr>
      <w:r>
        <w:t>待配网设备收到配网请求验证消息，根据pk2、sk1生成共享秘钥SharedSecret。使用SharedSecret及salt1派生会话秘钥SessionKey1、SessionKey2验证hmac2，验证通过后派生数据加密秘钥DataEncKey。在根据SessionKey2和两个挑战值生成待配网设备侧凭证hmac1；最后在根据SessionKey1根据salt1派生出数据加密秘钥DataEncKey。</w:t>
      </w:r>
    </w:p>
    <w:p>
      <w:pPr>
        <w:spacing w:after="15"/>
        <w:ind w:firstLine="420" w:firstLineChars="200"/>
      </w:pPr>
      <w:r>
        <w:t>公式：</w:t>
      </w:r>
    </w:p>
    <w:p>
      <w:pPr>
        <w:spacing w:after="15"/>
        <w:ind w:firstLine="420" w:firstLineChars="200"/>
      </w:pPr>
      <w:r>
        <w:t>SharedSescret = pk2 ^ sk1 mod P;</w:t>
      </w:r>
    </w:p>
    <w:p>
      <w:pPr>
        <w:spacing w:after="15"/>
        <w:ind w:firstLine="420" w:firstLineChars="200"/>
      </w:pPr>
      <w:r>
        <w:t>SessionKey1 || SessionKey2 = HKDF(SharedSecret, salt1, "hichain_speke_sessionkey_info", 32B);</w:t>
      </w:r>
    </w:p>
    <w:p>
      <w:pPr>
        <w:spacing w:after="15"/>
        <w:ind w:firstLine="420" w:firstLineChars="200"/>
      </w:pPr>
      <w:r>
        <w:t>（派生出的32个字节，前16个字节为会话秘钥1、后16个字节为会话秘钥2）</w:t>
      </w:r>
    </w:p>
    <w:p>
      <w:pPr>
        <w:spacing w:after="15"/>
        <w:ind w:firstLine="420" w:firstLineChars="200"/>
      </w:pPr>
      <w:r>
        <w:t>Hmac1 = HMAC（SessionKey2, challenge2 || challenge1）;</w:t>
      </w:r>
    </w:p>
    <w:p>
      <w:pPr>
        <w:spacing w:after="15"/>
        <w:ind w:firstLine="420" w:firstLineChars="200"/>
      </w:pPr>
      <w:r>
        <w:t>DataEncKey = HKDF(SessionKey1, salt1, "hichain_return_key", 16B)</w:t>
      </w:r>
    </w:p>
    <w:p>
      <w:pPr>
        <w:numPr>
          <w:ilvl w:val="0"/>
          <w:numId w:val="166"/>
        </w:numPr>
        <w:spacing w:before="0" w:after="15" w:afterLines="0"/>
        <w:ind w:left="0" w:firstLine="420" w:firstLineChars="200"/>
      </w:pPr>
      <w:r>
        <w:t>待配网设备回送配网请求验证响应，携带sessionkey1加密后的hmac1。</w:t>
      </w:r>
    </w:p>
    <w:p>
      <w:pPr>
        <w:numPr>
          <w:ilvl w:val="0"/>
          <w:numId w:val="166"/>
        </w:numPr>
        <w:spacing w:before="0" w:after="15" w:afterLines="0"/>
        <w:ind w:left="0" w:firstLine="420" w:firstLineChars="200"/>
      </w:pPr>
      <w:r>
        <w:t>配网设备收到配网请求验证响应，验证hmac1。</w:t>
      </w:r>
    </w:p>
    <w:p>
      <w:pPr>
        <w:numPr>
          <w:ilvl w:val="0"/>
          <w:numId w:val="166"/>
        </w:numPr>
        <w:spacing w:before="0" w:after="15" w:afterLines="0"/>
        <w:ind w:left="0" w:firstLine="420" w:firstLineChars="200"/>
      </w:pPr>
      <w:r>
        <w:t>配网设备发送配网信息：SSID、密码、扩展数据，配网数据使用DataEncKey加密。</w:t>
      </w:r>
    </w:p>
    <w:p>
      <w:pPr>
        <w:numPr>
          <w:ilvl w:val="0"/>
          <w:numId w:val="166"/>
        </w:numPr>
        <w:spacing w:before="0" w:after="15" w:afterLines="0"/>
        <w:ind w:left="0" w:firstLine="420" w:firstLineChars="200"/>
      </w:pPr>
      <w:r>
        <w:t>待配网设备使用DataEncKey解密配网数据，临时保存到本地。</w:t>
      </w:r>
    </w:p>
    <w:p>
      <w:pPr>
        <w:pStyle w:val="47"/>
        <w:spacing w:after="15"/>
        <w:ind w:left="842" w:firstLine="0" w:firstLineChars="0"/>
      </w:pPr>
      <w:r>
        <w:t>待配网设备根据配网信息连接到家庭路由器Wi-Fi网络，监听本地控制UDP端口。</w:t>
      </w:r>
    </w:p>
    <w:p>
      <w:pPr>
        <w:pStyle w:val="47"/>
        <w:spacing w:after="15"/>
        <w:ind w:left="842" w:firstLine="0" w:firstLineChars="0"/>
      </w:pPr>
    </w:p>
    <w:p>
      <w:pPr>
        <w:pStyle w:val="47"/>
        <w:numPr>
          <w:ilvl w:val="0"/>
          <w:numId w:val="165"/>
        </w:numPr>
        <w:spacing w:after="15"/>
        <w:ind w:firstLineChars="0"/>
        <w:rPr>
          <w:b/>
        </w:rPr>
      </w:pPr>
      <w:r>
        <w:rPr>
          <w:rFonts w:hint="eastAsia"/>
          <w:b/>
        </w:rPr>
        <w:t>报文发送和重试时序</w:t>
      </w:r>
    </w:p>
    <w:p>
      <w:pPr>
        <w:pStyle w:val="47"/>
        <w:spacing w:after="15"/>
        <w:ind w:left="842"/>
      </w:pPr>
      <w:r>
        <w:rPr>
          <w:rFonts w:hint="eastAsia"/>
        </w:rPr>
        <w:t>待配网设备连接到天翼网关的临时AP，获得IP地址后；配网设备对对端地址（手机的IP，或者网关IP）进行第一条协商报文的发送，配网设备将以100ms间隔发送第一条报文，直到收到待配网设备发送的第二条协商报文。</w:t>
      </w:r>
    </w:p>
    <w:p>
      <w:pPr>
        <w:pStyle w:val="47"/>
        <w:spacing w:after="15"/>
        <w:ind w:left="842"/>
      </w:pPr>
      <w:r>
        <w:rPr>
          <w:rFonts w:hint="eastAsia"/>
        </w:rPr>
        <w:t>对于中间协商报文，每个1秒重发一次，一共发送5次。配网设备和待配网设备需要对报文的重发做出冗余处理。</w:t>
      </w:r>
    </w:p>
    <w:p>
      <w:pPr>
        <w:pStyle w:val="47"/>
        <w:spacing w:after="15"/>
        <w:ind w:left="842"/>
      </w:pPr>
      <w:r>
        <w:tab/>
      </w:r>
      <w:r>
        <w:rPr>
          <w:rFonts w:hint="eastAsia"/>
        </w:rPr>
        <w:t>待配网设备在发送最后一条协商报文时，为确保配网设备接收成功率，这条报文会发送5次，每次间隔100ms。也就是说在500ms后，才会开始切换模式，连接指定的AP。</w:t>
      </w:r>
    </w:p>
    <w:p>
      <w:pPr>
        <w:pStyle w:val="47"/>
        <w:spacing w:after="15"/>
        <w:ind w:left="842" w:firstLine="0" w:firstLineChars="0"/>
      </w:pPr>
    </w:p>
    <w:p>
      <w:pPr>
        <w:pStyle w:val="47"/>
        <w:numPr>
          <w:ilvl w:val="0"/>
          <w:numId w:val="165"/>
        </w:numPr>
        <w:spacing w:after="15"/>
        <w:ind w:firstLineChars="0"/>
        <w:rPr>
          <w:b/>
        </w:rPr>
      </w:pPr>
      <w:r>
        <w:rPr>
          <w:rFonts w:hint="eastAsia"/>
          <w:b/>
        </w:rPr>
        <w:t>默认S码</w:t>
      </w:r>
    </w:p>
    <w:p>
      <w:pPr>
        <w:pStyle w:val="47"/>
        <w:spacing w:after="15"/>
        <w:ind w:left="842"/>
      </w:pPr>
      <w:r>
        <w:rPr>
          <w:rFonts w:hint="eastAsia"/>
        </w:rPr>
        <w:t>默认S码用于配网流程中不需要输入S码的情况，默认S码可能无法解决近端确认问题，因此可能存在设备被其他用户截取配网问题，但是可以通过设备在获取到配网注册信息后，要求一定时间内用户在设备按键或进行一次开关以激活配网注册信息以进行近端确认。</w:t>
      </w:r>
    </w:p>
    <w:p>
      <w:pPr>
        <w:pStyle w:val="47"/>
        <w:spacing w:after="15"/>
        <w:ind w:left="842"/>
      </w:pPr>
      <w:r>
        <w:rPr>
          <w:rFonts w:hint="eastAsia"/>
        </w:rPr>
        <w:t>默认S码为全局默认S码，后续会增加支持生态默认S码：</w:t>
      </w:r>
    </w:p>
    <w:p>
      <w:pPr>
        <w:pStyle w:val="47"/>
        <w:spacing w:after="15"/>
        <w:ind w:left="842"/>
      </w:pPr>
      <w:r>
        <w:rPr>
          <w:rFonts w:hint="eastAsia"/>
        </w:rPr>
        <w:t>全局默认S码为中国电信统一分配，固定为：78965425</w:t>
      </w:r>
    </w:p>
    <w:p>
      <w:pPr>
        <w:pStyle w:val="345"/>
        <w:spacing w:after="15"/>
        <w:ind w:left="360" w:firstLine="0" w:firstLineChars="0"/>
      </w:pPr>
    </w:p>
    <w:p>
      <w:pPr>
        <w:pStyle w:val="161"/>
        <w:spacing w:before="312" w:after="312"/>
      </w:pPr>
      <w:bookmarkStart w:id="2022" w:name="_Toc532477905"/>
      <w:r>
        <w:rPr>
          <w:rFonts w:hint="eastAsia"/>
        </w:rPr>
        <w:t>Beacon/Probe帧</w:t>
      </w:r>
      <w:r>
        <w:t>中扩展Vendor-specific Information Element</w:t>
      </w:r>
      <w:r>
        <w:rPr>
          <w:rFonts w:hint="eastAsia"/>
        </w:rPr>
        <w:t>信息的</w:t>
      </w:r>
      <w:r>
        <w:t>快联配网</w:t>
      </w:r>
      <w:bookmarkEnd w:id="2022"/>
    </w:p>
    <w:p>
      <w:pPr>
        <w:pStyle w:val="47"/>
        <w:spacing w:after="15"/>
      </w:pPr>
      <w:r>
        <w:rPr>
          <w:rFonts w:hint="eastAsia"/>
        </w:rPr>
        <w:t>应支持插件接收P</w:t>
      </w:r>
      <w:r>
        <w:t>robe Request</w:t>
      </w:r>
      <w:r>
        <w:rPr>
          <w:rFonts w:hint="eastAsia"/>
        </w:rPr>
        <w:t>帧中</w:t>
      </w:r>
      <w:r>
        <w:t>Vendor-specific Information Element</w:t>
      </w:r>
      <w:r>
        <w:rPr>
          <w:rFonts w:hint="eastAsia"/>
        </w:rPr>
        <w:t>字段和在发送B</w:t>
      </w:r>
      <w:r>
        <w:t>eacon</w:t>
      </w:r>
      <w:r>
        <w:rPr>
          <w:rFonts w:hint="eastAsia"/>
        </w:rPr>
        <w:t>帧中添加</w:t>
      </w:r>
      <w:r>
        <w:t>Vendor-specific Information Element</w:t>
      </w:r>
      <w:r>
        <w:rPr>
          <w:rFonts w:hint="eastAsia"/>
        </w:rPr>
        <w:t>字段的能力，具体要求如下：</w:t>
      </w:r>
    </w:p>
    <w:p>
      <w:pPr>
        <w:pStyle w:val="47"/>
        <w:numPr>
          <w:ilvl w:val="1"/>
          <w:numId w:val="167"/>
        </w:numPr>
        <w:spacing w:after="15"/>
        <w:ind w:firstLineChars="0"/>
      </w:pPr>
      <w:r>
        <w:rPr>
          <w:rFonts w:hint="eastAsia"/>
        </w:rPr>
        <w:t>插件注册需要接收的，在P</w:t>
      </w:r>
      <w:r>
        <w:t>robe Request</w:t>
      </w:r>
      <w:r>
        <w:rPr>
          <w:rFonts w:hint="eastAsia"/>
        </w:rPr>
        <w:t>帧中</w:t>
      </w:r>
      <w:r>
        <w:t>Vendor-specific Information Element</w:t>
      </w:r>
      <w:r>
        <w:rPr>
          <w:rFonts w:hint="eastAsia"/>
        </w:rPr>
        <w:t>字段内的OUI值。当网关W</w:t>
      </w:r>
      <w:r>
        <w:t>iFi</w:t>
      </w:r>
      <w:r>
        <w:rPr>
          <w:rFonts w:hint="eastAsia"/>
        </w:rPr>
        <w:t>接口收到P</w:t>
      </w:r>
      <w:r>
        <w:t>robe Request</w:t>
      </w:r>
      <w:r>
        <w:rPr>
          <w:rFonts w:hint="eastAsia"/>
        </w:rPr>
        <w:t>帧中，包含插件注册的OUI值的</w:t>
      </w:r>
      <w:r>
        <w:t>Vendor-specific Information Element</w:t>
      </w:r>
      <w:r>
        <w:rPr>
          <w:rFonts w:hint="eastAsia"/>
        </w:rPr>
        <w:t>字段时，将该字段返回插件；</w:t>
      </w:r>
    </w:p>
    <w:p>
      <w:pPr>
        <w:pStyle w:val="47"/>
        <w:numPr>
          <w:ilvl w:val="1"/>
          <w:numId w:val="167"/>
        </w:numPr>
        <w:spacing w:before="0" w:afterLines="0"/>
        <w:ind w:firstLineChars="0"/>
        <w:jc w:val="left"/>
      </w:pPr>
      <w:r>
        <w:rPr>
          <w:rFonts w:hint="eastAsia"/>
        </w:rPr>
        <w:t>插件有能力在指定的无线接口发送的b</w:t>
      </w:r>
      <w:r>
        <w:t>eacon</w:t>
      </w:r>
      <w:r>
        <w:rPr>
          <w:rFonts w:hint="eastAsia"/>
        </w:rPr>
        <w:t>、</w:t>
      </w:r>
      <w:r>
        <w:t>Probe Response</w:t>
      </w:r>
      <w:r>
        <w:rPr>
          <w:rFonts w:hint="eastAsia"/>
        </w:rPr>
        <w:t>帧中，添加自定义的</w:t>
      </w:r>
      <w:r>
        <w:t>Vendor-specific Information Element</w:t>
      </w:r>
      <w:r>
        <w:rPr>
          <w:rFonts w:hint="eastAsia"/>
        </w:rPr>
        <w:t>字段。</w:t>
      </w:r>
    </w:p>
    <w:p>
      <w:pPr>
        <w:pStyle w:val="47"/>
        <w:numPr>
          <w:ilvl w:val="1"/>
          <w:numId w:val="168"/>
        </w:numPr>
        <w:tabs>
          <w:tab w:val="left" w:pos="360"/>
          <w:tab w:val="left" w:pos="1080"/>
        </w:tabs>
        <w:spacing w:before="0" w:afterLines="0"/>
        <w:ind w:left="1080" w:hanging="420" w:firstLineChars="0"/>
        <w:jc w:val="left"/>
      </w:pPr>
    </w:p>
    <w:p>
      <w:pPr>
        <w:widowControl/>
        <w:spacing w:before="0" w:afterLines="0"/>
        <w:jc w:val="left"/>
        <w:rPr>
          <w:rFonts w:ascii="黑体" w:eastAsia="黑体"/>
          <w:kern w:val="0"/>
          <w:szCs w:val="20"/>
        </w:rPr>
      </w:pPr>
      <w:r>
        <w:br w:type="page"/>
      </w:r>
    </w:p>
    <w:p>
      <w:pPr>
        <w:pStyle w:val="143"/>
        <w:spacing w:afterLines="0"/>
      </w:pPr>
      <w:r>
        <w:br w:type="textWrapping"/>
      </w:r>
      <w:r>
        <w:rPr>
          <w:rFonts w:hint="eastAsia"/>
        </w:rPr>
        <w:t>（资料性附录）</w:t>
      </w:r>
      <w:r>
        <w:br w:type="textWrapping"/>
      </w:r>
      <w:r>
        <w:rPr>
          <w:rFonts w:hint="eastAsia"/>
        </w:rPr>
        <w:t>无STB的IP</w:t>
      </w:r>
      <w:r>
        <w:t>TV</w:t>
      </w:r>
      <w:r>
        <w:rPr>
          <w:rFonts w:hint="eastAsia"/>
        </w:rPr>
        <w:t>技术方案</w:t>
      </w:r>
    </w:p>
    <w:p>
      <w:pPr>
        <w:spacing w:after="15"/>
      </w:pPr>
    </w:p>
    <w:p>
      <w:pPr>
        <w:pStyle w:val="161"/>
        <w:spacing w:before="312" w:after="312"/>
      </w:pPr>
      <w:r>
        <w:rPr>
          <w:rFonts w:hint="eastAsia"/>
        </w:rPr>
        <w:t>总体系统概述</w:t>
      </w:r>
    </w:p>
    <w:p>
      <w:pPr>
        <w:numPr>
          <w:ilvl w:val="0"/>
          <w:numId w:val="169"/>
        </w:numPr>
        <w:spacing w:after="15"/>
        <w:rPr>
          <w:rFonts w:ascii="Calibri" w:hAnsi="Calibri"/>
        </w:rPr>
      </w:pPr>
      <w:r>
        <w:rPr>
          <w:rFonts w:hint="eastAsia" w:ascii="Calibri" w:hAnsi="Calibri"/>
        </w:rPr>
        <w:t>系统总体目标</w:t>
      </w:r>
    </w:p>
    <w:p>
      <w:pPr>
        <w:autoSpaceDE w:val="0"/>
        <w:autoSpaceDN w:val="0"/>
        <w:adjustRightInd w:val="0"/>
        <w:spacing w:after="15"/>
        <w:ind w:firstLine="420" w:firstLineChars="200"/>
        <w:rPr>
          <w:rFonts w:ascii="宋体" w:hAnsi="宋体" w:cs="宋体"/>
          <w:kern w:val="0"/>
        </w:rPr>
      </w:pPr>
      <w:r>
        <w:rPr>
          <w:rFonts w:hint="eastAsia" w:ascii="宋体" w:hAnsi="宋体" w:cs="宋体"/>
          <w:kern w:val="0"/>
        </w:rPr>
        <w:t>在家庭网络环境下，开发手机客户端功能作为用户使用IPTV的界面，</w:t>
      </w:r>
      <w:r>
        <w:rPr>
          <w:rFonts w:ascii="宋体" w:hAnsi="宋体" w:cs="宋体"/>
          <w:kern w:val="0"/>
        </w:rPr>
        <w:t>用户</w:t>
      </w:r>
      <w:r>
        <w:rPr>
          <w:rFonts w:hint="eastAsia" w:ascii="宋体" w:hAnsi="宋体" w:cs="宋体"/>
          <w:kern w:val="0"/>
        </w:rPr>
        <w:t>通过该客户端选取节目，然后在支持DLNA的智能电视机上观看节目内容，</w:t>
      </w:r>
      <w:r>
        <w:rPr>
          <w:rFonts w:ascii="宋体" w:hAnsi="宋体" w:cs="宋体"/>
          <w:kern w:val="0"/>
        </w:rPr>
        <w:t>并</w:t>
      </w:r>
      <w:r>
        <w:rPr>
          <w:rFonts w:hint="eastAsia" w:ascii="宋体" w:hAnsi="宋体" w:cs="宋体"/>
          <w:kern w:val="0"/>
        </w:rPr>
        <w:t>在手机客户端上进行节目播放控制，实现IPTV的业务功能。</w:t>
      </w:r>
    </w:p>
    <w:p>
      <w:pPr>
        <w:numPr>
          <w:ilvl w:val="0"/>
          <w:numId w:val="169"/>
        </w:numPr>
        <w:spacing w:after="15"/>
        <w:rPr>
          <w:rFonts w:ascii="宋体" w:hAnsi="宋体"/>
        </w:rPr>
      </w:pPr>
      <w:r>
        <w:rPr>
          <w:rFonts w:hint="eastAsia" w:ascii="Calibri" w:hAnsi="Calibri"/>
        </w:rPr>
        <w:t>系统基本流程</w:t>
      </w:r>
    </w:p>
    <w:p>
      <w:pPr>
        <w:autoSpaceDE w:val="0"/>
        <w:autoSpaceDN w:val="0"/>
        <w:adjustRightInd w:val="0"/>
        <w:spacing w:after="15"/>
        <w:ind w:firstLine="420" w:firstLineChars="200"/>
        <w:rPr>
          <w:rFonts w:ascii="宋体" w:hAnsi="宋体" w:cs="宋体"/>
          <w:kern w:val="0"/>
        </w:rPr>
      </w:pPr>
      <w:r>
        <w:rPr>
          <w:rFonts w:hint="eastAsia" w:ascii="宋体" w:hAnsi="宋体" w:cs="宋体"/>
          <w:kern w:val="0"/>
        </w:rPr>
        <w:t>网关通过导入网络侧媒体资源支持承担DMS角色，手机承担DMC角色，与DMR角色（电视机）配合，基于DLNA协议实现设备发现、播放控制等功能。</w:t>
      </w:r>
    </w:p>
    <w:p>
      <w:pPr>
        <w:autoSpaceDE w:val="0"/>
        <w:autoSpaceDN w:val="0"/>
        <w:adjustRightInd w:val="0"/>
        <w:spacing w:after="15"/>
        <w:ind w:firstLine="420" w:firstLineChars="200"/>
        <w:rPr>
          <w:rFonts w:ascii="宋体" w:hAnsi="宋体" w:cs="宋体"/>
          <w:kern w:val="0"/>
        </w:rPr>
      </w:pPr>
      <w:r>
        <w:rPr>
          <w:rFonts w:hint="eastAsia" w:ascii="宋体" w:hAnsi="宋体" w:cs="宋体"/>
          <w:kern w:val="0"/>
        </w:rPr>
        <w:t>手机支持将DLNA投屏控制报文推送到电视机；电视机获取投屏控制报文中媒体URL地址，并向网关发起媒体流请求。</w:t>
      </w:r>
    </w:p>
    <w:p>
      <w:pPr>
        <w:autoSpaceDE w:val="0"/>
        <w:autoSpaceDN w:val="0"/>
        <w:adjustRightInd w:val="0"/>
        <w:spacing w:after="15"/>
        <w:ind w:firstLine="420" w:firstLineChars="200"/>
        <w:rPr>
          <w:rFonts w:ascii="宋体" w:hAnsi="宋体" w:cs="宋体"/>
          <w:kern w:val="0"/>
          <w:szCs w:val="20"/>
        </w:rPr>
      </w:pPr>
      <w:r>
        <w:rPr>
          <w:rFonts w:hint="eastAsia" w:ascii="宋体" w:hAnsi="宋体" w:cs="宋体"/>
          <w:kern w:val="0"/>
        </w:rPr>
        <w:t>网关支持依据电视机的媒体流请求，向IPTV平台获取媒体流；并支持媒体流的协议类型转换，将组播及媒体承载协议转换为DLNA数据流所用的HTTP协议。</w:t>
      </w:r>
    </w:p>
    <w:p>
      <w:pPr>
        <w:numPr>
          <w:ilvl w:val="0"/>
          <w:numId w:val="170"/>
        </w:numPr>
        <w:spacing w:after="15"/>
        <w:rPr>
          <w:rFonts w:ascii="Calibri" w:hAnsi="Calibri"/>
        </w:rPr>
      </w:pPr>
      <w:r>
        <w:rPr>
          <w:rFonts w:hint="eastAsia" w:ascii="Calibri" w:hAnsi="Calibri"/>
        </w:rPr>
        <w:t>系统初始化：</w:t>
      </w:r>
    </w:p>
    <w:p>
      <w:pPr>
        <w:spacing w:after="15"/>
      </w:pPr>
      <w:r>
        <w:drawing>
          <wp:inline distT="0" distB="0" distL="0" distR="0">
            <wp:extent cx="5311140" cy="2403475"/>
            <wp:effectExtent l="0" t="0" r="381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Picture 89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326359" cy="2410930"/>
                    </a:xfrm>
                    <a:prstGeom prst="rect">
                      <a:avLst/>
                    </a:prstGeom>
                    <a:noFill/>
                  </pic:spPr>
                </pic:pic>
              </a:graphicData>
            </a:graphic>
          </wp:inline>
        </w:drawing>
      </w:r>
    </w:p>
    <w:p>
      <w:pPr>
        <w:spacing w:after="15"/>
      </w:pPr>
    </w:p>
    <w:p>
      <w:pPr>
        <w:spacing w:after="15"/>
        <w:ind w:left="210" w:leftChars="100"/>
      </w:pPr>
      <w:r>
        <w:rPr>
          <w:rFonts w:hint="eastAsia"/>
        </w:rPr>
        <w:t>说明：</w:t>
      </w:r>
    </w:p>
    <w:p>
      <w:pPr>
        <w:numPr>
          <w:ilvl w:val="1"/>
          <w:numId w:val="171"/>
        </w:numPr>
        <w:spacing w:after="15"/>
        <w:rPr>
          <w:rFonts w:ascii="Calibri" w:hAnsi="Calibri"/>
        </w:rPr>
      </w:pPr>
      <w:r>
        <w:rPr>
          <w:rFonts w:hint="eastAsia" w:ascii="Calibri" w:hAnsi="Calibri"/>
        </w:rPr>
        <w:t>手机A</w:t>
      </w:r>
      <w:r>
        <w:rPr>
          <w:rFonts w:ascii="Calibri" w:hAnsi="Calibri"/>
        </w:rPr>
        <w:t>PP</w:t>
      </w:r>
      <w:r>
        <w:rPr>
          <w:rFonts w:hint="eastAsia" w:ascii="Calibri" w:hAnsi="Calibri"/>
        </w:rPr>
        <w:t>与I</w:t>
      </w:r>
      <w:r>
        <w:rPr>
          <w:rFonts w:ascii="Calibri" w:hAnsi="Calibri"/>
        </w:rPr>
        <w:t xml:space="preserve">PTV </w:t>
      </w:r>
      <w:r>
        <w:rPr>
          <w:rFonts w:hint="eastAsia" w:ascii="Calibri" w:hAnsi="Calibri"/>
        </w:rPr>
        <w:t>server</w:t>
      </w:r>
      <w:r>
        <w:rPr>
          <w:rFonts w:ascii="Calibri" w:hAnsi="Calibri"/>
        </w:rPr>
        <w:t xml:space="preserve"> </w:t>
      </w:r>
      <w:r>
        <w:rPr>
          <w:rFonts w:hint="eastAsia" w:ascii="Calibri" w:hAnsi="Calibri"/>
        </w:rPr>
        <w:t>进行注册认证，获取E</w:t>
      </w:r>
      <w:r>
        <w:rPr>
          <w:rFonts w:ascii="Calibri" w:hAnsi="Calibri"/>
        </w:rPr>
        <w:t>PG</w:t>
      </w:r>
      <w:r>
        <w:rPr>
          <w:rFonts w:hint="eastAsia" w:ascii="Calibri" w:hAnsi="Calibri"/>
        </w:rPr>
        <w:t>及媒体地址</w:t>
      </w:r>
    </w:p>
    <w:p>
      <w:pPr>
        <w:numPr>
          <w:ilvl w:val="0"/>
          <w:numId w:val="170"/>
        </w:numPr>
        <w:spacing w:after="15"/>
        <w:rPr>
          <w:rFonts w:ascii="Calibri" w:hAnsi="Calibri"/>
        </w:rPr>
      </w:pPr>
      <w:r>
        <w:rPr>
          <w:rFonts w:hint="eastAsia" w:ascii="Calibri" w:hAnsi="Calibri"/>
        </w:rPr>
        <w:t>IPTV组播：</w:t>
      </w:r>
    </w:p>
    <w:p>
      <w:pPr>
        <w:spacing w:after="15"/>
      </w:pPr>
      <w:r>
        <w:drawing>
          <wp:inline distT="0" distB="0" distL="0" distR="0">
            <wp:extent cx="5364480" cy="3274695"/>
            <wp:effectExtent l="0" t="0" r="0" b="1905"/>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Picture 89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368140" cy="3277522"/>
                    </a:xfrm>
                    <a:prstGeom prst="rect">
                      <a:avLst/>
                    </a:prstGeom>
                    <a:noFill/>
                  </pic:spPr>
                </pic:pic>
              </a:graphicData>
            </a:graphic>
          </wp:inline>
        </w:drawing>
      </w:r>
    </w:p>
    <w:p>
      <w:pPr>
        <w:numPr>
          <w:ilvl w:val="1"/>
          <w:numId w:val="171"/>
        </w:numPr>
        <w:spacing w:after="15"/>
        <w:rPr>
          <w:rFonts w:ascii="Calibri" w:hAnsi="Calibri"/>
        </w:rPr>
      </w:pPr>
      <w:r>
        <w:rPr>
          <w:rFonts w:hint="eastAsia" w:ascii="Calibri" w:hAnsi="Calibri"/>
        </w:rPr>
        <w:t>手机A</w:t>
      </w:r>
      <w:r>
        <w:rPr>
          <w:rFonts w:ascii="Calibri" w:hAnsi="Calibri"/>
        </w:rPr>
        <w:t>PP</w:t>
      </w:r>
      <w:r>
        <w:rPr>
          <w:rFonts w:hint="eastAsia" w:ascii="Calibri" w:hAnsi="Calibri"/>
        </w:rPr>
        <w:t>将用户选择频道信息以D</w:t>
      </w:r>
      <w:r>
        <w:rPr>
          <w:rFonts w:ascii="Calibri" w:hAnsi="Calibri"/>
        </w:rPr>
        <w:t>LNA</w:t>
      </w:r>
      <w:r>
        <w:rPr>
          <w:rFonts w:hint="eastAsia" w:ascii="Calibri" w:hAnsi="Calibri"/>
        </w:rPr>
        <w:t>格式发送到D</w:t>
      </w:r>
      <w:r>
        <w:rPr>
          <w:rFonts w:ascii="Calibri" w:hAnsi="Calibri"/>
        </w:rPr>
        <w:t>MR</w:t>
      </w:r>
      <w:r>
        <w:rPr>
          <w:rFonts w:hint="eastAsia" w:ascii="Calibri" w:hAnsi="Calibri"/>
        </w:rPr>
        <w:t>（DLNA电视）</w:t>
      </w:r>
    </w:p>
    <w:p>
      <w:pPr>
        <w:numPr>
          <w:ilvl w:val="1"/>
          <w:numId w:val="171"/>
        </w:numPr>
        <w:spacing w:after="15"/>
        <w:rPr>
          <w:rFonts w:ascii="Calibri" w:hAnsi="Calibri"/>
        </w:rPr>
      </w:pPr>
      <w:r>
        <w:rPr>
          <w:rFonts w:ascii="Calibri" w:hAnsi="Calibri"/>
        </w:rPr>
        <w:t>DMR</w:t>
      </w:r>
      <w:r>
        <w:rPr>
          <w:rFonts w:hint="eastAsia" w:ascii="Calibri" w:hAnsi="Calibri"/>
        </w:rPr>
        <w:t>向</w:t>
      </w:r>
      <w:r>
        <w:rPr>
          <w:rFonts w:ascii="Calibri" w:hAnsi="Calibri"/>
        </w:rPr>
        <w:t>DMS(</w:t>
      </w:r>
      <w:r>
        <w:rPr>
          <w:rFonts w:hint="eastAsia" w:ascii="Calibri" w:hAnsi="Calibri"/>
        </w:rPr>
        <w:t>网关</w:t>
      </w:r>
      <w:r>
        <w:rPr>
          <w:rFonts w:ascii="Calibri" w:hAnsi="Calibri"/>
        </w:rPr>
        <w:t>)</w:t>
      </w:r>
      <w:r>
        <w:rPr>
          <w:rFonts w:hint="eastAsia" w:ascii="Calibri" w:hAnsi="Calibri"/>
        </w:rPr>
        <w:t>请求媒体流</w:t>
      </w:r>
    </w:p>
    <w:p>
      <w:pPr>
        <w:numPr>
          <w:ilvl w:val="1"/>
          <w:numId w:val="171"/>
        </w:numPr>
        <w:spacing w:after="15"/>
        <w:rPr>
          <w:rFonts w:ascii="Calibri" w:hAnsi="Calibri"/>
        </w:rPr>
      </w:pPr>
      <w:r>
        <w:rPr>
          <w:rFonts w:hint="eastAsia" w:ascii="Calibri" w:hAnsi="Calibri"/>
        </w:rPr>
        <w:t>D</w:t>
      </w:r>
      <w:r>
        <w:rPr>
          <w:rFonts w:ascii="Calibri" w:hAnsi="Calibri"/>
        </w:rPr>
        <w:t>MS</w:t>
      </w:r>
      <w:r>
        <w:rPr>
          <w:rFonts w:hint="eastAsia" w:ascii="Calibri" w:hAnsi="Calibri"/>
        </w:rPr>
        <w:t>发送Jion报文到对应组播组，同时将组播媒体流转为单播媒体流，推送到</w:t>
      </w:r>
      <w:r>
        <w:rPr>
          <w:rFonts w:ascii="Calibri" w:hAnsi="Calibri"/>
        </w:rPr>
        <w:t>DMR</w:t>
      </w:r>
    </w:p>
    <w:p>
      <w:pPr>
        <w:numPr>
          <w:ilvl w:val="0"/>
          <w:numId w:val="170"/>
        </w:numPr>
        <w:spacing w:after="15"/>
        <w:rPr>
          <w:rFonts w:ascii="宋体" w:hAnsi="宋体"/>
          <w:szCs w:val="21"/>
        </w:rPr>
      </w:pPr>
      <w:r>
        <w:rPr>
          <w:rFonts w:hint="eastAsia" w:ascii="宋体" w:hAnsi="宋体"/>
          <w:szCs w:val="21"/>
        </w:rPr>
        <w:t>DLNA</w:t>
      </w:r>
      <w:r>
        <w:rPr>
          <w:rFonts w:ascii="宋体" w:hAnsi="宋体"/>
          <w:szCs w:val="21"/>
        </w:rPr>
        <w:t xml:space="preserve"> </w:t>
      </w:r>
      <w:r>
        <w:rPr>
          <w:rFonts w:hint="eastAsia" w:ascii="宋体" w:hAnsi="宋体"/>
          <w:szCs w:val="21"/>
        </w:rPr>
        <w:t>控制命令（DMC投屏：DMC-&gt;DMR）中媒体地址的设置规则：</w:t>
      </w:r>
    </w:p>
    <w:p>
      <w:pPr>
        <w:numPr>
          <w:ilvl w:val="1"/>
          <w:numId w:val="171"/>
        </w:numPr>
        <w:spacing w:after="15"/>
        <w:rPr>
          <w:rFonts w:ascii="宋体" w:hAnsi="宋体"/>
          <w:szCs w:val="21"/>
        </w:rPr>
      </w:pPr>
      <w:r>
        <w:rPr>
          <w:rFonts w:hint="eastAsia" w:ascii="宋体" w:hAnsi="宋体"/>
          <w:szCs w:val="21"/>
        </w:rPr>
        <w:t>组播投屏命令：</w:t>
      </w:r>
    </w:p>
    <w:p>
      <w:pPr>
        <w:spacing w:after="15"/>
        <w:ind w:firstLine="420" w:firstLineChars="200"/>
        <w:rPr>
          <w:rFonts w:ascii="Calibri" w:hAnsi="Calibri"/>
        </w:rPr>
      </w:pPr>
      <w:r>
        <w:rPr>
          <w:rFonts w:ascii="宋体" w:hAnsi="宋体"/>
          <w:szCs w:val="21"/>
        </w:rPr>
        <w:t>http://192.168.1.1:9090/IGMP:224.1.1.2:2024/urn:schemas-upnp-org:service:AVTransport_control</w:t>
      </w:r>
    </w:p>
    <w:p>
      <w:pPr>
        <w:spacing w:after="15"/>
      </w:pPr>
    </w:p>
    <w:p>
      <w:pPr>
        <w:pStyle w:val="161"/>
        <w:spacing w:before="312" w:after="312"/>
      </w:pPr>
      <w:r>
        <w:rPr>
          <w:rFonts w:hint="eastAsia"/>
        </w:rPr>
        <w:t>智能网关IPTV手机客户端功能要求</w:t>
      </w:r>
    </w:p>
    <w:p>
      <w:pPr>
        <w:numPr>
          <w:ilvl w:val="0"/>
          <w:numId w:val="172"/>
        </w:numPr>
        <w:spacing w:after="15"/>
        <w:rPr>
          <w:rFonts w:ascii="Calibri" w:hAnsi="Calibri"/>
        </w:rPr>
      </w:pPr>
      <w:r>
        <w:rPr>
          <w:rFonts w:hint="eastAsia" w:ascii="Calibri" w:hAnsi="Calibri"/>
        </w:rPr>
        <w:t>支持DLN</w:t>
      </w:r>
      <w:r>
        <w:rPr>
          <w:rFonts w:ascii="Calibri" w:hAnsi="Calibri"/>
        </w:rPr>
        <w:t>A</w:t>
      </w:r>
      <w:r>
        <w:rPr>
          <w:rFonts w:hint="eastAsia" w:ascii="Calibri" w:hAnsi="Calibri"/>
        </w:rPr>
        <w:t>的DMC功能，</w:t>
      </w:r>
      <w:r>
        <w:rPr>
          <w:rFonts w:ascii="Calibri" w:hAnsi="Calibri"/>
        </w:rPr>
        <w:t>发现</w:t>
      </w:r>
      <w:r>
        <w:rPr>
          <w:rFonts w:hint="eastAsia" w:ascii="Calibri" w:hAnsi="Calibri"/>
        </w:rPr>
        <w:t>家庭网络的DMR。</w:t>
      </w:r>
    </w:p>
    <w:p>
      <w:pPr>
        <w:numPr>
          <w:ilvl w:val="0"/>
          <w:numId w:val="172"/>
        </w:numPr>
        <w:spacing w:after="15"/>
        <w:rPr>
          <w:rFonts w:ascii="Calibri" w:hAnsi="Calibri"/>
        </w:rPr>
      </w:pPr>
      <w:r>
        <w:rPr>
          <w:rFonts w:hint="eastAsia" w:ascii="Calibri" w:hAnsi="Calibri"/>
        </w:rPr>
        <w:t>支持IPTV开机认证关联流程，详见电信《IPTV 业务系统终端与业务运营平台接口技术要求</w:t>
      </w:r>
      <w:r>
        <w:rPr>
          <w:rFonts w:ascii="Calibri" w:hAnsi="Calibri"/>
        </w:rPr>
        <w:t xml:space="preserve">V3.0》6.1.2 </w:t>
      </w:r>
      <w:r>
        <w:rPr>
          <w:rFonts w:hint="eastAsia" w:ascii="Calibri" w:hAnsi="Calibri"/>
        </w:rPr>
        <w:t>终端开机认证关联流程。</w:t>
      </w:r>
    </w:p>
    <w:p>
      <w:pPr>
        <w:numPr>
          <w:ilvl w:val="0"/>
          <w:numId w:val="172"/>
        </w:numPr>
        <w:spacing w:after="15"/>
        <w:rPr>
          <w:rFonts w:ascii="Calibri" w:hAnsi="Calibri"/>
        </w:rPr>
      </w:pPr>
      <w:r>
        <w:rPr>
          <w:rFonts w:hint="eastAsia" w:ascii="Calibri" w:hAnsi="Calibri"/>
        </w:rPr>
        <w:t>获取IPTV</w:t>
      </w:r>
      <w:r>
        <w:rPr>
          <w:rFonts w:ascii="Calibri" w:hAnsi="Calibri"/>
        </w:rPr>
        <w:t xml:space="preserve"> EPG</w:t>
      </w:r>
      <w:r>
        <w:rPr>
          <w:rFonts w:hint="eastAsia" w:ascii="Calibri" w:hAnsi="Calibri"/>
        </w:rPr>
        <w:t>，</w:t>
      </w:r>
      <w:r>
        <w:rPr>
          <w:rFonts w:ascii="Calibri" w:hAnsi="Calibri"/>
        </w:rPr>
        <w:t>并</w:t>
      </w:r>
      <w:r>
        <w:rPr>
          <w:rFonts w:hint="eastAsia" w:ascii="Calibri" w:hAnsi="Calibri"/>
        </w:rPr>
        <w:t>提取节目内容地址与相关信息。</w:t>
      </w:r>
    </w:p>
    <w:p>
      <w:pPr>
        <w:numPr>
          <w:ilvl w:val="0"/>
          <w:numId w:val="172"/>
        </w:numPr>
        <w:spacing w:after="15"/>
        <w:rPr>
          <w:rFonts w:ascii="Calibri" w:hAnsi="Calibri"/>
        </w:rPr>
      </w:pPr>
      <w:r>
        <w:rPr>
          <w:rFonts w:hint="eastAsia" w:ascii="Calibri" w:hAnsi="Calibri"/>
        </w:rPr>
        <w:t>完成用户操作（支持播放、停止、快进、</w:t>
      </w:r>
      <w:r>
        <w:rPr>
          <w:rFonts w:ascii="Calibri" w:hAnsi="Calibri"/>
        </w:rPr>
        <w:t>快退）</w:t>
      </w:r>
      <w:r>
        <w:rPr>
          <w:rFonts w:hint="eastAsia" w:ascii="Calibri" w:hAnsi="Calibri"/>
        </w:rPr>
        <w:t>。</w:t>
      </w:r>
    </w:p>
    <w:p>
      <w:pPr>
        <w:widowControl/>
        <w:spacing w:before="0" w:afterLines="0"/>
        <w:jc w:val="left"/>
        <w:rPr>
          <w:rFonts w:ascii="Calibri" w:hAnsi="Calibri"/>
          <w:szCs w:val="22"/>
        </w:rPr>
      </w:pPr>
      <w:r>
        <w:br w:type="page"/>
      </w:r>
    </w:p>
    <w:p>
      <w:pPr>
        <w:pStyle w:val="143"/>
        <w:spacing w:afterLines="0"/>
      </w:pPr>
      <w:r>
        <w:rPr>
          <w:highlight w:val="yellow"/>
        </w:rPr>
        <w:br w:type="textWrapping"/>
      </w:r>
      <w:r>
        <w:rPr>
          <w:rFonts w:hint="eastAsia"/>
        </w:rPr>
        <w:t>（资料性附录）</w:t>
      </w:r>
      <w:r>
        <w:br w:type="textWrapping"/>
      </w:r>
      <w:r>
        <w:rPr>
          <w:rFonts w:hint="eastAsia"/>
        </w:rPr>
        <w:t>网关Mesh</w:t>
      </w:r>
      <w:r>
        <w:t xml:space="preserve"> </w:t>
      </w:r>
      <w:r>
        <w:rPr>
          <w:rFonts w:hint="eastAsia"/>
        </w:rPr>
        <w:t>Controller和Agent接口参考设计</w:t>
      </w:r>
    </w:p>
    <w:p>
      <w:pPr>
        <w:pStyle w:val="47"/>
        <w:spacing w:after="15"/>
        <w:rPr>
          <w:rFonts w:hAnsi="宋体"/>
        </w:rPr>
      </w:pPr>
      <w:r>
        <w:rPr>
          <w:rFonts w:hint="eastAsia" w:hAnsi="宋体"/>
        </w:rPr>
        <w:t>智能网关中，Controller和Agent由不同开放者实现，设计中应尽量保证二者之间低耦合，降低相互之间的依赖。</w:t>
      </w:r>
    </w:p>
    <w:p>
      <w:pPr>
        <w:pStyle w:val="161"/>
        <w:spacing w:before="312" w:after="312"/>
      </w:pPr>
      <w:r>
        <w:rPr>
          <w:rFonts w:hint="eastAsia"/>
        </w:rPr>
        <w:t>Controller和Agent的接口设计</w:t>
      </w:r>
    </w:p>
    <w:p>
      <w:pPr>
        <w:spacing w:after="15"/>
        <w:ind w:firstLine="420"/>
      </w:pPr>
      <w:r>
        <w:rPr>
          <w:rFonts w:hint="eastAsia"/>
        </w:rPr>
        <w:t>在内置AP的网关中，MultiAP Controller和MultiAP Agent之间需符合如下架构：</w:t>
      </w:r>
    </w:p>
    <w:p>
      <w:pPr>
        <w:spacing w:after="15"/>
        <w:ind w:left="424" w:leftChars="202"/>
        <w:jc w:val="center"/>
      </w:pPr>
      <w:r>
        <w:drawing>
          <wp:inline distT="0" distB="0" distL="0" distR="0">
            <wp:extent cx="2952750" cy="284797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pic:cNvPicPr>
                  </pic:nvPicPr>
                  <pic:blipFill>
                    <a:blip r:embed="rId36"/>
                    <a:stretch>
                      <a:fillRect/>
                    </a:stretch>
                  </pic:blipFill>
                  <pic:spPr>
                    <a:xfrm>
                      <a:off x="0" y="0"/>
                      <a:ext cx="2952750" cy="2847975"/>
                    </a:xfrm>
                    <a:prstGeom prst="rect">
                      <a:avLst/>
                    </a:prstGeom>
                  </pic:spPr>
                </pic:pic>
              </a:graphicData>
            </a:graphic>
          </wp:inline>
        </w:drawing>
      </w:r>
    </w:p>
    <w:p>
      <w:pPr>
        <w:spacing w:after="15"/>
        <w:ind w:left="210" w:leftChars="100" w:firstLine="210" w:firstLineChars="100"/>
      </w:pPr>
      <w:r>
        <w:rPr>
          <w:rFonts w:hint="eastAsia"/>
        </w:rPr>
        <w:t>创建一对虚接口veth1，veth0；其中veth1挂载到Linux Bridge上，Controller通过绑定RAW套接字绑定到veth0上。</w:t>
      </w:r>
    </w:p>
    <w:p>
      <w:pPr>
        <w:spacing w:after="15"/>
        <w:ind w:left="210" w:leftChars="100" w:firstLine="210" w:firstLineChars="100"/>
      </w:pPr>
      <w:r>
        <w:rPr>
          <w:rFonts w:hint="eastAsia"/>
        </w:rPr>
        <w:t>通过技术手段保证veth0上的MAC在UNI侧具有唯一性。</w:t>
      </w:r>
    </w:p>
    <w:p>
      <w:pPr>
        <w:spacing w:after="15"/>
        <w:ind w:left="210" w:leftChars="100" w:firstLine="210" w:firstLineChars="100"/>
      </w:pPr>
      <w:r>
        <w:rPr>
          <w:rFonts w:hint="eastAsia"/>
        </w:rPr>
        <w:t>MultiAP Controller和MultiAP Agent之间采用标准的WFA MultiAP协议进行通信。</w:t>
      </w:r>
    </w:p>
    <w:p>
      <w:pPr>
        <w:spacing w:after="15"/>
        <w:ind w:left="210" w:leftChars="100" w:firstLine="210" w:firstLineChars="100"/>
      </w:pPr>
      <w:r>
        <w:rPr>
          <w:rFonts w:hint="eastAsia"/>
        </w:rPr>
        <w:t>组网插件（Controller）通过DBUS接口获取网关WiFi配置信息。</w:t>
      </w:r>
    </w:p>
    <w:p>
      <w:pPr>
        <w:spacing w:after="15"/>
      </w:pPr>
    </w:p>
    <w:p>
      <w:pPr>
        <w:pStyle w:val="161"/>
        <w:spacing w:before="312" w:after="312"/>
        <w:rPr>
          <w:b/>
          <w:bCs/>
        </w:rPr>
      </w:pPr>
      <w:r>
        <w:rPr>
          <w:rFonts w:hint="eastAsia"/>
        </w:rPr>
        <w:t>参考</w:t>
      </w:r>
      <w:r>
        <w:rPr>
          <w:rFonts w:hint="eastAsia"/>
          <w:b/>
          <w:bCs/>
        </w:rPr>
        <w:t>调用接口</w:t>
      </w:r>
    </w:p>
    <w:p>
      <w:pPr>
        <w:spacing w:after="15"/>
      </w:pPr>
    </w:p>
    <w:p>
      <w:pPr>
        <w:spacing w:after="15"/>
        <w:ind w:left="420" w:leftChars="200"/>
      </w:pPr>
      <w:r>
        <w:rPr>
          <w:rFonts w:hint="eastAsia"/>
        </w:rPr>
        <w:t>利用如下命令，网关预置创建veth0、veth1接口。</w:t>
      </w:r>
    </w:p>
    <w:p>
      <w:pPr>
        <w:spacing w:after="15"/>
        <w:ind w:left="420" w:leftChars="200"/>
      </w:pPr>
      <w:r>
        <w:rPr>
          <w:rFonts w:hint="eastAsia"/>
        </w:rPr>
        <w:t>dev@debian:~$ sudo ip link add veth1 type veth peer name veth0</w:t>
      </w:r>
    </w:p>
    <w:p>
      <w:pPr>
        <w:spacing w:after="15"/>
        <w:ind w:left="420" w:leftChars="200"/>
      </w:pPr>
      <w:r>
        <w:rPr>
          <w:rFonts w:hint="eastAsia"/>
        </w:rPr>
        <w:t>dev@debian:~$ sudo ip link set veth1 up</w:t>
      </w:r>
    </w:p>
    <w:p>
      <w:pPr>
        <w:spacing w:after="15"/>
        <w:ind w:left="420" w:leftChars="200"/>
      </w:pPr>
      <w:r>
        <w:rPr>
          <w:rFonts w:hint="eastAsia"/>
        </w:rPr>
        <w:t>dev@debian:~$ sudo ip link set veth0 up</w:t>
      </w:r>
    </w:p>
    <w:p>
      <w:pPr>
        <w:spacing w:after="15"/>
      </w:pPr>
    </w:p>
    <w:p>
      <w:pPr>
        <w:pStyle w:val="161"/>
        <w:spacing w:before="312" w:after="312"/>
        <w:rPr>
          <w:b/>
          <w:bCs/>
        </w:rPr>
      </w:pPr>
      <w:r>
        <w:rPr>
          <w:rFonts w:hint="eastAsia"/>
        </w:rPr>
        <w:t>创建</w:t>
      </w:r>
      <w:r>
        <w:rPr>
          <w:rFonts w:hint="eastAsia"/>
          <w:b/>
          <w:bCs/>
        </w:rPr>
        <w:t>RAW Socket</w:t>
      </w:r>
    </w:p>
    <w:p>
      <w:pPr>
        <w:spacing w:after="15"/>
        <w:rPr>
          <w:b/>
          <w:bCs/>
        </w:rPr>
      </w:pPr>
    </w:p>
    <w:p>
      <w:pPr>
        <w:spacing w:after="15"/>
        <w:ind w:left="210" w:leftChars="100" w:firstLine="210" w:firstLineChars="100"/>
      </w:pPr>
      <w:r>
        <w:rPr>
          <w:rFonts w:hint="eastAsia"/>
        </w:rPr>
        <w:t>struct ifreq        ifr;</w:t>
      </w:r>
    </w:p>
    <w:p>
      <w:pPr>
        <w:spacing w:after="15"/>
        <w:ind w:left="210" w:leftChars="100" w:firstLine="210" w:firstLineChars="100"/>
      </w:pPr>
      <w:r>
        <w:rPr>
          <w:rFonts w:hint="eastAsia"/>
        </w:rPr>
        <w:t>struct sockaddr_ll  ll;</w:t>
      </w:r>
    </w:p>
    <w:p>
      <w:pPr>
        <w:spacing w:after="15"/>
        <w:ind w:left="210" w:leftChars="100" w:firstLine="210" w:firstLineChars="100"/>
      </w:pPr>
      <w:r>
        <w:rPr>
          <w:rFonts w:hint="eastAsia"/>
        </w:rPr>
        <w:t>//创建raw套接字</w:t>
      </w:r>
    </w:p>
    <w:p>
      <w:pPr>
        <w:spacing w:after="15"/>
        <w:ind w:left="210" w:leftChars="100" w:firstLine="210" w:firstLineChars="100"/>
      </w:pPr>
      <w:r>
        <w:rPr>
          <w:rFonts w:hint="eastAsia"/>
        </w:rPr>
        <w:t>int fd = socket(PF_PACKET, SOCK_RAW, htons(0x893A));</w:t>
      </w:r>
    </w:p>
    <w:p>
      <w:pPr>
        <w:spacing w:after="15"/>
        <w:ind w:left="210" w:leftChars="100" w:firstLine="210" w:firstLineChars="100"/>
      </w:pPr>
    </w:p>
    <w:p>
      <w:pPr>
        <w:spacing w:after="15"/>
        <w:ind w:left="210" w:leftChars="100" w:firstLine="210" w:firstLineChars="100"/>
      </w:pPr>
      <w:r>
        <w:rPr>
          <w:rFonts w:hint="eastAsia"/>
        </w:rPr>
        <w:t>//ioctl获取veth0接口index</w:t>
      </w:r>
    </w:p>
    <w:p>
      <w:pPr>
        <w:spacing w:after="15"/>
        <w:ind w:left="210" w:leftChars="100" w:firstLine="210" w:firstLineChars="100"/>
      </w:pPr>
      <w:r>
        <w:rPr>
          <w:rFonts w:hint="eastAsia"/>
        </w:rPr>
        <w:t>memset(&amp;ifr, 0, sizeof(ifr));</w:t>
      </w:r>
    </w:p>
    <w:p>
      <w:pPr>
        <w:spacing w:after="15"/>
        <w:ind w:left="210" w:leftChars="100" w:firstLine="210" w:firstLineChars="100"/>
      </w:pPr>
      <w:r>
        <w:rPr>
          <w:rFonts w:hint="eastAsia"/>
        </w:rPr>
        <w:t>strcpy(ifr.ifr_name, "veth0");</w:t>
      </w:r>
    </w:p>
    <w:p>
      <w:pPr>
        <w:spacing w:after="15"/>
        <w:ind w:left="210" w:leftChars="100" w:firstLine="210" w:firstLineChars="100"/>
      </w:pPr>
      <w:r>
        <w:rPr>
          <w:rFonts w:hint="eastAsia"/>
        </w:rPr>
        <w:t>ioctl(fd, SIOCGIFINDEX, &amp;ifr)</w:t>
      </w:r>
    </w:p>
    <w:p>
      <w:pPr>
        <w:spacing w:after="15"/>
        <w:ind w:left="210" w:leftChars="100" w:firstLine="210" w:firstLineChars="100"/>
      </w:pPr>
    </w:p>
    <w:p>
      <w:pPr>
        <w:spacing w:after="15"/>
        <w:ind w:left="210" w:leftChars="100" w:firstLine="210" w:firstLineChars="100"/>
      </w:pPr>
      <w:r>
        <w:rPr>
          <w:rFonts w:hint="eastAsia"/>
        </w:rPr>
        <w:t>//bind将raw套接字fd绑定到veth0上</w:t>
      </w:r>
    </w:p>
    <w:p>
      <w:pPr>
        <w:spacing w:after="15"/>
        <w:ind w:left="210" w:leftChars="100" w:firstLine="210" w:firstLineChars="100"/>
      </w:pPr>
      <w:r>
        <w:rPr>
          <w:rFonts w:hint="eastAsia"/>
        </w:rPr>
        <w:t>memset(&amp;ll, 0, sizeof(ll));</w:t>
      </w:r>
    </w:p>
    <w:p>
      <w:pPr>
        <w:spacing w:after="15"/>
        <w:ind w:left="210" w:leftChars="100" w:firstLine="210" w:firstLineChars="100"/>
      </w:pPr>
      <w:r>
        <w:rPr>
          <w:rFonts w:hint="eastAsia"/>
        </w:rPr>
        <w:t>ll.sll_family = AF_PACKET;</w:t>
      </w:r>
    </w:p>
    <w:p>
      <w:pPr>
        <w:spacing w:after="15"/>
        <w:ind w:left="210" w:leftChars="100" w:firstLine="210" w:firstLineChars="100"/>
      </w:pPr>
      <w:r>
        <w:rPr>
          <w:rFonts w:hint="eastAsia"/>
        </w:rPr>
        <w:t>ll.sll_protocol = htons(0x893A);</w:t>
      </w:r>
    </w:p>
    <w:p>
      <w:pPr>
        <w:spacing w:after="15"/>
        <w:ind w:left="210" w:leftChars="100" w:firstLine="210" w:firstLineChars="100"/>
      </w:pPr>
      <w:r>
        <w:rPr>
          <w:rFonts w:hint="eastAsia"/>
        </w:rPr>
        <w:t>ll.sll_ifindex = ifr.ifr_ifindex;</w:t>
      </w:r>
    </w:p>
    <w:p>
      <w:pPr>
        <w:spacing w:after="15"/>
        <w:ind w:left="634" w:leftChars="302" w:firstLine="2"/>
      </w:pPr>
      <w:r>
        <w:rPr>
          <w:rFonts w:hint="eastAsia"/>
        </w:rPr>
        <w:t>bind(fd, (struct sockaddr *) &amp;ll, sizeof(ll)</w:t>
      </w:r>
    </w:p>
    <w:p>
      <w:pPr>
        <w:spacing w:after="15"/>
        <w:ind w:firstLine="210" w:firstLineChars="100"/>
      </w:pPr>
    </w:p>
    <w:p>
      <w:pPr>
        <w:pStyle w:val="161"/>
        <w:spacing w:before="312" w:after="312"/>
        <w:rPr>
          <w:b/>
          <w:bCs/>
        </w:rPr>
      </w:pPr>
      <w:r>
        <w:rPr>
          <w:rFonts w:hint="eastAsia"/>
        </w:rPr>
        <w:t>获取</w:t>
      </w:r>
      <w:r>
        <w:rPr>
          <w:rFonts w:hint="eastAsia"/>
          <w:b/>
          <w:bCs/>
        </w:rPr>
        <w:t>veth0的MAC地址</w:t>
      </w:r>
    </w:p>
    <w:p>
      <w:pPr>
        <w:spacing w:after="15"/>
        <w:ind w:left="420" w:leftChars="200"/>
      </w:pPr>
      <w:r>
        <w:rPr>
          <w:rFonts w:hint="eastAsia"/>
        </w:rPr>
        <w:t xml:space="preserve">BYTE mac[6] = {0}; </w:t>
      </w:r>
    </w:p>
    <w:p>
      <w:pPr>
        <w:spacing w:after="15"/>
        <w:ind w:left="420" w:leftChars="200"/>
      </w:pPr>
      <w:r>
        <w:rPr>
          <w:rFonts w:hint="eastAsia"/>
        </w:rPr>
        <w:t>struct ifreq  ifReq = {{0}};</w:t>
      </w:r>
    </w:p>
    <w:p>
      <w:pPr>
        <w:spacing w:after="15"/>
        <w:ind w:left="420" w:leftChars="200"/>
      </w:pPr>
    </w:p>
    <w:p>
      <w:pPr>
        <w:spacing w:after="15"/>
        <w:ind w:left="420" w:leftChars="200"/>
      </w:pPr>
      <w:r>
        <w:rPr>
          <w:rFonts w:hint="eastAsia"/>
        </w:rPr>
        <w:t>//ioctl取veth0上的mac地址</w:t>
      </w:r>
    </w:p>
    <w:p>
      <w:pPr>
        <w:spacing w:after="15"/>
        <w:ind w:left="420" w:leftChars="200"/>
      </w:pPr>
      <w:r>
        <w:rPr>
          <w:rFonts w:hint="eastAsia"/>
        </w:rPr>
        <w:t>strncpy(ifReq.ifr_name, “veth0”, sizeof (ifReq.ifr_name) - 1);</w:t>
      </w:r>
    </w:p>
    <w:p>
      <w:pPr>
        <w:spacing w:after="15"/>
        <w:ind w:left="420" w:leftChars="200"/>
      </w:pPr>
      <w:r>
        <w:rPr>
          <w:rFonts w:hint="eastAsia"/>
        </w:rPr>
        <w:t>ioctl(fd, SIOCGIFHWADDR, &amp;ifReq)</w:t>
      </w:r>
    </w:p>
    <w:p>
      <w:pPr>
        <w:spacing w:after="15"/>
        <w:ind w:left="420" w:leftChars="200"/>
      </w:pPr>
      <w:r>
        <w:rPr>
          <w:rFonts w:hint="eastAsia"/>
        </w:rPr>
        <w:t>memcpy(mac, ifReq.ifr_hwaddr.sa_data, 6)</w:t>
      </w:r>
    </w:p>
    <w:p>
      <w:pPr>
        <w:pStyle w:val="345"/>
        <w:tabs>
          <w:tab w:val="left" w:pos="1080"/>
          <w:tab w:val="left" w:pos="1500"/>
        </w:tabs>
        <w:spacing w:after="12"/>
        <w:ind w:left="720" w:firstLine="0" w:firstLineChars="0"/>
        <w:jc w:val="left"/>
      </w:pPr>
    </w:p>
    <w:p>
      <w:pPr>
        <w:pStyle w:val="161"/>
        <w:spacing w:before="312" w:after="312"/>
        <w:ind w:left="420" w:leftChars="200"/>
      </w:pPr>
      <w:r>
        <w:rPr>
          <w:b/>
          <w:bCs/>
          <w:color w:val="0000FF"/>
        </w:rPr>
        <w:t>C</w:t>
      </w:r>
      <w:r>
        <w:rPr>
          <w:b/>
          <w:bCs/>
          <w:color w:val="0000FF"/>
          <w:szCs w:val="22"/>
        </w:rPr>
        <w:t>ontroller DBUS</w:t>
      </w:r>
      <w:r>
        <w:rPr>
          <w:rFonts w:hint="eastAsia"/>
          <w:color w:val="0000FF"/>
          <w:szCs w:val="22"/>
        </w:rPr>
        <w:t>接口</w:t>
      </w:r>
    </w:p>
    <w:p>
      <w:pPr>
        <w:pStyle w:val="162"/>
        <w:spacing w:before="156" w:after="156"/>
        <w:ind w:left="420" w:leftChars="200"/>
      </w:pPr>
      <w:r>
        <w:rPr>
          <w:rFonts w:hint="eastAsia"/>
        </w:rPr>
        <w:t>com.ctc.map1.Management</w:t>
      </w:r>
    </w:p>
    <w:p>
      <w:pPr>
        <w:spacing w:after="15"/>
        <w:ind w:left="420" w:hanging="420" w:hangingChars="199"/>
        <w:rPr>
          <w:b/>
        </w:rPr>
      </w:pPr>
      <w:r>
        <w:rPr>
          <w:rFonts w:hint="eastAsia"/>
          <w:b/>
        </w:rPr>
        <w:t>属性</w:t>
      </w:r>
    </w:p>
    <w:tbl>
      <w:tblPr>
        <w:tblStyle w:val="66"/>
        <w:tblW w:w="9300"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335"/>
        <w:gridCol w:w="1317"/>
        <w:gridCol w:w="3675"/>
        <w:gridCol w:w="1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属性名</w:t>
            </w:r>
          </w:p>
        </w:tc>
        <w:tc>
          <w:tcPr>
            <w:tcW w:w="1335"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类型</w:t>
            </w:r>
          </w:p>
        </w:tc>
        <w:tc>
          <w:tcPr>
            <w:tcW w:w="1317"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权限</w:t>
            </w:r>
          </w:p>
        </w:tc>
        <w:tc>
          <w:tcPr>
            <w:tcW w:w="3675"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备注</w:t>
            </w:r>
          </w:p>
        </w:tc>
        <w:tc>
          <w:tcPr>
            <w:tcW w:w="1275"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Enable</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boolean</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是否开启Multi-AP</w:t>
            </w:r>
            <w:r>
              <w:rPr>
                <w:rFonts w:ascii="Calibri" w:hAnsi="Calibri"/>
                <w:sz w:val="18"/>
                <w:szCs w:val="18"/>
              </w:rPr>
              <w:t xml:space="preserve"> Controller自动配置功能，</w:t>
            </w:r>
            <w:r>
              <w:rPr>
                <w:rFonts w:hint="eastAsia" w:ascii="Calibri" w:hAnsi="Calibri"/>
                <w:sz w:val="18"/>
                <w:szCs w:val="18"/>
              </w:rPr>
              <w:t>true开启，false禁用，不处理CMDU包</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ssid</w:t>
            </w:r>
            <w:r>
              <w:rPr>
                <w:rFonts w:hint="eastAsia" w:ascii="Calibri" w:hAnsi="Calibri"/>
                <w:sz w:val="18"/>
                <w:szCs w:val="18"/>
              </w:rPr>
              <w:t>2G</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STRING(32)</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Controller配置Agent 2.4G WiFi的SSID</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authMode2</w:t>
            </w:r>
            <w:r>
              <w:rPr>
                <w:rFonts w:ascii="Calibri" w:hAnsi="Calibri"/>
                <w:sz w:val="18"/>
                <w:szCs w:val="18"/>
              </w:rPr>
              <w:t>G</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STRING(16)</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配置Agent</w:t>
            </w:r>
            <w:r>
              <w:rPr>
                <w:rFonts w:ascii="Calibri" w:hAnsi="Calibri"/>
                <w:sz w:val="18"/>
                <w:szCs w:val="18"/>
              </w:rPr>
              <w:t xml:space="preserve"> 2.4G认证模式，仅支持wpa2psk和open两种</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key</w:t>
            </w:r>
            <w:r>
              <w:rPr>
                <w:rFonts w:hint="eastAsia" w:ascii="Calibri" w:hAnsi="Calibri"/>
                <w:sz w:val="18"/>
                <w:szCs w:val="18"/>
              </w:rPr>
              <w:t>2</w:t>
            </w:r>
            <w:r>
              <w:rPr>
                <w:rFonts w:ascii="Calibri" w:hAnsi="Calibri"/>
                <w:sz w:val="18"/>
                <w:szCs w:val="18"/>
              </w:rPr>
              <w:t>G</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STRING(32)</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配置2.4G密码，ascii码!与</w:t>
            </w:r>
            <w:r>
              <w:rPr>
                <w:rFonts w:ascii="Calibri" w:hAnsi="Calibri"/>
                <w:sz w:val="18"/>
                <w:szCs w:val="18"/>
              </w:rPr>
              <w:t>~</w:t>
            </w:r>
            <w:r>
              <w:rPr>
                <w:rFonts w:hint="eastAsia" w:ascii="Calibri" w:hAnsi="Calibri"/>
                <w:sz w:val="18"/>
                <w:szCs w:val="18"/>
              </w:rPr>
              <w:t>之间字符</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w:t>
            </w:r>
            <w:r>
              <w:rPr>
                <w:rFonts w:hint="eastAsia" w:ascii="Calibri" w:hAnsi="Calibri"/>
                <w:sz w:val="18"/>
                <w:szCs w:val="18"/>
              </w:rPr>
              <w:t>ackhaul2</w:t>
            </w:r>
            <w:r>
              <w:rPr>
                <w:rFonts w:ascii="Calibri" w:hAnsi="Calibri"/>
                <w:sz w:val="18"/>
                <w:szCs w:val="18"/>
              </w:rPr>
              <w:t>G</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boolean</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true</w:t>
            </w:r>
            <w:r>
              <w:rPr>
                <w:rFonts w:ascii="Calibri" w:hAnsi="Calibri"/>
                <w:sz w:val="18"/>
                <w:szCs w:val="18"/>
              </w:rPr>
              <w:t>表示既</w:t>
            </w:r>
            <w:r>
              <w:rPr>
                <w:rFonts w:hint="eastAsia" w:ascii="Calibri" w:hAnsi="Calibri"/>
                <w:sz w:val="18"/>
                <w:szCs w:val="18"/>
              </w:rPr>
              <w:t>支持</w:t>
            </w:r>
            <w:r>
              <w:rPr>
                <w:rFonts w:ascii="Calibri" w:hAnsi="Calibri"/>
                <w:sz w:val="18"/>
                <w:szCs w:val="18"/>
              </w:rPr>
              <w:t>backhaul又支持fronthaul，false表示仅支持fronthaul</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backhaulOnly2</w:t>
            </w:r>
            <w:r>
              <w:rPr>
                <w:rFonts w:ascii="Calibri" w:hAnsi="Calibri"/>
                <w:sz w:val="18"/>
                <w:szCs w:val="18"/>
              </w:rPr>
              <w:t>G</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boolean</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w:t>
            </w:r>
          </w:p>
          <w:p>
            <w:pPr>
              <w:spacing w:after="15"/>
              <w:rPr>
                <w:rFonts w:ascii="Calibri" w:hAnsi="Calibri"/>
                <w:sz w:val="18"/>
                <w:szCs w:val="18"/>
              </w:rPr>
            </w:pPr>
            <w:r>
              <w:rPr>
                <w:rFonts w:ascii="Calibri" w:hAnsi="Calibri"/>
                <w:sz w:val="18"/>
                <w:szCs w:val="18"/>
              </w:rPr>
              <w: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true表示仅支持backhaul（不管</w:t>
            </w:r>
            <w:r>
              <w:rPr>
                <w:rFonts w:hint="eastAsia" w:ascii="Calibri" w:hAnsi="Calibri"/>
                <w:sz w:val="18"/>
                <w:szCs w:val="18"/>
              </w:rPr>
              <w:t>backhaul</w:t>
            </w:r>
            <w:r>
              <w:rPr>
                <w:rFonts w:ascii="Calibri" w:hAnsi="Calibri"/>
                <w:sz w:val="18"/>
                <w:szCs w:val="18"/>
              </w:rPr>
              <w:t>2G</w:t>
            </w:r>
            <w:r>
              <w:rPr>
                <w:rFonts w:hint="eastAsia" w:ascii="Calibri" w:hAnsi="Calibri"/>
                <w:sz w:val="18"/>
                <w:szCs w:val="18"/>
              </w:rPr>
              <w:t>值是</w:t>
            </w:r>
            <w:r>
              <w:rPr>
                <w:rFonts w:ascii="Calibri" w:hAnsi="Calibri"/>
                <w:sz w:val="18"/>
                <w:szCs w:val="18"/>
              </w:rPr>
              <w:t>false</w:t>
            </w:r>
            <w:r>
              <w:rPr>
                <w:rFonts w:hint="eastAsia" w:ascii="Calibri" w:hAnsi="Calibri"/>
                <w:sz w:val="18"/>
                <w:szCs w:val="18"/>
              </w:rPr>
              <w:t>还是</w:t>
            </w:r>
            <w:r>
              <w:rPr>
                <w:rFonts w:ascii="Calibri" w:hAnsi="Calibri"/>
                <w:sz w:val="18"/>
                <w:szCs w:val="18"/>
              </w:rPr>
              <w:t>true），如果是false再根据</w:t>
            </w:r>
            <w:r>
              <w:rPr>
                <w:rFonts w:hint="eastAsia" w:ascii="Calibri" w:hAnsi="Calibri"/>
                <w:sz w:val="18"/>
                <w:szCs w:val="18"/>
              </w:rPr>
              <w:t>backhaul</w:t>
            </w:r>
            <w:r>
              <w:rPr>
                <w:rFonts w:ascii="Calibri" w:hAnsi="Calibri"/>
                <w:sz w:val="18"/>
                <w:szCs w:val="18"/>
              </w:rPr>
              <w:t>2G的值判断</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tearDown2G</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boolean</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pPr>
            <w:r>
              <w:rPr>
                <w:rFonts w:hint="eastAsia"/>
              </w:rPr>
              <w:t>true表示改Radio即2.4G设置的ssid不能连接任何client，不发送beacon帧，类似禁用，agent忽略ssid、key等配置内容</w:t>
            </w:r>
          </w:p>
          <w:p>
            <w:pPr>
              <w:spacing w:after="15"/>
            </w:pPr>
            <w:r>
              <w:rPr>
                <w:rFonts w:hint="eastAsia"/>
              </w:rPr>
              <w:t>false为默认值，controller正常配置agent</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s</w:t>
            </w:r>
            <w:r>
              <w:rPr>
                <w:rFonts w:ascii="Calibri" w:hAnsi="Calibri"/>
                <w:sz w:val="18"/>
                <w:szCs w:val="18"/>
              </w:rPr>
              <w:t>sid5</w:t>
            </w:r>
            <w:r>
              <w:rPr>
                <w:rFonts w:hint="eastAsia" w:ascii="Calibri" w:hAnsi="Calibri"/>
                <w:sz w:val="18"/>
                <w:szCs w:val="18"/>
              </w:rPr>
              <w:t>G</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STRING(32)</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Controller配置Agent 5G WiFi的SSID</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authMode5</w:t>
            </w:r>
            <w:r>
              <w:rPr>
                <w:rFonts w:ascii="Calibri" w:hAnsi="Calibri"/>
                <w:sz w:val="18"/>
                <w:szCs w:val="18"/>
              </w:rPr>
              <w:t>G</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STRING(16)</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配置Agent</w:t>
            </w:r>
            <w:r>
              <w:rPr>
                <w:rFonts w:ascii="Calibri" w:hAnsi="Calibri"/>
                <w:sz w:val="18"/>
                <w:szCs w:val="18"/>
              </w:rPr>
              <w:t xml:space="preserve"> 5G认证模式，仅支持wpa2psk和open两种</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key</w:t>
            </w:r>
            <w:r>
              <w:rPr>
                <w:rFonts w:hint="eastAsia" w:ascii="Calibri" w:hAnsi="Calibri"/>
                <w:sz w:val="18"/>
                <w:szCs w:val="18"/>
              </w:rPr>
              <w:t>5</w:t>
            </w:r>
            <w:r>
              <w:rPr>
                <w:rFonts w:ascii="Calibri" w:hAnsi="Calibri"/>
                <w:sz w:val="18"/>
                <w:szCs w:val="18"/>
              </w:rPr>
              <w:t>G</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STRING(32)</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配置</w:t>
            </w:r>
            <w:r>
              <w:rPr>
                <w:rFonts w:ascii="Calibri" w:hAnsi="Calibri"/>
                <w:sz w:val="18"/>
                <w:szCs w:val="18"/>
              </w:rPr>
              <w:t>5</w:t>
            </w:r>
            <w:r>
              <w:rPr>
                <w:rFonts w:hint="eastAsia" w:ascii="Calibri" w:hAnsi="Calibri"/>
                <w:sz w:val="18"/>
                <w:szCs w:val="18"/>
              </w:rPr>
              <w:t>G密码</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backhaul</w:t>
            </w:r>
            <w:r>
              <w:rPr>
                <w:rFonts w:hint="eastAsia" w:ascii="Calibri" w:hAnsi="Calibri"/>
                <w:sz w:val="18"/>
                <w:szCs w:val="18"/>
              </w:rPr>
              <w:t>5</w:t>
            </w:r>
            <w:r>
              <w:rPr>
                <w:rFonts w:ascii="Calibri" w:hAnsi="Calibri"/>
                <w:sz w:val="18"/>
                <w:szCs w:val="18"/>
              </w:rPr>
              <w:t>G</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boolean</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true表示既</w:t>
            </w:r>
            <w:r>
              <w:rPr>
                <w:rFonts w:hint="eastAsia" w:ascii="Calibri" w:hAnsi="Calibri"/>
                <w:sz w:val="18"/>
                <w:szCs w:val="18"/>
              </w:rPr>
              <w:t>支持</w:t>
            </w:r>
            <w:r>
              <w:rPr>
                <w:rFonts w:ascii="Calibri" w:hAnsi="Calibri"/>
                <w:sz w:val="18"/>
                <w:szCs w:val="18"/>
              </w:rPr>
              <w:t>backhaul又支持fronthaul，false表示仅支持fronthaul</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backhaulOnly5</w:t>
            </w:r>
            <w:r>
              <w:rPr>
                <w:rFonts w:ascii="Calibri" w:hAnsi="Calibri"/>
                <w:sz w:val="18"/>
                <w:szCs w:val="18"/>
              </w:rPr>
              <w:t>G</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boolean</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true表示仅支持backhaul（不管</w:t>
            </w:r>
            <w:r>
              <w:rPr>
                <w:rFonts w:hint="eastAsia" w:ascii="Calibri" w:hAnsi="Calibri"/>
                <w:sz w:val="18"/>
                <w:szCs w:val="18"/>
              </w:rPr>
              <w:t>backhaul</w:t>
            </w:r>
            <w:r>
              <w:rPr>
                <w:rFonts w:ascii="Calibri" w:hAnsi="Calibri"/>
                <w:sz w:val="18"/>
                <w:szCs w:val="18"/>
              </w:rPr>
              <w:t>5G</w:t>
            </w:r>
            <w:r>
              <w:rPr>
                <w:rFonts w:hint="eastAsia" w:ascii="Calibri" w:hAnsi="Calibri"/>
                <w:sz w:val="18"/>
                <w:szCs w:val="18"/>
              </w:rPr>
              <w:t>值是</w:t>
            </w:r>
            <w:r>
              <w:rPr>
                <w:rFonts w:ascii="Calibri" w:hAnsi="Calibri"/>
                <w:sz w:val="18"/>
                <w:szCs w:val="18"/>
              </w:rPr>
              <w:t>false</w:t>
            </w:r>
            <w:r>
              <w:rPr>
                <w:rFonts w:hint="eastAsia" w:ascii="Calibri" w:hAnsi="Calibri"/>
                <w:sz w:val="18"/>
                <w:szCs w:val="18"/>
              </w:rPr>
              <w:t>还是</w:t>
            </w:r>
            <w:r>
              <w:rPr>
                <w:rFonts w:ascii="Calibri" w:hAnsi="Calibri"/>
                <w:sz w:val="18"/>
                <w:szCs w:val="18"/>
              </w:rPr>
              <w:t>true），如果是false再根据</w:t>
            </w:r>
            <w:r>
              <w:rPr>
                <w:rFonts w:hint="eastAsia" w:ascii="Calibri" w:hAnsi="Calibri"/>
                <w:sz w:val="18"/>
                <w:szCs w:val="18"/>
              </w:rPr>
              <w:t>backhaul</w:t>
            </w:r>
            <w:r>
              <w:rPr>
                <w:rFonts w:ascii="Calibri" w:hAnsi="Calibri"/>
                <w:sz w:val="18"/>
                <w:szCs w:val="18"/>
              </w:rPr>
              <w:t>5G的值判断</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tearDown5G</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boolean</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true表示改Radio即5G设置的ssid不能连接任何client，不发送beacon帧，类似禁用，agent忽略ssid、key等配置内容</w:t>
            </w:r>
          </w:p>
          <w:p>
            <w:pPr>
              <w:spacing w:after="15"/>
              <w:rPr>
                <w:rFonts w:ascii="Calibri" w:hAnsi="Calibri"/>
                <w:sz w:val="18"/>
                <w:szCs w:val="18"/>
              </w:rPr>
            </w:pPr>
            <w:r>
              <w:rPr>
                <w:rFonts w:hint="eastAsia" w:ascii="Calibri" w:hAnsi="Calibri"/>
                <w:sz w:val="18"/>
                <w:szCs w:val="18"/>
              </w:rPr>
              <w:t>false为默认值，controller正常配置agent</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eastAsiaTheme="minorEastAsia"/>
                <w:sz w:val="18"/>
                <w:szCs w:val="18"/>
              </w:rPr>
            </w:pPr>
            <w:r>
              <w:rPr>
                <w:rFonts w:hint="eastAsia" w:ascii="Calibri" w:hAnsi="Calibri"/>
                <w:sz w:val="18"/>
                <w:szCs w:val="18"/>
              </w:rPr>
              <w:t>enablebh</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BYTE</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eastAsiaTheme="minorEastAsia"/>
                <w:sz w:val="18"/>
                <w:szCs w:val="18"/>
              </w:rPr>
            </w:pPr>
            <w:r>
              <w:rPr>
                <w:rFonts w:hint="eastAsia"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0表示M2中不下发backhaul配置，1表示2.4G和5G均下发backhaul配置，2表示仅下发2.4G backhaul配置，3表示仅下发5G backhaul配置，如果controller收到的M1中</w:t>
            </w:r>
            <w:r>
              <w:rPr>
                <w:rFonts w:ascii="Calibri" w:hAnsi="Calibri"/>
                <w:sz w:val="18"/>
                <w:szCs w:val="18"/>
              </w:rPr>
              <w:t>”</w:t>
            </w:r>
            <w:r>
              <w:rPr>
                <w:rFonts w:hint="eastAsia" w:ascii="Calibri" w:hAnsi="Calibri"/>
                <w:sz w:val="18"/>
                <w:szCs w:val="18"/>
              </w:rPr>
              <w:t>AP radio basic capabilities</w:t>
            </w:r>
            <w:r>
              <w:rPr>
                <w:rFonts w:ascii="Calibri" w:hAnsi="Calibri"/>
                <w:sz w:val="18"/>
                <w:szCs w:val="18"/>
              </w:rPr>
              <w:t>”</w:t>
            </w:r>
            <w:r>
              <w:rPr>
                <w:rFonts w:hint="eastAsia" w:ascii="Calibri" w:hAnsi="Calibri"/>
                <w:sz w:val="18"/>
                <w:szCs w:val="18"/>
              </w:rPr>
              <w:t xml:space="preserve"> TLV中</w:t>
            </w:r>
            <w:r>
              <w:rPr>
                <w:rFonts w:ascii="Calibri" w:hAnsi="Calibri"/>
                <w:sz w:val="18"/>
                <w:szCs w:val="18"/>
              </w:rPr>
              <w:t>”</w:t>
            </w:r>
            <w:r>
              <w:rPr>
                <w:rFonts w:hint="eastAsia" w:ascii="Calibri" w:hAnsi="Calibri"/>
                <w:sz w:val="18"/>
                <w:szCs w:val="18"/>
              </w:rPr>
              <w:t>Maximum BSS Support</w:t>
            </w:r>
            <w:r>
              <w:rPr>
                <w:rFonts w:ascii="Calibri" w:hAnsi="Calibri"/>
                <w:sz w:val="18"/>
                <w:szCs w:val="18"/>
              </w:rPr>
              <w:t>”</w:t>
            </w:r>
            <w:r>
              <w:rPr>
                <w:rFonts w:hint="eastAsia" w:ascii="Calibri" w:hAnsi="Calibri"/>
                <w:sz w:val="18"/>
                <w:szCs w:val="18"/>
              </w:rPr>
              <w:t>值为1，则根据协议不管该值为多少都不下发backhaul配置</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eastAsiaTheme="minorEastAsia"/>
                <w:sz w:val="18"/>
                <w:szCs w:val="18"/>
              </w:rPr>
            </w:pPr>
            <w:r>
              <w:rPr>
                <w:rFonts w:hint="eastAsia" w:ascii="Calibri" w:hAnsi="Calibri"/>
                <w:sz w:val="18"/>
                <w:szCs w:val="18"/>
              </w:rPr>
              <w:t>ssidbh</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STRING(32)</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eastAsiaTheme="minorEastAsia"/>
              </w:rPr>
            </w:pPr>
            <w:r>
              <w:rPr>
                <w:rFonts w:ascii="Calibri" w:hAnsi="Calibri"/>
                <w:sz w:val="18"/>
                <w:szCs w:val="18"/>
              </w:rPr>
              <w:t>Controller配置Agent</w:t>
            </w:r>
            <w:r>
              <w:rPr>
                <w:rFonts w:hint="eastAsia" w:ascii="Calibri" w:hAnsi="Calibri"/>
                <w:sz w:val="18"/>
                <w:szCs w:val="18"/>
              </w:rPr>
              <w:t xml:space="preserve"> Backhaul BSS</w:t>
            </w:r>
            <w:r>
              <w:rPr>
                <w:rFonts w:ascii="Calibri" w:hAnsi="Calibri"/>
                <w:sz w:val="18"/>
                <w:szCs w:val="18"/>
              </w:rPr>
              <w:t>的SSID</w:t>
            </w:r>
            <w:r>
              <w:rPr>
                <w:rFonts w:hint="eastAsia" w:ascii="Calibri" w:hAnsi="Calibri"/>
                <w:sz w:val="18"/>
                <w:szCs w:val="18"/>
              </w:rPr>
              <w:t>，默认值为随机生成的16个字符，字符范围0~9a~zA~Z</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keybh</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STRING(32)</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eastAsiaTheme="minorEastAsia"/>
              </w:rPr>
            </w:pPr>
            <w:r>
              <w:rPr>
                <w:rFonts w:ascii="Calibri" w:hAnsi="Calibri"/>
                <w:sz w:val="18"/>
                <w:szCs w:val="18"/>
              </w:rPr>
              <w:t>Controller配置Agent</w:t>
            </w:r>
            <w:r>
              <w:rPr>
                <w:rFonts w:hint="eastAsia" w:ascii="Calibri" w:hAnsi="Calibri"/>
                <w:sz w:val="18"/>
                <w:szCs w:val="18"/>
              </w:rPr>
              <w:t xml:space="preserve"> Backhaul BSS</w:t>
            </w:r>
            <w:r>
              <w:rPr>
                <w:rFonts w:ascii="Calibri" w:hAnsi="Calibri"/>
                <w:sz w:val="18"/>
                <w:szCs w:val="18"/>
              </w:rPr>
              <w:t>的</w:t>
            </w:r>
            <w:r>
              <w:rPr>
                <w:rFonts w:hint="eastAsia" w:ascii="Calibri" w:hAnsi="Calibri"/>
                <w:sz w:val="18"/>
                <w:szCs w:val="18"/>
              </w:rPr>
              <w:t>密码，默认密码为8个随机字符，字符范围0~9a~zA~Z</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eastAsiaTheme="minorEastAsia"/>
                <w:sz w:val="18"/>
                <w:szCs w:val="18"/>
              </w:rPr>
            </w:pPr>
            <w:r>
              <w:rPr>
                <w:rFonts w:hint="eastAsia" w:ascii="Calibri" w:hAnsi="Calibri"/>
                <w:sz w:val="18"/>
                <w:szCs w:val="18"/>
              </w:rPr>
              <w:t>authModebh</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STRING(16)</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eastAsiaTheme="minorEastAsia"/>
              </w:rPr>
            </w:pPr>
            <w:r>
              <w:rPr>
                <w:rFonts w:hint="eastAsia" w:ascii="Calibri" w:hAnsi="Calibri"/>
                <w:sz w:val="18"/>
                <w:szCs w:val="18"/>
              </w:rPr>
              <w:t>配置Agent</w:t>
            </w:r>
            <w:r>
              <w:rPr>
                <w:rFonts w:ascii="Calibri" w:hAnsi="Calibri"/>
                <w:sz w:val="18"/>
                <w:szCs w:val="18"/>
              </w:rPr>
              <w:t xml:space="preserve"> </w:t>
            </w:r>
            <w:r>
              <w:rPr>
                <w:rFonts w:hint="eastAsia" w:ascii="Calibri" w:hAnsi="Calibri"/>
                <w:sz w:val="18"/>
                <w:szCs w:val="18"/>
              </w:rPr>
              <w:t>Backhaul ssid</w:t>
            </w:r>
            <w:r>
              <w:rPr>
                <w:rFonts w:ascii="Calibri" w:hAnsi="Calibri"/>
                <w:sz w:val="18"/>
                <w:szCs w:val="18"/>
              </w:rPr>
              <w:t>认证模式，仅支持wpa2psk和open两种</w:t>
            </w:r>
            <w:r>
              <w:rPr>
                <w:rFonts w:hint="eastAsia" w:ascii="Calibri" w:hAnsi="Calibri"/>
                <w:sz w:val="18"/>
                <w:szCs w:val="18"/>
              </w:rPr>
              <w:t>，默认为wpa2psk</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Borders>
              <w:top w:val="single" w:color="auto" w:sz="4" w:space="0"/>
              <w:left w:val="single" w:color="auto" w:sz="4" w:space="0"/>
              <w:bottom w:val="single" w:color="auto" w:sz="4" w:space="0"/>
              <w:right w:val="single" w:color="auto" w:sz="4" w:space="0"/>
            </w:tcBorders>
          </w:tcPr>
          <w:p>
            <w:pPr>
              <w:spacing w:after="15"/>
              <w:rPr>
                <w:rFonts w:ascii="Calibri" w:hAnsi="Calibri" w:eastAsiaTheme="minorEastAsia"/>
                <w:sz w:val="18"/>
                <w:szCs w:val="18"/>
              </w:rPr>
            </w:pPr>
            <w:r>
              <w:rPr>
                <w:rFonts w:hint="eastAsia" w:ascii="Calibri" w:hAnsi="Calibri"/>
                <w:sz w:val="18"/>
                <w:szCs w:val="18"/>
              </w:rPr>
              <w:t>tearDownbh</w:t>
            </w:r>
          </w:p>
        </w:tc>
        <w:tc>
          <w:tcPr>
            <w:tcW w:w="133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boolean</w:t>
            </w:r>
          </w:p>
        </w:tc>
        <w:tc>
          <w:tcPr>
            <w:tcW w:w="131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readwrite</w:t>
            </w:r>
          </w:p>
        </w:tc>
        <w:tc>
          <w:tcPr>
            <w:tcW w:w="3675" w:type="dxa"/>
            <w:tcBorders>
              <w:top w:val="single" w:color="auto" w:sz="4" w:space="0"/>
              <w:left w:val="single" w:color="auto" w:sz="4" w:space="0"/>
              <w:bottom w:val="single" w:color="auto" w:sz="4" w:space="0"/>
              <w:right w:val="single" w:color="auto" w:sz="4" w:space="0"/>
            </w:tcBorders>
          </w:tcPr>
          <w:p>
            <w:pPr>
              <w:spacing w:after="15"/>
              <w:rPr>
                <w:rFonts w:ascii="Calibri" w:hAnsi="Calibri" w:eastAsiaTheme="minorEastAsia"/>
                <w:sz w:val="18"/>
                <w:szCs w:val="18"/>
              </w:rPr>
            </w:pPr>
            <w:r>
              <w:rPr>
                <w:rFonts w:hint="eastAsia" w:ascii="Calibri" w:hAnsi="Calibri"/>
                <w:sz w:val="18"/>
                <w:szCs w:val="18"/>
              </w:rPr>
              <w:t>true表示backhaul连接断开</w:t>
            </w:r>
          </w:p>
          <w:p>
            <w:pPr>
              <w:spacing w:after="15"/>
              <w:rPr>
                <w:rFonts w:eastAsiaTheme="minorEastAsia"/>
              </w:rPr>
            </w:pPr>
            <w:r>
              <w:rPr>
                <w:rFonts w:hint="eastAsia" w:ascii="Calibri" w:hAnsi="Calibri"/>
                <w:sz w:val="18"/>
                <w:szCs w:val="18"/>
              </w:rPr>
              <w:t>false为默认值，backhaul连接正常</w:t>
            </w:r>
          </w:p>
        </w:tc>
        <w:tc>
          <w:tcPr>
            <w:tcW w:w="1275"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p>
        </w:tc>
      </w:tr>
    </w:tbl>
    <w:p>
      <w:pPr>
        <w:spacing w:after="15"/>
      </w:pPr>
    </w:p>
    <w:p>
      <w:pPr>
        <w:spacing w:after="15"/>
        <w:ind w:left="420" w:hanging="420" w:hangingChars="199"/>
        <w:rPr>
          <w:b/>
        </w:rPr>
      </w:pPr>
      <w:r>
        <w:rPr>
          <w:rFonts w:hint="eastAsia"/>
          <w:b/>
        </w:rPr>
        <w:t>方法</w:t>
      </w:r>
    </w:p>
    <w:p>
      <w:pPr>
        <w:pStyle w:val="345"/>
        <w:spacing w:after="15"/>
        <w:ind w:left="360" w:firstLine="0" w:firstLineChars="0"/>
      </w:pPr>
    </w:p>
    <w:p>
      <w:pPr>
        <w:pStyle w:val="345"/>
        <w:numPr>
          <w:ilvl w:val="0"/>
          <w:numId w:val="129"/>
        </w:numPr>
        <w:spacing w:after="15"/>
        <w:ind w:firstLineChars="0"/>
      </w:pPr>
      <w:r>
        <w:rPr>
          <w:b/>
        </w:rPr>
        <w:t>ChannelSet</w:t>
      </w:r>
      <w:r>
        <w:t>(IN STRING alMac, IN STRING alModel, IN UINT channel, IN UINT transmitpower, OUT UINT32 result, OUT STRING errdesc);</w:t>
      </w:r>
    </w:p>
    <w:p>
      <w:pPr>
        <w:pStyle w:val="345"/>
        <w:spacing w:after="15"/>
        <w:ind w:left="360" w:firstLine="0" w:firstLineChars="0"/>
      </w:pPr>
      <w:r>
        <w:rPr>
          <w:rFonts w:hint="eastAsia"/>
        </w:rPr>
        <w:t>向指定Agent发送Channel</w:t>
      </w:r>
      <w:r>
        <w:t xml:space="preserve"> Selection Request消息。</w:t>
      </w:r>
      <w:r>
        <w:rPr>
          <w:rFonts w:hint="eastAsia"/>
        </w:rPr>
        <w:fldChar w:fldCharType="begin"/>
      </w:r>
      <w:r>
        <w:instrText xml:space="preserve"> HYPERLINK \l "_[2]</w:instrText>
      </w:r>
      <w:r>
        <w:tab/>
      </w:r>
      <w:r>
        <w:instrText xml:space="preserve">Multi-AP_Specification_v1.0.pdf" </w:instrText>
      </w:r>
      <w:r>
        <w:rPr>
          <w:rFonts w:hint="eastAsia"/>
        </w:rPr>
        <w:fldChar w:fldCharType="separate"/>
      </w:r>
      <w:r>
        <w:rPr>
          <w:rStyle w:val="73"/>
          <w:rFonts w:hint="eastAsia"/>
          <w:color w:val="0000FF"/>
        </w:rPr>
        <w:t>[17.2.13 17.2.15]</w:t>
      </w:r>
      <w:r>
        <w:rPr>
          <w:rStyle w:val="73"/>
          <w:rFonts w:hint="eastAsia"/>
          <w:color w:val="0000FF"/>
        </w:rPr>
        <w:fldChar w:fldCharType="end"/>
      </w:r>
    </w:p>
    <w:p>
      <w:pPr>
        <w:spacing w:after="15"/>
      </w:pPr>
    </w:p>
    <w:p>
      <w:pPr>
        <w:spacing w:after="15"/>
        <w:ind w:left="420" w:leftChars="200"/>
      </w:pPr>
      <w:r>
        <w:rPr>
          <w:rFonts w:hint="eastAsia"/>
        </w:rPr>
        <w:t>输入参数说明如下：</w:t>
      </w:r>
    </w:p>
    <w:p>
      <w:pPr>
        <w:spacing w:after="15"/>
        <w:ind w:left="420" w:leftChars="200"/>
      </w:pPr>
      <w:r>
        <w:rPr>
          <w:rFonts w:hint="eastAsia"/>
        </w:rPr>
        <w:t>alMac: 指定Agent的AL Mac地址，string类型，取值为字符串类型的MAC地址，命令行传参，例如：string:"00:0c:43:28:80:15"</w:t>
      </w:r>
    </w:p>
    <w:p>
      <w:pPr>
        <w:spacing w:after="15"/>
        <w:ind w:left="420" w:leftChars="200"/>
      </w:pPr>
    </w:p>
    <w:p>
      <w:pPr>
        <w:spacing w:after="15"/>
        <w:ind w:left="420" w:leftChars="200"/>
      </w:pPr>
      <w:r>
        <w:t>alModel</w:t>
      </w:r>
      <w:r>
        <w:rPr>
          <w:rFonts w:hint="eastAsia"/>
        </w:rPr>
        <w:t xml:space="preserve">：指定agent上的radio频段，string类型 </w:t>
      </w:r>
      <w:r>
        <w:t>“</w:t>
      </w:r>
      <w:r>
        <w:rPr>
          <w:rFonts w:hint="eastAsia"/>
        </w:rPr>
        <w:t>2.4g</w:t>
      </w:r>
      <w:r>
        <w:t>”</w:t>
      </w:r>
      <w:r>
        <w:rPr>
          <w:rFonts w:hint="eastAsia"/>
        </w:rPr>
        <w:t xml:space="preserve"> 或</w:t>
      </w:r>
      <w:r>
        <w:t>“</w:t>
      </w:r>
      <w:r>
        <w:rPr>
          <w:rFonts w:hint="eastAsia"/>
        </w:rPr>
        <w:t xml:space="preserve"> 5g</w:t>
      </w:r>
      <w:r>
        <w:t>”</w:t>
      </w:r>
      <w:r>
        <w:rPr>
          <w:rFonts w:hint="eastAsia"/>
        </w:rPr>
        <w:t>.</w:t>
      </w:r>
    </w:p>
    <w:p>
      <w:pPr>
        <w:spacing w:after="15"/>
        <w:ind w:left="420" w:leftChars="200"/>
      </w:pPr>
    </w:p>
    <w:p>
      <w:pPr>
        <w:spacing w:after="15"/>
        <w:ind w:left="420" w:leftChars="200"/>
      </w:pPr>
      <w:r>
        <w:rPr>
          <w:rFonts w:hint="eastAsia"/>
        </w:rPr>
        <w:t>channel ：指定agent和radio上期待配置的信道， uint32类型，0：自动配置。&gt;0 期望的信道。其中中国2.4G为1~13，5G为36、40、44、48</w:t>
      </w:r>
      <w:r>
        <w:t>、52、56、60、64、149、153、157、161、165</w:t>
      </w:r>
    </w:p>
    <w:p>
      <w:pPr>
        <w:spacing w:after="15"/>
        <w:ind w:left="420" w:leftChars="200"/>
      </w:pPr>
    </w:p>
    <w:p>
      <w:pPr>
        <w:spacing w:after="15"/>
        <w:ind w:left="420" w:leftChars="200"/>
      </w:pPr>
      <w:r>
        <w:rPr>
          <w:rFonts w:hint="eastAsia"/>
        </w:rPr>
        <w:t>Radiotransmitpower： 指定agent和radio上期待配置的radio发射功率，单位dBm。Uint32类型：期望radiotrasmitpower。1mW=0dBm，小于1mW，则为负数，我国标准是小于50mW，即17dBm，增强模式2.4G到200mW即23dBm，5G到400mW即26dBm，所以该值2.4G最大为23，5G最大为26</w:t>
      </w:r>
    </w:p>
    <w:p>
      <w:pPr>
        <w:spacing w:after="15"/>
        <w:ind w:left="420" w:leftChars="200"/>
      </w:pPr>
    </w:p>
    <w:p>
      <w:pPr>
        <w:spacing w:after="15"/>
        <w:ind w:left="420" w:leftChars="200"/>
      </w:pPr>
      <w:r>
        <w:rPr>
          <w:rFonts w:hint="eastAsia"/>
        </w:rPr>
        <w:t>DBus命令示例：</w:t>
      </w:r>
    </w:p>
    <w:p>
      <w:pPr>
        <w:spacing w:after="15"/>
        <w:ind w:left="420" w:leftChars="200"/>
      </w:pPr>
      <w:r>
        <w:rPr>
          <w:rFonts w:hint="eastAsia"/>
        </w:rPr>
        <w:t xml:space="preserve">dbus-send --system --print-reply --dest=com.upointech.easymesh1 /com/ctc/map1/Managemen com.ctc.map1.Management.ChannelSet </w:t>
      </w:r>
      <w:r>
        <w:rPr>
          <w:rFonts w:hint="eastAsia"/>
        </w:rPr>
        <w:tab/>
      </w:r>
      <w:r>
        <w:rPr>
          <w:rFonts w:hint="eastAsia"/>
        </w:rPr>
        <w:t>string:"00:0c:43:28:80:A3"  string:"2.4g"  uint32:7  uint32:0</w:t>
      </w:r>
    </w:p>
    <w:p>
      <w:pPr>
        <w:spacing w:after="15"/>
      </w:pPr>
    </w:p>
    <w:p>
      <w:pPr>
        <w:pStyle w:val="345"/>
        <w:numPr>
          <w:ilvl w:val="0"/>
          <w:numId w:val="129"/>
        </w:numPr>
        <w:spacing w:after="15"/>
        <w:ind w:firstLineChars="0"/>
      </w:pPr>
      <w:r>
        <w:rPr>
          <w:b/>
        </w:rPr>
        <w:t>ClientSteeringRequest</w:t>
      </w:r>
      <w:r>
        <w:t xml:space="preserve">(IN BYTE requestMode, </w:t>
      </w:r>
      <w:r>
        <w:rPr>
          <w:rFonts w:hint="eastAsia"/>
          <w:bCs/>
        </w:rPr>
        <w:t>IN ARRAY&lt;STRING&gt; STAMacList, IN ARRAY&lt;STRING&gt; TargetBSSIDList</w:t>
      </w:r>
      <w:r>
        <w:rPr>
          <w:bCs/>
        </w:rPr>
        <w:t>,</w:t>
      </w:r>
      <w:r>
        <w:t xml:space="preserve"> OUT UINT32 result, OUT STRING errdesc);</w:t>
      </w:r>
    </w:p>
    <w:p>
      <w:pPr>
        <w:spacing w:after="15"/>
      </w:pPr>
    </w:p>
    <w:p>
      <w:pPr>
        <w:spacing w:after="15"/>
        <w:ind w:left="420" w:leftChars="200"/>
      </w:pPr>
      <w:r>
        <w:rPr>
          <w:rFonts w:hint="eastAsia"/>
        </w:rPr>
        <w:t>DBus命令示例：</w:t>
      </w:r>
    </w:p>
    <w:p>
      <w:pPr>
        <w:spacing w:after="15"/>
        <w:ind w:left="420" w:leftChars="200"/>
      </w:pPr>
      <w:r>
        <w:t>dbus-send --system --print-reply --dest=com.upointech.easymesh1 /com/ctc/map1/Management com.ctc.map1.Management.ClientSteeringRequest byte:1 array:string:"14:5f:94:db:c6:57" array:string:"00:0c:43:26:60:40"</w:t>
      </w:r>
    </w:p>
    <w:p>
      <w:pPr>
        <w:spacing w:after="15"/>
        <w:ind w:left="420" w:leftChars="200"/>
      </w:pPr>
    </w:p>
    <w:p>
      <w:pPr>
        <w:spacing w:after="15"/>
        <w:ind w:left="420" w:leftChars="200"/>
      </w:pPr>
      <w:r>
        <w:rPr>
          <w:rFonts w:hint="eastAsia"/>
        </w:rPr>
        <w:t>输入参数说明如下：</w:t>
      </w:r>
    </w:p>
    <w:p>
      <w:pPr>
        <w:spacing w:after="15"/>
        <w:ind w:left="420" w:leftChars="200"/>
      </w:pPr>
      <w:r>
        <w:t>requestMode</w:t>
      </w:r>
      <w:r>
        <w:rPr>
          <w:rFonts w:hint="eastAsia"/>
        </w:rPr>
        <w:t>: Request模式，是强制模式还是By Opportunity模式，byte类型，取值为0或1，0表示Opportunity Steering</w:t>
      </w:r>
      <w:r>
        <w:t>[</w:t>
      </w:r>
      <w:r>
        <w:rPr>
          <w:rFonts w:hint="eastAsia"/>
        </w:rPr>
        <w:t>MAP文档</w:t>
      </w:r>
      <w:r>
        <w:t>11.2]</w:t>
      </w:r>
      <w:r>
        <w:rPr>
          <w:rFonts w:hint="eastAsia"/>
        </w:rPr>
        <w:t>，1表示Mandate Steering[MAP文档</w:t>
      </w:r>
      <w:r>
        <w:t>11.1]</w:t>
      </w:r>
      <w:r>
        <w:rPr>
          <w:rFonts w:hint="eastAsia"/>
        </w:rPr>
        <w:t>，例如：byte:1</w:t>
      </w:r>
    </w:p>
    <w:p>
      <w:pPr>
        <w:spacing w:after="15"/>
        <w:ind w:left="420" w:leftChars="200"/>
      </w:pPr>
    </w:p>
    <w:p>
      <w:pPr>
        <w:spacing w:after="15"/>
        <w:ind w:left="420" w:leftChars="200"/>
      </w:pPr>
      <w:r>
        <w:t>staMacList</w:t>
      </w:r>
      <w:r>
        <w:rPr>
          <w:rFonts w:hint="eastAsia"/>
        </w:rPr>
        <w:t>: STA Mac地址列表，array:string类型，即字符串数组类型，命令行传参，例如：array:string:"14:5f:94:db:c6:57","00:9d:6b:07:a9:b4"，不能为空</w:t>
      </w:r>
    </w:p>
    <w:p>
      <w:pPr>
        <w:spacing w:after="15"/>
        <w:ind w:left="420" w:leftChars="200"/>
      </w:pPr>
    </w:p>
    <w:p>
      <w:pPr>
        <w:spacing w:after="15"/>
        <w:ind w:left="420" w:leftChars="200"/>
      </w:pPr>
      <w:r>
        <w:t>targetBSSIDList</w:t>
      </w:r>
      <w:r>
        <w:rPr>
          <w:rFonts w:hint="eastAsia"/>
        </w:rPr>
        <w:t>: 目标BSSID列表，array:string类型，即字符串数组类型，命令行传参，例如：array:string:"00:0c:43:26:60:40"，该值为一个或者多个，如果为多个则要与staMacList个数保持一致且顺序一致，当为一个时，可以为全F通配MAC（</w:t>
      </w:r>
      <w:r>
        <w:t>FF:FF:FF:FF:FF:FF</w:t>
      </w:r>
      <w:r>
        <w:rPr>
          <w:rFonts w:hint="eastAsia"/>
        </w:rPr>
        <w:t>）,该情况由Agent自己决策选择最合适目标BSSID</w:t>
      </w:r>
    </w:p>
    <w:p>
      <w:pPr>
        <w:spacing w:after="15"/>
      </w:pPr>
    </w:p>
    <w:p>
      <w:pPr>
        <w:pStyle w:val="345"/>
        <w:numPr>
          <w:ilvl w:val="0"/>
          <w:numId w:val="129"/>
        </w:numPr>
        <w:spacing w:after="15"/>
        <w:ind w:firstLineChars="0"/>
      </w:pPr>
      <w:r>
        <w:rPr>
          <w:b/>
        </w:rPr>
        <w:t>SetClientSteeringPolicy</w:t>
      </w:r>
      <w:r>
        <w:t xml:space="preserve">(IN BYTE ChannelUtilizationThreshold2G, </w:t>
      </w:r>
      <w:r>
        <w:rPr>
          <w:rFonts w:hint="eastAsia"/>
          <w:bCs/>
        </w:rPr>
        <w:t xml:space="preserve">IN </w:t>
      </w:r>
      <w:r>
        <w:rPr>
          <w:bCs/>
        </w:rPr>
        <w:t xml:space="preserve">BYTE </w:t>
      </w:r>
      <w:r>
        <w:t>ChannelUtilizationThreshold5G</w:t>
      </w:r>
      <w:r>
        <w:rPr>
          <w:rFonts w:hint="eastAsia"/>
          <w:bCs/>
        </w:rPr>
        <w:t xml:space="preserve">, IN </w:t>
      </w:r>
      <w:r>
        <w:rPr>
          <w:bCs/>
        </w:rPr>
        <w:t xml:space="preserve">BYTE </w:t>
      </w:r>
      <w:r>
        <w:t>RCPISteeringThreshold</w:t>
      </w:r>
      <w:r>
        <w:rPr>
          <w:bCs/>
        </w:rPr>
        <w:t>,</w:t>
      </w:r>
      <w:r>
        <w:t xml:space="preserve"> OUT UINT32 result, OUT STRING errdesc);</w:t>
      </w:r>
    </w:p>
    <w:p>
      <w:pPr>
        <w:spacing w:after="15"/>
      </w:pPr>
    </w:p>
    <w:p>
      <w:pPr>
        <w:spacing w:after="15"/>
        <w:ind w:left="420" w:leftChars="200"/>
      </w:pPr>
      <w:r>
        <w:rPr>
          <w:rFonts w:hint="eastAsia"/>
        </w:rPr>
        <w:t>DBus命令示例：</w:t>
      </w:r>
    </w:p>
    <w:p>
      <w:pPr>
        <w:spacing w:after="15"/>
        <w:ind w:left="420" w:leftChars="200"/>
      </w:pPr>
      <w:r>
        <w:t>dbus-send --system --print-reply --dest=com.upointech.easymesh1 /com/ctc/map1/Management com.ctc.map1.Management.SetClientSteeringPolicy byte:70 byte:80 byte:112</w:t>
      </w:r>
    </w:p>
    <w:p>
      <w:pPr>
        <w:spacing w:after="15"/>
      </w:pPr>
    </w:p>
    <w:p>
      <w:pPr>
        <w:spacing w:after="15"/>
        <w:ind w:left="359" w:leftChars="171"/>
      </w:pPr>
      <w:r>
        <w:rPr>
          <w:rFonts w:hint="eastAsia"/>
        </w:rPr>
        <w:t>输入参数说明如下：</w:t>
      </w:r>
    </w:p>
    <w:p>
      <w:pPr>
        <w:spacing w:after="15"/>
        <w:ind w:left="359" w:leftChars="171"/>
      </w:pPr>
      <w:r>
        <w:t>ChannelUtilizationThreshold2G</w:t>
      </w:r>
      <w:r>
        <w:rPr>
          <w:rFonts w:hint="eastAsia"/>
        </w:rPr>
        <w:t>: 2.4G信道使用率阈值，取值范围为0 ~ 255，byte类型，命令行传参，例如：byte:70</w:t>
      </w:r>
    </w:p>
    <w:p>
      <w:pPr>
        <w:spacing w:after="15"/>
        <w:ind w:left="359" w:leftChars="171"/>
      </w:pPr>
    </w:p>
    <w:p>
      <w:pPr>
        <w:spacing w:after="15"/>
        <w:ind w:left="359" w:leftChars="171"/>
      </w:pPr>
      <w:r>
        <w:t>ChannelUtilizationThreshold5G</w:t>
      </w:r>
      <w:r>
        <w:rPr>
          <w:rFonts w:hint="eastAsia"/>
        </w:rPr>
        <w:t>: 5G信道使用率阈值，取值范围为0 ~ 255，byte类型，命令行传参，例如：byte:80</w:t>
      </w:r>
    </w:p>
    <w:p>
      <w:pPr>
        <w:spacing w:after="15"/>
        <w:ind w:left="420" w:leftChars="200"/>
      </w:pPr>
    </w:p>
    <w:p>
      <w:pPr>
        <w:spacing w:after="15"/>
        <w:ind w:left="420" w:leftChars="200"/>
      </w:pPr>
      <w:r>
        <w:t>RCPISteeringThreshold</w:t>
      </w:r>
      <w:r>
        <w:rPr>
          <w:rFonts w:hint="eastAsia"/>
        </w:rPr>
        <w:t>: RCPI阈值，取值范围为0 ~ 220，byte类型，命令行传参，例如：byte:112</w:t>
      </w:r>
    </w:p>
    <w:p>
      <w:pPr>
        <w:spacing w:after="15"/>
      </w:pPr>
    </w:p>
    <w:p>
      <w:pPr>
        <w:pStyle w:val="345"/>
        <w:numPr>
          <w:ilvl w:val="0"/>
          <w:numId w:val="129"/>
        </w:numPr>
        <w:spacing w:after="15"/>
        <w:ind w:firstLineChars="0"/>
      </w:pPr>
      <w:r>
        <w:rPr>
          <w:b/>
        </w:rPr>
        <w:t>ClientAssociationControlRequest</w:t>
      </w:r>
      <w:r>
        <w:t xml:space="preserve">(IN </w:t>
      </w:r>
      <w:r>
        <w:rPr>
          <w:rFonts w:hint="eastAsia"/>
        </w:rPr>
        <w:t>STRING</w:t>
      </w:r>
      <w:r>
        <w:t xml:space="preserve"> </w:t>
      </w:r>
      <w:r>
        <w:rPr>
          <w:rFonts w:hint="eastAsia"/>
        </w:rPr>
        <w:t>b</w:t>
      </w:r>
      <w:r>
        <w:t xml:space="preserve">ssid, </w:t>
      </w:r>
      <w:r>
        <w:rPr>
          <w:rFonts w:hint="eastAsia"/>
          <w:bCs/>
        </w:rPr>
        <w:t xml:space="preserve">IN </w:t>
      </w:r>
      <w:r>
        <w:rPr>
          <w:bCs/>
        </w:rPr>
        <w:t xml:space="preserve">BYTE </w:t>
      </w:r>
      <w:r>
        <w:rPr>
          <w:rFonts w:hint="eastAsia"/>
        </w:rPr>
        <w:t>associationControl</w:t>
      </w:r>
      <w:r>
        <w:rPr>
          <w:rFonts w:hint="eastAsia"/>
          <w:bCs/>
        </w:rPr>
        <w:t>, IN ARRAY&lt;STRING&gt; STAMacList</w:t>
      </w:r>
      <w:r>
        <w:rPr>
          <w:bCs/>
        </w:rPr>
        <w:t>,</w:t>
      </w:r>
      <w:r>
        <w:t xml:space="preserve"> OUT UINT32 result, OUT STRING errdesc);</w:t>
      </w:r>
    </w:p>
    <w:p>
      <w:pPr>
        <w:spacing w:after="15"/>
      </w:pPr>
    </w:p>
    <w:p>
      <w:pPr>
        <w:spacing w:after="15"/>
        <w:ind w:left="420" w:leftChars="200"/>
      </w:pPr>
      <w:r>
        <w:rPr>
          <w:rFonts w:hint="eastAsia"/>
        </w:rPr>
        <w:t>DBus命令示例：</w:t>
      </w:r>
    </w:p>
    <w:p>
      <w:pPr>
        <w:spacing w:after="15"/>
        <w:ind w:left="420" w:leftChars="200"/>
      </w:pPr>
      <w:r>
        <w:t>dbus-send --system --print-reply --dest=com.upointech.easymesh1 /com/ctc/map1/Management com.ctc.map1.Management.ClientAssociationControlRequest string:"00:0c:43:26:60:40" byte:0 array:string:"68:3e:34:3f:b3:06","14:5f:94:db:c6:57"</w:t>
      </w:r>
    </w:p>
    <w:p>
      <w:pPr>
        <w:spacing w:after="15"/>
        <w:ind w:left="420" w:leftChars="200"/>
      </w:pPr>
    </w:p>
    <w:p>
      <w:pPr>
        <w:spacing w:after="15"/>
        <w:ind w:left="420" w:leftChars="200"/>
      </w:pPr>
      <w:r>
        <w:rPr>
          <w:rFonts w:hint="eastAsia"/>
        </w:rPr>
        <w:t>输入参数说明如下：</w:t>
      </w:r>
    </w:p>
    <w:p>
      <w:pPr>
        <w:spacing w:after="15"/>
        <w:ind w:left="420" w:leftChars="200"/>
      </w:pPr>
      <w:r>
        <w:rPr>
          <w:rFonts w:hint="eastAsia"/>
        </w:rPr>
        <w:t>b</w:t>
      </w:r>
      <w:r>
        <w:t>ssid</w:t>
      </w:r>
      <w:r>
        <w:rPr>
          <w:rFonts w:hint="eastAsia"/>
        </w:rPr>
        <w:t>: BSSID，string类型，取值为字符串类型的MAC地址，例如：string:"00:0c:43:87:82:6A"</w:t>
      </w:r>
    </w:p>
    <w:p>
      <w:pPr>
        <w:spacing w:after="15"/>
        <w:ind w:left="420" w:leftChars="200"/>
      </w:pPr>
    </w:p>
    <w:p>
      <w:pPr>
        <w:spacing w:after="15"/>
        <w:ind w:left="420" w:leftChars="200"/>
      </w:pPr>
      <w:r>
        <w:rPr>
          <w:rFonts w:hint="eastAsia"/>
        </w:rPr>
        <w:t>associationControl: 关联控制标志，取值为0或1，0表示Block，阻止</w:t>
      </w:r>
      <w:r>
        <w:t>staMacList</w:t>
      </w:r>
      <w:r>
        <w:rPr>
          <w:rFonts w:hint="eastAsia"/>
        </w:rPr>
        <w:t>中客户端连接到指定BSSID，1表示Unblock， byte类型，例如：byte:0</w:t>
      </w:r>
    </w:p>
    <w:p>
      <w:pPr>
        <w:spacing w:after="15"/>
        <w:ind w:left="420" w:leftChars="200"/>
      </w:pPr>
    </w:p>
    <w:p>
      <w:pPr>
        <w:spacing w:after="15"/>
        <w:ind w:left="420" w:leftChars="200"/>
      </w:pPr>
      <w:r>
        <w:t>staMacList</w:t>
      </w:r>
      <w:r>
        <w:rPr>
          <w:rFonts w:hint="eastAsia"/>
        </w:rPr>
        <w:t>: STA Mac地址列表，array:string类型，即字符串数组类型，例如：array:string:"14:5f:94:db:c6:57","00:9d:6b:07:a9:b4"</w:t>
      </w:r>
    </w:p>
    <w:p>
      <w:pPr>
        <w:spacing w:after="15"/>
      </w:pPr>
    </w:p>
    <w:p>
      <w:pPr>
        <w:pStyle w:val="345"/>
        <w:numPr>
          <w:ilvl w:val="0"/>
          <w:numId w:val="129"/>
        </w:numPr>
        <w:spacing w:after="15"/>
        <w:ind w:firstLineChars="0"/>
      </w:pPr>
      <w:r>
        <w:rPr>
          <w:b/>
        </w:rPr>
        <w:t>APMetricQuery</w:t>
      </w:r>
      <w:r>
        <w:t xml:space="preserve">(IN </w:t>
      </w:r>
      <w:r>
        <w:rPr>
          <w:rFonts w:hint="eastAsia"/>
        </w:rPr>
        <w:t>STRING</w:t>
      </w:r>
      <w:r>
        <w:t xml:space="preserve"> alMac, </w:t>
      </w:r>
      <w:r>
        <w:rPr>
          <w:rFonts w:hint="eastAsia"/>
          <w:bCs/>
        </w:rPr>
        <w:t xml:space="preserve">IN ARRAY&lt;STRING&gt; </w:t>
      </w:r>
      <w:r>
        <w:t>BSSIDList</w:t>
      </w:r>
      <w:r>
        <w:rPr>
          <w:bCs/>
        </w:rPr>
        <w:t>,</w:t>
      </w:r>
      <w:r>
        <w:t xml:space="preserve"> OUT UINT32 result, OUT STRING errdesc);</w:t>
      </w:r>
    </w:p>
    <w:p>
      <w:pPr>
        <w:spacing w:after="15"/>
      </w:pPr>
    </w:p>
    <w:p>
      <w:pPr>
        <w:spacing w:after="15"/>
        <w:ind w:left="420" w:leftChars="200"/>
      </w:pPr>
      <w:r>
        <w:rPr>
          <w:rFonts w:hint="eastAsia"/>
        </w:rPr>
        <w:t>DBus命令示例：</w:t>
      </w:r>
    </w:p>
    <w:p>
      <w:pPr>
        <w:spacing w:after="15"/>
        <w:ind w:left="420" w:leftChars="200"/>
      </w:pPr>
      <w:r>
        <w:t>dbus-send --system --print-reply --dest=com.upointech.easymesh1 /com/ctc/map1/Management com.ctc.map1.Management.APMetricQuery string:"00:0C:43:28:80:B3"  array:string:"00:0c:43:87:82:6A"</w:t>
      </w:r>
    </w:p>
    <w:p>
      <w:pPr>
        <w:spacing w:after="15"/>
        <w:ind w:left="420" w:leftChars="200"/>
      </w:pPr>
    </w:p>
    <w:p>
      <w:pPr>
        <w:spacing w:after="15"/>
        <w:ind w:left="420" w:leftChars="200"/>
      </w:pPr>
      <w:r>
        <w:rPr>
          <w:rFonts w:hint="eastAsia"/>
        </w:rPr>
        <w:t>输入参数说明如下：</w:t>
      </w:r>
    </w:p>
    <w:p>
      <w:pPr>
        <w:spacing w:after="15"/>
        <w:ind w:left="420" w:leftChars="200"/>
      </w:pPr>
      <w:r>
        <w:rPr>
          <w:rFonts w:hint="eastAsia"/>
        </w:rPr>
        <w:t>alMac: 指定Agent的AL Mac地址，string类型，取值为字符串类型的MAC地址，命令行传参，例如：string:"00:0c:43:28:80:15"</w:t>
      </w:r>
    </w:p>
    <w:p>
      <w:pPr>
        <w:spacing w:after="15"/>
        <w:ind w:left="420" w:leftChars="200"/>
      </w:pPr>
    </w:p>
    <w:p>
      <w:pPr>
        <w:spacing w:after="15"/>
        <w:ind w:left="420" w:leftChars="200"/>
      </w:pPr>
      <w:r>
        <w:t>BSSIDList</w:t>
      </w:r>
      <w:r>
        <w:rPr>
          <w:rFonts w:hint="eastAsia"/>
        </w:rPr>
        <w:t>: BSSID列表，array:string类型，即字符串数组类型，命令行传参，例如：array:string:"00:0c:43:87:82:6A"，不能为空</w:t>
      </w:r>
    </w:p>
    <w:p>
      <w:pPr>
        <w:spacing w:after="15"/>
      </w:pPr>
    </w:p>
    <w:p>
      <w:pPr>
        <w:pStyle w:val="345"/>
        <w:numPr>
          <w:ilvl w:val="0"/>
          <w:numId w:val="129"/>
        </w:numPr>
        <w:spacing w:after="15"/>
        <w:ind w:firstLineChars="0"/>
      </w:pPr>
      <w:r>
        <w:rPr>
          <w:b/>
        </w:rPr>
        <w:t>SetMetricReportingPolicy</w:t>
      </w:r>
      <w:r>
        <w:t xml:space="preserve">(IN BYTE ReportingRCPIThreshold, </w:t>
      </w:r>
      <w:r>
        <w:rPr>
          <w:rFonts w:hint="eastAsia"/>
          <w:bCs/>
        </w:rPr>
        <w:t xml:space="preserve">IN </w:t>
      </w:r>
      <w:r>
        <w:rPr>
          <w:bCs/>
        </w:rPr>
        <w:t>BYTE</w:t>
      </w:r>
      <w:r>
        <w:rPr>
          <w:rFonts w:hint="eastAsia"/>
          <w:bCs/>
        </w:rPr>
        <w:t xml:space="preserve"> </w:t>
      </w:r>
      <w:r>
        <w:t>ReportingRCPIHysteresis</w:t>
      </w:r>
      <w:r>
        <w:rPr>
          <w:bCs/>
        </w:rPr>
        <w:t>,</w:t>
      </w:r>
      <w:r>
        <w:t xml:space="preserve"> IN BYTE ChannelUtilizationThreshold, OUT UINT32 result, OUT STRING errdesc);</w:t>
      </w:r>
    </w:p>
    <w:p>
      <w:pPr>
        <w:spacing w:after="15"/>
      </w:pPr>
    </w:p>
    <w:p>
      <w:pPr>
        <w:spacing w:after="15"/>
        <w:ind w:left="420" w:leftChars="200"/>
      </w:pPr>
      <w:r>
        <w:rPr>
          <w:rFonts w:hint="eastAsia"/>
        </w:rPr>
        <w:t>DBus命令示例：</w:t>
      </w:r>
    </w:p>
    <w:p>
      <w:pPr>
        <w:spacing w:after="15"/>
        <w:ind w:left="420" w:leftChars="200"/>
      </w:pPr>
      <w:r>
        <w:t xml:space="preserve">dbus-send --system --print-reply --dest=com.upointech.easymesh1 /com/ctc/map1/Management com.ctc.map1.Management.SetMetricReportingPolicy byte:120 byte:5 byte:76 </w:t>
      </w:r>
    </w:p>
    <w:p>
      <w:pPr>
        <w:spacing w:after="15"/>
        <w:ind w:left="420" w:leftChars="200"/>
      </w:pPr>
    </w:p>
    <w:p>
      <w:pPr>
        <w:spacing w:after="15"/>
        <w:ind w:left="420" w:leftChars="200"/>
      </w:pPr>
      <w:r>
        <w:rPr>
          <w:rFonts w:hint="eastAsia"/>
        </w:rPr>
        <w:t>输入参数说明如下：</w:t>
      </w:r>
    </w:p>
    <w:p>
      <w:pPr>
        <w:spacing w:after="15"/>
        <w:ind w:left="420" w:leftChars="200"/>
      </w:pPr>
      <w:r>
        <w:t>ReportingRCPIThreshold</w:t>
      </w:r>
      <w:r>
        <w:rPr>
          <w:rFonts w:hint="eastAsia"/>
        </w:rPr>
        <w:t>: RCPI上报阈值，取值范围为1 ~ 220，byte类型，命令行传参，例如：byte:120</w:t>
      </w:r>
    </w:p>
    <w:p>
      <w:pPr>
        <w:spacing w:after="15"/>
        <w:ind w:left="420" w:leftChars="200"/>
      </w:pPr>
    </w:p>
    <w:p>
      <w:pPr>
        <w:spacing w:after="15"/>
        <w:ind w:left="420" w:leftChars="200"/>
      </w:pPr>
      <w:r>
        <w:t>ReportingRCPIHysteresis</w:t>
      </w:r>
      <w:r>
        <w:rPr>
          <w:rFonts w:hint="eastAsia"/>
        </w:rPr>
        <w:t>: RCPI上报阈值余量，即</w:t>
      </w:r>
      <w:r>
        <w:t>ReportingRCPIThreshold</w:t>
      </w:r>
      <w:r>
        <w:rPr>
          <w:rFonts w:hint="eastAsia"/>
        </w:rPr>
        <w:t>可以上下波动的范围，范围1~220， 0表示使用Agent默认余量值，此值&gt;0表示使用该值作为RCPI阈值余量，byte类型，命令行传参，例如：byte:5</w:t>
      </w:r>
    </w:p>
    <w:p>
      <w:pPr>
        <w:spacing w:after="15"/>
        <w:ind w:left="420" w:leftChars="200"/>
      </w:pPr>
    </w:p>
    <w:p>
      <w:pPr>
        <w:spacing w:after="15"/>
        <w:ind w:left="420" w:leftChars="200"/>
      </w:pPr>
      <w:r>
        <w:t>ChannelUtilizationThreshold</w:t>
      </w:r>
      <w:r>
        <w:rPr>
          <w:rFonts w:hint="eastAsia"/>
        </w:rPr>
        <w:t>: 信道使用率上报阈值，取值0 ~ 255，0表示Metrics不根据信道利用率上报，byte类型，命令行传参，例如：byte:80</w:t>
      </w:r>
    </w:p>
    <w:p>
      <w:pPr>
        <w:pStyle w:val="345"/>
        <w:spacing w:after="15"/>
        <w:ind w:firstLine="0" w:firstLineChars="0"/>
      </w:pPr>
    </w:p>
    <w:p>
      <w:pPr>
        <w:spacing w:before="240" w:after="15"/>
        <w:ind w:left="420" w:hanging="420" w:hangingChars="199"/>
        <w:rPr>
          <w:b/>
        </w:rPr>
      </w:pPr>
      <w:r>
        <w:rPr>
          <w:rFonts w:hint="eastAsia"/>
          <w:b/>
        </w:rPr>
        <w:t>信号</w:t>
      </w:r>
    </w:p>
    <w:p>
      <w:pPr>
        <w:pStyle w:val="345"/>
        <w:numPr>
          <w:ilvl w:val="0"/>
          <w:numId w:val="124"/>
        </w:numPr>
        <w:spacing w:after="12"/>
        <w:ind w:firstLineChars="0"/>
        <w:rPr>
          <w:rFonts w:asciiTheme="minorHAnsi" w:hAnsiTheme="minorHAnsi" w:eastAsiaTheme="minorEastAsia" w:cstheme="minorBidi"/>
        </w:rPr>
      </w:pPr>
      <w:r>
        <w:rPr>
          <w:rFonts w:hint="eastAsia" w:asciiTheme="minorHAnsi" w:hAnsiTheme="minorHAnsi" w:eastAsiaTheme="minorEastAsia" w:cstheme="minorBidi"/>
        </w:rPr>
        <w:t>StationOnOffSignal(BYTE onOff, STRING(16) staMac, STRING(16) BSSID)</w:t>
      </w:r>
    </w:p>
    <w:p>
      <w:pPr>
        <w:spacing w:after="15"/>
        <w:ind w:left="360"/>
        <w:rPr>
          <w:rFonts w:asciiTheme="minorHAnsi" w:hAnsiTheme="minorHAnsi" w:eastAsiaTheme="minorEastAsia" w:cstheme="minorBidi"/>
          <w:szCs w:val="22"/>
        </w:rPr>
      </w:pPr>
      <w:r>
        <w:rPr>
          <w:rFonts w:hint="eastAsia" w:asciiTheme="minorHAnsi" w:hAnsiTheme="minorHAnsi" w:eastAsiaTheme="minorEastAsia" w:cstheme="minorBidi"/>
          <w:szCs w:val="22"/>
        </w:rPr>
        <w:t>终端上下线信号通知.</w:t>
      </w:r>
    </w:p>
    <w:p>
      <w:pPr>
        <w:spacing w:after="15"/>
        <w:ind w:firstLine="360"/>
        <w:rPr>
          <w:rFonts w:asciiTheme="minorHAnsi" w:hAnsiTheme="minorHAnsi" w:eastAsiaTheme="minorEastAsia" w:cstheme="minorBidi"/>
          <w:szCs w:val="22"/>
        </w:rPr>
      </w:pPr>
      <w:r>
        <w:rPr>
          <w:rFonts w:hint="eastAsia" w:asciiTheme="minorHAnsi" w:hAnsiTheme="minorHAnsi" w:eastAsiaTheme="minorEastAsia" w:cstheme="minorBidi"/>
          <w:szCs w:val="22"/>
        </w:rPr>
        <w:t xml:space="preserve">参数: </w:t>
      </w:r>
    </w:p>
    <w:p>
      <w:pPr>
        <w:spacing w:after="15"/>
        <w:ind w:firstLine="360"/>
        <w:rPr>
          <w:rFonts w:asciiTheme="minorHAnsi" w:hAnsiTheme="minorHAnsi" w:eastAsiaTheme="minorEastAsia" w:cstheme="minorBidi"/>
          <w:szCs w:val="22"/>
        </w:rPr>
      </w:pPr>
      <w:r>
        <w:rPr>
          <w:rFonts w:hint="eastAsia" w:asciiTheme="minorHAnsi" w:hAnsiTheme="minorHAnsi" w:eastAsiaTheme="minorEastAsia" w:cstheme="minorBidi"/>
          <w:szCs w:val="22"/>
        </w:rPr>
        <w:t>onOff，0表示下线，1表示上线</w:t>
      </w:r>
    </w:p>
    <w:p>
      <w:pPr>
        <w:spacing w:after="15"/>
        <w:ind w:firstLine="360"/>
        <w:rPr>
          <w:rFonts w:asciiTheme="minorHAnsi" w:hAnsiTheme="minorHAnsi" w:eastAsiaTheme="minorEastAsia" w:cstheme="minorBidi"/>
          <w:szCs w:val="22"/>
        </w:rPr>
      </w:pPr>
      <w:r>
        <w:rPr>
          <w:rFonts w:hint="eastAsia" w:asciiTheme="minorHAnsi" w:hAnsiTheme="minorHAnsi" w:eastAsiaTheme="minorEastAsia" w:cstheme="minorBidi"/>
          <w:szCs w:val="22"/>
        </w:rPr>
        <w:t>staMac，终端MAC</w:t>
      </w:r>
    </w:p>
    <w:p>
      <w:pPr>
        <w:pStyle w:val="345"/>
        <w:spacing w:after="15"/>
        <w:ind w:left="360" w:firstLine="0" w:firstLineChars="0"/>
        <w:rPr>
          <w:rFonts w:asciiTheme="minorHAnsi" w:hAnsiTheme="minorHAnsi" w:eastAsiaTheme="minorEastAsia" w:cstheme="minorBidi"/>
        </w:rPr>
      </w:pPr>
      <w:r>
        <w:rPr>
          <w:rFonts w:hint="eastAsia" w:asciiTheme="minorHAnsi" w:hAnsiTheme="minorHAnsi" w:eastAsiaTheme="minorEastAsia" w:cstheme="minorBidi"/>
        </w:rPr>
        <w:t>BSSID，终端所属AP MAC</w:t>
      </w:r>
    </w:p>
    <w:p>
      <w:pPr>
        <w:pStyle w:val="345"/>
        <w:spacing w:after="15"/>
        <w:ind w:left="360" w:firstLine="0" w:firstLineChars="0"/>
        <w:rPr>
          <w:rFonts w:asciiTheme="minorHAnsi" w:hAnsiTheme="minorHAnsi" w:eastAsiaTheme="minorEastAsia" w:cstheme="minorBidi"/>
        </w:rPr>
      </w:pPr>
    </w:p>
    <w:p>
      <w:pPr>
        <w:pStyle w:val="345"/>
        <w:numPr>
          <w:ilvl w:val="0"/>
          <w:numId w:val="124"/>
        </w:numPr>
        <w:spacing w:after="12"/>
        <w:ind w:firstLineChars="0"/>
        <w:rPr>
          <w:rFonts w:asciiTheme="minorHAnsi" w:hAnsiTheme="minorHAnsi" w:eastAsiaTheme="minorEastAsia" w:cstheme="minorBidi"/>
        </w:rPr>
      </w:pPr>
      <w:r>
        <w:rPr>
          <w:rFonts w:hint="eastAsia" w:asciiTheme="minorHAnsi" w:hAnsiTheme="minorHAnsi" w:eastAsiaTheme="minorEastAsia" w:cstheme="minorBidi"/>
        </w:rPr>
        <w:t>SteeringDoneSignal()</w:t>
      </w:r>
    </w:p>
    <w:p>
      <w:pPr>
        <w:spacing w:after="15"/>
        <w:ind w:left="360"/>
        <w:rPr>
          <w:rFonts w:asciiTheme="minorHAnsi" w:hAnsiTheme="minorHAnsi" w:eastAsiaTheme="minorEastAsia" w:cstheme="minorBidi"/>
          <w:szCs w:val="22"/>
        </w:rPr>
      </w:pPr>
      <w:r>
        <w:rPr>
          <w:rFonts w:hint="eastAsia" w:asciiTheme="minorHAnsi" w:hAnsiTheme="minorHAnsi" w:eastAsiaTheme="minorEastAsia" w:cstheme="minorBidi"/>
          <w:szCs w:val="22"/>
        </w:rPr>
        <w:t>client steering完成通知.</w:t>
      </w:r>
    </w:p>
    <w:p>
      <w:pPr>
        <w:spacing w:after="15"/>
        <w:ind w:firstLine="360"/>
        <w:rPr>
          <w:rFonts w:asciiTheme="minorHAnsi" w:hAnsiTheme="minorHAnsi" w:eastAsiaTheme="minorEastAsia" w:cstheme="minorBidi"/>
          <w:szCs w:val="22"/>
        </w:rPr>
      </w:pPr>
      <w:r>
        <w:rPr>
          <w:rFonts w:hint="eastAsia" w:asciiTheme="minorHAnsi" w:hAnsiTheme="minorHAnsi" w:eastAsiaTheme="minorEastAsia" w:cstheme="minorBidi"/>
          <w:szCs w:val="22"/>
        </w:rPr>
        <w:t>参数: 无</w:t>
      </w:r>
    </w:p>
    <w:p>
      <w:pPr>
        <w:spacing w:after="15"/>
        <w:ind w:firstLine="360"/>
        <w:rPr>
          <w:rFonts w:asciiTheme="minorHAnsi" w:hAnsiTheme="minorHAnsi" w:eastAsiaTheme="minorEastAsia" w:cstheme="minorBidi"/>
          <w:szCs w:val="22"/>
        </w:rPr>
      </w:pPr>
    </w:p>
    <w:p>
      <w:pPr>
        <w:numPr>
          <w:ilvl w:val="0"/>
          <w:numId w:val="173"/>
        </w:numPr>
        <w:spacing w:after="15"/>
        <w:rPr>
          <w:rFonts w:cstheme="minorBidi"/>
          <w:szCs w:val="22"/>
        </w:rPr>
      </w:pPr>
      <w:r>
        <w:rPr>
          <w:rFonts w:hint="eastAsia" w:asciiTheme="minorHAnsi" w:hAnsiTheme="minorHAnsi" w:eastAsiaTheme="minorEastAsia" w:cstheme="minorBidi"/>
          <w:szCs w:val="22"/>
        </w:rPr>
        <w:t>easymeshOnOffSignal</w:t>
      </w:r>
      <w:r>
        <w:rPr>
          <w:rFonts w:hint="eastAsia" w:cstheme="minorBidi"/>
          <w:szCs w:val="22"/>
        </w:rPr>
        <w:t>(BYTE onOff)</w:t>
      </w:r>
    </w:p>
    <w:p>
      <w:pPr>
        <w:spacing w:after="15"/>
        <w:ind w:firstLine="420"/>
        <w:rPr>
          <w:rFonts w:cstheme="minorBidi"/>
          <w:szCs w:val="22"/>
        </w:rPr>
      </w:pPr>
      <w:r>
        <w:rPr>
          <w:rFonts w:hint="eastAsia" w:cstheme="minorBidi"/>
          <w:szCs w:val="22"/>
        </w:rPr>
        <w:t>Easymesh controller enable/disable（使能/禁用）通知信号</w:t>
      </w:r>
    </w:p>
    <w:p>
      <w:pPr>
        <w:spacing w:after="15"/>
        <w:ind w:firstLine="420"/>
        <w:rPr>
          <w:rFonts w:cstheme="minorBidi"/>
          <w:szCs w:val="22"/>
        </w:rPr>
      </w:pPr>
      <w:r>
        <w:rPr>
          <w:rFonts w:hint="eastAsia" w:cstheme="minorBidi"/>
          <w:szCs w:val="22"/>
        </w:rPr>
        <w:t>参数:</w:t>
      </w:r>
    </w:p>
    <w:p>
      <w:pPr>
        <w:spacing w:after="15"/>
        <w:ind w:firstLine="420"/>
        <w:rPr>
          <w:rFonts w:cstheme="minorBidi"/>
          <w:szCs w:val="22"/>
        </w:rPr>
      </w:pPr>
      <w:r>
        <w:rPr>
          <w:rFonts w:hint="eastAsia" w:cstheme="minorBidi"/>
          <w:szCs w:val="22"/>
        </w:rPr>
        <w:t>onOff，0表示disable，1表示enable</w:t>
      </w:r>
    </w:p>
    <w:p>
      <w:pPr>
        <w:spacing w:after="15"/>
      </w:pPr>
    </w:p>
    <w:p>
      <w:pPr>
        <w:pStyle w:val="162"/>
        <w:spacing w:before="156" w:after="156"/>
        <w:ind w:left="420" w:leftChars="200"/>
      </w:pPr>
      <w:r>
        <w:rPr>
          <w:rFonts w:hint="eastAsia"/>
        </w:rPr>
        <w:t>com.ctc.map1</w:t>
      </w:r>
      <w:r>
        <w:t>.APNeighbors</w:t>
      </w:r>
    </w:p>
    <w:p>
      <w:pPr>
        <w:spacing w:after="15"/>
        <w:ind w:left="420" w:hanging="420" w:hangingChars="199"/>
        <w:rPr>
          <w:b/>
        </w:rPr>
      </w:pPr>
      <w:r>
        <w:rPr>
          <w:rFonts w:hint="eastAsia"/>
          <w:b/>
        </w:rPr>
        <w:t>属性</w:t>
      </w:r>
    </w:p>
    <w:tbl>
      <w:tblPr>
        <w:tblStyle w:val="66"/>
        <w:tblW w:w="90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4"/>
        <w:gridCol w:w="1396"/>
        <w:gridCol w:w="1601"/>
        <w:gridCol w:w="4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924"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属性名</w:t>
            </w:r>
          </w:p>
        </w:tc>
        <w:tc>
          <w:tcPr>
            <w:tcW w:w="1396"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类型</w:t>
            </w:r>
          </w:p>
        </w:tc>
        <w:tc>
          <w:tcPr>
            <w:tcW w:w="1601"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权限</w:t>
            </w:r>
          </w:p>
        </w:tc>
        <w:tc>
          <w:tcPr>
            <w:tcW w:w="4136"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2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mac</w:t>
            </w:r>
          </w:p>
        </w:tc>
        <w:tc>
          <w:tcPr>
            <w:tcW w:w="139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STRING(16)</w:t>
            </w:r>
          </w:p>
        </w:tc>
        <w:tc>
          <w:tcPr>
            <w:tcW w:w="160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邻居设备MAC，邻居设备为MAP</w:t>
            </w:r>
            <w:r>
              <w:rPr>
                <w:rFonts w:ascii="Calibri" w:hAnsi="Calibri"/>
                <w:sz w:val="18"/>
                <w:szCs w:val="18"/>
              </w:rPr>
              <w:t>设备，</w:t>
            </w:r>
            <w:r>
              <w:rPr>
                <w:rFonts w:hint="eastAsia" w:ascii="Calibri" w:hAnsi="Calibri"/>
                <w:sz w:val="18"/>
                <w:szCs w:val="18"/>
              </w:rPr>
              <w:t>格式001122AABBCC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2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connectType</w:t>
            </w:r>
          </w:p>
        </w:tc>
        <w:tc>
          <w:tcPr>
            <w:tcW w:w="139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BYTE</w:t>
            </w:r>
          </w:p>
        </w:tc>
        <w:tc>
          <w:tcPr>
            <w:tcW w:w="160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eastAsiaTheme="minorEastAsia"/>
                <w:sz w:val="18"/>
                <w:szCs w:val="18"/>
              </w:rPr>
            </w:pPr>
            <w:r>
              <w:rPr>
                <w:rFonts w:ascii="Calibri" w:hAnsi="Calibri"/>
                <w:sz w:val="18"/>
                <w:szCs w:val="18"/>
              </w:rPr>
              <w:t>Backhaul连接类型，0表示有线，1表示无线</w:t>
            </w:r>
            <w:r>
              <w:rPr>
                <w:rFonts w:hint="eastAsia" w:ascii="Calibri" w:hAnsi="Calibri"/>
                <w:sz w:val="18"/>
                <w:szCs w:val="18"/>
              </w:rPr>
              <w:t>，2表示其它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192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owner</w:t>
            </w:r>
          </w:p>
        </w:tc>
        <w:tc>
          <w:tcPr>
            <w:tcW w:w="139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STRING(16)</w:t>
            </w:r>
          </w:p>
        </w:tc>
        <w:tc>
          <w:tcPr>
            <w:tcW w:w="160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邻居设备Backhaul Link AP MAC</w:t>
            </w:r>
          </w:p>
        </w:tc>
      </w:tr>
    </w:tbl>
    <w:p>
      <w:pPr>
        <w:spacing w:after="15"/>
      </w:pPr>
    </w:p>
    <w:p>
      <w:pPr>
        <w:pStyle w:val="162"/>
        <w:spacing w:before="156" w:after="156"/>
        <w:ind w:left="420" w:leftChars="200"/>
        <w:rPr>
          <w:szCs w:val="22"/>
        </w:rPr>
      </w:pPr>
      <w:r>
        <w:t>com.ctc.map1.Stations</w:t>
      </w:r>
    </w:p>
    <w:p>
      <w:pPr>
        <w:spacing w:after="15"/>
        <w:ind w:left="420" w:hanging="420" w:hangingChars="199"/>
        <w:rPr>
          <w:b/>
        </w:rPr>
      </w:pPr>
      <w:r>
        <w:rPr>
          <w:rFonts w:hint="eastAsia"/>
          <w:b/>
        </w:rPr>
        <w:t>属性</w:t>
      </w:r>
    </w:p>
    <w:tbl>
      <w:tblPr>
        <w:tblStyle w:val="66"/>
        <w:tblW w:w="90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2"/>
        <w:gridCol w:w="1371"/>
        <w:gridCol w:w="1607"/>
        <w:gridCol w:w="4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属性名</w:t>
            </w:r>
          </w:p>
        </w:tc>
        <w:tc>
          <w:tcPr>
            <w:tcW w:w="1371"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类型</w:t>
            </w:r>
          </w:p>
        </w:tc>
        <w:tc>
          <w:tcPr>
            <w:tcW w:w="1607"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权限</w:t>
            </w:r>
          </w:p>
        </w:tc>
        <w:tc>
          <w:tcPr>
            <w:tcW w:w="4136"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mac</w:t>
            </w:r>
          </w:p>
        </w:tc>
        <w:tc>
          <w:tcPr>
            <w:tcW w:w="137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STRING(16)</w:t>
            </w:r>
          </w:p>
        </w:tc>
        <w:tc>
          <w:tcPr>
            <w:tcW w:w="160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下挂终端设备MAC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93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t>bssid</w:t>
            </w:r>
          </w:p>
        </w:tc>
        <w:tc>
          <w:tcPr>
            <w:tcW w:w="137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STRING(16)</w:t>
            </w:r>
          </w:p>
        </w:tc>
        <w:tc>
          <w:tcPr>
            <w:tcW w:w="160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下挂终端设备</w:t>
            </w:r>
            <w:r>
              <w:rPr>
                <w:rFonts w:ascii="Calibri" w:hAnsi="Calibri"/>
                <w:sz w:val="18"/>
                <w:szCs w:val="18"/>
              </w:rPr>
              <w:t>其AP BSSID，即AP MAC，</w:t>
            </w:r>
            <w:r>
              <w:rPr>
                <w:rFonts w:hint="eastAsia" w:ascii="Calibri" w:hAnsi="Calibri"/>
                <w:sz w:val="18"/>
                <w:szCs w:val="18"/>
              </w:rPr>
              <w:t>仅连接类型为1有值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932" w:type="dxa"/>
            <w:tcBorders>
              <w:top w:val="single" w:color="auto" w:sz="4" w:space="0"/>
              <w:left w:val="single" w:color="auto" w:sz="4" w:space="0"/>
              <w:bottom w:val="single" w:color="auto" w:sz="4" w:space="0"/>
              <w:right w:val="single" w:color="auto" w:sz="4" w:space="0"/>
            </w:tcBorders>
          </w:tcPr>
          <w:p>
            <w:pPr>
              <w:spacing w:after="15"/>
            </w:pPr>
            <w:r>
              <w:t>ssid</w:t>
            </w:r>
          </w:p>
        </w:tc>
        <w:tc>
          <w:tcPr>
            <w:tcW w:w="137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STRING(32)</w:t>
            </w:r>
          </w:p>
        </w:tc>
        <w:tc>
          <w:tcPr>
            <w:tcW w:w="160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所挂AP的SSID，仅连接类型为1有值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connectType</w:t>
            </w:r>
          </w:p>
        </w:tc>
        <w:tc>
          <w:tcPr>
            <w:tcW w:w="137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BYTE</w:t>
            </w:r>
          </w:p>
        </w:tc>
        <w:tc>
          <w:tcPr>
            <w:tcW w:w="160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eastAsiaTheme="minorEastAsia"/>
                <w:sz w:val="18"/>
                <w:szCs w:val="18"/>
              </w:rPr>
            </w:pPr>
            <w:r>
              <w:rPr>
                <w:rFonts w:hint="eastAsia" w:ascii="Calibri" w:hAnsi="Calibri"/>
                <w:sz w:val="18"/>
                <w:szCs w:val="18"/>
              </w:rPr>
              <w:t>终端</w:t>
            </w:r>
            <w:r>
              <w:rPr>
                <w:rFonts w:ascii="Calibri" w:hAnsi="Calibri"/>
                <w:sz w:val="18"/>
                <w:szCs w:val="18"/>
              </w:rPr>
              <w:t>连接类型，0表示有线，1表示无线</w:t>
            </w:r>
            <w:r>
              <w:rPr>
                <w:rFonts w:hint="eastAsia" w:ascii="Calibri" w:hAnsi="Calibri"/>
                <w:sz w:val="18"/>
                <w:szCs w:val="18"/>
              </w:rPr>
              <w:t>，2表示其它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932" w:type="dxa"/>
            <w:tcBorders>
              <w:top w:val="single" w:color="auto" w:sz="4" w:space="0"/>
              <w:left w:val="single" w:color="auto" w:sz="4" w:space="0"/>
              <w:bottom w:val="single" w:color="auto" w:sz="4" w:space="0"/>
              <w:right w:val="single" w:color="auto" w:sz="4" w:space="0"/>
            </w:tcBorders>
          </w:tcPr>
          <w:p>
            <w:pPr>
              <w:spacing w:after="15"/>
            </w:pPr>
            <w:r>
              <w:rPr>
                <w:rFonts w:hint="eastAsia"/>
              </w:rPr>
              <w:t>owner</w:t>
            </w:r>
          </w:p>
        </w:tc>
        <w:tc>
          <w:tcPr>
            <w:tcW w:w="137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STRING(16)</w:t>
            </w:r>
          </w:p>
        </w:tc>
        <w:tc>
          <w:tcPr>
            <w:tcW w:w="160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下挂设备所在ssid</w:t>
            </w:r>
            <w:r>
              <w:rPr>
                <w:rFonts w:ascii="Calibri" w:hAnsi="Calibri"/>
                <w:sz w:val="18"/>
                <w:szCs w:val="18"/>
              </w:rPr>
              <w:t xml:space="preserve"> MAC</w:t>
            </w:r>
          </w:p>
        </w:tc>
      </w:tr>
    </w:tbl>
    <w:p>
      <w:pPr>
        <w:spacing w:after="15"/>
        <w:rPr>
          <w:bCs/>
        </w:rPr>
      </w:pPr>
    </w:p>
    <w:p>
      <w:pPr>
        <w:pStyle w:val="162"/>
        <w:tabs>
          <w:tab w:val="left" w:pos="1080"/>
          <w:tab w:val="left" w:pos="1500"/>
        </w:tabs>
        <w:spacing w:before="156" w:after="156"/>
        <w:ind w:left="720"/>
        <w:jc w:val="left"/>
        <w:rPr>
          <w:bCs/>
        </w:rPr>
      </w:pPr>
      <w:r>
        <w:rPr>
          <w:rFonts w:hint="eastAsia"/>
        </w:rPr>
        <w:t>com.ctc.map1</w:t>
      </w:r>
      <w:r>
        <w:t>.ApCapability</w:t>
      </w:r>
    </w:p>
    <w:p>
      <w:pPr>
        <w:spacing w:after="15"/>
        <w:ind w:left="420" w:hanging="420" w:hangingChars="199"/>
        <w:rPr>
          <w:b/>
        </w:rPr>
      </w:pPr>
      <w:r>
        <w:rPr>
          <w:rFonts w:hint="eastAsia"/>
          <w:b/>
        </w:rPr>
        <w:t>属性</w:t>
      </w:r>
    </w:p>
    <w:tbl>
      <w:tblPr>
        <w:tblStyle w:val="66"/>
        <w:tblW w:w="90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1382"/>
        <w:gridCol w:w="1618"/>
        <w:gridCol w:w="4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属性名</w:t>
            </w:r>
          </w:p>
        </w:tc>
        <w:tc>
          <w:tcPr>
            <w:tcW w:w="1382"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类型</w:t>
            </w:r>
          </w:p>
        </w:tc>
        <w:tc>
          <w:tcPr>
            <w:tcW w:w="1618"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权限</w:t>
            </w:r>
          </w:p>
        </w:tc>
        <w:tc>
          <w:tcPr>
            <w:tcW w:w="4136"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radioUID</w:t>
            </w:r>
          </w:p>
        </w:tc>
        <w:tc>
          <w:tcPr>
            <w:tcW w:w="138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STRING(16)</w:t>
            </w:r>
          </w:p>
        </w:tc>
        <w:tc>
          <w:tcPr>
            <w:tcW w:w="161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BSSID of Agent</w:t>
            </w:r>
            <w:r>
              <w:rPr>
                <w:rFonts w:ascii="Calibri" w:hAnsi="Calibri"/>
                <w:sz w:val="18"/>
                <w:szCs w:val="18"/>
              </w:rPr>
              <w:t>’s Radio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maxBSS</w:t>
            </w:r>
          </w:p>
        </w:tc>
        <w:tc>
          <w:tcPr>
            <w:tcW w:w="138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BYTE</w:t>
            </w:r>
          </w:p>
        </w:tc>
        <w:tc>
          <w:tcPr>
            <w:tcW w:w="161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该Radio最多支持BSS个数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92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operatingClassesNum</w:t>
            </w:r>
          </w:p>
        </w:tc>
        <w:tc>
          <w:tcPr>
            <w:tcW w:w="138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UINT16</w:t>
            </w:r>
          </w:p>
        </w:tc>
        <w:tc>
          <w:tcPr>
            <w:tcW w:w="161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该Radio</w:t>
            </w:r>
            <w:r>
              <w:rPr>
                <w:rFonts w:ascii="Calibri" w:hAnsi="Calibri"/>
                <w:sz w:val="18"/>
                <w:szCs w:val="18"/>
              </w:rPr>
              <w:t>支持的</w:t>
            </w:r>
            <w:r>
              <w:rPr>
                <w:rFonts w:hint="eastAsia" w:ascii="Calibri" w:hAnsi="Calibri"/>
                <w:sz w:val="18"/>
                <w:szCs w:val="18"/>
              </w:rPr>
              <w:t>Operating Classes个数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92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operatingClasses</w:t>
            </w:r>
          </w:p>
        </w:tc>
        <w:tc>
          <w:tcPr>
            <w:tcW w:w="138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Array (BYTE)</w:t>
            </w:r>
          </w:p>
        </w:tc>
        <w:tc>
          <w:tcPr>
            <w:tcW w:w="161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每个Operating</w:t>
            </w:r>
            <w:r>
              <w:rPr>
                <w:rFonts w:ascii="Calibri" w:hAnsi="Calibri"/>
                <w:sz w:val="18"/>
                <w:szCs w:val="18"/>
              </w:rPr>
              <w:t xml:space="preserve"> Class对应具体值，</w:t>
            </w:r>
            <w:r>
              <w:rPr>
                <w:rFonts w:hint="eastAsia" w:ascii="Calibri" w:hAnsi="Calibri"/>
                <w:sz w:val="18"/>
                <w:szCs w:val="18"/>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92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mode</w:t>
            </w:r>
          </w:p>
        </w:tc>
        <w:tc>
          <w:tcPr>
            <w:tcW w:w="138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BYTE</w:t>
            </w:r>
          </w:p>
        </w:tc>
        <w:tc>
          <w:tcPr>
            <w:tcW w:w="161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0表示未知，1表示HT</w:t>
            </w:r>
            <w:r>
              <w:rPr>
                <w:rFonts w:ascii="Calibri" w:hAnsi="Calibri"/>
                <w:sz w:val="18"/>
                <w:szCs w:val="18"/>
              </w:rPr>
              <w:t>(High Throughput)，</w:t>
            </w:r>
            <w:r>
              <w:rPr>
                <w:rFonts w:hint="eastAsia" w:ascii="Calibri" w:hAnsi="Calibri"/>
                <w:sz w:val="18"/>
                <w:szCs w:val="18"/>
              </w:rPr>
              <w:t>2表示VHT(</w:t>
            </w:r>
            <w:r>
              <w:rPr>
                <w:rFonts w:ascii="Calibri" w:hAnsi="Calibri"/>
                <w:sz w:val="18"/>
                <w:szCs w:val="18"/>
              </w:rPr>
              <w:t>Very High Throughput</w:t>
            </w:r>
            <w:r>
              <w:rPr>
                <w:rFonts w:hint="eastAsia" w:ascii="Calibri" w:hAnsi="Calibri"/>
                <w:sz w:val="18"/>
                <w:szCs w:val="18"/>
              </w:rPr>
              <w:t>)，3表示HE</w:t>
            </w:r>
            <w:r>
              <w:rPr>
                <w:rFonts w:ascii="Calibri" w:hAnsi="Calibri"/>
                <w:sz w:val="18"/>
                <w:szCs w:val="18"/>
              </w:rPr>
              <w:t>(High Effiency)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92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shortGI20</w:t>
            </w:r>
          </w:p>
        </w:tc>
        <w:tc>
          <w:tcPr>
            <w:tcW w:w="138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BYTE</w:t>
            </w:r>
          </w:p>
        </w:tc>
        <w:tc>
          <w:tcPr>
            <w:tcW w:w="161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如果是HT，是否支持short GI 20MHz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92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shortGI40</w:t>
            </w:r>
          </w:p>
        </w:tc>
        <w:tc>
          <w:tcPr>
            <w:tcW w:w="138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BYTE</w:t>
            </w:r>
          </w:p>
        </w:tc>
        <w:tc>
          <w:tcPr>
            <w:tcW w:w="161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 xml:space="preserve">如果是HT，是否支持short GI </w:t>
            </w:r>
            <w:r>
              <w:rPr>
                <w:rFonts w:ascii="Calibri" w:hAnsi="Calibri"/>
                <w:sz w:val="18"/>
                <w:szCs w:val="18"/>
              </w:rPr>
              <w:t>4</w:t>
            </w:r>
            <w:r>
              <w:rPr>
                <w:rFonts w:hint="eastAsia" w:ascii="Calibri" w:hAnsi="Calibri"/>
                <w:sz w:val="18"/>
                <w:szCs w:val="18"/>
              </w:rPr>
              <w:t>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92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shortGI80</w:t>
            </w:r>
          </w:p>
        </w:tc>
        <w:tc>
          <w:tcPr>
            <w:tcW w:w="138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BYTE</w:t>
            </w:r>
          </w:p>
        </w:tc>
        <w:tc>
          <w:tcPr>
            <w:tcW w:w="161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 xml:space="preserve">如果是VHT，是否支持short GI </w:t>
            </w:r>
            <w:r>
              <w:rPr>
                <w:rFonts w:ascii="Calibri" w:hAnsi="Calibri"/>
                <w:sz w:val="18"/>
                <w:szCs w:val="18"/>
              </w:rPr>
              <w:t>8</w:t>
            </w:r>
            <w:r>
              <w:rPr>
                <w:rFonts w:hint="eastAsia" w:ascii="Calibri" w:hAnsi="Calibri"/>
                <w:sz w:val="18"/>
                <w:szCs w:val="18"/>
              </w:rPr>
              <w:t>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92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shortGI160</w:t>
            </w:r>
          </w:p>
        </w:tc>
        <w:tc>
          <w:tcPr>
            <w:tcW w:w="1382"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BYTE</w:t>
            </w:r>
          </w:p>
        </w:tc>
        <w:tc>
          <w:tcPr>
            <w:tcW w:w="1618"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t>
            </w:r>
          </w:p>
        </w:tc>
        <w:tc>
          <w:tcPr>
            <w:tcW w:w="4136"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 xml:space="preserve">如果是VHT，是否支持short GI </w:t>
            </w:r>
            <w:r>
              <w:rPr>
                <w:rFonts w:ascii="Calibri" w:hAnsi="Calibri"/>
                <w:sz w:val="18"/>
                <w:szCs w:val="18"/>
              </w:rPr>
              <w:t>16</w:t>
            </w:r>
            <w:r>
              <w:rPr>
                <w:rFonts w:hint="eastAsia" w:ascii="Calibri" w:hAnsi="Calibri"/>
                <w:sz w:val="18"/>
                <w:szCs w:val="18"/>
              </w:rPr>
              <w:t>0MHz</w:t>
            </w:r>
            <w:r>
              <w:rPr>
                <w:rFonts w:ascii="Calibri" w:hAnsi="Calibri"/>
                <w:sz w:val="18"/>
                <w:szCs w:val="18"/>
              </w:rPr>
              <w:t>和80+80MHz</w:t>
            </w:r>
          </w:p>
        </w:tc>
      </w:tr>
    </w:tbl>
    <w:p>
      <w:pPr>
        <w:pStyle w:val="345"/>
        <w:tabs>
          <w:tab w:val="left" w:pos="1080"/>
          <w:tab w:val="left" w:pos="1500"/>
        </w:tabs>
        <w:spacing w:after="12"/>
        <w:ind w:firstLine="0" w:firstLineChars="0"/>
        <w:jc w:val="left"/>
        <w:rPr>
          <w:bCs/>
        </w:rPr>
      </w:pPr>
    </w:p>
    <w:p>
      <w:pPr>
        <w:pStyle w:val="162"/>
        <w:tabs>
          <w:tab w:val="left" w:pos="1080"/>
          <w:tab w:val="left" w:pos="1500"/>
        </w:tabs>
        <w:spacing w:before="156" w:after="156"/>
        <w:ind w:left="720"/>
        <w:jc w:val="left"/>
        <w:rPr>
          <w:bCs/>
        </w:rPr>
      </w:pPr>
      <w:r>
        <w:t>com.ctc.</w:t>
      </w:r>
      <w:r>
        <w:rPr>
          <w:rFonts w:hint="eastAsia"/>
        </w:rPr>
        <w:t>map1</w:t>
      </w:r>
      <w:r>
        <w:t>.Backhaul</w:t>
      </w:r>
      <w:r>
        <w:rPr>
          <w:rFonts w:hint="eastAsia"/>
        </w:rPr>
        <w:t>LinkMetric</w:t>
      </w:r>
    </w:p>
    <w:p>
      <w:pPr>
        <w:spacing w:after="15"/>
        <w:ind w:left="420" w:hanging="420" w:hangingChars="199"/>
      </w:pPr>
      <w:r>
        <w:rPr>
          <w:rFonts w:hint="eastAsia"/>
          <w:b/>
        </w:rPr>
        <w:t>属性</w:t>
      </w:r>
    </w:p>
    <w:tbl>
      <w:tblPr>
        <w:tblStyle w:val="66"/>
        <w:tblW w:w="90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0"/>
        <w:gridCol w:w="1382"/>
        <w:gridCol w:w="1618"/>
        <w:gridCol w:w="4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shd w:val="clear" w:color="auto" w:fill="D9D9D9"/>
          </w:tcPr>
          <w:p>
            <w:pPr>
              <w:spacing w:after="15"/>
              <w:jc w:val="center"/>
              <w:rPr>
                <w:rFonts w:ascii="Calibri" w:hAnsi="Calibri"/>
                <w:sz w:val="18"/>
                <w:szCs w:val="18"/>
              </w:rPr>
            </w:pPr>
            <w:r>
              <w:rPr>
                <w:rFonts w:ascii="Calibri" w:hAnsi="Calibri"/>
                <w:sz w:val="18"/>
                <w:szCs w:val="18"/>
              </w:rPr>
              <w:t>属性名</w:t>
            </w:r>
          </w:p>
        </w:tc>
        <w:tc>
          <w:tcPr>
            <w:tcW w:w="1382" w:type="dxa"/>
            <w:shd w:val="clear" w:color="auto" w:fill="D9D9D9"/>
          </w:tcPr>
          <w:p>
            <w:pPr>
              <w:spacing w:after="15"/>
              <w:jc w:val="center"/>
              <w:rPr>
                <w:rFonts w:ascii="Calibri" w:hAnsi="Calibri"/>
                <w:sz w:val="18"/>
                <w:szCs w:val="18"/>
              </w:rPr>
            </w:pPr>
            <w:r>
              <w:rPr>
                <w:rFonts w:ascii="Calibri" w:hAnsi="Calibri"/>
                <w:sz w:val="18"/>
                <w:szCs w:val="18"/>
              </w:rPr>
              <w:t>类型</w:t>
            </w:r>
          </w:p>
        </w:tc>
        <w:tc>
          <w:tcPr>
            <w:tcW w:w="1618" w:type="dxa"/>
            <w:shd w:val="clear" w:color="auto" w:fill="D9D9D9"/>
          </w:tcPr>
          <w:p>
            <w:pPr>
              <w:spacing w:after="15"/>
              <w:jc w:val="center"/>
              <w:rPr>
                <w:rFonts w:ascii="Calibri" w:hAnsi="Calibri"/>
                <w:sz w:val="18"/>
                <w:szCs w:val="18"/>
              </w:rPr>
            </w:pPr>
            <w:r>
              <w:rPr>
                <w:rFonts w:ascii="Calibri" w:hAnsi="Calibri"/>
                <w:sz w:val="18"/>
                <w:szCs w:val="18"/>
              </w:rPr>
              <w:t>权限</w:t>
            </w:r>
          </w:p>
        </w:tc>
        <w:tc>
          <w:tcPr>
            <w:tcW w:w="4136" w:type="dxa"/>
            <w:shd w:val="clear" w:color="auto" w:fill="D9D9D9"/>
          </w:tcPr>
          <w:p>
            <w:pPr>
              <w:spacing w:after="15"/>
              <w:jc w:val="center"/>
              <w:rPr>
                <w:rFonts w:ascii="Calibri" w:hAnsi="Calibri"/>
                <w:sz w:val="18"/>
                <w:szCs w:val="18"/>
              </w:rPr>
            </w:pPr>
            <w:r>
              <w:rPr>
                <w:rFonts w:ascii="Calibri" w:hAnsi="Calibri"/>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tcPr>
          <w:p>
            <w:pPr>
              <w:spacing w:after="15"/>
              <w:rPr>
                <w:rFonts w:ascii="Calibri" w:hAnsi="Calibri"/>
                <w:sz w:val="18"/>
                <w:szCs w:val="18"/>
              </w:rPr>
            </w:pPr>
            <w:r>
              <w:rPr>
                <w:rFonts w:hint="eastAsia" w:ascii="Calibri" w:hAnsi="Calibri"/>
                <w:sz w:val="18"/>
                <w:szCs w:val="18"/>
              </w:rPr>
              <w:t>packetErrors</w:t>
            </w:r>
            <w:r>
              <w:rPr>
                <w:rFonts w:ascii="Calibri" w:hAnsi="Calibri"/>
                <w:sz w:val="18"/>
                <w:szCs w:val="18"/>
              </w:rPr>
              <w:t>Tx</w:t>
            </w:r>
            <w:r>
              <w:rPr>
                <w:rFonts w:hint="eastAsia" w:ascii="Calibri" w:hAnsi="Calibri"/>
                <w:sz w:val="18"/>
                <w:szCs w:val="18"/>
              </w:rPr>
              <w:t xml:space="preserve"> </w:t>
            </w:r>
          </w:p>
        </w:tc>
        <w:tc>
          <w:tcPr>
            <w:tcW w:w="1382" w:type="dxa"/>
          </w:tcPr>
          <w:p>
            <w:pPr>
              <w:spacing w:after="15"/>
              <w:rPr>
                <w:rFonts w:ascii="Calibri" w:hAnsi="Calibri"/>
                <w:sz w:val="18"/>
                <w:szCs w:val="18"/>
              </w:rPr>
            </w:pPr>
            <w:r>
              <w:rPr>
                <w:rFonts w:hint="eastAsia" w:ascii="Calibri" w:hAnsi="Calibri"/>
                <w:sz w:val="18"/>
                <w:szCs w:val="18"/>
              </w:rPr>
              <w:t>INT32</w:t>
            </w:r>
          </w:p>
        </w:tc>
        <w:tc>
          <w:tcPr>
            <w:tcW w:w="1618" w:type="dxa"/>
          </w:tcPr>
          <w:p>
            <w:pPr>
              <w:spacing w:after="15"/>
              <w:rPr>
                <w:rFonts w:ascii="Calibri" w:hAnsi="Calibri"/>
                <w:sz w:val="18"/>
                <w:szCs w:val="18"/>
              </w:rPr>
            </w:pPr>
            <w:r>
              <w:rPr>
                <w:rFonts w:hint="eastAsia" w:ascii="Calibri" w:hAnsi="Calibri"/>
                <w:sz w:val="18"/>
                <w:szCs w:val="18"/>
              </w:rPr>
              <w:t>read</w:t>
            </w:r>
          </w:p>
        </w:tc>
        <w:tc>
          <w:tcPr>
            <w:tcW w:w="4136" w:type="dxa"/>
          </w:tcPr>
          <w:p>
            <w:pPr>
              <w:spacing w:after="15"/>
              <w:rPr>
                <w:rFonts w:ascii="Calibri" w:hAnsi="Calibri"/>
                <w:sz w:val="18"/>
                <w:szCs w:val="18"/>
              </w:rPr>
            </w:pPr>
            <w:r>
              <w:rPr>
                <w:rFonts w:hint="eastAsia" w:ascii="Calibri" w:hAnsi="Calibri"/>
                <w:sz w:val="18"/>
                <w:szCs w:val="18"/>
              </w:rPr>
              <w:t>测量期间当前link发送端丢包个数预估值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tcPr>
          <w:p>
            <w:pPr>
              <w:spacing w:after="15"/>
              <w:rPr>
                <w:rFonts w:ascii="Calibri" w:hAnsi="Calibri"/>
                <w:sz w:val="18"/>
                <w:szCs w:val="18"/>
              </w:rPr>
            </w:pPr>
            <w:r>
              <w:rPr>
                <w:rFonts w:hint="eastAsia" w:ascii="Calibri" w:hAnsi="Calibri"/>
                <w:sz w:val="18"/>
                <w:szCs w:val="18"/>
              </w:rPr>
              <w:t>packetErrors</w:t>
            </w:r>
            <w:r>
              <w:rPr>
                <w:rFonts w:ascii="Calibri" w:hAnsi="Calibri"/>
                <w:sz w:val="18"/>
                <w:szCs w:val="18"/>
              </w:rPr>
              <w:t>Rx</w:t>
            </w:r>
            <w:r>
              <w:rPr>
                <w:rFonts w:hint="eastAsia" w:ascii="Calibri" w:hAnsi="Calibri"/>
                <w:sz w:val="18"/>
                <w:szCs w:val="18"/>
              </w:rPr>
              <w:t xml:space="preserve"> </w:t>
            </w:r>
          </w:p>
        </w:tc>
        <w:tc>
          <w:tcPr>
            <w:tcW w:w="1382" w:type="dxa"/>
          </w:tcPr>
          <w:p>
            <w:pPr>
              <w:spacing w:after="15"/>
              <w:rPr>
                <w:rFonts w:ascii="Calibri" w:hAnsi="Calibri"/>
                <w:sz w:val="18"/>
                <w:szCs w:val="18"/>
              </w:rPr>
            </w:pPr>
            <w:r>
              <w:rPr>
                <w:rFonts w:hint="eastAsia" w:ascii="Calibri" w:hAnsi="Calibri"/>
                <w:sz w:val="18"/>
                <w:szCs w:val="18"/>
              </w:rPr>
              <w:t>INT32</w:t>
            </w:r>
          </w:p>
        </w:tc>
        <w:tc>
          <w:tcPr>
            <w:tcW w:w="1618" w:type="dxa"/>
          </w:tcPr>
          <w:p>
            <w:pPr>
              <w:spacing w:after="15"/>
              <w:rPr>
                <w:rFonts w:ascii="Calibri" w:hAnsi="Calibri"/>
                <w:sz w:val="18"/>
                <w:szCs w:val="18"/>
              </w:rPr>
            </w:pPr>
            <w:r>
              <w:rPr>
                <w:rFonts w:hint="eastAsia" w:ascii="Calibri" w:hAnsi="Calibri"/>
                <w:sz w:val="18"/>
                <w:szCs w:val="18"/>
              </w:rPr>
              <w:t>read</w:t>
            </w:r>
          </w:p>
        </w:tc>
        <w:tc>
          <w:tcPr>
            <w:tcW w:w="4136" w:type="dxa"/>
          </w:tcPr>
          <w:p>
            <w:pPr>
              <w:spacing w:after="15"/>
              <w:rPr>
                <w:rFonts w:ascii="Calibri" w:hAnsi="Calibri"/>
                <w:sz w:val="18"/>
                <w:szCs w:val="18"/>
              </w:rPr>
            </w:pPr>
            <w:r>
              <w:rPr>
                <w:rFonts w:hint="eastAsia" w:ascii="Calibri" w:hAnsi="Calibri"/>
                <w:sz w:val="18"/>
                <w:szCs w:val="18"/>
              </w:rPr>
              <w:t>测量期间当前link接收端丢包个数预估值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tcPr>
          <w:p>
            <w:pPr>
              <w:spacing w:after="15"/>
              <w:rPr>
                <w:rFonts w:ascii="Calibri" w:hAnsi="Calibri"/>
                <w:sz w:val="18"/>
                <w:szCs w:val="18"/>
              </w:rPr>
            </w:pPr>
            <w:r>
              <w:rPr>
                <w:rFonts w:hint="eastAsia" w:ascii="Calibri" w:hAnsi="Calibri"/>
                <w:sz w:val="18"/>
                <w:szCs w:val="18"/>
              </w:rPr>
              <w:t xml:space="preserve">transmittedPackets </w:t>
            </w:r>
          </w:p>
        </w:tc>
        <w:tc>
          <w:tcPr>
            <w:tcW w:w="1382" w:type="dxa"/>
          </w:tcPr>
          <w:p>
            <w:pPr>
              <w:spacing w:after="15"/>
              <w:rPr>
                <w:rFonts w:ascii="Calibri" w:hAnsi="Calibri"/>
                <w:sz w:val="18"/>
                <w:szCs w:val="18"/>
              </w:rPr>
            </w:pPr>
            <w:r>
              <w:rPr>
                <w:rFonts w:hint="eastAsia" w:ascii="Calibri" w:hAnsi="Calibri"/>
                <w:sz w:val="18"/>
                <w:szCs w:val="18"/>
              </w:rPr>
              <w:t>INT32</w:t>
            </w:r>
          </w:p>
        </w:tc>
        <w:tc>
          <w:tcPr>
            <w:tcW w:w="1618" w:type="dxa"/>
          </w:tcPr>
          <w:p>
            <w:pPr>
              <w:spacing w:after="15"/>
              <w:rPr>
                <w:rFonts w:ascii="Calibri" w:hAnsi="Calibri"/>
                <w:sz w:val="18"/>
                <w:szCs w:val="18"/>
              </w:rPr>
            </w:pPr>
            <w:r>
              <w:rPr>
                <w:rFonts w:hint="eastAsia" w:ascii="Calibri" w:hAnsi="Calibri"/>
                <w:sz w:val="18"/>
                <w:szCs w:val="18"/>
              </w:rPr>
              <w:t>read</w:t>
            </w:r>
          </w:p>
        </w:tc>
        <w:tc>
          <w:tcPr>
            <w:tcW w:w="4136" w:type="dxa"/>
          </w:tcPr>
          <w:p>
            <w:pPr>
              <w:spacing w:after="15"/>
              <w:rPr>
                <w:rFonts w:ascii="Calibri" w:hAnsi="Calibri"/>
                <w:sz w:val="18"/>
                <w:szCs w:val="18"/>
              </w:rPr>
            </w:pPr>
            <w:r>
              <w:rPr>
                <w:rFonts w:hint="eastAsia" w:ascii="Calibri" w:hAnsi="Calibri"/>
                <w:sz w:val="18"/>
                <w:szCs w:val="18"/>
              </w:rPr>
              <w:t xml:space="preserve">同一测量期间当前link发送的包个数的预估值，用于预估packetErrors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tcPr>
          <w:p>
            <w:pPr>
              <w:spacing w:after="15"/>
              <w:rPr>
                <w:rFonts w:ascii="Calibri" w:hAnsi="Calibri"/>
                <w:sz w:val="18"/>
                <w:szCs w:val="18"/>
              </w:rPr>
            </w:pPr>
            <w:r>
              <w:rPr>
                <w:sz w:val="18"/>
                <w:szCs w:val="18"/>
              </w:rPr>
              <w:t>macThroughputCapacity</w:t>
            </w:r>
          </w:p>
        </w:tc>
        <w:tc>
          <w:tcPr>
            <w:tcW w:w="1382" w:type="dxa"/>
          </w:tcPr>
          <w:p>
            <w:pPr>
              <w:spacing w:after="15"/>
              <w:rPr>
                <w:rFonts w:ascii="Calibri" w:hAnsi="Calibri"/>
                <w:sz w:val="18"/>
                <w:szCs w:val="18"/>
              </w:rPr>
            </w:pPr>
            <w:r>
              <w:rPr>
                <w:rFonts w:hint="eastAsia" w:ascii="Calibri" w:hAnsi="Calibri"/>
                <w:sz w:val="18"/>
                <w:szCs w:val="18"/>
              </w:rPr>
              <w:t>INT16</w:t>
            </w:r>
          </w:p>
        </w:tc>
        <w:tc>
          <w:tcPr>
            <w:tcW w:w="1618" w:type="dxa"/>
          </w:tcPr>
          <w:p>
            <w:pPr>
              <w:spacing w:after="15"/>
              <w:rPr>
                <w:rFonts w:ascii="Calibri" w:hAnsi="Calibri"/>
                <w:sz w:val="18"/>
                <w:szCs w:val="18"/>
              </w:rPr>
            </w:pPr>
            <w:r>
              <w:rPr>
                <w:rFonts w:hint="eastAsia" w:ascii="Calibri" w:hAnsi="Calibri"/>
                <w:sz w:val="18"/>
                <w:szCs w:val="18"/>
              </w:rPr>
              <w:t>read</w:t>
            </w:r>
          </w:p>
        </w:tc>
        <w:tc>
          <w:tcPr>
            <w:tcW w:w="4136" w:type="dxa"/>
          </w:tcPr>
          <w:p>
            <w:pPr>
              <w:spacing w:after="15"/>
              <w:rPr>
                <w:rFonts w:ascii="Calibri" w:hAnsi="Calibri"/>
                <w:sz w:val="18"/>
                <w:szCs w:val="18"/>
              </w:rPr>
            </w:pPr>
            <w:r>
              <w:rPr>
                <w:rFonts w:hint="eastAsia" w:ascii="Calibri" w:hAnsi="Calibri"/>
                <w:sz w:val="18"/>
                <w:szCs w:val="18"/>
              </w:rPr>
              <w:t>发送端最大MAC吞吐率，以Mb/s表示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tcPr>
          <w:p>
            <w:pPr>
              <w:spacing w:after="15"/>
              <w:rPr>
                <w:rFonts w:ascii="Calibri" w:hAnsi="Calibri"/>
                <w:sz w:val="18"/>
                <w:szCs w:val="18"/>
              </w:rPr>
            </w:pPr>
            <w:r>
              <w:rPr>
                <w:rFonts w:hint="eastAsia" w:ascii="Calibri" w:hAnsi="Calibri"/>
                <w:sz w:val="18"/>
                <w:szCs w:val="18"/>
              </w:rPr>
              <w:t xml:space="preserve">linkAvailability </w:t>
            </w:r>
          </w:p>
        </w:tc>
        <w:tc>
          <w:tcPr>
            <w:tcW w:w="1382" w:type="dxa"/>
          </w:tcPr>
          <w:p>
            <w:pPr>
              <w:spacing w:after="15"/>
              <w:rPr>
                <w:rFonts w:ascii="Calibri" w:hAnsi="Calibri"/>
                <w:sz w:val="18"/>
                <w:szCs w:val="18"/>
              </w:rPr>
            </w:pPr>
            <w:r>
              <w:rPr>
                <w:rFonts w:hint="eastAsia" w:ascii="Calibri" w:hAnsi="Calibri"/>
                <w:sz w:val="18"/>
                <w:szCs w:val="18"/>
              </w:rPr>
              <w:t>INT16</w:t>
            </w:r>
          </w:p>
        </w:tc>
        <w:tc>
          <w:tcPr>
            <w:tcW w:w="1618" w:type="dxa"/>
          </w:tcPr>
          <w:p>
            <w:pPr>
              <w:spacing w:after="15"/>
              <w:rPr>
                <w:rFonts w:ascii="Calibri" w:hAnsi="Calibri"/>
                <w:sz w:val="18"/>
                <w:szCs w:val="18"/>
              </w:rPr>
            </w:pPr>
            <w:r>
              <w:rPr>
                <w:rFonts w:hint="eastAsia" w:ascii="Calibri" w:hAnsi="Calibri"/>
                <w:sz w:val="18"/>
                <w:szCs w:val="18"/>
              </w:rPr>
              <w:t>read</w:t>
            </w:r>
          </w:p>
        </w:tc>
        <w:tc>
          <w:tcPr>
            <w:tcW w:w="4136" w:type="dxa"/>
          </w:tcPr>
          <w:p>
            <w:pPr>
              <w:spacing w:after="15"/>
              <w:rPr>
                <w:rFonts w:ascii="Calibri" w:hAnsi="Calibri"/>
                <w:sz w:val="18"/>
                <w:szCs w:val="18"/>
              </w:rPr>
            </w:pPr>
            <w:r>
              <w:rPr>
                <w:rFonts w:hint="eastAsia" w:ascii="Calibri" w:hAnsi="Calibri"/>
                <w:sz w:val="18"/>
                <w:szCs w:val="18"/>
              </w:rPr>
              <w:t>当前link可用于数据传输的时间平均百分比预估值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tcPr>
          <w:p>
            <w:pPr>
              <w:spacing w:after="15"/>
              <w:rPr>
                <w:rFonts w:ascii="Calibri" w:hAnsi="Calibri"/>
                <w:sz w:val="18"/>
                <w:szCs w:val="18"/>
              </w:rPr>
            </w:pPr>
            <w:r>
              <w:rPr>
                <w:rFonts w:hint="eastAsia" w:ascii="Calibri" w:hAnsi="Calibri"/>
                <w:sz w:val="18"/>
                <w:szCs w:val="18"/>
              </w:rPr>
              <w:t xml:space="preserve">phyRate </w:t>
            </w:r>
          </w:p>
        </w:tc>
        <w:tc>
          <w:tcPr>
            <w:tcW w:w="1382" w:type="dxa"/>
          </w:tcPr>
          <w:p>
            <w:pPr>
              <w:spacing w:after="15"/>
              <w:rPr>
                <w:rFonts w:ascii="Calibri" w:hAnsi="Calibri"/>
                <w:sz w:val="18"/>
                <w:szCs w:val="18"/>
              </w:rPr>
            </w:pPr>
            <w:r>
              <w:rPr>
                <w:rFonts w:hint="eastAsia" w:ascii="Calibri" w:hAnsi="Calibri"/>
                <w:sz w:val="18"/>
                <w:szCs w:val="18"/>
              </w:rPr>
              <w:t>INT16</w:t>
            </w:r>
          </w:p>
        </w:tc>
        <w:tc>
          <w:tcPr>
            <w:tcW w:w="1618" w:type="dxa"/>
          </w:tcPr>
          <w:p>
            <w:pPr>
              <w:spacing w:after="15"/>
              <w:rPr>
                <w:rFonts w:ascii="Calibri" w:hAnsi="Calibri"/>
                <w:sz w:val="18"/>
                <w:szCs w:val="18"/>
              </w:rPr>
            </w:pPr>
            <w:r>
              <w:rPr>
                <w:rFonts w:hint="eastAsia" w:ascii="Calibri" w:hAnsi="Calibri"/>
                <w:sz w:val="18"/>
                <w:szCs w:val="18"/>
              </w:rPr>
              <w:t>read</w:t>
            </w:r>
          </w:p>
        </w:tc>
        <w:tc>
          <w:tcPr>
            <w:tcW w:w="4136" w:type="dxa"/>
          </w:tcPr>
          <w:p>
            <w:pPr>
              <w:spacing w:after="15"/>
              <w:rPr>
                <w:rFonts w:ascii="Calibri" w:hAnsi="Calibri"/>
                <w:sz w:val="18"/>
                <w:szCs w:val="18"/>
              </w:rPr>
            </w:pPr>
            <w:r>
              <w:rPr>
                <w:rFonts w:hint="eastAsia" w:ascii="Calibri" w:hAnsi="Calibri"/>
                <w:sz w:val="18"/>
                <w:szCs w:val="18"/>
              </w:rPr>
              <w:t>当前link发送端物理传输速率预估值，以Mb/s表示</w:t>
            </w:r>
          </w:p>
          <w:p>
            <w:pPr>
              <w:spacing w:after="15"/>
              <w:rPr>
                <w:rFonts w:ascii="Calibri" w:hAnsi="Calibri"/>
                <w:sz w:val="18"/>
                <w:szCs w:val="18"/>
              </w:rPr>
            </w:pPr>
            <w:r>
              <w:rPr>
                <w:rFonts w:hint="eastAsia" w:ascii="Calibri" w:hAnsi="Calibri"/>
                <w:sz w:val="18"/>
                <w:szCs w:val="18"/>
              </w:rPr>
              <w:t>当当前接口的媒体类型为1905 Table 6-12中的0, 2, 3时，该值时物理传输速率，其他情况下，设置为0xFFFF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tcPr>
          <w:p>
            <w:pPr>
              <w:spacing w:after="15"/>
              <w:rPr>
                <w:rFonts w:ascii="Calibri" w:hAnsi="Calibri"/>
                <w:sz w:val="18"/>
                <w:szCs w:val="18"/>
              </w:rPr>
            </w:pPr>
            <w:r>
              <w:rPr>
                <w:rFonts w:hint="eastAsia" w:ascii="Calibri" w:hAnsi="Calibri"/>
                <w:sz w:val="18"/>
                <w:szCs w:val="18"/>
              </w:rPr>
              <w:t>packetsReceived</w:t>
            </w:r>
          </w:p>
        </w:tc>
        <w:tc>
          <w:tcPr>
            <w:tcW w:w="1382" w:type="dxa"/>
          </w:tcPr>
          <w:p>
            <w:pPr>
              <w:spacing w:after="15"/>
              <w:rPr>
                <w:rFonts w:ascii="Calibri" w:hAnsi="Calibri"/>
                <w:sz w:val="18"/>
                <w:szCs w:val="18"/>
              </w:rPr>
            </w:pPr>
            <w:r>
              <w:rPr>
                <w:rFonts w:hint="eastAsia" w:ascii="Calibri" w:hAnsi="Calibri"/>
                <w:sz w:val="18"/>
                <w:szCs w:val="18"/>
              </w:rPr>
              <w:t>INT32</w:t>
            </w:r>
          </w:p>
        </w:tc>
        <w:tc>
          <w:tcPr>
            <w:tcW w:w="1618" w:type="dxa"/>
          </w:tcPr>
          <w:p>
            <w:pPr>
              <w:spacing w:after="15"/>
              <w:rPr>
                <w:rFonts w:ascii="Calibri" w:hAnsi="Calibri"/>
                <w:sz w:val="18"/>
                <w:szCs w:val="18"/>
              </w:rPr>
            </w:pPr>
            <w:r>
              <w:rPr>
                <w:rFonts w:hint="eastAsia" w:ascii="Calibri" w:hAnsi="Calibri"/>
                <w:sz w:val="18"/>
                <w:szCs w:val="18"/>
              </w:rPr>
              <w:t>read</w:t>
            </w:r>
          </w:p>
        </w:tc>
        <w:tc>
          <w:tcPr>
            <w:tcW w:w="4136" w:type="dxa"/>
          </w:tcPr>
          <w:p>
            <w:pPr>
              <w:spacing w:after="15"/>
              <w:rPr>
                <w:rFonts w:ascii="Calibri" w:hAnsi="Calibri"/>
                <w:sz w:val="18"/>
                <w:szCs w:val="18"/>
              </w:rPr>
            </w:pPr>
            <w:r>
              <w:rPr>
                <w:rFonts w:hint="eastAsia" w:ascii="Calibri" w:hAnsi="Calibri"/>
                <w:sz w:val="18"/>
                <w:szCs w:val="18"/>
              </w:rPr>
              <w:t xml:space="preserve">在同一测量期间，接口接收到的包个数，用于计算packetErrors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tcPr>
          <w:p>
            <w:pPr>
              <w:spacing w:after="15"/>
              <w:rPr>
                <w:rFonts w:ascii="Calibri" w:hAnsi="Calibri"/>
                <w:sz w:val="18"/>
                <w:szCs w:val="18"/>
              </w:rPr>
            </w:pPr>
            <w:r>
              <w:rPr>
                <w:rFonts w:hint="eastAsia" w:ascii="Calibri" w:hAnsi="Calibri"/>
                <w:sz w:val="18"/>
                <w:szCs w:val="18"/>
              </w:rPr>
              <w:t>rssi</w:t>
            </w:r>
          </w:p>
        </w:tc>
        <w:tc>
          <w:tcPr>
            <w:tcW w:w="1382" w:type="dxa"/>
          </w:tcPr>
          <w:p>
            <w:pPr>
              <w:spacing w:after="15"/>
              <w:rPr>
                <w:rFonts w:ascii="Calibri" w:hAnsi="Calibri"/>
                <w:sz w:val="18"/>
                <w:szCs w:val="18"/>
              </w:rPr>
            </w:pPr>
            <w:r>
              <w:rPr>
                <w:rFonts w:hint="eastAsia" w:ascii="Calibri" w:hAnsi="Calibri"/>
                <w:sz w:val="18"/>
                <w:szCs w:val="18"/>
              </w:rPr>
              <w:t>BYTE</w:t>
            </w:r>
          </w:p>
        </w:tc>
        <w:tc>
          <w:tcPr>
            <w:tcW w:w="1618" w:type="dxa"/>
          </w:tcPr>
          <w:p>
            <w:pPr>
              <w:spacing w:after="15"/>
              <w:rPr>
                <w:rFonts w:ascii="Calibri" w:hAnsi="Calibri"/>
                <w:sz w:val="18"/>
                <w:szCs w:val="18"/>
              </w:rPr>
            </w:pPr>
            <w:r>
              <w:rPr>
                <w:rFonts w:hint="eastAsia" w:ascii="Calibri" w:hAnsi="Calibri"/>
                <w:sz w:val="18"/>
                <w:szCs w:val="18"/>
              </w:rPr>
              <w:t>read</w:t>
            </w:r>
          </w:p>
        </w:tc>
        <w:tc>
          <w:tcPr>
            <w:tcW w:w="4136" w:type="dxa"/>
          </w:tcPr>
          <w:p>
            <w:pPr>
              <w:spacing w:after="15"/>
              <w:rPr>
                <w:rFonts w:ascii="Calibri" w:hAnsi="Calibri"/>
                <w:sz w:val="18"/>
                <w:szCs w:val="18"/>
              </w:rPr>
            </w:pPr>
            <w:r>
              <w:rPr>
                <w:rFonts w:hint="eastAsia" w:ascii="Calibri" w:hAnsi="Calibri"/>
                <w:sz w:val="18"/>
                <w:szCs w:val="18"/>
              </w:rPr>
              <w:t>当媒体类型为IEEE802.11时，该值是接收方接收信号强度标识，以dB表示，其他媒体类型该值设置为0xFF</w:t>
            </w:r>
          </w:p>
        </w:tc>
      </w:tr>
    </w:tbl>
    <w:p>
      <w:pPr>
        <w:pStyle w:val="162"/>
        <w:tabs>
          <w:tab w:val="left" w:pos="1080"/>
          <w:tab w:val="left" w:pos="1500"/>
        </w:tabs>
        <w:spacing w:before="156" w:after="156"/>
        <w:ind w:left="720"/>
        <w:jc w:val="left"/>
        <w:rPr>
          <w:bCs/>
        </w:rPr>
      </w:pPr>
      <w:r>
        <w:rPr>
          <w:rFonts w:hint="eastAsia"/>
        </w:rPr>
        <w:t>com.ctc.map1</w:t>
      </w:r>
      <w:r>
        <w:t>.Ap</w:t>
      </w:r>
      <w:r>
        <w:rPr>
          <w:rFonts w:hint="eastAsia"/>
        </w:rPr>
        <w:t>LinkMetric</w:t>
      </w:r>
    </w:p>
    <w:p>
      <w:pPr>
        <w:spacing w:after="15"/>
        <w:ind w:left="420" w:hanging="420" w:hangingChars="199"/>
        <w:rPr>
          <w:b/>
        </w:rPr>
      </w:pPr>
      <w:r>
        <w:rPr>
          <w:rFonts w:hint="eastAsia"/>
          <w:b/>
        </w:rPr>
        <w:t>属性</w:t>
      </w:r>
    </w:p>
    <w:tbl>
      <w:tblPr>
        <w:tblStyle w:val="66"/>
        <w:tblW w:w="90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1393"/>
        <w:gridCol w:w="1607"/>
        <w:gridCol w:w="4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属性名</w:t>
            </w:r>
          </w:p>
        </w:tc>
        <w:tc>
          <w:tcPr>
            <w:tcW w:w="1393"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类型</w:t>
            </w:r>
          </w:p>
        </w:tc>
        <w:tc>
          <w:tcPr>
            <w:tcW w:w="1607"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权限</w:t>
            </w:r>
          </w:p>
        </w:tc>
        <w:tc>
          <w:tcPr>
            <w:tcW w:w="4114" w:type="dxa"/>
            <w:tcBorders>
              <w:top w:val="single" w:color="auto" w:sz="4" w:space="0"/>
              <w:left w:val="single" w:color="auto" w:sz="4" w:space="0"/>
              <w:bottom w:val="single" w:color="auto" w:sz="4" w:space="0"/>
              <w:right w:val="single" w:color="auto" w:sz="4" w:space="0"/>
            </w:tcBorders>
            <w:shd w:val="clear" w:color="auto" w:fill="D9D9D9"/>
          </w:tcPr>
          <w:p>
            <w:pPr>
              <w:spacing w:after="15"/>
              <w:jc w:val="center"/>
              <w:rPr>
                <w:rFonts w:ascii="Calibri" w:hAnsi="Calibri"/>
                <w:sz w:val="18"/>
                <w:szCs w:val="18"/>
              </w:rPr>
            </w:pPr>
            <w:r>
              <w:rPr>
                <w:rFonts w:hint="eastAsia" w:ascii="Calibri" w:hAnsi="Calibri"/>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bssid</w:t>
            </w:r>
          </w:p>
        </w:tc>
        <w:tc>
          <w:tcPr>
            <w:tcW w:w="1393"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STRING(16)</w:t>
            </w:r>
          </w:p>
        </w:tc>
        <w:tc>
          <w:tcPr>
            <w:tcW w:w="160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ascii="Calibri" w:hAnsi="Calibri"/>
                <w:sz w:val="18"/>
                <w:szCs w:val="18"/>
              </w:rPr>
              <w:t>read</w:t>
            </w:r>
          </w:p>
        </w:tc>
        <w:tc>
          <w:tcPr>
            <w:tcW w:w="411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被测量的BSSID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channelUtilization</w:t>
            </w:r>
          </w:p>
        </w:tc>
        <w:tc>
          <w:tcPr>
            <w:tcW w:w="1393"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BYTE</w:t>
            </w:r>
          </w:p>
        </w:tc>
        <w:tc>
          <w:tcPr>
            <w:tcW w:w="160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t>
            </w:r>
          </w:p>
        </w:tc>
        <w:tc>
          <w:tcPr>
            <w:tcW w:w="411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信道使用率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totalSTANumber</w:t>
            </w:r>
          </w:p>
        </w:tc>
        <w:tc>
          <w:tcPr>
            <w:tcW w:w="1393"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UINT16</w:t>
            </w:r>
          </w:p>
        </w:tc>
        <w:tc>
          <w:tcPr>
            <w:tcW w:w="160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t>
            </w:r>
          </w:p>
        </w:tc>
        <w:tc>
          <w:tcPr>
            <w:tcW w:w="411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关联到当前BSS的所有STA个数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accessCategory</w:t>
            </w:r>
          </w:p>
        </w:tc>
        <w:tc>
          <w:tcPr>
            <w:tcW w:w="1393"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BYTE</w:t>
            </w:r>
          </w:p>
        </w:tc>
        <w:tc>
          <w:tcPr>
            <w:tcW w:w="160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t>
            </w:r>
          </w:p>
        </w:tc>
        <w:tc>
          <w:tcPr>
            <w:tcW w:w="411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访问类别，bit7表示AC=BE,该bit为必须置1；bit6表示AC=BK；bit5表示AC=VO；bit4表示AC=VI；bit3~0保留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EstimatedServiceParameters</w:t>
            </w:r>
          </w:p>
        </w:tc>
        <w:tc>
          <w:tcPr>
            <w:tcW w:w="1393"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ARRAY&lt;BYTE&gt;(12)</w:t>
            </w:r>
          </w:p>
        </w:tc>
        <w:tc>
          <w:tcPr>
            <w:tcW w:w="1607"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read</w:t>
            </w:r>
          </w:p>
        </w:tc>
        <w:tc>
          <w:tcPr>
            <w:tcW w:w="4114"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依据上面的accessCategory决定是否存在对应的Estimated Server Parameters，该数组长度为12个BYTE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associatedStaTrafficStats</w:t>
            </w:r>
          </w:p>
        </w:tc>
        <w:tc>
          <w:tcPr>
            <w:tcW w:w="1393" w:type="dxa"/>
            <w:tcBorders>
              <w:top w:val="single" w:color="auto" w:sz="4" w:space="0"/>
              <w:left w:val="single" w:color="auto" w:sz="4" w:space="0"/>
              <w:bottom w:val="single" w:color="auto" w:sz="4" w:space="0"/>
              <w:right w:val="single" w:color="auto" w:sz="4" w:space="0"/>
            </w:tcBorders>
          </w:tcPr>
          <w:p>
            <w:pPr>
              <w:spacing w:after="15"/>
              <w:rPr>
                <w:rFonts w:ascii="Calibri" w:hAnsi="Calibri" w:eastAsiaTheme="minorEastAsia"/>
                <w:sz w:val="18"/>
                <w:szCs w:val="18"/>
              </w:rPr>
            </w:pPr>
            <w:r>
              <w:rPr>
                <w:rFonts w:hint="eastAsia" w:ascii="Calibri" w:hAnsi="Calibri"/>
                <w:sz w:val="18"/>
                <w:szCs w:val="18"/>
              </w:rPr>
              <w:t>ARRAY(STRING,ARRAY(STRING,VARIANT))</w:t>
            </w:r>
          </w:p>
        </w:tc>
        <w:tc>
          <w:tcPr>
            <w:tcW w:w="1607" w:type="dxa"/>
            <w:tcBorders>
              <w:top w:val="single" w:color="auto" w:sz="4" w:space="0"/>
              <w:left w:val="single" w:color="auto" w:sz="4" w:space="0"/>
              <w:bottom w:val="single" w:color="auto" w:sz="4" w:space="0"/>
              <w:right w:val="single" w:color="auto" w:sz="4" w:space="0"/>
            </w:tcBorders>
          </w:tcPr>
          <w:p>
            <w:pPr>
              <w:spacing w:after="15"/>
              <w:rPr>
                <w:rFonts w:ascii="Calibri" w:hAnsi="Calibri" w:eastAsiaTheme="minorEastAsia"/>
                <w:sz w:val="18"/>
                <w:szCs w:val="18"/>
              </w:rPr>
            </w:pPr>
            <w:r>
              <w:rPr>
                <w:rFonts w:hint="eastAsia" w:ascii="Calibri" w:hAnsi="Calibri"/>
                <w:sz w:val="18"/>
                <w:szCs w:val="18"/>
              </w:rPr>
              <w:t>read</w:t>
            </w:r>
          </w:p>
        </w:tc>
        <w:tc>
          <w:tcPr>
            <w:tcW w:w="4114" w:type="dxa"/>
            <w:tcBorders>
              <w:top w:val="single" w:color="auto" w:sz="4" w:space="0"/>
              <w:left w:val="single" w:color="auto" w:sz="4" w:space="0"/>
              <w:bottom w:val="single" w:color="auto" w:sz="4" w:space="0"/>
              <w:right w:val="single" w:color="auto" w:sz="4" w:space="0"/>
            </w:tcBorders>
          </w:tcPr>
          <w:p>
            <w:pPr>
              <w:spacing w:after="15"/>
              <w:rPr>
                <w:rFonts w:ascii="Calibri" w:hAnsi="Calibri" w:eastAsiaTheme="minorEastAsia"/>
                <w:sz w:val="18"/>
                <w:szCs w:val="18"/>
              </w:rPr>
            </w:pPr>
            <w:r>
              <w:rPr>
                <w:rFonts w:hint="eastAsia" w:ascii="Calibri" w:hAnsi="Calibri"/>
                <w:sz w:val="18"/>
                <w:szCs w:val="18"/>
              </w:rPr>
              <w:t>当前AP下关联的STA流量统计结果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Borders>
              <w:top w:val="single" w:color="auto" w:sz="4" w:space="0"/>
              <w:left w:val="single" w:color="auto" w:sz="4" w:space="0"/>
              <w:bottom w:val="single" w:color="auto" w:sz="4" w:space="0"/>
              <w:right w:val="single" w:color="auto" w:sz="4" w:space="0"/>
            </w:tcBorders>
          </w:tcPr>
          <w:p>
            <w:pPr>
              <w:spacing w:after="15"/>
              <w:rPr>
                <w:rFonts w:ascii="Calibri" w:hAnsi="Calibri"/>
                <w:sz w:val="18"/>
                <w:szCs w:val="18"/>
              </w:rPr>
            </w:pPr>
            <w:r>
              <w:rPr>
                <w:rFonts w:hint="eastAsia" w:ascii="Calibri" w:hAnsi="Calibri"/>
                <w:sz w:val="18"/>
                <w:szCs w:val="18"/>
              </w:rPr>
              <w:t>associatedStaLinkMetrics</w:t>
            </w:r>
          </w:p>
        </w:tc>
        <w:tc>
          <w:tcPr>
            <w:tcW w:w="1393" w:type="dxa"/>
            <w:tcBorders>
              <w:top w:val="single" w:color="auto" w:sz="4" w:space="0"/>
              <w:left w:val="single" w:color="auto" w:sz="4" w:space="0"/>
              <w:bottom w:val="single" w:color="auto" w:sz="4" w:space="0"/>
              <w:right w:val="single" w:color="auto" w:sz="4" w:space="0"/>
            </w:tcBorders>
          </w:tcPr>
          <w:p>
            <w:pPr>
              <w:spacing w:after="15"/>
              <w:rPr>
                <w:rFonts w:ascii="Calibri" w:hAnsi="Calibri" w:eastAsiaTheme="minorEastAsia"/>
                <w:sz w:val="18"/>
                <w:szCs w:val="18"/>
              </w:rPr>
            </w:pPr>
            <w:r>
              <w:rPr>
                <w:rFonts w:hint="eastAsia" w:ascii="Calibri" w:hAnsi="Calibri"/>
                <w:sz w:val="18"/>
                <w:szCs w:val="18"/>
              </w:rPr>
              <w:t>ARRAY(STRING,ARRAY(ARRAY(STRING,VARIANT)))</w:t>
            </w:r>
          </w:p>
        </w:tc>
        <w:tc>
          <w:tcPr>
            <w:tcW w:w="1607" w:type="dxa"/>
            <w:tcBorders>
              <w:top w:val="single" w:color="auto" w:sz="4" w:space="0"/>
              <w:left w:val="single" w:color="auto" w:sz="4" w:space="0"/>
              <w:bottom w:val="single" w:color="auto" w:sz="4" w:space="0"/>
              <w:right w:val="single" w:color="auto" w:sz="4" w:space="0"/>
            </w:tcBorders>
          </w:tcPr>
          <w:p>
            <w:pPr>
              <w:spacing w:after="15"/>
              <w:rPr>
                <w:rFonts w:ascii="Calibri" w:hAnsi="Calibri" w:eastAsiaTheme="minorEastAsia"/>
                <w:sz w:val="18"/>
                <w:szCs w:val="18"/>
              </w:rPr>
            </w:pPr>
            <w:r>
              <w:rPr>
                <w:rFonts w:hint="eastAsia" w:ascii="Calibri" w:hAnsi="Calibri"/>
                <w:sz w:val="18"/>
                <w:szCs w:val="18"/>
              </w:rPr>
              <w:t>read</w:t>
            </w:r>
          </w:p>
        </w:tc>
        <w:tc>
          <w:tcPr>
            <w:tcW w:w="4114" w:type="dxa"/>
            <w:tcBorders>
              <w:top w:val="single" w:color="auto" w:sz="4" w:space="0"/>
              <w:left w:val="single" w:color="auto" w:sz="4" w:space="0"/>
              <w:bottom w:val="single" w:color="auto" w:sz="4" w:space="0"/>
              <w:right w:val="single" w:color="auto" w:sz="4" w:space="0"/>
            </w:tcBorders>
          </w:tcPr>
          <w:p>
            <w:pPr>
              <w:spacing w:after="15"/>
              <w:rPr>
                <w:rFonts w:ascii="Calibri" w:hAnsi="Calibri" w:eastAsiaTheme="minorEastAsia"/>
                <w:sz w:val="18"/>
                <w:szCs w:val="18"/>
              </w:rPr>
            </w:pPr>
            <w:r>
              <w:rPr>
                <w:rFonts w:hint="eastAsia" w:ascii="Calibri" w:hAnsi="Calibri"/>
                <w:sz w:val="18"/>
                <w:szCs w:val="18"/>
              </w:rPr>
              <w:t>当前AP下关联的STA Link测量结果</w:t>
            </w:r>
          </w:p>
        </w:tc>
      </w:tr>
    </w:tbl>
    <w:p>
      <w:pPr>
        <w:pStyle w:val="345"/>
        <w:tabs>
          <w:tab w:val="left" w:pos="1080"/>
          <w:tab w:val="left" w:pos="1500"/>
        </w:tabs>
        <w:spacing w:after="12"/>
        <w:ind w:firstLine="0" w:firstLineChars="0"/>
        <w:jc w:val="left"/>
        <w:rPr>
          <w:bCs/>
        </w:rPr>
      </w:pPr>
    </w:p>
    <w:p>
      <w:pPr>
        <w:pStyle w:val="161"/>
        <w:tabs>
          <w:tab w:val="left" w:pos="1080"/>
          <w:tab w:val="left" w:pos="1500"/>
        </w:tabs>
        <w:spacing w:before="312" w:after="312"/>
        <w:ind w:left="720"/>
        <w:jc w:val="left"/>
        <w:rPr>
          <w:bCs/>
        </w:rPr>
      </w:pPr>
      <w:r>
        <w:rPr>
          <w:rFonts w:hint="eastAsia"/>
        </w:rPr>
        <w:t>Controller DBUS对象</w:t>
      </w:r>
    </w:p>
    <w:tbl>
      <w:tblPr>
        <w:tblStyle w:val="66"/>
        <w:tblW w:w="71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3292"/>
        <w:gridCol w:w="3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292" w:type="dxa"/>
            <w:shd w:val="clear" w:color="auto" w:fill="FFFFFF" w:themeFill="background1"/>
          </w:tcPr>
          <w:p>
            <w:pPr>
              <w:spacing w:after="15"/>
              <w:rPr>
                <w:sz w:val="18"/>
                <w:szCs w:val="18"/>
              </w:rPr>
            </w:pPr>
            <w:r>
              <w:rPr>
                <w:sz w:val="18"/>
                <w:szCs w:val="18"/>
              </w:rPr>
              <w:t>Object Path</w:t>
            </w:r>
          </w:p>
        </w:tc>
        <w:tc>
          <w:tcPr>
            <w:tcW w:w="3849" w:type="dxa"/>
            <w:shd w:val="clear" w:color="auto" w:fill="FFFFFF" w:themeFill="background1"/>
          </w:tcPr>
          <w:p>
            <w:pPr>
              <w:spacing w:after="15"/>
              <w:rPr>
                <w:sz w:val="18"/>
                <w:szCs w:val="18"/>
              </w:rPr>
            </w:pPr>
            <w:r>
              <w:rPr>
                <w:rFonts w:hint="eastAsia"/>
                <w:sz w:val="18"/>
                <w:szCs w:val="18"/>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292" w:type="dxa"/>
            <w:shd w:val="clear" w:color="auto" w:fill="FFFFFF" w:themeFill="background1"/>
          </w:tcPr>
          <w:p>
            <w:pPr>
              <w:spacing w:after="15"/>
              <w:rPr>
                <w:sz w:val="18"/>
                <w:szCs w:val="18"/>
              </w:rPr>
            </w:pPr>
            <w:r>
              <w:rPr>
                <w:sz w:val="18"/>
                <w:szCs w:val="18"/>
              </w:rPr>
              <w:t>/com/ctc/</w:t>
            </w:r>
            <w:r>
              <w:rPr>
                <w:rFonts w:hint="eastAsia"/>
                <w:sz w:val="18"/>
                <w:szCs w:val="18"/>
              </w:rPr>
              <w:t>map1/Management</w:t>
            </w:r>
          </w:p>
        </w:tc>
        <w:tc>
          <w:tcPr>
            <w:tcW w:w="3849" w:type="dxa"/>
            <w:shd w:val="clear" w:color="auto" w:fill="FFFFFF" w:themeFill="background1"/>
          </w:tcPr>
          <w:p>
            <w:pPr>
              <w:spacing w:after="15"/>
              <w:rPr>
                <w:sz w:val="18"/>
                <w:szCs w:val="18"/>
              </w:rPr>
            </w:pPr>
            <w:r>
              <w:rPr>
                <w:rFonts w:hint="eastAsia"/>
                <w:sz w:val="18"/>
                <w:szCs w:val="18"/>
              </w:rPr>
              <w:t>com.ctc.map1.Management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292" w:type="dxa"/>
            <w:shd w:val="clear" w:color="auto" w:fill="FFFFFF" w:themeFill="background1"/>
          </w:tcPr>
          <w:p>
            <w:pPr>
              <w:spacing w:after="15"/>
              <w:rPr>
                <w:sz w:val="18"/>
                <w:szCs w:val="18"/>
              </w:rPr>
            </w:pPr>
            <w:r>
              <w:rPr>
                <w:rFonts w:hint="eastAsia"/>
                <w:sz w:val="18"/>
                <w:szCs w:val="18"/>
              </w:rPr>
              <w:t>/com/ctc/</w:t>
            </w:r>
            <w:r>
              <w:rPr>
                <w:sz w:val="18"/>
                <w:szCs w:val="18"/>
              </w:rPr>
              <w:t>map</w:t>
            </w:r>
            <w:r>
              <w:rPr>
                <w:rFonts w:hint="eastAsia"/>
                <w:sz w:val="18"/>
                <w:szCs w:val="18"/>
              </w:rPr>
              <w:t>1/</w:t>
            </w:r>
            <w:r>
              <w:rPr>
                <w:sz w:val="18"/>
                <w:szCs w:val="18"/>
              </w:rPr>
              <w:t>ApNeighbor</w:t>
            </w:r>
            <w:r>
              <w:rPr>
                <w:rFonts w:hint="eastAsia"/>
                <w:sz w:val="18"/>
                <w:szCs w:val="18"/>
              </w:rPr>
              <w:t>s</w:t>
            </w:r>
          </w:p>
        </w:tc>
        <w:tc>
          <w:tcPr>
            <w:tcW w:w="3849" w:type="dxa"/>
            <w:shd w:val="clear" w:color="auto" w:fill="FFFFFF" w:themeFill="background1"/>
          </w:tcPr>
          <w:p>
            <w:pPr>
              <w:spacing w:after="15"/>
              <w:rPr>
                <w:sz w:val="18"/>
                <w:szCs w:val="18"/>
              </w:rPr>
            </w:pPr>
            <w:r>
              <w:rPr>
                <w:rFonts w:hint="eastAsia"/>
                <w:sz w:val="18"/>
                <w:szCs w:val="18"/>
              </w:rPr>
              <w:t>com.ctc.igd1.ObjectManager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292" w:type="dxa"/>
            <w:shd w:val="clear" w:color="auto" w:fill="FFFFFF" w:themeFill="background1"/>
          </w:tcPr>
          <w:p>
            <w:pPr>
              <w:spacing w:after="15"/>
              <w:rPr>
                <w:sz w:val="18"/>
                <w:szCs w:val="18"/>
              </w:rPr>
            </w:pPr>
            <w:r>
              <w:rPr>
                <w:rFonts w:hint="eastAsia"/>
                <w:sz w:val="18"/>
                <w:szCs w:val="18"/>
              </w:rPr>
              <w:t>/com/ctc/</w:t>
            </w:r>
            <w:r>
              <w:rPr>
                <w:sz w:val="18"/>
                <w:szCs w:val="18"/>
              </w:rPr>
              <w:t>map</w:t>
            </w:r>
            <w:r>
              <w:rPr>
                <w:rFonts w:hint="eastAsia"/>
                <w:sz w:val="18"/>
                <w:szCs w:val="18"/>
              </w:rPr>
              <w:t>1/</w:t>
            </w:r>
            <w:r>
              <w:rPr>
                <w:sz w:val="18"/>
                <w:szCs w:val="18"/>
              </w:rPr>
              <w:t>ApNeighbors</w:t>
            </w:r>
            <w:r>
              <w:rPr>
                <w:rFonts w:hint="eastAsia"/>
                <w:sz w:val="18"/>
                <w:szCs w:val="18"/>
              </w:rPr>
              <w:t>/{i}</w:t>
            </w:r>
          </w:p>
        </w:tc>
        <w:tc>
          <w:tcPr>
            <w:tcW w:w="3849" w:type="dxa"/>
            <w:shd w:val="clear" w:color="auto" w:fill="FFFFFF" w:themeFill="background1"/>
          </w:tcPr>
          <w:p>
            <w:pPr>
              <w:spacing w:after="15"/>
              <w:rPr>
                <w:sz w:val="18"/>
                <w:szCs w:val="18"/>
              </w:rPr>
            </w:pPr>
            <w:r>
              <w:rPr>
                <w:rFonts w:hint="eastAsia"/>
                <w:sz w:val="18"/>
                <w:szCs w:val="18"/>
              </w:rPr>
              <w:t>com.ctc.map1</w:t>
            </w:r>
            <w:r>
              <w:rPr>
                <w:sz w:val="18"/>
                <w:szCs w:val="18"/>
              </w:rPr>
              <w:t>.ApNeighbors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292" w:type="dxa"/>
            <w:shd w:val="clear" w:color="auto" w:fill="FFFFFF" w:themeFill="background1"/>
          </w:tcPr>
          <w:p>
            <w:pPr>
              <w:spacing w:after="15"/>
              <w:rPr>
                <w:sz w:val="18"/>
                <w:szCs w:val="18"/>
              </w:rPr>
            </w:pPr>
            <w:r>
              <w:rPr>
                <w:rFonts w:hint="eastAsia"/>
                <w:sz w:val="18"/>
                <w:szCs w:val="18"/>
              </w:rPr>
              <w:t>/com/ctc/</w:t>
            </w:r>
            <w:r>
              <w:rPr>
                <w:sz w:val="18"/>
                <w:szCs w:val="18"/>
              </w:rPr>
              <w:t>map</w:t>
            </w:r>
            <w:r>
              <w:rPr>
                <w:rFonts w:hint="eastAsia"/>
                <w:sz w:val="18"/>
                <w:szCs w:val="18"/>
              </w:rPr>
              <w:t>1/</w:t>
            </w:r>
            <w:r>
              <w:rPr>
                <w:sz w:val="18"/>
                <w:szCs w:val="18"/>
              </w:rPr>
              <w:t>Stations</w:t>
            </w:r>
          </w:p>
        </w:tc>
        <w:tc>
          <w:tcPr>
            <w:tcW w:w="3849" w:type="dxa"/>
            <w:shd w:val="clear" w:color="auto" w:fill="FFFFFF" w:themeFill="background1"/>
          </w:tcPr>
          <w:p>
            <w:pPr>
              <w:spacing w:after="15"/>
              <w:rPr>
                <w:sz w:val="18"/>
                <w:szCs w:val="18"/>
              </w:rPr>
            </w:pPr>
            <w:r>
              <w:rPr>
                <w:rFonts w:hint="eastAsia"/>
                <w:sz w:val="18"/>
                <w:szCs w:val="18"/>
              </w:rPr>
              <w:t>com.ctc.igd1.ObjectManager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292" w:type="dxa"/>
            <w:shd w:val="clear" w:color="auto" w:fill="FFFFFF" w:themeFill="background1"/>
          </w:tcPr>
          <w:p>
            <w:pPr>
              <w:spacing w:after="15"/>
              <w:rPr>
                <w:sz w:val="18"/>
                <w:szCs w:val="18"/>
              </w:rPr>
            </w:pPr>
            <w:r>
              <w:rPr>
                <w:rFonts w:hint="eastAsia"/>
                <w:sz w:val="18"/>
                <w:szCs w:val="18"/>
              </w:rPr>
              <w:t>/com/ctc/</w:t>
            </w:r>
            <w:r>
              <w:rPr>
                <w:sz w:val="18"/>
                <w:szCs w:val="18"/>
              </w:rPr>
              <w:t>map</w:t>
            </w:r>
            <w:r>
              <w:rPr>
                <w:rFonts w:hint="eastAsia"/>
                <w:sz w:val="18"/>
                <w:szCs w:val="18"/>
              </w:rPr>
              <w:t>1/</w:t>
            </w:r>
            <w:r>
              <w:rPr>
                <w:sz w:val="18"/>
                <w:szCs w:val="18"/>
              </w:rPr>
              <w:t>Stations/{i}</w:t>
            </w:r>
          </w:p>
        </w:tc>
        <w:tc>
          <w:tcPr>
            <w:tcW w:w="3849" w:type="dxa"/>
            <w:shd w:val="clear" w:color="auto" w:fill="FFFFFF" w:themeFill="background1"/>
          </w:tcPr>
          <w:p>
            <w:pPr>
              <w:spacing w:after="15"/>
              <w:rPr>
                <w:sz w:val="18"/>
                <w:szCs w:val="18"/>
              </w:rPr>
            </w:pPr>
            <w:r>
              <w:rPr>
                <w:rFonts w:hint="eastAsia"/>
                <w:sz w:val="18"/>
                <w:szCs w:val="18"/>
              </w:rPr>
              <w:t>com.ctc.map1</w:t>
            </w:r>
            <w:r>
              <w:rPr>
                <w:sz w:val="18"/>
                <w:szCs w:val="18"/>
              </w:rPr>
              <w:t>.Stations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292" w:type="dxa"/>
            <w:shd w:val="clear" w:color="auto" w:fill="FFFFFF" w:themeFill="background1"/>
          </w:tcPr>
          <w:p>
            <w:pPr>
              <w:spacing w:after="15"/>
              <w:rPr>
                <w:sz w:val="18"/>
                <w:szCs w:val="18"/>
              </w:rPr>
            </w:pPr>
            <w:r>
              <w:rPr>
                <w:sz w:val="18"/>
                <w:szCs w:val="18"/>
              </w:rPr>
              <w:t>/com</w:t>
            </w:r>
            <w:r>
              <w:rPr>
                <w:rFonts w:hint="eastAsia"/>
                <w:sz w:val="18"/>
                <w:szCs w:val="18"/>
              </w:rPr>
              <w:t>/ctc/map1</w:t>
            </w:r>
            <w:r>
              <w:rPr>
                <w:sz w:val="18"/>
                <w:szCs w:val="18"/>
              </w:rPr>
              <w:t>/ApCapability</w:t>
            </w:r>
          </w:p>
        </w:tc>
        <w:tc>
          <w:tcPr>
            <w:tcW w:w="3849" w:type="dxa"/>
            <w:shd w:val="clear" w:color="auto" w:fill="FFFFFF" w:themeFill="background1"/>
          </w:tcPr>
          <w:p>
            <w:pPr>
              <w:spacing w:after="15"/>
              <w:rPr>
                <w:sz w:val="18"/>
                <w:szCs w:val="18"/>
              </w:rPr>
            </w:pPr>
            <w:r>
              <w:rPr>
                <w:rFonts w:hint="eastAsia"/>
                <w:sz w:val="18"/>
                <w:szCs w:val="18"/>
              </w:rPr>
              <w:t>com.ctc.igd1.ObjectManager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shd w:val="clear" w:color="auto" w:fill="FFFFFF" w:themeFill="background1"/>
          </w:tcPr>
          <w:p>
            <w:pPr>
              <w:spacing w:after="15"/>
              <w:rPr>
                <w:sz w:val="18"/>
                <w:szCs w:val="18"/>
              </w:rPr>
            </w:pPr>
            <w:r>
              <w:rPr>
                <w:sz w:val="18"/>
                <w:szCs w:val="18"/>
              </w:rPr>
              <w:t>/com</w:t>
            </w:r>
            <w:r>
              <w:rPr>
                <w:rFonts w:hint="eastAsia"/>
                <w:sz w:val="18"/>
                <w:szCs w:val="18"/>
              </w:rPr>
              <w:t>/ctc/map1</w:t>
            </w:r>
            <w:r>
              <w:rPr>
                <w:sz w:val="18"/>
                <w:szCs w:val="18"/>
              </w:rPr>
              <w:t>/ApCapability/{i}</w:t>
            </w:r>
          </w:p>
        </w:tc>
        <w:tc>
          <w:tcPr>
            <w:tcW w:w="3849" w:type="dxa"/>
            <w:shd w:val="clear" w:color="auto" w:fill="FFFFFF" w:themeFill="background1"/>
          </w:tcPr>
          <w:p>
            <w:pPr>
              <w:spacing w:after="15"/>
              <w:rPr>
                <w:sz w:val="18"/>
                <w:szCs w:val="18"/>
              </w:rPr>
            </w:pPr>
            <w:r>
              <w:rPr>
                <w:rFonts w:hint="eastAsia"/>
                <w:sz w:val="18"/>
                <w:szCs w:val="18"/>
              </w:rPr>
              <w:t>com.ctc.map1</w:t>
            </w:r>
            <w:r>
              <w:rPr>
                <w:sz w:val="18"/>
                <w:szCs w:val="18"/>
              </w:rPr>
              <w:t>.ApCapability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292" w:type="dxa"/>
            <w:shd w:val="clear" w:color="auto" w:fill="FFFFFF" w:themeFill="background1"/>
          </w:tcPr>
          <w:p>
            <w:pPr>
              <w:spacing w:after="15"/>
              <w:rPr>
                <w:sz w:val="18"/>
                <w:szCs w:val="18"/>
              </w:rPr>
            </w:pPr>
            <w:r>
              <w:rPr>
                <w:sz w:val="18"/>
                <w:szCs w:val="18"/>
              </w:rPr>
              <w:t>/com/ctc/</w:t>
            </w:r>
            <w:r>
              <w:rPr>
                <w:rFonts w:hint="eastAsia"/>
                <w:sz w:val="18"/>
                <w:szCs w:val="18"/>
              </w:rPr>
              <w:t>map1</w:t>
            </w:r>
            <w:r>
              <w:rPr>
                <w:sz w:val="18"/>
                <w:szCs w:val="18"/>
              </w:rPr>
              <w:t>/Backhaul</w:t>
            </w:r>
            <w:r>
              <w:rPr>
                <w:rFonts w:hint="eastAsia"/>
                <w:sz w:val="18"/>
                <w:szCs w:val="18"/>
              </w:rPr>
              <w:t>LinkMetric</w:t>
            </w:r>
          </w:p>
        </w:tc>
        <w:tc>
          <w:tcPr>
            <w:tcW w:w="3849" w:type="dxa"/>
            <w:shd w:val="clear" w:color="auto" w:fill="FFFFFF" w:themeFill="background1"/>
          </w:tcPr>
          <w:p>
            <w:pPr>
              <w:spacing w:after="15"/>
              <w:rPr>
                <w:sz w:val="18"/>
                <w:szCs w:val="18"/>
              </w:rPr>
            </w:pPr>
            <w:r>
              <w:rPr>
                <w:rFonts w:hint="eastAsia"/>
                <w:sz w:val="18"/>
                <w:szCs w:val="18"/>
              </w:rPr>
              <w:t>com.ctc.igd1.ObjectManager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shd w:val="clear" w:color="auto" w:fill="FFFFFF" w:themeFill="background1"/>
          </w:tcPr>
          <w:p>
            <w:pPr>
              <w:spacing w:after="15"/>
              <w:rPr>
                <w:sz w:val="18"/>
                <w:szCs w:val="18"/>
              </w:rPr>
            </w:pPr>
            <w:r>
              <w:rPr>
                <w:sz w:val="18"/>
                <w:szCs w:val="18"/>
              </w:rPr>
              <w:t>/com/ctc/</w:t>
            </w:r>
            <w:r>
              <w:rPr>
                <w:rFonts w:hint="eastAsia"/>
                <w:sz w:val="18"/>
                <w:szCs w:val="18"/>
              </w:rPr>
              <w:t>map1</w:t>
            </w:r>
            <w:r>
              <w:rPr>
                <w:sz w:val="18"/>
                <w:szCs w:val="18"/>
              </w:rPr>
              <w:t>/Backhaul</w:t>
            </w:r>
            <w:r>
              <w:rPr>
                <w:rFonts w:hint="eastAsia"/>
                <w:sz w:val="18"/>
                <w:szCs w:val="18"/>
              </w:rPr>
              <w:t>LinkMetric</w:t>
            </w:r>
            <w:r>
              <w:rPr>
                <w:sz w:val="18"/>
                <w:szCs w:val="18"/>
              </w:rPr>
              <w:t>/{i}</w:t>
            </w:r>
          </w:p>
        </w:tc>
        <w:tc>
          <w:tcPr>
            <w:tcW w:w="3849" w:type="dxa"/>
            <w:shd w:val="clear" w:color="auto" w:fill="FFFFFF" w:themeFill="background1"/>
          </w:tcPr>
          <w:p>
            <w:pPr>
              <w:spacing w:after="15"/>
              <w:rPr>
                <w:sz w:val="18"/>
                <w:szCs w:val="18"/>
              </w:rPr>
            </w:pPr>
            <w:r>
              <w:rPr>
                <w:sz w:val="18"/>
                <w:szCs w:val="18"/>
              </w:rPr>
              <w:t>com.ctc.</w:t>
            </w:r>
            <w:r>
              <w:rPr>
                <w:rFonts w:hint="eastAsia"/>
                <w:sz w:val="18"/>
                <w:szCs w:val="18"/>
              </w:rPr>
              <w:t>map1</w:t>
            </w:r>
            <w:r>
              <w:rPr>
                <w:sz w:val="18"/>
                <w:szCs w:val="18"/>
              </w:rPr>
              <w:t>.Backhaul</w:t>
            </w:r>
            <w:r>
              <w:rPr>
                <w:rFonts w:hint="eastAsia"/>
                <w:sz w:val="18"/>
                <w:szCs w:val="18"/>
              </w:rPr>
              <w:t>LinkMetric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292" w:type="dxa"/>
            <w:shd w:val="clear" w:color="auto" w:fill="FFFFFF" w:themeFill="background1"/>
          </w:tcPr>
          <w:p>
            <w:pPr>
              <w:spacing w:after="15"/>
              <w:rPr>
                <w:sz w:val="18"/>
                <w:szCs w:val="18"/>
              </w:rPr>
            </w:pPr>
            <w:r>
              <w:rPr>
                <w:sz w:val="18"/>
                <w:szCs w:val="18"/>
              </w:rPr>
              <w:t>/com/ctc/</w:t>
            </w:r>
            <w:r>
              <w:rPr>
                <w:rFonts w:hint="eastAsia"/>
                <w:sz w:val="18"/>
                <w:szCs w:val="18"/>
              </w:rPr>
              <w:t>map1</w:t>
            </w:r>
            <w:r>
              <w:rPr>
                <w:sz w:val="18"/>
                <w:szCs w:val="18"/>
              </w:rPr>
              <w:t>/Ap</w:t>
            </w:r>
            <w:r>
              <w:rPr>
                <w:rFonts w:hint="eastAsia"/>
                <w:sz w:val="18"/>
                <w:szCs w:val="18"/>
              </w:rPr>
              <w:t>LinkMetric</w:t>
            </w:r>
          </w:p>
        </w:tc>
        <w:tc>
          <w:tcPr>
            <w:tcW w:w="3849" w:type="dxa"/>
            <w:shd w:val="clear" w:color="auto" w:fill="FFFFFF" w:themeFill="background1"/>
          </w:tcPr>
          <w:p>
            <w:pPr>
              <w:spacing w:after="15"/>
              <w:rPr>
                <w:sz w:val="18"/>
                <w:szCs w:val="18"/>
              </w:rPr>
            </w:pPr>
            <w:r>
              <w:rPr>
                <w:rFonts w:hint="eastAsia"/>
                <w:sz w:val="18"/>
                <w:szCs w:val="18"/>
              </w:rPr>
              <w:t>com.ctc.igd1.ObjectManager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3292" w:type="dxa"/>
            <w:shd w:val="clear" w:color="auto" w:fill="FFFFFF" w:themeFill="background1"/>
          </w:tcPr>
          <w:p>
            <w:pPr>
              <w:spacing w:after="15"/>
              <w:rPr>
                <w:sz w:val="18"/>
                <w:szCs w:val="18"/>
              </w:rPr>
            </w:pPr>
            <w:r>
              <w:rPr>
                <w:sz w:val="18"/>
                <w:szCs w:val="18"/>
              </w:rPr>
              <w:t>/com/ctc/</w:t>
            </w:r>
            <w:r>
              <w:rPr>
                <w:rFonts w:hint="eastAsia"/>
                <w:sz w:val="18"/>
                <w:szCs w:val="18"/>
              </w:rPr>
              <w:t>map1</w:t>
            </w:r>
            <w:r>
              <w:rPr>
                <w:sz w:val="18"/>
                <w:szCs w:val="18"/>
              </w:rPr>
              <w:t>/Ap</w:t>
            </w:r>
            <w:r>
              <w:rPr>
                <w:rFonts w:hint="eastAsia"/>
                <w:sz w:val="18"/>
                <w:szCs w:val="18"/>
              </w:rPr>
              <w:t>LinkMetric</w:t>
            </w:r>
            <w:r>
              <w:rPr>
                <w:sz w:val="18"/>
                <w:szCs w:val="18"/>
              </w:rPr>
              <w:t>/{i}</w:t>
            </w:r>
          </w:p>
        </w:tc>
        <w:tc>
          <w:tcPr>
            <w:tcW w:w="3849" w:type="dxa"/>
            <w:shd w:val="clear" w:color="auto" w:fill="FFFFFF" w:themeFill="background1"/>
          </w:tcPr>
          <w:p>
            <w:pPr>
              <w:spacing w:after="15"/>
              <w:rPr>
                <w:sz w:val="18"/>
                <w:szCs w:val="18"/>
              </w:rPr>
            </w:pPr>
            <w:r>
              <w:rPr>
                <w:rFonts w:hint="eastAsia"/>
                <w:sz w:val="18"/>
                <w:szCs w:val="18"/>
              </w:rPr>
              <w:t>com.ctc.map1</w:t>
            </w:r>
            <w:r>
              <w:rPr>
                <w:sz w:val="18"/>
                <w:szCs w:val="18"/>
              </w:rPr>
              <w:t>.Ap</w:t>
            </w:r>
            <w:r>
              <w:rPr>
                <w:rFonts w:hint="eastAsia"/>
                <w:sz w:val="18"/>
                <w:szCs w:val="18"/>
              </w:rPr>
              <w:t>LinkMetric</w:t>
            </w:r>
          </w:p>
        </w:tc>
      </w:tr>
    </w:tbl>
    <w:p>
      <w:pPr>
        <w:pStyle w:val="345"/>
        <w:tabs>
          <w:tab w:val="left" w:pos="1080"/>
          <w:tab w:val="left" w:pos="1500"/>
        </w:tabs>
        <w:spacing w:after="12"/>
        <w:ind w:left="720" w:firstLine="0" w:firstLineChars="0"/>
        <w:jc w:val="left"/>
      </w:pPr>
    </w:p>
    <w:p>
      <w:pPr>
        <w:pStyle w:val="345"/>
        <w:tabs>
          <w:tab w:val="left" w:pos="1080"/>
          <w:tab w:val="left" w:pos="1500"/>
        </w:tabs>
        <w:spacing w:after="12"/>
        <w:ind w:left="720" w:firstLine="0" w:firstLineChars="0"/>
        <w:jc w:val="left"/>
      </w:pPr>
    </w:p>
    <w:p>
      <w:pPr>
        <w:pStyle w:val="345"/>
        <w:tabs>
          <w:tab w:val="left" w:pos="1080"/>
          <w:tab w:val="left" w:pos="1500"/>
        </w:tabs>
        <w:spacing w:after="12"/>
        <w:ind w:left="720" w:firstLine="0" w:firstLineChars="0"/>
        <w:jc w:val="left"/>
      </w:pPr>
    </w:p>
    <w:p>
      <w:pPr>
        <w:pStyle w:val="345"/>
        <w:tabs>
          <w:tab w:val="left" w:pos="1080"/>
          <w:tab w:val="left" w:pos="1500"/>
        </w:tabs>
        <w:spacing w:after="12"/>
        <w:ind w:left="720" w:firstLine="0" w:firstLineChars="0"/>
        <w:jc w:val="left"/>
      </w:pPr>
    </w:p>
    <w:p>
      <w:pPr>
        <w:pStyle w:val="345"/>
        <w:tabs>
          <w:tab w:val="left" w:pos="1080"/>
          <w:tab w:val="left" w:pos="1500"/>
        </w:tabs>
        <w:spacing w:after="12"/>
        <w:ind w:left="720" w:firstLine="0" w:firstLineChars="0"/>
        <w:jc w:val="left"/>
      </w:pPr>
    </w:p>
    <w:p>
      <w:pPr>
        <w:pStyle w:val="345"/>
        <w:tabs>
          <w:tab w:val="left" w:pos="1080"/>
          <w:tab w:val="left" w:pos="1500"/>
        </w:tabs>
        <w:spacing w:after="12"/>
        <w:ind w:left="720" w:firstLine="0" w:firstLineChars="0"/>
        <w:jc w:val="left"/>
      </w:pPr>
    </w:p>
    <w:p>
      <w:pPr>
        <w:pStyle w:val="345"/>
        <w:tabs>
          <w:tab w:val="left" w:pos="1080"/>
          <w:tab w:val="left" w:pos="1500"/>
        </w:tabs>
        <w:spacing w:after="12"/>
        <w:ind w:left="720" w:firstLine="0" w:firstLineChars="0"/>
        <w:jc w:val="left"/>
      </w:pPr>
    </w:p>
    <w:p>
      <w:pPr>
        <w:pStyle w:val="345"/>
        <w:tabs>
          <w:tab w:val="left" w:pos="1080"/>
          <w:tab w:val="left" w:pos="1500"/>
        </w:tabs>
        <w:spacing w:after="12"/>
        <w:ind w:left="720" w:firstLine="0" w:firstLineChars="0"/>
        <w:jc w:val="left"/>
      </w:pPr>
    </w:p>
    <w:p>
      <w:pPr>
        <w:pStyle w:val="143"/>
        <w:numPr>
          <w:ilvl w:val="0"/>
          <w:numId w:val="143"/>
        </w:numPr>
        <w:shd w:val="clear" w:color="auto" w:fill="FFFFFF"/>
        <w:spacing w:after="15"/>
      </w:pPr>
      <w:r>
        <w:rPr>
          <w:rFonts w:hint="eastAsia"/>
        </w:rPr>
        <w:t>(规范性附录)SDN特性技术要求</w:t>
      </w:r>
    </w:p>
    <w:p>
      <w:pPr>
        <w:pStyle w:val="161"/>
        <w:numPr>
          <w:ilvl w:val="1"/>
          <w:numId w:val="143"/>
        </w:numPr>
        <w:spacing w:before="312" w:afterLines="0"/>
        <w:ind w:firstLine="440"/>
        <w:textAlignment w:val="auto"/>
      </w:pPr>
      <w:r>
        <w:rPr>
          <w:rFonts w:hint="eastAsia"/>
        </w:rPr>
        <w:t>总体架构</w:t>
      </w:r>
    </w:p>
    <w:p>
      <w:pPr>
        <w:spacing w:after="15"/>
        <w:ind w:firstLine="420" w:firstLineChars="200"/>
      </w:pPr>
      <w:r>
        <w:rPr>
          <w:rFonts w:hint="eastAsia"/>
        </w:rPr>
        <w:t>天翼网关添加</w:t>
      </w:r>
      <w:r>
        <w:t>SDN</w:t>
      </w:r>
      <w:r>
        <w:rPr>
          <w:rFonts w:hint="eastAsia"/>
        </w:rPr>
        <w:t>特性，结合</w:t>
      </w:r>
      <w:r>
        <w:t>SDN</w:t>
      </w:r>
      <w:r>
        <w:rPr>
          <w:rFonts w:hint="eastAsia"/>
        </w:rPr>
        <w:t>控制器为电信光宽带用户提供</w:t>
      </w:r>
      <w:r>
        <w:t>SDN</w:t>
      </w:r>
      <w:r>
        <w:rPr>
          <w:rFonts w:hint="eastAsia"/>
        </w:rPr>
        <w:t>化控制的业务。要实现网关对接</w:t>
      </w:r>
      <w:r>
        <w:t>SDN</w:t>
      </w:r>
      <w:r>
        <w:rPr>
          <w:rFonts w:hint="eastAsia"/>
        </w:rPr>
        <w:t>控制器，需要网关支持：</w:t>
      </w:r>
    </w:p>
    <w:p>
      <w:pPr>
        <w:pStyle w:val="345"/>
        <w:numPr>
          <w:ilvl w:val="0"/>
          <w:numId w:val="174"/>
        </w:numPr>
        <w:spacing w:after="15"/>
        <w:ind w:firstLineChars="0"/>
      </w:pPr>
      <w:r>
        <w:rPr>
          <w:rFonts w:hint="eastAsia"/>
        </w:rPr>
        <w:t>向</w:t>
      </w:r>
      <w:r>
        <w:t>SDN</w:t>
      </w:r>
      <w:r>
        <w:rPr>
          <w:rFonts w:hint="eastAsia"/>
        </w:rPr>
        <w:t>控制器建立</w:t>
      </w:r>
      <w:r>
        <w:t>OpenFlow</w:t>
      </w:r>
      <w:r>
        <w:rPr>
          <w:rFonts w:hint="eastAsia"/>
        </w:rPr>
        <w:t>连接以及进行</w:t>
      </w:r>
      <w:r>
        <w:t>OpenFlow</w:t>
      </w:r>
      <w:r>
        <w:rPr>
          <w:rFonts w:hint="eastAsia"/>
        </w:rPr>
        <w:t>交互的能力。</w:t>
      </w:r>
    </w:p>
    <w:p>
      <w:pPr>
        <w:pStyle w:val="345"/>
        <w:numPr>
          <w:ilvl w:val="0"/>
          <w:numId w:val="174"/>
        </w:numPr>
        <w:spacing w:after="15"/>
        <w:ind w:firstLineChars="0"/>
      </w:pPr>
      <w:r>
        <w:rPr>
          <w:rFonts w:hint="eastAsia"/>
        </w:rPr>
        <w:t>支持连接智能网关管理平台以及根据智能网关管理平台的控制来开启、关闭和配置</w:t>
      </w:r>
      <w:r>
        <w:t>SDN</w:t>
      </w:r>
      <w:r>
        <w:rPr>
          <w:rFonts w:hint="eastAsia"/>
        </w:rPr>
        <w:t>特性的能力。</w:t>
      </w:r>
    </w:p>
    <w:p>
      <w:pPr>
        <w:pStyle w:val="47"/>
        <w:spacing w:after="15"/>
        <w:ind w:firstLine="0" w:firstLineChars="0"/>
      </w:pPr>
      <w:r>
        <w:rPr>
          <w:rFonts w:hint="eastAsia"/>
        </w:rPr>
        <w:t>从而实现业务的SDN化控制。</w:t>
      </w:r>
    </w:p>
    <w:p>
      <w:pPr>
        <w:pStyle w:val="47"/>
        <w:spacing w:after="15"/>
      </w:pPr>
      <w:r>
        <w:rPr>
          <w:rFonts w:hint="eastAsia"/>
        </w:rPr>
        <w:t>方案的建议整体架构图如下</w:t>
      </w:r>
    </w:p>
    <w:p>
      <w:pPr>
        <w:pStyle w:val="47"/>
        <w:spacing w:after="15"/>
        <w:ind w:firstLine="0" w:firstLineChars="0"/>
        <w:jc w:val="center"/>
      </w:pPr>
      <w:r>
        <w:drawing>
          <wp:inline distT="0" distB="0" distL="0" distR="0">
            <wp:extent cx="5935980" cy="399288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35980" cy="3992880"/>
                    </a:xfrm>
                    <a:prstGeom prst="rect">
                      <a:avLst/>
                    </a:prstGeom>
                    <a:noFill/>
                    <a:ln>
                      <a:noFill/>
                    </a:ln>
                  </pic:spPr>
                </pic:pic>
              </a:graphicData>
            </a:graphic>
          </wp:inline>
        </w:drawing>
      </w:r>
    </w:p>
    <w:p>
      <w:pPr>
        <w:pStyle w:val="47"/>
        <w:spacing w:after="15"/>
        <w:ind w:firstLineChars="0"/>
        <w:jc w:val="left"/>
      </w:pPr>
      <w:r>
        <w:rPr>
          <w:rFonts w:hint="eastAsia"/>
        </w:rPr>
        <w:t>天翼网关同时具备Linux网桥和SDN网桥（SDN功能模块），这两种网桥可以使天翼网关工作在不同模式下（即：纯Linux网桥模式和L</w:t>
      </w:r>
      <w:r>
        <w:t>inux+SDN</w:t>
      </w:r>
      <w:r>
        <w:rPr>
          <w:rFonts w:hint="eastAsia"/>
        </w:rPr>
        <w:t>的双网桥模式），模式之间可以根据管理Dbus接口下发的配置进行切换。在双网桥模式下，SDN网桥和Linux网桥间会建立回传链路。当业务流在SDN网桥中没有匹配到回传L</w:t>
      </w:r>
      <w:r>
        <w:t>inux</w:t>
      </w:r>
      <w:r>
        <w:rPr>
          <w:rFonts w:hint="eastAsia"/>
        </w:rPr>
        <w:t>网桥之外的转发流表项时，天翼网关应支持将该业务流通过SDN网桥和Linux网桥间的回传链路，转发至Linux网桥进行处理。</w:t>
      </w:r>
    </w:p>
    <w:p>
      <w:pPr>
        <w:pStyle w:val="47"/>
        <w:spacing w:after="15"/>
        <w:ind w:firstLineChars="0"/>
        <w:jc w:val="left"/>
      </w:pPr>
      <w:r>
        <w:rPr>
          <w:rFonts w:hint="eastAsia"/>
        </w:rPr>
        <w:t>SDN网桥和Linux网桥作用类似，仅做桥方式的转发。SDN网桥的特殊之处是根据SDN功能模块中保存的OpenFlow流表进行转发。</w:t>
      </w:r>
    </w:p>
    <w:p>
      <w:pPr>
        <w:pStyle w:val="47"/>
        <w:spacing w:after="15"/>
        <w:ind w:firstLineChars="0"/>
        <w:jc w:val="left"/>
      </w:pPr>
      <w:r>
        <w:rPr>
          <w:rFonts w:hint="eastAsia"/>
        </w:rPr>
        <w:t>网关的LAN、WAN接口按照L</w:t>
      </w:r>
      <w:r>
        <w:t>.</w:t>
      </w:r>
      <w:r>
        <w:rPr>
          <w:rFonts w:hint="eastAsia"/>
        </w:rPr>
        <w:t>7</w:t>
      </w:r>
      <w:r>
        <w:t>.3</w:t>
      </w:r>
      <w:r>
        <w:rPr>
          <w:rFonts w:hint="eastAsia"/>
        </w:rPr>
        <w:t>节的Dbus接口配置来挂载或移出SDN网桥。挂载到SDN网桥的WAN连接如果是路由WAN连接，SDN网桥上会为每个挂载在SDN网桥上的WAN连接建立一个对应的桥接口，即一个SDN网桥侧的路由WAN连接需要对应一个SDN网桥上的桥接口。挂载到SDN网桥的WAN连接如果是桥接WAN连接，该WAN连接的网络接口会直接添加到SDN网桥中。WAN连接如果挂载到SDN网桥，Linux网桥侧的流不可再从此WAN连接通过。</w:t>
      </w:r>
    </w:p>
    <w:p>
      <w:pPr>
        <w:pStyle w:val="47"/>
        <w:spacing w:after="15"/>
        <w:ind w:firstLineChars="0"/>
        <w:jc w:val="left"/>
      </w:pPr>
      <w:r>
        <w:rPr>
          <w:rFonts w:hint="eastAsia"/>
        </w:rPr>
        <w:t>在没有控制器下发流表对网关ip和mac地址获取报文做特殊控制的情况下，挂载到SDN网桥的LAN接口的下挂终端获取的网关地址和Linux网桥下LAN接口的下挂终端相同。</w:t>
      </w:r>
    </w:p>
    <w:p>
      <w:pPr>
        <w:pStyle w:val="161"/>
        <w:numPr>
          <w:ilvl w:val="1"/>
          <w:numId w:val="143"/>
        </w:numPr>
        <w:spacing w:before="312" w:afterLines="0"/>
        <w:ind w:firstLine="440"/>
        <w:textAlignment w:val="auto"/>
      </w:pPr>
      <w:r>
        <w:rPr>
          <w:rFonts w:hint="eastAsia"/>
        </w:rPr>
        <w:t>数据转发功能要求</w:t>
      </w:r>
    </w:p>
    <w:p>
      <w:pPr>
        <w:pStyle w:val="162"/>
        <w:numPr>
          <w:ilvl w:val="2"/>
          <w:numId w:val="143"/>
        </w:numPr>
        <w:spacing w:before="156" w:after="15" w:afterLines="0"/>
        <w:textAlignment w:val="auto"/>
      </w:pPr>
      <w:r>
        <w:rPr>
          <w:rFonts w:hint="eastAsia"/>
        </w:rPr>
        <w:t>路由业务</w:t>
      </w:r>
    </w:p>
    <w:p>
      <w:pPr>
        <w:pStyle w:val="47"/>
        <w:spacing w:after="15"/>
      </w:pPr>
      <w:r>
        <w:rPr>
          <w:rFonts w:hint="eastAsia"/>
        </w:rPr>
        <w:t>对于LAN侧，SDN网桥的LAN口上行报文，如果匹配到转发至SDN网桥上某个WAN口的流表，则由SDN网桥将报文转发往相应WAN口，否则SDN网桥将报文通过回传链路转发至Linux网桥，由Linux网桥转发往应去的WAN口；Linux网桥的LAN口上行报文，仅可转发往未挂载到SDN网桥的WAN口。</w:t>
      </w:r>
    </w:p>
    <w:p>
      <w:pPr>
        <w:pStyle w:val="47"/>
        <w:spacing w:after="15"/>
      </w:pPr>
      <w:r>
        <w:rPr>
          <w:rFonts w:hint="eastAsia"/>
        </w:rPr>
        <w:t>对于WAN侧，SDN网桥上WAN口的下行报文，如果是到SDN网桥的LAN口下挂终端，则由SDN网桥转发；Linux网桥上WAN口的下行报文，如果是到Linux网桥的LAN口下挂终端，则由Linux网桥转发，否则Linux网桥将报文通过回传链路转发至SDN网桥，由SDN网桥转发至应去的LAN口。由于Linux网桥的LAN口上行报文，仅可转发往未挂载到SDN网桥的WAN口，因此不存在SDN网桥上WAN口的下行报文到Linux网桥的LAN口下挂终端的情况。</w:t>
      </w:r>
    </w:p>
    <w:p>
      <w:pPr>
        <w:pStyle w:val="162"/>
        <w:numPr>
          <w:ilvl w:val="2"/>
          <w:numId w:val="143"/>
        </w:numPr>
        <w:spacing w:before="156" w:after="15" w:afterLines="0"/>
        <w:textAlignment w:val="auto"/>
      </w:pPr>
      <w:r>
        <w:rPr>
          <w:rFonts w:hint="eastAsia"/>
        </w:rPr>
        <w:t>桥接业务</w:t>
      </w:r>
    </w:p>
    <w:p>
      <w:pPr>
        <w:pStyle w:val="47"/>
        <w:spacing w:after="15"/>
      </w:pPr>
      <w:r>
        <w:rPr>
          <w:rFonts w:hint="eastAsia"/>
        </w:rPr>
        <w:t>对于LAN侧，SDN网桥的LAN口上行报文，如果匹配到转发至SDN网桥上某个WAN口的流表，则由SDN网桥将报文转发至相应WAN口，否则SDN网桥将报文通过回传链路转发至Linux网桥，由Linux网桥转发至应去的WAN口；Linux网桥的LAN口上行报文，仅可转发至未挂载到SDN网桥的WAN口。</w:t>
      </w:r>
    </w:p>
    <w:p>
      <w:pPr>
        <w:pStyle w:val="47"/>
        <w:spacing w:after="15"/>
      </w:pPr>
      <w:r>
        <w:rPr>
          <w:rFonts w:hint="eastAsia"/>
        </w:rPr>
        <w:t>对于WAN侧，SDN网桥仅可在挂载到它的WAN口上收发，Linux网桥仅可在挂载到它的WAN口上收发。SDN网桥上WAN口的下行报文，如果是到SDN网桥的LAN口下挂终端，则由SDN网桥转发。Linux网桥上WAN口的下行报文，如果是到Linux网桥的LAN口下挂终端，则由Linux网桥转发，否则通过回传链路发送到SDN网桥，由SDN网桥转发。由于Linux网桥的LAN口上行报文，仅可转发至未挂载到SDN网桥的WAN口，因此不存在SDN网桥上WAN口的下行报文到Linux网桥的LAN口下挂终端的情况。</w:t>
      </w:r>
    </w:p>
    <w:p>
      <w:pPr>
        <w:pStyle w:val="161"/>
        <w:numPr>
          <w:ilvl w:val="1"/>
          <w:numId w:val="143"/>
        </w:numPr>
        <w:spacing w:before="312" w:afterLines="0"/>
        <w:ind w:firstLine="440"/>
        <w:textAlignment w:val="auto"/>
        <w:rPr>
          <w:rFonts w:ascii="宋体"/>
          <w:kern w:val="0"/>
        </w:rPr>
      </w:pPr>
      <w:r>
        <w:rPr>
          <w:rFonts w:hint="eastAsia" w:ascii="宋体"/>
          <w:kern w:val="0"/>
        </w:rPr>
        <w:t>网关与控制器的连接</w:t>
      </w:r>
    </w:p>
    <w:p>
      <w:pPr>
        <w:pStyle w:val="47"/>
        <w:spacing w:after="15"/>
      </w:pPr>
      <w:r>
        <w:rPr>
          <w:rFonts w:hint="eastAsia"/>
        </w:rPr>
        <w:t>网关由SDN功能模块来建立网关到SDN控制器的OpenFlow1.3连接。连接基于TCP协议，网关连接SDN控制器的目的端口为6633或6653，OpenFlow版本为OpenFlow1.3。</w:t>
      </w:r>
    </w:p>
    <w:p>
      <w:pPr>
        <w:pStyle w:val="161"/>
        <w:numPr>
          <w:ilvl w:val="1"/>
          <w:numId w:val="143"/>
        </w:numPr>
        <w:spacing w:before="312" w:afterLines="0"/>
        <w:ind w:firstLine="440"/>
        <w:textAlignment w:val="auto"/>
      </w:pPr>
      <w:r>
        <w:rPr>
          <w:rFonts w:hint="eastAsia"/>
        </w:rPr>
        <w:t>SDN特性使能及获取网关在SDN控制器上的标识</w:t>
      </w:r>
    </w:p>
    <w:p>
      <w:pPr>
        <w:pStyle w:val="47"/>
        <w:spacing w:after="15"/>
      </w:pPr>
      <w:r>
        <w:rPr>
          <w:rFonts w:hint="eastAsia"/>
        </w:rPr>
        <w:t>使能网关SDN特性并获取网关在SDN控制器上标识的流程如下</w:t>
      </w:r>
    </w:p>
    <w:p>
      <w:pPr>
        <w:pStyle w:val="47"/>
        <w:spacing w:after="15"/>
        <w:ind w:firstLine="0" w:firstLineChars="0"/>
        <w:jc w:val="center"/>
      </w:pPr>
      <w:r>
        <w:drawing>
          <wp:inline distT="0" distB="0" distL="0" distR="0">
            <wp:extent cx="5935980" cy="509778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35980" cy="5097780"/>
                    </a:xfrm>
                    <a:prstGeom prst="rect">
                      <a:avLst/>
                    </a:prstGeom>
                    <a:noFill/>
                    <a:ln>
                      <a:noFill/>
                    </a:ln>
                  </pic:spPr>
                </pic:pic>
              </a:graphicData>
            </a:graphic>
          </wp:inline>
        </w:drawing>
      </w:r>
    </w:p>
    <w:p>
      <w:pPr>
        <w:pStyle w:val="47"/>
        <w:numPr>
          <w:ilvl w:val="0"/>
          <w:numId w:val="175"/>
        </w:numPr>
        <w:spacing w:afterLines="0"/>
        <w:ind w:firstLineChars="0"/>
        <w:jc w:val="left"/>
      </w:pPr>
      <w:r>
        <w:rPr>
          <w:rFonts w:hint="eastAsia"/>
        </w:rPr>
        <w:t>智能网关管理平台向智能家庭网关查询SDN特性是否使能。</w:t>
      </w:r>
    </w:p>
    <w:p>
      <w:pPr>
        <w:pStyle w:val="47"/>
        <w:numPr>
          <w:ilvl w:val="0"/>
          <w:numId w:val="175"/>
        </w:numPr>
        <w:spacing w:afterLines="0"/>
        <w:ind w:firstLineChars="0"/>
        <w:jc w:val="left"/>
      </w:pPr>
      <w:r>
        <w:rPr>
          <w:rFonts w:hint="eastAsia"/>
        </w:rPr>
        <w:t>智能家庭网关返回使能状态。如果已使能，会在返回信息里包含网关的Datapath ID，且本流程下述步骤可省略。</w:t>
      </w:r>
    </w:p>
    <w:p>
      <w:pPr>
        <w:pStyle w:val="47"/>
        <w:numPr>
          <w:ilvl w:val="0"/>
          <w:numId w:val="175"/>
        </w:numPr>
        <w:spacing w:afterLines="0"/>
        <w:ind w:firstLineChars="0"/>
        <w:jc w:val="left"/>
      </w:pPr>
      <w:r>
        <w:rPr>
          <w:rFonts w:hint="eastAsia"/>
        </w:rPr>
        <w:t>如果未使能，智能网关管理平台向智能家庭网关下发设置使能SDN特性。</w:t>
      </w:r>
    </w:p>
    <w:p>
      <w:pPr>
        <w:pStyle w:val="47"/>
        <w:numPr>
          <w:ilvl w:val="0"/>
          <w:numId w:val="175"/>
        </w:numPr>
        <w:spacing w:afterLines="0"/>
        <w:ind w:firstLineChars="0"/>
        <w:jc w:val="left"/>
      </w:pPr>
      <w:r>
        <w:rPr>
          <w:rFonts w:hint="eastAsia"/>
        </w:rPr>
        <w:t>智能家庭网关启动SDN网桥并建立到SDN控制器的OpenFlow连接。</w:t>
      </w:r>
    </w:p>
    <w:p>
      <w:pPr>
        <w:pStyle w:val="47"/>
        <w:numPr>
          <w:ilvl w:val="0"/>
          <w:numId w:val="175"/>
        </w:numPr>
        <w:spacing w:afterLines="0"/>
        <w:ind w:firstLineChars="0"/>
        <w:jc w:val="left"/>
      </w:pPr>
      <w:r>
        <w:rPr>
          <w:rFonts w:hint="eastAsia"/>
        </w:rPr>
        <w:t>智能家庭网关返回SDN特性使能结果给智能网关管理平台。</w:t>
      </w:r>
    </w:p>
    <w:p>
      <w:pPr>
        <w:pStyle w:val="47"/>
        <w:numPr>
          <w:ilvl w:val="0"/>
          <w:numId w:val="175"/>
        </w:numPr>
        <w:spacing w:afterLines="0"/>
        <w:ind w:firstLineChars="0"/>
        <w:jc w:val="left"/>
      </w:pPr>
      <w:r>
        <w:rPr>
          <w:rFonts w:hint="eastAsia"/>
        </w:rPr>
        <w:t>智能网关管理平台向智能家庭网关查询SDN特性使能状态，以获取Datapath ID来控制流表下发等操作。</w:t>
      </w:r>
    </w:p>
    <w:p>
      <w:pPr>
        <w:pStyle w:val="47"/>
        <w:numPr>
          <w:ilvl w:val="0"/>
          <w:numId w:val="175"/>
        </w:numPr>
        <w:spacing w:afterLines="0"/>
        <w:ind w:firstLineChars="0"/>
        <w:jc w:val="left"/>
      </w:pPr>
      <w:r>
        <w:rPr>
          <w:rFonts w:hint="eastAsia"/>
        </w:rPr>
        <w:t>智能家庭网关返回使能状态。如果已使能，会在返回信息里包含网关的Datapath ID。</w:t>
      </w:r>
    </w:p>
    <w:p>
      <w:pPr>
        <w:pStyle w:val="161"/>
        <w:numPr>
          <w:ilvl w:val="1"/>
          <w:numId w:val="143"/>
        </w:numPr>
        <w:spacing w:before="312" w:afterLines="0"/>
        <w:ind w:firstLine="440"/>
        <w:textAlignment w:val="auto"/>
      </w:pPr>
      <w:r>
        <w:rPr>
          <w:rFonts w:hint="eastAsia"/>
        </w:rPr>
        <w:t>业务流表管理</w:t>
      </w:r>
    </w:p>
    <w:p>
      <w:pPr>
        <w:pStyle w:val="47"/>
        <w:spacing w:after="15"/>
      </w:pPr>
      <w:r>
        <w:rPr>
          <w:rFonts w:hint="eastAsia"/>
        </w:rPr>
        <w:t>业务流表的下发和删除跟随WAN连接在SDN网桥上的添加和删除进行。流程如下</w:t>
      </w:r>
    </w:p>
    <w:p>
      <w:pPr>
        <w:pStyle w:val="47"/>
        <w:spacing w:after="15"/>
        <w:ind w:firstLine="0" w:firstLineChars="0"/>
        <w:jc w:val="center"/>
      </w:pPr>
      <w:r>
        <w:drawing>
          <wp:inline distT="0" distB="0" distL="0" distR="0">
            <wp:extent cx="5935980" cy="38100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35980" cy="3810000"/>
                    </a:xfrm>
                    <a:prstGeom prst="rect">
                      <a:avLst/>
                    </a:prstGeom>
                    <a:noFill/>
                    <a:ln>
                      <a:noFill/>
                    </a:ln>
                  </pic:spPr>
                </pic:pic>
              </a:graphicData>
            </a:graphic>
          </wp:inline>
        </w:drawing>
      </w:r>
    </w:p>
    <w:p>
      <w:pPr>
        <w:pStyle w:val="47"/>
        <w:numPr>
          <w:ilvl w:val="0"/>
          <w:numId w:val="176"/>
        </w:numPr>
        <w:spacing w:afterLines="0"/>
        <w:ind w:firstLineChars="0"/>
      </w:pPr>
      <w:r>
        <w:rPr>
          <w:rFonts w:hint="eastAsia"/>
        </w:rPr>
        <w:t>智能网关管理平台添加WAN连接到智能家庭网关的SDN网桥。</w:t>
      </w:r>
    </w:p>
    <w:p>
      <w:pPr>
        <w:pStyle w:val="47"/>
        <w:numPr>
          <w:ilvl w:val="0"/>
          <w:numId w:val="176"/>
        </w:numPr>
        <w:spacing w:afterLines="0"/>
        <w:ind w:firstLineChars="0"/>
      </w:pPr>
      <w:r>
        <w:rPr>
          <w:rFonts w:hint="eastAsia"/>
        </w:rPr>
        <w:t>智能家庭网关返回添加WAN连接到SDN网桥的结果。</w:t>
      </w:r>
    </w:p>
    <w:p>
      <w:pPr>
        <w:pStyle w:val="47"/>
        <w:numPr>
          <w:ilvl w:val="0"/>
          <w:numId w:val="176"/>
        </w:numPr>
        <w:spacing w:afterLines="0"/>
        <w:ind w:firstLineChars="0"/>
      </w:pPr>
      <w:r>
        <w:rPr>
          <w:rFonts w:hint="eastAsia"/>
        </w:rPr>
        <w:t>智能网关管理平台通过Datapath ID来指定网关，操作SDN控制器向该指定网关添加流表。</w:t>
      </w:r>
    </w:p>
    <w:p>
      <w:pPr>
        <w:pStyle w:val="47"/>
        <w:numPr>
          <w:ilvl w:val="0"/>
          <w:numId w:val="176"/>
        </w:numPr>
        <w:spacing w:afterLines="0"/>
        <w:ind w:firstLineChars="0"/>
      </w:pPr>
      <w:r>
        <w:rPr>
          <w:rFonts w:hint="eastAsia"/>
        </w:rPr>
        <w:t>SDN控制器向Datapath ID指定的网关添加流表。</w:t>
      </w:r>
    </w:p>
    <w:p>
      <w:pPr>
        <w:pStyle w:val="47"/>
        <w:numPr>
          <w:ilvl w:val="0"/>
          <w:numId w:val="176"/>
        </w:numPr>
        <w:spacing w:afterLines="0"/>
        <w:ind w:firstLineChars="0"/>
      </w:pPr>
      <w:r>
        <w:rPr>
          <w:rFonts w:hint="eastAsia"/>
        </w:rPr>
        <w:t>SDN控制器向智能网关管理平台返回流表添加结果。</w:t>
      </w:r>
    </w:p>
    <w:p>
      <w:pPr>
        <w:pStyle w:val="47"/>
        <w:spacing w:after="15"/>
        <w:ind w:firstLine="0" w:firstLineChars="0"/>
        <w:jc w:val="center"/>
      </w:pPr>
      <w:r>
        <w:drawing>
          <wp:inline distT="0" distB="0" distL="0" distR="0">
            <wp:extent cx="5935980" cy="38100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35980" cy="3810000"/>
                    </a:xfrm>
                    <a:prstGeom prst="rect">
                      <a:avLst/>
                    </a:prstGeom>
                    <a:noFill/>
                    <a:ln>
                      <a:noFill/>
                    </a:ln>
                  </pic:spPr>
                </pic:pic>
              </a:graphicData>
            </a:graphic>
          </wp:inline>
        </w:drawing>
      </w:r>
    </w:p>
    <w:p>
      <w:pPr>
        <w:pStyle w:val="47"/>
        <w:numPr>
          <w:ilvl w:val="0"/>
          <w:numId w:val="177"/>
        </w:numPr>
        <w:spacing w:afterLines="0"/>
        <w:ind w:firstLineChars="0"/>
      </w:pPr>
      <w:r>
        <w:rPr>
          <w:rFonts w:hint="eastAsia"/>
        </w:rPr>
        <w:t>智能网关管理平台从智能家庭网关的SDN网桥删除WAN连接。</w:t>
      </w:r>
    </w:p>
    <w:p>
      <w:pPr>
        <w:pStyle w:val="47"/>
        <w:numPr>
          <w:ilvl w:val="0"/>
          <w:numId w:val="177"/>
        </w:numPr>
        <w:spacing w:afterLines="0"/>
        <w:ind w:firstLineChars="0"/>
      </w:pPr>
      <w:r>
        <w:rPr>
          <w:rFonts w:hint="eastAsia"/>
        </w:rPr>
        <w:t>智能家庭网关返回从SDN网桥删除WAN连接的结果。</w:t>
      </w:r>
    </w:p>
    <w:p>
      <w:pPr>
        <w:pStyle w:val="47"/>
        <w:numPr>
          <w:ilvl w:val="0"/>
          <w:numId w:val="177"/>
        </w:numPr>
        <w:spacing w:afterLines="0"/>
        <w:ind w:firstLineChars="0"/>
      </w:pPr>
      <w:r>
        <w:rPr>
          <w:rFonts w:hint="eastAsia"/>
        </w:rPr>
        <w:t>智能网关管理平台通过Datapath ID来指定网关，操作SDN控制器从该指定网关删除流表。</w:t>
      </w:r>
    </w:p>
    <w:p>
      <w:pPr>
        <w:pStyle w:val="47"/>
        <w:numPr>
          <w:ilvl w:val="0"/>
          <w:numId w:val="177"/>
        </w:numPr>
        <w:spacing w:afterLines="0"/>
        <w:ind w:firstLineChars="0"/>
      </w:pPr>
      <w:r>
        <w:rPr>
          <w:rFonts w:hint="eastAsia"/>
        </w:rPr>
        <w:t>SDN控制器从Datapath ID指定的网关删除流表。</w:t>
      </w:r>
    </w:p>
    <w:p>
      <w:pPr>
        <w:pStyle w:val="47"/>
        <w:numPr>
          <w:ilvl w:val="0"/>
          <w:numId w:val="177"/>
        </w:numPr>
        <w:spacing w:afterLines="0"/>
        <w:ind w:firstLineChars="0"/>
      </w:pPr>
      <w:r>
        <w:rPr>
          <w:rFonts w:hint="eastAsia"/>
        </w:rPr>
        <w:t>SDN控制器向智能网关管理平台返回流表删除结果。</w:t>
      </w:r>
    </w:p>
    <w:p>
      <w:pPr>
        <w:pStyle w:val="161"/>
        <w:numPr>
          <w:ilvl w:val="1"/>
          <w:numId w:val="143"/>
        </w:numPr>
        <w:spacing w:before="312" w:afterLines="0"/>
        <w:ind w:firstLine="440"/>
        <w:textAlignment w:val="auto"/>
      </w:pPr>
      <w:r>
        <w:rPr>
          <w:rFonts w:hint="eastAsia"/>
        </w:rPr>
        <w:t>策略路由</w:t>
      </w:r>
    </w:p>
    <w:p>
      <w:pPr>
        <w:pStyle w:val="47"/>
        <w:spacing w:after="15"/>
      </w:pPr>
      <w:r>
        <w:rPr>
          <w:rFonts w:hint="eastAsia"/>
        </w:rPr>
        <w:t>SDN网桥上会为每个挂载在SDN网桥上的WAN连接建立一个对应的桥接口，即一个SDN网桥侧的WAN连接需要对应一个SDN网桥上的桥接口。对于所有没挂载在SDN网桥上的WAN连接，对应SDN网桥上的回传链路接口。</w:t>
      </w:r>
    </w:p>
    <w:p>
      <w:pPr>
        <w:pStyle w:val="47"/>
        <w:spacing w:after="15"/>
      </w:pPr>
      <w:r>
        <w:rPr>
          <w:rFonts w:hint="eastAsia"/>
        </w:rPr>
        <w:t>对于SDN网桥的上行报文，SDN网桥会根据OpenFlow流表将要去往某个WAN连接的上行报文发送到对应的桥接口。如果该桥接口对应的WAN连接在SDN网桥侧，策略路由需要将该桥接口来的上行报文送到其对应的WAN接口。如果该桥接口对应的WAN连接不在SDN网桥侧，报文会通过回传链路被发送到Linux网桥，然后智能家庭网关将按照本文档“6.1 网络协议及数据转发功能要求”对报文进行转发。</w:t>
      </w:r>
    </w:p>
    <w:p>
      <w:pPr>
        <w:pStyle w:val="47"/>
        <w:spacing w:after="15"/>
      </w:pPr>
      <w:r>
        <w:rPr>
          <w:rFonts w:hint="eastAsia"/>
        </w:rPr>
        <w:t>对于Linux网桥的上行报文，仍按照本文档“6.1 网络协议及数据转发功能要求”进行转发。</w:t>
      </w:r>
    </w:p>
    <w:p>
      <w:pPr>
        <w:pStyle w:val="47"/>
        <w:spacing w:after="15"/>
      </w:pPr>
      <w:r>
        <w:rPr>
          <w:rFonts w:hint="eastAsia"/>
        </w:rPr>
        <w:t>对于SDN网桥侧WAN接口来的下行报文，经过DNAT后如果其目的是到SDN网桥上LAN口的下挂终端，则策略路由需要将该下行报文送到SDN网桥上此WAN接口对应的网桥接口。SDN网桥会根据OpenFlow流表将该报文发送到目的终端所在的LAN口。</w:t>
      </w:r>
    </w:p>
    <w:p>
      <w:pPr>
        <w:pStyle w:val="161"/>
        <w:numPr>
          <w:ilvl w:val="1"/>
          <w:numId w:val="143"/>
        </w:numPr>
        <w:spacing w:before="312" w:afterLines="0"/>
        <w:ind w:firstLine="440"/>
        <w:textAlignment w:val="auto"/>
      </w:pPr>
      <w:r>
        <w:rPr>
          <w:rFonts w:hint="eastAsia"/>
        </w:rPr>
        <w:t>Dbus接口</w:t>
      </w:r>
    </w:p>
    <w:p>
      <w:pPr>
        <w:pStyle w:val="162"/>
        <w:numPr>
          <w:ilvl w:val="2"/>
          <w:numId w:val="143"/>
        </w:numPr>
        <w:spacing w:before="156" w:after="15" w:afterLines="0"/>
        <w:textAlignment w:val="auto"/>
      </w:pPr>
      <w:r>
        <w:rPr>
          <w:rFonts w:hint="eastAsia"/>
        </w:rPr>
        <w:t>com.ctc.igd1.sdnfunc1.ONUInfo</w:t>
      </w:r>
    </w:p>
    <w:p>
      <w:pPr>
        <w:pStyle w:val="47"/>
        <w:spacing w:after="15"/>
      </w:pPr>
      <w:r>
        <w:rPr>
          <w:rFonts w:hint="eastAsia"/>
        </w:rPr>
        <w:t>本接口用来获取配置当前网关的SDN功能是否开启，获取网关</w:t>
      </w:r>
      <w:r>
        <w:t xml:space="preserve">Datapath </w:t>
      </w:r>
      <w:r>
        <w:rPr>
          <w:rFonts w:hint="eastAsia"/>
        </w:rPr>
        <w:t>ID等信息。</w:t>
      </w:r>
    </w:p>
    <w:p>
      <w:pPr>
        <w:pStyle w:val="47"/>
        <w:spacing w:after="15"/>
      </w:pPr>
      <w:r>
        <w:rPr>
          <w:rFonts w:hint="eastAsia"/>
        </w:rPr>
        <w:t>当接收到关闭SDN功能命令（EnableSDN=0）时，应清空以前所有的SDN相关配置，比如端口挂载记录。</w:t>
      </w:r>
    </w:p>
    <w:p>
      <w:pPr>
        <w:pStyle w:val="147"/>
        <w:numPr>
          <w:ilvl w:val="3"/>
          <w:numId w:val="143"/>
        </w:numPr>
        <w:spacing w:before="156" w:afterLines="0"/>
        <w:textAlignment w:val="auto"/>
      </w:pPr>
      <w:r>
        <w:rPr>
          <w:rFonts w:hint="eastAsia"/>
        </w:rPr>
        <w:t>DBus对象和方法</w:t>
      </w:r>
    </w:p>
    <w:tbl>
      <w:tblPr>
        <w:tblStyle w:val="6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2634"/>
        <w:gridCol w:w="29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top w:val="single" w:color="000000" w:sz="4" w:space="0"/>
              <w:left w:val="single" w:color="000000" w:sz="4" w:space="0"/>
              <w:bottom w:val="single" w:color="000000" w:sz="4" w:space="0"/>
              <w:right w:val="single" w:color="000000" w:sz="4" w:space="0"/>
            </w:tcBorders>
            <w:shd w:val="clear" w:color="auto" w:fill="BEBEBE" w:themeFill="background1" w:themeFillShade="BF"/>
          </w:tcPr>
          <w:p>
            <w:pPr>
              <w:pStyle w:val="47"/>
              <w:spacing w:after="15"/>
              <w:ind w:firstLine="0" w:firstLineChars="0"/>
              <w:rPr>
                <w:sz w:val="18"/>
                <w:szCs w:val="18"/>
              </w:rPr>
            </w:pPr>
            <w:r>
              <w:rPr>
                <w:rFonts w:hint="eastAsia"/>
                <w:sz w:val="18"/>
                <w:szCs w:val="18"/>
              </w:rPr>
              <w:t>Object Path</w:t>
            </w:r>
          </w:p>
        </w:tc>
        <w:tc>
          <w:tcPr>
            <w:tcW w:w="2634" w:type="dxa"/>
            <w:tcBorders>
              <w:top w:val="single" w:color="000000" w:sz="4" w:space="0"/>
              <w:left w:val="single" w:color="000000" w:sz="4" w:space="0"/>
              <w:bottom w:val="single" w:color="000000" w:sz="4" w:space="0"/>
              <w:right w:val="single" w:color="000000" w:sz="4" w:space="0"/>
            </w:tcBorders>
            <w:shd w:val="clear" w:color="auto" w:fill="BEBEBE" w:themeFill="background1" w:themeFillShade="BF"/>
          </w:tcPr>
          <w:p>
            <w:pPr>
              <w:pStyle w:val="47"/>
              <w:spacing w:after="15"/>
              <w:ind w:firstLine="0" w:firstLineChars="0"/>
              <w:rPr>
                <w:sz w:val="18"/>
                <w:szCs w:val="18"/>
              </w:rPr>
            </w:pPr>
            <w:r>
              <w:rPr>
                <w:rFonts w:hint="eastAsia"/>
                <w:sz w:val="18"/>
                <w:szCs w:val="18"/>
              </w:rPr>
              <w:t>方法名</w:t>
            </w:r>
          </w:p>
        </w:tc>
        <w:tc>
          <w:tcPr>
            <w:tcW w:w="2945" w:type="dxa"/>
            <w:tcBorders>
              <w:top w:val="single" w:color="000000" w:sz="4" w:space="0"/>
              <w:left w:val="single" w:color="000000" w:sz="4" w:space="0"/>
              <w:bottom w:val="single" w:color="000000" w:sz="4" w:space="0"/>
              <w:right w:val="single" w:color="000000" w:sz="4" w:space="0"/>
            </w:tcBorders>
            <w:shd w:val="clear" w:color="auto" w:fill="BEBEBE" w:themeFill="background1" w:themeFillShade="BF"/>
          </w:tcPr>
          <w:p>
            <w:pPr>
              <w:pStyle w:val="47"/>
              <w:spacing w:after="15"/>
              <w:ind w:firstLine="0" w:firstLineChars="0"/>
              <w:rPr>
                <w:sz w:val="18"/>
                <w:szCs w:val="18"/>
              </w:rPr>
            </w:pPr>
            <w:r>
              <w:rPr>
                <w:rFonts w:hint="eastAsia"/>
                <w:sz w:val="18"/>
                <w:szCs w:val="18"/>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top w:val="single" w:color="000000" w:sz="4" w:space="0"/>
              <w:left w:val="single" w:color="000000" w:sz="4" w:space="0"/>
              <w:bottom w:val="single" w:color="000000" w:sz="4" w:space="0"/>
              <w:right w:val="single" w:color="000000" w:sz="4" w:space="0"/>
            </w:tcBorders>
            <w:shd w:val="clear" w:color="auto" w:fill="FFFFFF" w:themeFill="background1"/>
          </w:tcPr>
          <w:p>
            <w:pPr>
              <w:spacing w:after="15"/>
              <w:rPr>
                <w:rFonts w:ascii="宋体"/>
                <w:kern w:val="0"/>
              </w:rPr>
            </w:pPr>
            <w:r>
              <w:rPr>
                <w:rFonts w:hint="eastAsia" w:ascii="宋体"/>
                <w:kern w:val="0"/>
                <w:sz w:val="18"/>
              </w:rPr>
              <w:t>/com/ctc/igd1/Network/sdnfunc1/ONUInfo</w:t>
            </w:r>
          </w:p>
        </w:tc>
        <w:tc>
          <w:tcPr>
            <w:tcW w:w="2634" w:type="dxa"/>
            <w:tcBorders>
              <w:top w:val="single" w:color="000000" w:sz="4" w:space="0"/>
              <w:left w:val="single" w:color="000000" w:sz="4" w:space="0"/>
              <w:bottom w:val="single" w:color="000000" w:sz="4" w:space="0"/>
              <w:right w:val="single" w:color="000000" w:sz="4" w:space="0"/>
            </w:tcBorders>
            <w:shd w:val="clear" w:color="auto" w:fill="FFFFFF" w:themeFill="background1"/>
          </w:tcPr>
          <w:p>
            <w:pPr>
              <w:spacing w:after="15"/>
              <w:rPr>
                <w:rFonts w:ascii="宋体"/>
                <w:kern w:val="0"/>
              </w:rPr>
            </w:pPr>
            <w:r>
              <w:rPr>
                <w:rFonts w:hint="eastAsia" w:ascii="宋体"/>
                <w:kern w:val="0"/>
                <w:sz w:val="18"/>
              </w:rPr>
              <w:t>com.ctc.igd1.sdnfunc1.ONUInfo.GetONUInfo</w:t>
            </w:r>
          </w:p>
        </w:tc>
        <w:tc>
          <w:tcPr>
            <w:tcW w:w="2945" w:type="dxa"/>
            <w:tcBorders>
              <w:top w:val="single" w:color="000000" w:sz="4" w:space="0"/>
              <w:left w:val="single" w:color="000000" w:sz="4" w:space="0"/>
              <w:bottom w:val="single" w:color="000000" w:sz="4" w:space="0"/>
              <w:right w:val="single" w:color="000000" w:sz="4" w:space="0"/>
            </w:tcBorders>
            <w:shd w:val="clear" w:color="auto" w:fill="FFFFFF" w:themeFill="background1"/>
          </w:tcPr>
          <w:p>
            <w:pPr>
              <w:spacing w:after="15"/>
              <w:rPr>
                <w:rFonts w:ascii="宋体"/>
                <w:kern w:val="0"/>
              </w:rPr>
            </w:pPr>
            <w:r>
              <w:rPr>
                <w:rFonts w:hint="eastAsia" w:ascii="宋体"/>
                <w:kern w:val="0"/>
                <w:sz w:val="18"/>
              </w:rPr>
              <w:t>获取onu信息，包括SDN使能状态、Datapath ID、连接SDN控制器的wan连接、SDN控制器的IP地址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top w:val="single" w:color="000000" w:sz="4" w:space="0"/>
              <w:left w:val="single" w:color="000000" w:sz="4" w:space="0"/>
              <w:bottom w:val="single" w:color="000000" w:sz="4" w:space="0"/>
              <w:right w:val="single" w:color="000000" w:sz="4" w:space="0"/>
            </w:tcBorders>
            <w:shd w:val="clear" w:color="auto" w:fill="FFFFFF" w:themeFill="background1"/>
          </w:tcPr>
          <w:p>
            <w:pPr>
              <w:spacing w:after="15"/>
              <w:rPr>
                <w:rFonts w:ascii="宋体"/>
                <w:kern w:val="0"/>
              </w:rPr>
            </w:pPr>
            <w:r>
              <w:rPr>
                <w:rFonts w:hint="eastAsia" w:ascii="宋体"/>
                <w:kern w:val="0"/>
                <w:sz w:val="18"/>
              </w:rPr>
              <w:t>/com/ctc/igd1/Network/sdnfunc1/ONUInfo</w:t>
            </w:r>
          </w:p>
        </w:tc>
        <w:tc>
          <w:tcPr>
            <w:tcW w:w="2634" w:type="dxa"/>
            <w:tcBorders>
              <w:top w:val="single" w:color="000000" w:sz="4" w:space="0"/>
              <w:left w:val="single" w:color="000000" w:sz="4" w:space="0"/>
              <w:bottom w:val="single" w:color="000000" w:sz="4" w:space="0"/>
              <w:right w:val="single" w:color="000000" w:sz="4" w:space="0"/>
            </w:tcBorders>
            <w:shd w:val="clear" w:color="auto" w:fill="FFFFFF" w:themeFill="background1"/>
          </w:tcPr>
          <w:p>
            <w:pPr>
              <w:spacing w:after="15"/>
              <w:rPr>
                <w:rFonts w:ascii="宋体"/>
                <w:kern w:val="0"/>
              </w:rPr>
            </w:pPr>
            <w:r>
              <w:rPr>
                <w:rFonts w:hint="eastAsia" w:ascii="宋体"/>
                <w:kern w:val="0"/>
                <w:sz w:val="18"/>
              </w:rPr>
              <w:t>com.ctc.igd1.sdnfunc1.ONUInfo.SetONUInfo</w:t>
            </w:r>
          </w:p>
        </w:tc>
        <w:tc>
          <w:tcPr>
            <w:tcW w:w="2945" w:type="dxa"/>
            <w:tcBorders>
              <w:top w:val="single" w:color="000000" w:sz="4" w:space="0"/>
              <w:left w:val="single" w:color="000000" w:sz="4" w:space="0"/>
              <w:bottom w:val="single" w:color="000000" w:sz="4" w:space="0"/>
              <w:right w:val="single" w:color="000000" w:sz="4" w:space="0"/>
            </w:tcBorders>
            <w:shd w:val="clear" w:color="auto" w:fill="FFFFFF" w:themeFill="background1"/>
          </w:tcPr>
          <w:p>
            <w:pPr>
              <w:spacing w:after="15"/>
              <w:rPr>
                <w:rFonts w:ascii="宋体"/>
                <w:kern w:val="0"/>
              </w:rPr>
            </w:pPr>
            <w:r>
              <w:rPr>
                <w:rFonts w:hint="eastAsia" w:ascii="宋体"/>
                <w:kern w:val="0"/>
                <w:sz w:val="18"/>
              </w:rPr>
              <w:t>设置SDN使能状态、连接SDN控制器的wan连接，SDN控制器模式</w:t>
            </w:r>
          </w:p>
        </w:tc>
      </w:tr>
    </w:tbl>
    <w:p>
      <w:pPr>
        <w:pStyle w:val="47"/>
        <w:spacing w:after="15"/>
      </w:pPr>
      <w:r>
        <w:rPr>
          <w:rFonts w:hint="eastAsia"/>
        </w:rPr>
        <w:t>EnableSDN取值0/1/-1，-1表示忽略此参数，0关闭，1开启。</w:t>
      </w:r>
    </w:p>
    <w:p>
      <w:pPr>
        <w:pStyle w:val="47"/>
        <w:spacing w:after="15"/>
      </w:pPr>
      <w:ins w:id="0" w:author="qi_jonathan@aliyun.com" w:date="2020-04-10T14:22:00Z">
        <w:r>
          <w:rPr/>
          <w:t>O</w:t>
        </w:r>
      </w:ins>
      <w:del w:id="1" w:author="qi_jonathan@aliyun.com" w:date="2020-04-10T14:22:00Z">
        <w:r>
          <w:rPr>
            <w:rFonts w:hint="eastAsia"/>
          </w:rPr>
          <w:delText>o</w:delText>
        </w:r>
      </w:del>
      <w:r>
        <w:rPr>
          <w:rFonts w:hint="eastAsia"/>
        </w:rPr>
        <w:t>fpusewan取值为internet/tr069/"空值",空值表示清空此参数，使网关断开与控制器的连接。</w:t>
      </w:r>
    </w:p>
    <w:p>
      <w:pPr>
        <w:pStyle w:val="47"/>
        <w:numPr>
          <w:ilvl w:val="0"/>
          <w:numId w:val="178"/>
        </w:numPr>
        <w:spacing w:afterLines="0"/>
        <w:ind w:firstLineChars="0"/>
        <w:rPr>
          <w:szCs w:val="21"/>
        </w:rPr>
      </w:pPr>
      <w:r>
        <w:rPr>
          <w:rFonts w:hint="eastAsia"/>
          <w:szCs w:val="21"/>
        </w:rPr>
        <w:t xml:space="preserve">GetONUInfo(OUT </w:t>
      </w:r>
      <w:del w:id="2" w:author="qi_jonathan@aliyun.com" w:date="2020-04-10T14:06:00Z">
        <w:r>
          <w:rPr>
            <w:rFonts w:hint="eastAsia"/>
            <w:szCs w:val="21"/>
          </w:rPr>
          <w:delText>U</w:delText>
        </w:r>
      </w:del>
      <w:r>
        <w:rPr>
          <w:rFonts w:hint="eastAsia"/>
          <w:szCs w:val="21"/>
        </w:rPr>
        <w:t>INT32 EnableSDN,OUT STRING</w:t>
      </w:r>
      <w:ins w:id="3" w:author="qi_jonathan@aliyun.com" w:date="2020-04-10T14:23:00Z">
        <w:r>
          <w:rPr>
            <w:szCs w:val="21"/>
          </w:rPr>
          <w:t>(63)</w:t>
        </w:r>
      </w:ins>
      <w:r>
        <w:rPr>
          <w:rFonts w:hint="eastAsia"/>
          <w:szCs w:val="21"/>
        </w:rPr>
        <w:t xml:space="preserve"> DatapathID,OUT STRING</w:t>
      </w:r>
      <w:ins w:id="4" w:author="qi_jonathan@aliyun.com" w:date="2020-04-10T14:23:00Z">
        <w:r>
          <w:rPr>
            <w:szCs w:val="21"/>
          </w:rPr>
          <w:t>(63)</w:t>
        </w:r>
      </w:ins>
      <w:r>
        <w:rPr>
          <w:rFonts w:hint="eastAsia"/>
          <w:szCs w:val="21"/>
        </w:rPr>
        <w:t xml:space="preserve"> </w:t>
      </w:r>
      <w:ins w:id="5" w:author="qi_jonathan@aliyun.com" w:date="2020-04-10T14:23:00Z">
        <w:r>
          <w:rPr>
            <w:szCs w:val="21"/>
          </w:rPr>
          <w:t>O</w:t>
        </w:r>
      </w:ins>
      <w:del w:id="6" w:author="qi_jonathan@aliyun.com" w:date="2020-04-10T14:23:00Z">
        <w:r>
          <w:rPr>
            <w:rFonts w:hint="eastAsia"/>
            <w:szCs w:val="21"/>
          </w:rPr>
          <w:delText>o</w:delText>
        </w:r>
      </w:del>
      <w:r>
        <w:rPr>
          <w:rFonts w:hint="eastAsia"/>
          <w:szCs w:val="21"/>
        </w:rPr>
        <w:t>fpusewan,OUT STRING</w:t>
      </w:r>
      <w:ins w:id="7" w:author="qi_jonathan@aliyun.com" w:date="2020-04-10T14:24:00Z">
        <w:r>
          <w:rPr>
            <w:szCs w:val="21"/>
          </w:rPr>
          <w:t>(63)</w:t>
        </w:r>
      </w:ins>
      <w:r>
        <w:rPr>
          <w:rFonts w:hint="eastAsia"/>
          <w:szCs w:val="21"/>
        </w:rPr>
        <w:t xml:space="preserve"> ControlAddr,OUT INT32 result,OUT STRING</w:t>
      </w:r>
      <w:ins w:id="8" w:author="qi_jonathan@aliyun.com" w:date="2020-04-10T14:25:00Z">
        <w:r>
          <w:rPr>
            <w:szCs w:val="21"/>
          </w:rPr>
          <w:t>(63)</w:t>
        </w:r>
      </w:ins>
      <w:r>
        <w:rPr>
          <w:rFonts w:hint="eastAsia"/>
          <w:szCs w:val="21"/>
        </w:rPr>
        <w:t xml:space="preserve"> errdesc)</w:t>
      </w:r>
    </w:p>
    <w:p>
      <w:pPr>
        <w:pStyle w:val="47"/>
        <w:spacing w:after="15"/>
        <w:ind w:firstLine="0" w:firstLineChars="0"/>
      </w:pPr>
      <w:r>
        <w:rPr>
          <w:rFonts w:hint="eastAsia"/>
        </w:rPr>
        <w:t>获取ONU的SDN控制器连接相关信息。</w:t>
      </w:r>
    </w:p>
    <w:p>
      <w:pPr>
        <w:pStyle w:val="47"/>
        <w:spacing w:after="15"/>
        <w:ind w:firstLine="0" w:firstLineChars="0"/>
      </w:pPr>
      <w:r>
        <w:rPr>
          <w:rFonts w:hint="eastAsia"/>
        </w:rPr>
        <w:t>EnableSDN：-1（表示忽略此参数）/0（关闭）/1（开启）。</w:t>
      </w:r>
    </w:p>
    <w:p>
      <w:pPr>
        <w:pStyle w:val="47"/>
        <w:spacing w:after="15"/>
        <w:ind w:firstLine="0" w:firstLineChars="0"/>
      </w:pPr>
      <w:r>
        <w:rPr>
          <w:rFonts w:hint="eastAsia"/>
        </w:rPr>
        <w:t>DatapathID：智能家庭网关中SDN网桥的Datapath ID。</w:t>
      </w:r>
    </w:p>
    <w:p>
      <w:pPr>
        <w:pStyle w:val="47"/>
        <w:spacing w:after="15"/>
        <w:ind w:firstLine="0" w:firstLineChars="0"/>
      </w:pPr>
      <w:r>
        <w:rPr>
          <w:rFonts w:hint="eastAsia"/>
        </w:rPr>
        <w:t>Ofpusewan：internet（INTERNET上网WAN）/tr069（tr069管理WAN）/"空值"（ONU不与控制器连接）。</w:t>
      </w:r>
    </w:p>
    <w:p>
      <w:pPr>
        <w:pStyle w:val="47"/>
        <w:spacing w:after="15"/>
        <w:ind w:firstLine="0" w:firstLineChars="0"/>
      </w:pPr>
      <w:r>
        <w:rPr>
          <w:rFonts w:hint="eastAsia"/>
        </w:rPr>
        <w:t>ControlAddr：控制器的IP地址。</w:t>
      </w:r>
    </w:p>
    <w:p>
      <w:pPr>
        <w:pStyle w:val="47"/>
        <w:spacing w:after="15"/>
        <w:ind w:firstLine="0" w:firstLineChars="0"/>
      </w:pPr>
      <w:r>
        <w:rPr>
          <w:rFonts w:hint="eastAsia"/>
        </w:rPr>
        <w:t>result：0（成功）/1（失败）/</w:t>
      </w:r>
      <w:r>
        <w:t>L.7.4</w:t>
      </w:r>
      <w:r>
        <w:rPr>
          <w:rFonts w:hint="eastAsia"/>
        </w:rPr>
        <w:t>中定义的错误码。</w:t>
      </w:r>
    </w:p>
    <w:p>
      <w:pPr>
        <w:pStyle w:val="47"/>
        <w:spacing w:after="15"/>
        <w:ind w:firstLine="0" w:firstLineChars="0"/>
      </w:pPr>
      <w:r>
        <w:rPr>
          <w:rFonts w:hint="eastAsia"/>
        </w:rPr>
        <w:t>errdesc：若为NULL或者函数成功，则不用管；若传入的值不为NULL，则在方法失败的时候填充上失败原因。</w:t>
      </w:r>
    </w:p>
    <w:p>
      <w:pPr>
        <w:pStyle w:val="47"/>
        <w:spacing w:after="15"/>
        <w:ind w:firstLine="0" w:firstLineChars="0"/>
      </w:pPr>
    </w:p>
    <w:p>
      <w:pPr>
        <w:pStyle w:val="47"/>
        <w:numPr>
          <w:ilvl w:val="0"/>
          <w:numId w:val="178"/>
        </w:numPr>
        <w:spacing w:afterLines="0"/>
        <w:ind w:firstLineChars="0"/>
      </w:pPr>
      <w:r>
        <w:rPr>
          <w:rFonts w:hint="eastAsia"/>
        </w:rPr>
        <w:t>SetONUInfo</w:t>
      </w:r>
      <w:r>
        <w:rPr>
          <w:rFonts w:hint="eastAsia"/>
          <w:szCs w:val="21"/>
        </w:rPr>
        <w:t xml:space="preserve">(IN </w:t>
      </w:r>
      <w:del w:id="9" w:author="qi_jonathan@aliyun.com" w:date="2020-04-10T14:06:00Z">
        <w:r>
          <w:rPr>
            <w:rFonts w:hint="eastAsia"/>
            <w:szCs w:val="21"/>
          </w:rPr>
          <w:delText>U</w:delText>
        </w:r>
      </w:del>
      <w:r>
        <w:rPr>
          <w:rFonts w:hint="eastAsia"/>
          <w:szCs w:val="21"/>
        </w:rPr>
        <w:t>INT32 EnableSDN, IN STRING</w:t>
      </w:r>
      <w:ins w:id="10" w:author="qi_jonathan@aliyun.com" w:date="2020-04-10T14:24:00Z">
        <w:r>
          <w:rPr>
            <w:szCs w:val="21"/>
          </w:rPr>
          <w:t>(63)</w:t>
        </w:r>
      </w:ins>
      <w:r>
        <w:rPr>
          <w:rFonts w:hint="eastAsia"/>
          <w:szCs w:val="21"/>
        </w:rPr>
        <w:t xml:space="preserve"> </w:t>
      </w:r>
      <w:ins w:id="11" w:author="qi_jonathan@aliyun.com" w:date="2020-04-10T14:24:00Z">
        <w:r>
          <w:rPr>
            <w:szCs w:val="21"/>
          </w:rPr>
          <w:t>O</w:t>
        </w:r>
      </w:ins>
      <w:del w:id="12" w:author="qi_jonathan@aliyun.com" w:date="2020-04-10T14:24:00Z">
        <w:r>
          <w:rPr>
            <w:rFonts w:hint="eastAsia"/>
            <w:szCs w:val="21"/>
          </w:rPr>
          <w:delText>o</w:delText>
        </w:r>
      </w:del>
      <w:r>
        <w:rPr>
          <w:rFonts w:hint="eastAsia"/>
          <w:szCs w:val="21"/>
        </w:rPr>
        <w:t>fpusewan,IN STRING</w:t>
      </w:r>
      <w:ins w:id="13" w:author="qi_jonathan@aliyun.com" w:date="2020-04-10T14:24:00Z">
        <w:r>
          <w:rPr>
            <w:szCs w:val="21"/>
          </w:rPr>
          <w:t>(63)</w:t>
        </w:r>
      </w:ins>
      <w:r>
        <w:rPr>
          <w:rFonts w:hint="eastAsia"/>
          <w:szCs w:val="21"/>
        </w:rPr>
        <w:t xml:space="preserve"> ControlAddr, OUT INT32 result,OUT STRING</w:t>
      </w:r>
      <w:ins w:id="14" w:author="qi_jonathan@aliyun.com" w:date="2020-04-10T14:25:00Z">
        <w:r>
          <w:rPr>
            <w:szCs w:val="21"/>
          </w:rPr>
          <w:t>(63)</w:t>
        </w:r>
      </w:ins>
      <w:r>
        <w:rPr>
          <w:rFonts w:hint="eastAsia"/>
          <w:szCs w:val="21"/>
        </w:rPr>
        <w:t xml:space="preserve"> errdesc)</w:t>
      </w:r>
    </w:p>
    <w:p>
      <w:pPr>
        <w:pStyle w:val="47"/>
        <w:spacing w:after="15"/>
        <w:ind w:firstLine="0" w:firstLineChars="0"/>
      </w:pPr>
      <w:r>
        <w:rPr>
          <w:rFonts w:hint="eastAsia"/>
        </w:rPr>
        <w:t>设置ONU的SDN功能模块的启停、SDN控制器连接相关信息。</w:t>
      </w:r>
    </w:p>
    <w:p>
      <w:pPr>
        <w:pStyle w:val="47"/>
        <w:spacing w:after="15"/>
        <w:ind w:firstLine="0" w:firstLineChars="0"/>
      </w:pPr>
      <w:r>
        <w:rPr>
          <w:rFonts w:hint="eastAsia"/>
        </w:rPr>
        <w:t>EnableSDN：-1（表示忽略此参数）/0（关闭）/1（开启）。开启时，启动SDN功能模块，建立OVS桥到Linux桥的回传链路，导入默认回传流表。关闭时，停止SDN功能模块，删除OVS桥到Linux桥的回传链路。启动并建立</w:t>
      </w:r>
      <w:r>
        <w:t>OVS</w:t>
      </w:r>
      <w:r>
        <w:rPr>
          <w:rFonts w:hint="eastAsia"/>
        </w:rPr>
        <w:t>桥时，需指定O</w:t>
      </w:r>
      <w:r>
        <w:t>VS</w:t>
      </w:r>
      <w:r>
        <w:rPr>
          <w:rFonts w:hint="eastAsia"/>
        </w:rPr>
        <w:t>桥的d</w:t>
      </w:r>
      <w:r>
        <w:t>atapath ID</w:t>
      </w:r>
      <w:r>
        <w:rPr>
          <w:rFonts w:hint="eastAsia"/>
        </w:rPr>
        <w:t>为co</w:t>
      </w:r>
      <w:r>
        <w:t>m.ctc.igd1.DeviceInfo</w:t>
      </w:r>
      <w:r>
        <w:rPr>
          <w:rFonts w:hint="eastAsia"/>
        </w:rPr>
        <w:t>返回的M</w:t>
      </w:r>
      <w:r>
        <w:t>AC</w:t>
      </w:r>
      <w:r>
        <w:rPr>
          <w:rFonts w:hint="eastAsia"/>
        </w:rPr>
        <w:t>，从而每个设备的d</w:t>
      </w:r>
      <w:r>
        <w:t>atapath ID</w:t>
      </w:r>
      <w:r>
        <w:rPr>
          <w:rFonts w:hint="eastAsia"/>
        </w:rPr>
        <w:t>为固定值，以便O</w:t>
      </w:r>
      <w:r>
        <w:t>VS</w:t>
      </w:r>
      <w:r>
        <w:rPr>
          <w:rFonts w:hint="eastAsia"/>
        </w:rPr>
        <w:t>桥重启时S</w:t>
      </w:r>
      <w:r>
        <w:t>DN</w:t>
      </w:r>
      <w:r>
        <w:rPr>
          <w:rFonts w:hint="eastAsia"/>
        </w:rPr>
        <w:t>控制器能自动下发之前配置的流表。d</w:t>
      </w:r>
      <w:r>
        <w:t>atapath ID</w:t>
      </w:r>
      <w:r>
        <w:rPr>
          <w:rFonts w:hint="eastAsia"/>
        </w:rPr>
        <w:t>要求长度为16个字符，不足时请在前部补零。</w:t>
      </w:r>
    </w:p>
    <w:p>
      <w:pPr>
        <w:pStyle w:val="47"/>
        <w:spacing w:after="15"/>
        <w:ind w:firstLine="0" w:firstLineChars="0"/>
      </w:pPr>
      <w:r>
        <w:rPr>
          <w:rFonts w:hint="eastAsia"/>
        </w:rPr>
        <w:t>Ofpusewan：internet（INTERNET上网WAN）/tr069（tr069管理WAN）/"空值"（ONU不与控制器连接）。</w:t>
      </w:r>
    </w:p>
    <w:p>
      <w:pPr>
        <w:pStyle w:val="47"/>
        <w:spacing w:after="15"/>
        <w:ind w:firstLine="0" w:firstLineChars="0"/>
      </w:pPr>
      <w:r>
        <w:rPr>
          <w:rFonts w:hint="eastAsia"/>
        </w:rPr>
        <w:t>ControlAddr：控制器的IP地址。</w:t>
      </w:r>
    </w:p>
    <w:p>
      <w:pPr>
        <w:pStyle w:val="47"/>
        <w:spacing w:after="15"/>
        <w:ind w:firstLine="0" w:firstLineChars="0"/>
      </w:pPr>
      <w:r>
        <w:rPr>
          <w:rFonts w:hint="eastAsia"/>
        </w:rPr>
        <w:t>result：0（成功）/1（失败）/</w:t>
      </w:r>
      <w:r>
        <w:t>L.7.4</w:t>
      </w:r>
      <w:r>
        <w:rPr>
          <w:rFonts w:hint="eastAsia"/>
        </w:rPr>
        <w:t>中定义的错误码。</w:t>
      </w:r>
    </w:p>
    <w:p>
      <w:pPr>
        <w:pStyle w:val="47"/>
        <w:spacing w:after="15"/>
        <w:ind w:firstLine="0" w:firstLineChars="0"/>
      </w:pPr>
      <w:r>
        <w:rPr>
          <w:rFonts w:hint="eastAsia"/>
        </w:rPr>
        <w:t>errdesc：若为NULL或者函数成功，则不用管；若传入的值不为NULL，则在方法失败的时候填充上失败原因。</w:t>
      </w:r>
    </w:p>
    <w:p>
      <w:pPr>
        <w:pStyle w:val="162"/>
        <w:numPr>
          <w:ilvl w:val="2"/>
          <w:numId w:val="143"/>
        </w:numPr>
        <w:spacing w:before="156" w:after="15" w:afterLines="0"/>
        <w:textAlignment w:val="auto"/>
      </w:pPr>
      <w:r>
        <w:rPr>
          <w:rFonts w:hint="eastAsia"/>
        </w:rPr>
        <w:t>com.ctc.igd1.sdnfunc1.SDNInfo</w:t>
      </w:r>
    </w:p>
    <w:p>
      <w:pPr>
        <w:pStyle w:val="47"/>
        <w:spacing w:after="15"/>
      </w:pPr>
      <w:r>
        <w:rPr>
          <w:rFonts w:hint="eastAsia"/>
        </w:rPr>
        <w:t>本接口用来获取网关SDN功能信息。其中输出信息中的portlist格式为a{su},s代表ifname，u代表portid。</w:t>
      </w:r>
    </w:p>
    <w:p>
      <w:pPr>
        <w:pStyle w:val="147"/>
        <w:numPr>
          <w:ilvl w:val="3"/>
          <w:numId w:val="143"/>
        </w:numPr>
        <w:spacing w:before="156" w:afterLines="0"/>
        <w:textAlignment w:val="auto"/>
      </w:pPr>
      <w:r>
        <w:rPr>
          <w:rFonts w:hint="eastAsia"/>
        </w:rPr>
        <w:t>DBus对象和方法</w:t>
      </w:r>
    </w:p>
    <w:tbl>
      <w:tblPr>
        <w:tblStyle w:val="6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81"/>
        <w:gridCol w:w="4073"/>
        <w:gridCol w:w="14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81" w:type="dxa"/>
            <w:tcBorders>
              <w:top w:val="single" w:color="000000" w:sz="4" w:space="0"/>
              <w:left w:val="single" w:color="000000" w:sz="4" w:space="0"/>
              <w:bottom w:val="single" w:color="000000" w:sz="4" w:space="0"/>
              <w:right w:val="single" w:color="000000" w:sz="4" w:space="0"/>
            </w:tcBorders>
            <w:shd w:val="clear" w:color="auto" w:fill="BEBEBE" w:themeFill="background1" w:themeFillShade="BF"/>
          </w:tcPr>
          <w:p>
            <w:pPr>
              <w:pStyle w:val="47"/>
              <w:spacing w:after="15"/>
              <w:ind w:firstLine="0" w:firstLineChars="0"/>
              <w:rPr>
                <w:sz w:val="18"/>
                <w:szCs w:val="18"/>
              </w:rPr>
            </w:pPr>
            <w:r>
              <w:rPr>
                <w:rFonts w:hint="eastAsia"/>
                <w:sz w:val="18"/>
                <w:szCs w:val="18"/>
              </w:rPr>
              <w:t>Object Path</w:t>
            </w:r>
          </w:p>
        </w:tc>
        <w:tc>
          <w:tcPr>
            <w:tcW w:w="4073" w:type="dxa"/>
            <w:tcBorders>
              <w:top w:val="single" w:color="000000" w:sz="4" w:space="0"/>
              <w:left w:val="single" w:color="000000" w:sz="4" w:space="0"/>
              <w:bottom w:val="single" w:color="000000" w:sz="4" w:space="0"/>
              <w:right w:val="single" w:color="000000" w:sz="4" w:space="0"/>
            </w:tcBorders>
            <w:shd w:val="clear" w:color="auto" w:fill="BEBEBE" w:themeFill="background1" w:themeFillShade="BF"/>
          </w:tcPr>
          <w:p>
            <w:pPr>
              <w:pStyle w:val="47"/>
              <w:spacing w:after="15"/>
              <w:ind w:firstLine="0" w:firstLineChars="0"/>
              <w:rPr>
                <w:sz w:val="18"/>
                <w:szCs w:val="18"/>
              </w:rPr>
            </w:pPr>
            <w:r>
              <w:rPr>
                <w:rFonts w:hint="eastAsia"/>
                <w:sz w:val="18"/>
                <w:szCs w:val="18"/>
              </w:rPr>
              <w:t>方法名</w:t>
            </w:r>
          </w:p>
        </w:tc>
        <w:tc>
          <w:tcPr>
            <w:tcW w:w="1468" w:type="dxa"/>
            <w:tcBorders>
              <w:top w:val="single" w:color="000000" w:sz="4" w:space="0"/>
              <w:left w:val="single" w:color="000000" w:sz="4" w:space="0"/>
              <w:bottom w:val="single" w:color="000000" w:sz="4" w:space="0"/>
              <w:right w:val="single" w:color="000000" w:sz="4" w:space="0"/>
            </w:tcBorders>
            <w:shd w:val="clear" w:color="auto" w:fill="BEBEBE" w:themeFill="background1" w:themeFillShade="BF"/>
          </w:tcPr>
          <w:p>
            <w:pPr>
              <w:pStyle w:val="47"/>
              <w:spacing w:after="15"/>
              <w:ind w:firstLine="0" w:firstLineChars="0"/>
              <w:rPr>
                <w:sz w:val="18"/>
                <w:szCs w:val="18"/>
              </w:rPr>
            </w:pPr>
            <w:r>
              <w:rPr>
                <w:rFonts w:hint="eastAsia"/>
                <w:sz w:val="18"/>
                <w:szCs w:val="18"/>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8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/com/ctc/igd1/Network/sdnfunc1/SDNInfo</w:t>
            </w:r>
          </w:p>
        </w:tc>
        <w:tc>
          <w:tcPr>
            <w:tcW w:w="4073"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com.ctc.igd1.sdnfunc1.SDNInfo.GetSDNInfo</w:t>
            </w:r>
          </w:p>
        </w:tc>
        <w:tc>
          <w:tcPr>
            <w:tcW w:w="1468"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获取SDN信息</w:t>
            </w:r>
          </w:p>
        </w:tc>
      </w:tr>
    </w:tbl>
    <w:p>
      <w:pPr>
        <w:pStyle w:val="47"/>
        <w:numPr>
          <w:ilvl w:val="0"/>
          <w:numId w:val="178"/>
        </w:numPr>
        <w:spacing w:afterLines="0"/>
        <w:ind w:firstLineChars="0"/>
      </w:pPr>
      <w:r>
        <w:rPr>
          <w:rFonts w:hint="eastAsia"/>
        </w:rPr>
        <w:t>GetSDNInfo(OUT ARRAY&lt;DICT&lt;STRING</w:t>
      </w:r>
      <w:ins w:id="15" w:author="qi_jonathan@aliyun.com" w:date="2020-04-10T14:25:00Z">
        <w:r>
          <w:rPr/>
          <w:t>(63)</w:t>
        </w:r>
      </w:ins>
      <w:r>
        <w:rPr>
          <w:rFonts w:hint="eastAsia"/>
        </w:rPr>
        <w:t>, UINT32&gt;&gt; portlist,</w:t>
      </w:r>
      <w:r>
        <w:rPr>
          <w:rFonts w:hint="eastAsia"/>
          <w:szCs w:val="21"/>
        </w:rPr>
        <w:t xml:space="preserve"> OUT INT32 result,OUT STRING</w:t>
      </w:r>
      <w:ins w:id="16" w:author="qi_jonathan@aliyun.com" w:date="2020-04-10T14:26:00Z">
        <w:r>
          <w:rPr>
            <w:szCs w:val="21"/>
          </w:rPr>
          <w:t>(63)</w:t>
        </w:r>
      </w:ins>
      <w:r>
        <w:rPr>
          <w:rFonts w:hint="eastAsia"/>
          <w:szCs w:val="21"/>
        </w:rPr>
        <w:t xml:space="preserve"> errdesc</w:t>
      </w:r>
      <w:r>
        <w:rPr>
          <w:rFonts w:hint="eastAsia"/>
        </w:rPr>
        <w:t>)</w:t>
      </w:r>
    </w:p>
    <w:p>
      <w:pPr>
        <w:pStyle w:val="47"/>
        <w:spacing w:after="15"/>
        <w:ind w:firstLine="0" w:firstLineChars="0"/>
      </w:pPr>
      <w:r>
        <w:rPr>
          <w:rFonts w:hint="eastAsia"/>
        </w:rPr>
        <w:t xml:space="preserve">Portlist：ifname </w:t>
      </w:r>
      <w:r>
        <w:t>–</w:t>
      </w:r>
      <w:r>
        <w:rPr>
          <w:rFonts w:hint="eastAsia"/>
        </w:rPr>
        <w:t xml:space="preserve"> STRING,portid </w:t>
      </w:r>
      <w:r>
        <w:t>–</w:t>
      </w:r>
      <w:r>
        <w:rPr>
          <w:rFonts w:hint="eastAsia"/>
        </w:rPr>
        <w:t xml:space="preserve"> UINT32</w:t>
      </w:r>
    </w:p>
    <w:p>
      <w:pPr>
        <w:pStyle w:val="47"/>
        <w:spacing w:after="15"/>
        <w:ind w:firstLine="0" w:firstLineChars="0"/>
      </w:pPr>
      <w:r>
        <w:rPr>
          <w:rFonts w:hint="eastAsia"/>
        </w:rPr>
        <w:t>获取OVS桥上的端口信息。所有设备上存在且挂载了的port，无论物理接口状态是u</w:t>
      </w:r>
      <w:r>
        <w:t>p</w:t>
      </w:r>
      <w:r>
        <w:rPr>
          <w:rFonts w:hint="eastAsia"/>
        </w:rPr>
        <w:t>还是d</w:t>
      </w:r>
      <w:r>
        <w:t>own</w:t>
      </w:r>
      <w:r>
        <w:rPr>
          <w:rFonts w:hint="eastAsia"/>
        </w:rPr>
        <w:t>。</w:t>
      </w:r>
    </w:p>
    <w:p>
      <w:pPr>
        <w:pStyle w:val="47"/>
        <w:spacing w:after="15"/>
        <w:ind w:firstLine="0" w:firstLineChars="0"/>
      </w:pPr>
      <w:r>
        <w:rPr>
          <w:rFonts w:hint="eastAsia"/>
        </w:rPr>
        <w:t>Portlist:端口信息数组。每个端口信息包含两个元素，ifname（端口名称）和portid（端口ID）。W</w:t>
      </w:r>
      <w:r>
        <w:t>AN</w:t>
      </w:r>
      <w:r>
        <w:rPr>
          <w:rFonts w:hint="eastAsia"/>
        </w:rPr>
        <w:t>接口的ifname为com.ctc.igd1.WANConnectionInfo中的WANName，或com.ctc.igd1.VPNConnection中的tunnel_name。LAN口的ifname为LAN1~LAN4，分别对应InternetGatewayDevice.LANDevice.1.LANEthernetInterfaceConfig.1~InternetGatewayDevice.LANDevice.1.LANEthernetInterfaceConfig.4。2.4GHz频段WLAN口的ifname为2.4</w:t>
      </w:r>
      <w:r>
        <w:t>G-1~2.4G-8</w:t>
      </w:r>
      <w:r>
        <w:rPr>
          <w:rFonts w:hint="eastAsia"/>
        </w:rPr>
        <w:t>，分别对应</w:t>
      </w:r>
      <w:r>
        <w:t>com.ctc.igd1.WLANConfiguration</w:t>
      </w:r>
      <w:r>
        <w:rPr>
          <w:rFonts w:hint="eastAsia"/>
        </w:rPr>
        <w:t>的S</w:t>
      </w:r>
      <w:r>
        <w:t>SIDAlias</w:t>
      </w:r>
      <w:r>
        <w:rPr>
          <w:rFonts w:hint="eastAsia"/>
        </w:rPr>
        <w:t>的2.4</w:t>
      </w:r>
      <w:r>
        <w:t>G-1~2.4G-8</w:t>
      </w:r>
      <w:r>
        <w:rPr>
          <w:rFonts w:hint="eastAsia"/>
        </w:rPr>
        <w:t>。5GHz频段WLAN口的ifname为</w:t>
      </w:r>
      <w:r>
        <w:t>5G-1~5G-8</w:t>
      </w:r>
      <w:r>
        <w:rPr>
          <w:rFonts w:hint="eastAsia"/>
        </w:rPr>
        <w:t>，分别对应</w:t>
      </w:r>
      <w:r>
        <w:t>com.ctc.igd1.WLANConfiguration</w:t>
      </w:r>
      <w:r>
        <w:rPr>
          <w:rFonts w:hint="eastAsia"/>
        </w:rPr>
        <w:t>的S</w:t>
      </w:r>
      <w:r>
        <w:t>SIDAlias</w:t>
      </w:r>
      <w:r>
        <w:rPr>
          <w:rFonts w:hint="eastAsia"/>
        </w:rPr>
        <w:t>的</w:t>
      </w:r>
      <w:r>
        <w:t>5G-1~5G-8</w:t>
      </w:r>
      <w:r>
        <w:rPr>
          <w:rFonts w:hint="eastAsia"/>
        </w:rPr>
        <w:t>。 portid定义如下，</w:t>
      </w:r>
      <w:r>
        <w:t>WAN</w:t>
      </w:r>
      <w:r>
        <w:rPr>
          <w:rFonts w:hint="eastAsia"/>
        </w:rPr>
        <w:t>连接和V</w:t>
      </w:r>
      <w:r>
        <w:t>PN</w:t>
      </w:r>
      <w:r>
        <w:rPr>
          <w:rFonts w:hint="eastAsia"/>
        </w:rPr>
        <w:t>隧道的p</w:t>
      </w:r>
      <w:r>
        <w:t>ortid</w:t>
      </w:r>
      <w:r>
        <w:rPr>
          <w:rFonts w:hint="eastAsia"/>
        </w:rPr>
        <w:t>由网关根据查询到的顺序依次分配。</w:t>
      </w:r>
    </w:p>
    <w:p>
      <w:pPr>
        <w:pStyle w:val="47"/>
        <w:spacing w:after="15"/>
        <w:ind w:firstLine="0" w:firstLineChars="0"/>
      </w:pPr>
      <w:r>
        <w:rPr>
          <w:rFonts w:hint="eastAsia"/>
        </w:rPr>
        <w:t>LAN1~4：1~4</w:t>
      </w:r>
    </w:p>
    <w:p>
      <w:pPr>
        <w:pStyle w:val="47"/>
        <w:spacing w:after="15"/>
        <w:ind w:firstLine="0" w:firstLineChars="0"/>
      </w:pPr>
      <w:r>
        <w:rPr>
          <w:rFonts w:hint="eastAsia"/>
        </w:rPr>
        <w:t>2.4</w:t>
      </w:r>
      <w:r>
        <w:t>G-1~2.4G-8</w:t>
      </w:r>
      <w:r>
        <w:rPr>
          <w:rFonts w:hint="eastAsia"/>
        </w:rPr>
        <w:t>：5~12</w:t>
      </w:r>
    </w:p>
    <w:p>
      <w:pPr>
        <w:pStyle w:val="47"/>
        <w:spacing w:after="15"/>
        <w:ind w:firstLine="0" w:firstLineChars="0"/>
      </w:pPr>
      <w:r>
        <w:t>5G-1~5G-8</w:t>
      </w:r>
      <w:r>
        <w:rPr>
          <w:rFonts w:hint="eastAsia"/>
        </w:rPr>
        <w:t>：13~20</w:t>
      </w:r>
    </w:p>
    <w:p>
      <w:pPr>
        <w:pStyle w:val="47"/>
        <w:spacing w:after="15"/>
        <w:ind w:firstLine="0" w:firstLineChars="0"/>
      </w:pPr>
      <w:r>
        <w:rPr>
          <w:rFonts w:hint="eastAsia"/>
        </w:rPr>
        <w:t>WAN1~8：21~28（由于可以建多个WAN，因此需要智能网关管理平台在通知SDN控制器下流表时告知控制器相关的WAN是什么业务，告知控制器时WAN也须按这里的WAN编号表示）</w:t>
      </w:r>
    </w:p>
    <w:p>
      <w:pPr>
        <w:pStyle w:val="47"/>
        <w:spacing w:after="15"/>
        <w:ind w:firstLine="0" w:firstLineChars="0"/>
      </w:pPr>
      <w:r>
        <w:rPr>
          <w:rFonts w:hint="eastAsia"/>
        </w:rPr>
        <w:t>VPN隧道1~8：29~36（需要智能网关管理平台在通知SDN控制器下流表时告知控制器对应VPN的加速域名或IP或MAC是什么，告知控制器时VPN也须按这里的VPN编号表示）</w:t>
      </w:r>
    </w:p>
    <w:p>
      <w:pPr>
        <w:pStyle w:val="47"/>
        <w:spacing w:after="15"/>
        <w:ind w:firstLine="0" w:firstLineChars="0"/>
      </w:pPr>
      <w:r>
        <w:rPr>
          <w:rFonts w:hint="eastAsia"/>
        </w:rPr>
        <w:t>result：0（成功）/1（失败）/</w:t>
      </w:r>
      <w:r>
        <w:t>L.7.4</w:t>
      </w:r>
      <w:r>
        <w:rPr>
          <w:rFonts w:hint="eastAsia"/>
        </w:rPr>
        <w:t>中定义的错误码。</w:t>
      </w:r>
    </w:p>
    <w:p>
      <w:pPr>
        <w:pStyle w:val="47"/>
        <w:spacing w:after="15"/>
        <w:ind w:firstLine="0" w:firstLineChars="0"/>
      </w:pPr>
      <w:r>
        <w:rPr>
          <w:rFonts w:hint="eastAsia"/>
        </w:rPr>
        <w:t>errdesc：若为NULL或者函数成功，则不用管；若传入的值不为NULL，则在方法失败的时候填充上失败原因。</w:t>
      </w:r>
    </w:p>
    <w:p>
      <w:pPr>
        <w:pStyle w:val="162"/>
        <w:numPr>
          <w:ilvl w:val="2"/>
          <w:numId w:val="143"/>
        </w:numPr>
        <w:spacing w:before="156" w:after="15" w:afterLines="0"/>
        <w:textAlignment w:val="auto"/>
      </w:pPr>
      <w:r>
        <w:rPr>
          <w:rFonts w:hint="eastAsia"/>
        </w:rPr>
        <w:t>com.ctc.igd1.sdnfunc1.Ports</w:t>
      </w:r>
    </w:p>
    <w:p>
      <w:pPr>
        <w:pStyle w:val="47"/>
        <w:spacing w:after="15"/>
      </w:pPr>
      <w:r>
        <w:rPr>
          <w:rFonts w:hint="eastAsia"/>
        </w:rPr>
        <w:t>获取网关上所有可以挂载到SDN桥上的端口列表，包含端口名称和端口ID。</w:t>
      </w:r>
    </w:p>
    <w:p>
      <w:pPr>
        <w:pStyle w:val="147"/>
        <w:numPr>
          <w:ilvl w:val="3"/>
          <w:numId w:val="143"/>
        </w:numPr>
        <w:spacing w:before="156" w:afterLines="0"/>
        <w:textAlignment w:val="auto"/>
      </w:pPr>
      <w:r>
        <w:rPr>
          <w:rFonts w:hint="eastAsia"/>
        </w:rPr>
        <w:t>DBus对象和方法</w:t>
      </w:r>
    </w:p>
    <w:p>
      <w:pPr>
        <w:pStyle w:val="47"/>
        <w:spacing w:after="15"/>
      </w:pPr>
      <w:r>
        <w:rPr>
          <w:rFonts w:hint="eastAsia"/>
        </w:rPr>
        <w:t>Object Path：/com/ctc/igd1/Network/sdnfunc1/Ports</w:t>
      </w:r>
    </w:p>
    <w:p>
      <w:pPr>
        <w:pStyle w:val="47"/>
        <w:spacing w:after="15"/>
      </w:pPr>
      <w:r>
        <w:rPr>
          <w:rFonts w:hint="eastAsia"/>
        </w:rPr>
        <w:t>其中GetPortList方法的输出信息中的portlist格式为a{su},s代表ifname，u代表portid。</w:t>
      </w:r>
    </w:p>
    <w:tbl>
      <w:tblPr>
        <w:tblStyle w:val="6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76"/>
        <w:gridCol w:w="3686"/>
        <w:gridCol w:w="24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76" w:type="dxa"/>
            <w:tcBorders>
              <w:top w:val="single" w:color="000000" w:sz="4" w:space="0"/>
              <w:left w:val="single" w:color="000000" w:sz="4" w:space="0"/>
              <w:bottom w:val="single" w:color="000000" w:sz="4" w:space="0"/>
              <w:right w:val="single" w:color="000000" w:sz="4" w:space="0"/>
            </w:tcBorders>
            <w:shd w:val="clear" w:color="auto" w:fill="BEBEBE" w:themeFill="background1" w:themeFillShade="BF"/>
          </w:tcPr>
          <w:p>
            <w:pPr>
              <w:pStyle w:val="47"/>
              <w:spacing w:after="15"/>
              <w:ind w:firstLine="0" w:firstLineChars="0"/>
              <w:rPr>
                <w:sz w:val="18"/>
                <w:szCs w:val="18"/>
              </w:rPr>
            </w:pPr>
            <w:r>
              <w:rPr>
                <w:rFonts w:hint="eastAsia"/>
                <w:sz w:val="18"/>
                <w:szCs w:val="18"/>
              </w:rPr>
              <w:t>Object Path</w:t>
            </w:r>
          </w:p>
        </w:tc>
        <w:tc>
          <w:tcPr>
            <w:tcW w:w="3686" w:type="dxa"/>
            <w:tcBorders>
              <w:top w:val="single" w:color="000000" w:sz="4" w:space="0"/>
              <w:left w:val="single" w:color="000000" w:sz="4" w:space="0"/>
              <w:bottom w:val="single" w:color="000000" w:sz="4" w:space="0"/>
              <w:right w:val="single" w:color="000000" w:sz="4" w:space="0"/>
            </w:tcBorders>
            <w:shd w:val="clear" w:color="auto" w:fill="BEBEBE" w:themeFill="background1" w:themeFillShade="BF"/>
          </w:tcPr>
          <w:p>
            <w:pPr>
              <w:pStyle w:val="47"/>
              <w:spacing w:after="15"/>
              <w:ind w:firstLine="0" w:firstLineChars="0"/>
              <w:rPr>
                <w:sz w:val="18"/>
                <w:szCs w:val="18"/>
              </w:rPr>
            </w:pPr>
            <w:r>
              <w:rPr>
                <w:rFonts w:hint="eastAsia"/>
                <w:sz w:val="18"/>
                <w:szCs w:val="18"/>
              </w:rPr>
              <w:t>方法名</w:t>
            </w:r>
          </w:p>
        </w:tc>
        <w:tc>
          <w:tcPr>
            <w:tcW w:w="2460" w:type="dxa"/>
            <w:tcBorders>
              <w:top w:val="single" w:color="000000" w:sz="4" w:space="0"/>
              <w:left w:val="single" w:color="000000" w:sz="4" w:space="0"/>
              <w:bottom w:val="single" w:color="000000" w:sz="4" w:space="0"/>
              <w:right w:val="single" w:color="000000" w:sz="4" w:space="0"/>
            </w:tcBorders>
            <w:shd w:val="clear" w:color="auto" w:fill="BEBEBE" w:themeFill="background1" w:themeFillShade="BF"/>
          </w:tcPr>
          <w:p>
            <w:pPr>
              <w:pStyle w:val="47"/>
              <w:spacing w:after="15"/>
              <w:ind w:firstLine="0" w:firstLineChars="0"/>
              <w:rPr>
                <w:sz w:val="18"/>
                <w:szCs w:val="18"/>
              </w:rPr>
            </w:pPr>
            <w:r>
              <w:rPr>
                <w:rFonts w:hint="eastAsia"/>
                <w:sz w:val="18"/>
                <w:szCs w:val="18"/>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76"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/com/ctc/igd1/Network/sdnfunc1/Ports</w:t>
            </w:r>
          </w:p>
        </w:tc>
        <w:tc>
          <w:tcPr>
            <w:tcW w:w="3686"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com.ctc.igd1.sdnfunc1.Ports.GetPortList</w:t>
            </w:r>
          </w:p>
        </w:tc>
        <w:tc>
          <w:tcPr>
            <w:tcW w:w="2460"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获取设备上可新添加到SDN桥上的网络接口信息（不含已添加的）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76"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/com/ctc/igd1/Network/sdnfunc1/Ports</w:t>
            </w:r>
          </w:p>
        </w:tc>
        <w:tc>
          <w:tcPr>
            <w:tcW w:w="3686"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com.ctc.igd1.sdnfunc1.Ports.AddPorttoSDN</w:t>
            </w:r>
          </w:p>
        </w:tc>
        <w:tc>
          <w:tcPr>
            <w:tcW w:w="2460"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启用指定端口的SDN特性</w:t>
            </w:r>
          </w:p>
          <w:p>
            <w:pPr>
              <w:pStyle w:val="47"/>
              <w:spacing w:after="15"/>
              <w:ind w:firstLine="0" w:firstLineChars="0"/>
              <w:rPr>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76"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/com/ctc/igd1/Network/sdnfunc1/Ports</w:t>
            </w:r>
          </w:p>
        </w:tc>
        <w:tc>
          <w:tcPr>
            <w:tcW w:w="3686"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com.ctc.igd1.sdnfunc1.Ports.RemovePortFromSDN</w:t>
            </w:r>
          </w:p>
        </w:tc>
        <w:tc>
          <w:tcPr>
            <w:tcW w:w="2460"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禁用指定端口的SDN特性</w:t>
            </w:r>
          </w:p>
          <w:p>
            <w:pPr>
              <w:pStyle w:val="47"/>
              <w:spacing w:after="15"/>
              <w:ind w:firstLine="0" w:firstLineChars="0"/>
              <w:rPr>
                <w:sz w:val="18"/>
                <w:szCs w:val="18"/>
              </w:rPr>
            </w:pPr>
          </w:p>
        </w:tc>
      </w:tr>
    </w:tbl>
    <w:p>
      <w:pPr>
        <w:pStyle w:val="47"/>
        <w:spacing w:after="15"/>
      </w:pPr>
      <w:r>
        <w:rPr>
          <w:rFonts w:hint="eastAsia"/>
        </w:rPr>
        <w:t>当AddPorttoSDN方法中的参数ifname=all时，应将所有ofp端口启用SDN特性，同时保留启用单独某个端口的SDN特性的能力。</w:t>
      </w:r>
    </w:p>
    <w:p>
      <w:pPr>
        <w:pStyle w:val="47"/>
        <w:spacing w:after="15"/>
      </w:pPr>
      <w:r>
        <w:rPr>
          <w:rFonts w:hint="eastAsia"/>
        </w:rPr>
        <w:t>当RemovePortFromSDN方法中的参数ifname=all时，应禁用所有ofp端口的SDN特性，同时保留禁用单独某个端口的SDN特性的能力。</w:t>
      </w:r>
    </w:p>
    <w:p>
      <w:pPr>
        <w:pStyle w:val="47"/>
        <w:numPr>
          <w:ilvl w:val="0"/>
          <w:numId w:val="179"/>
        </w:numPr>
        <w:spacing w:afterLines="0"/>
        <w:ind w:firstLineChars="0"/>
      </w:pPr>
      <w:r>
        <w:rPr>
          <w:rFonts w:hint="eastAsia"/>
        </w:rPr>
        <w:t>GetPortList(OUT ARRAY&lt;DICT&lt;STRING</w:t>
      </w:r>
      <w:ins w:id="17" w:author="qi_jonathan@aliyun.com" w:date="2020-04-10T14:26:00Z">
        <w:r>
          <w:rPr/>
          <w:t>(63)</w:t>
        </w:r>
      </w:ins>
      <w:r>
        <w:rPr>
          <w:rFonts w:hint="eastAsia"/>
        </w:rPr>
        <w:t>, UINT32&gt;&gt; portlist,</w:t>
      </w:r>
      <w:r>
        <w:rPr>
          <w:rFonts w:hint="eastAsia"/>
          <w:szCs w:val="21"/>
        </w:rPr>
        <w:t xml:space="preserve"> OUT INT32 result,OUT STRING</w:t>
      </w:r>
      <w:ins w:id="18" w:author="qi_jonathan@aliyun.com" w:date="2020-04-10T14:27:00Z">
        <w:r>
          <w:rPr>
            <w:szCs w:val="21"/>
          </w:rPr>
          <w:t>(63)</w:t>
        </w:r>
      </w:ins>
      <w:r>
        <w:rPr>
          <w:rFonts w:hint="eastAsia"/>
          <w:szCs w:val="21"/>
        </w:rPr>
        <w:t xml:space="preserve"> errdesc</w:t>
      </w:r>
      <w:r>
        <w:rPr>
          <w:rFonts w:hint="eastAsia"/>
        </w:rPr>
        <w:t>)</w:t>
      </w:r>
    </w:p>
    <w:p>
      <w:pPr>
        <w:pStyle w:val="47"/>
        <w:spacing w:after="15"/>
        <w:ind w:firstLine="0" w:firstLineChars="0"/>
      </w:pPr>
      <w:r>
        <w:rPr>
          <w:rFonts w:hint="eastAsia"/>
        </w:rPr>
        <w:t xml:space="preserve">Portlist：ifname </w:t>
      </w:r>
      <w:r>
        <w:t>–</w:t>
      </w:r>
      <w:r>
        <w:rPr>
          <w:rFonts w:hint="eastAsia"/>
        </w:rPr>
        <w:t xml:space="preserve"> STRING,portid </w:t>
      </w:r>
      <w:r>
        <w:t>–</w:t>
      </w:r>
      <w:r>
        <w:rPr>
          <w:rFonts w:hint="eastAsia"/>
        </w:rPr>
        <w:t xml:space="preserve"> UINT32</w:t>
      </w:r>
    </w:p>
    <w:p>
      <w:pPr>
        <w:pStyle w:val="47"/>
        <w:spacing w:after="15"/>
        <w:ind w:firstLine="0" w:firstLineChars="0"/>
      </w:pPr>
      <w:r>
        <w:rPr>
          <w:rFonts w:hint="eastAsia"/>
        </w:rPr>
        <w:t>获取设备上可新添加到SDN桥上的网络接口信息（不含已添加过的）。对于L</w:t>
      </w:r>
      <w:r>
        <w:t>AN</w:t>
      </w:r>
      <w:r>
        <w:rPr>
          <w:rFonts w:hint="eastAsia"/>
        </w:rPr>
        <w:t>侧，如W</w:t>
      </w:r>
      <w:r>
        <w:t>iFi</w:t>
      </w:r>
      <w:r>
        <w:rPr>
          <w:rFonts w:hint="eastAsia"/>
        </w:rPr>
        <w:t>接口，若S</w:t>
      </w:r>
      <w:r>
        <w:t>SID</w:t>
      </w:r>
      <w:r>
        <w:rPr>
          <w:rFonts w:hint="eastAsia"/>
        </w:rPr>
        <w:t>未使能对应的W</w:t>
      </w:r>
      <w:r>
        <w:t>iFi</w:t>
      </w:r>
      <w:r>
        <w:rPr>
          <w:rFonts w:hint="eastAsia"/>
        </w:rPr>
        <w:t>接口未u</w:t>
      </w:r>
      <w:r>
        <w:t>p</w:t>
      </w:r>
      <w:r>
        <w:rPr>
          <w:rFonts w:hint="eastAsia"/>
        </w:rPr>
        <w:t>，则不可用于转发，认为不可添加。对于W</w:t>
      </w:r>
      <w:r>
        <w:t>AN</w:t>
      </w:r>
      <w:r>
        <w:rPr>
          <w:rFonts w:hint="eastAsia"/>
        </w:rPr>
        <w:t>侧，已配置的W</w:t>
      </w:r>
      <w:r>
        <w:t>AN</w:t>
      </w:r>
      <w:r>
        <w:rPr>
          <w:rFonts w:hint="eastAsia"/>
        </w:rPr>
        <w:t>均应可添加。</w:t>
      </w:r>
    </w:p>
    <w:p>
      <w:pPr>
        <w:pStyle w:val="47"/>
        <w:spacing w:after="15"/>
        <w:ind w:firstLine="0" w:firstLineChars="0"/>
      </w:pPr>
      <w:r>
        <w:rPr>
          <w:rFonts w:hint="eastAsia"/>
        </w:rPr>
        <w:t>Portlist:端口信息数组，定义同G</w:t>
      </w:r>
      <w:r>
        <w:t>etSDNInfo</w:t>
      </w:r>
      <w:r>
        <w:rPr>
          <w:rFonts w:hint="eastAsia"/>
        </w:rPr>
        <w:t>方法的p</w:t>
      </w:r>
      <w:r>
        <w:t>ortlist</w:t>
      </w:r>
      <w:r>
        <w:rPr>
          <w:rFonts w:hint="eastAsia"/>
        </w:rPr>
        <w:t>。</w:t>
      </w:r>
    </w:p>
    <w:p>
      <w:pPr>
        <w:pStyle w:val="47"/>
        <w:spacing w:after="15"/>
        <w:ind w:firstLine="0" w:firstLineChars="0"/>
      </w:pPr>
      <w:r>
        <w:rPr>
          <w:rFonts w:hint="eastAsia"/>
        </w:rPr>
        <w:t>result：0（成功）/1（失败）/</w:t>
      </w:r>
      <w:r>
        <w:t>L.7.4</w:t>
      </w:r>
      <w:r>
        <w:rPr>
          <w:rFonts w:hint="eastAsia"/>
        </w:rPr>
        <w:t>中定义的错误码。</w:t>
      </w:r>
    </w:p>
    <w:p>
      <w:pPr>
        <w:pStyle w:val="47"/>
        <w:spacing w:after="15"/>
        <w:ind w:firstLine="0" w:firstLineChars="0"/>
      </w:pPr>
      <w:r>
        <w:rPr>
          <w:rFonts w:hint="eastAsia"/>
        </w:rPr>
        <w:t>errdesc：若为NULL或者函数成功，则不用管；若传入的值不为NULL，则在方法失败的时候填充上失败原因。</w:t>
      </w:r>
    </w:p>
    <w:p>
      <w:pPr>
        <w:pStyle w:val="47"/>
        <w:numPr>
          <w:ilvl w:val="0"/>
          <w:numId w:val="179"/>
        </w:numPr>
        <w:spacing w:afterLines="0"/>
        <w:ind w:firstLineChars="0"/>
      </w:pPr>
      <w:r>
        <w:rPr>
          <w:rFonts w:hint="eastAsia"/>
        </w:rPr>
        <w:t>AddPorttoSDN(IN ARRAY&lt;DICT&lt;STRING</w:t>
      </w:r>
      <w:ins w:id="19" w:author="qi_jonathan@aliyun.com" w:date="2020-04-10T14:27:00Z">
        <w:r>
          <w:rPr/>
          <w:t>(63)</w:t>
        </w:r>
      </w:ins>
      <w:r>
        <w:rPr>
          <w:rFonts w:hint="eastAsia"/>
        </w:rPr>
        <w:t>, UINT32&gt;&gt; portlist,</w:t>
      </w:r>
      <w:r>
        <w:rPr>
          <w:rFonts w:hint="eastAsia"/>
          <w:szCs w:val="21"/>
        </w:rPr>
        <w:t xml:space="preserve"> OUT INT32 result,OUT STRING</w:t>
      </w:r>
      <w:ins w:id="20" w:author="qi_jonathan@aliyun.com" w:date="2020-04-10T14:27:00Z">
        <w:r>
          <w:rPr>
            <w:szCs w:val="21"/>
          </w:rPr>
          <w:t>(63)</w:t>
        </w:r>
      </w:ins>
      <w:r>
        <w:rPr>
          <w:rFonts w:hint="eastAsia"/>
          <w:szCs w:val="21"/>
        </w:rPr>
        <w:t xml:space="preserve"> errdesc</w:t>
      </w:r>
      <w:r>
        <w:rPr>
          <w:rFonts w:hint="eastAsia"/>
        </w:rPr>
        <w:t>)</w:t>
      </w:r>
    </w:p>
    <w:p>
      <w:pPr>
        <w:pStyle w:val="47"/>
        <w:spacing w:after="15"/>
        <w:ind w:firstLine="0" w:firstLineChars="0"/>
      </w:pPr>
      <w:r>
        <w:rPr>
          <w:rFonts w:hint="eastAsia"/>
        </w:rPr>
        <w:t xml:space="preserve">Portlist：ifname </w:t>
      </w:r>
      <w:r>
        <w:t>–</w:t>
      </w:r>
      <w:r>
        <w:rPr>
          <w:rFonts w:hint="eastAsia"/>
        </w:rPr>
        <w:t xml:space="preserve"> STRING,portid </w:t>
      </w:r>
      <w:r>
        <w:t>–</w:t>
      </w:r>
      <w:r>
        <w:rPr>
          <w:rFonts w:hint="eastAsia"/>
        </w:rPr>
        <w:t xml:space="preserve"> UINT32</w:t>
      </w:r>
    </w:p>
    <w:p>
      <w:pPr>
        <w:pStyle w:val="47"/>
        <w:spacing w:after="15"/>
        <w:ind w:firstLine="0" w:firstLineChars="0"/>
      </w:pPr>
      <w:r>
        <w:rPr>
          <w:rFonts w:hint="eastAsia"/>
        </w:rPr>
        <w:t>启用指定端口的SDN特性。</w:t>
      </w:r>
    </w:p>
    <w:p>
      <w:pPr>
        <w:pStyle w:val="47"/>
        <w:spacing w:after="15"/>
        <w:ind w:firstLine="0" w:firstLineChars="0"/>
      </w:pPr>
      <w:r>
        <w:rPr>
          <w:rFonts w:hint="eastAsia"/>
        </w:rPr>
        <w:t>Portlist:端口信息数组，定义同G</w:t>
      </w:r>
      <w:r>
        <w:t>etSDNInfo</w:t>
      </w:r>
      <w:r>
        <w:rPr>
          <w:rFonts w:hint="eastAsia"/>
        </w:rPr>
        <w:t>方法的p</w:t>
      </w:r>
      <w:r>
        <w:t>ortlist</w:t>
      </w:r>
      <w:r>
        <w:rPr>
          <w:rFonts w:hint="eastAsia"/>
        </w:rPr>
        <w:t>。</w:t>
      </w:r>
    </w:p>
    <w:p>
      <w:pPr>
        <w:pStyle w:val="47"/>
        <w:spacing w:after="15"/>
        <w:ind w:firstLine="0" w:firstLineChars="0"/>
      </w:pPr>
      <w:r>
        <w:rPr>
          <w:rFonts w:hint="eastAsia"/>
        </w:rPr>
        <w:t>result：0（成功）/1（失败）/</w:t>
      </w:r>
      <w:r>
        <w:t>L.7.4</w:t>
      </w:r>
      <w:r>
        <w:rPr>
          <w:rFonts w:hint="eastAsia"/>
        </w:rPr>
        <w:t>中定义的错误码。</w:t>
      </w:r>
    </w:p>
    <w:p>
      <w:pPr>
        <w:pStyle w:val="47"/>
        <w:spacing w:after="15"/>
        <w:ind w:firstLine="0" w:firstLineChars="0"/>
      </w:pPr>
      <w:r>
        <w:rPr>
          <w:rFonts w:hint="eastAsia"/>
        </w:rPr>
        <w:t>errdesc：若为NULL或者函数成功，则不用管；若传入的值不为NULL，则在方法失败的时候填充上失败原因。</w:t>
      </w:r>
    </w:p>
    <w:p>
      <w:pPr>
        <w:pStyle w:val="47"/>
        <w:numPr>
          <w:ilvl w:val="0"/>
          <w:numId w:val="179"/>
        </w:numPr>
        <w:spacing w:afterLines="0"/>
        <w:ind w:firstLineChars="0"/>
      </w:pPr>
      <w:r>
        <w:rPr>
          <w:rFonts w:hint="eastAsia"/>
        </w:rPr>
        <w:t>RemovePortFromSDN(IN ARRAY&lt;DICT&lt;STRING</w:t>
      </w:r>
      <w:ins w:id="21" w:author="qi_jonathan@aliyun.com" w:date="2020-04-10T14:27:00Z">
        <w:r>
          <w:rPr/>
          <w:t>(63)</w:t>
        </w:r>
      </w:ins>
      <w:r>
        <w:rPr>
          <w:rFonts w:hint="eastAsia"/>
        </w:rPr>
        <w:t>, UINT32&gt;&gt; portlist,</w:t>
      </w:r>
      <w:r>
        <w:rPr>
          <w:rFonts w:hint="eastAsia"/>
          <w:szCs w:val="21"/>
        </w:rPr>
        <w:t xml:space="preserve"> OUT INT32 result,OUT STRING</w:t>
      </w:r>
      <w:ins w:id="22" w:author="qi_jonathan@aliyun.com" w:date="2020-04-10T14:27:00Z">
        <w:r>
          <w:rPr>
            <w:szCs w:val="21"/>
          </w:rPr>
          <w:t>(63)</w:t>
        </w:r>
      </w:ins>
      <w:r>
        <w:rPr>
          <w:rFonts w:hint="eastAsia"/>
          <w:szCs w:val="21"/>
        </w:rPr>
        <w:t xml:space="preserve"> errdesc</w:t>
      </w:r>
      <w:r>
        <w:rPr>
          <w:rFonts w:hint="eastAsia"/>
        </w:rPr>
        <w:t>)</w:t>
      </w:r>
    </w:p>
    <w:p>
      <w:pPr>
        <w:pStyle w:val="47"/>
        <w:spacing w:after="15"/>
        <w:ind w:firstLine="0" w:firstLineChars="0"/>
      </w:pPr>
      <w:r>
        <w:rPr>
          <w:rFonts w:hint="eastAsia"/>
        </w:rPr>
        <w:t xml:space="preserve">Portlist：ifname </w:t>
      </w:r>
      <w:r>
        <w:t>–</w:t>
      </w:r>
      <w:r>
        <w:rPr>
          <w:rFonts w:hint="eastAsia"/>
        </w:rPr>
        <w:t xml:space="preserve"> STRING,portid </w:t>
      </w:r>
      <w:r>
        <w:t>–</w:t>
      </w:r>
      <w:r>
        <w:rPr>
          <w:rFonts w:hint="eastAsia"/>
        </w:rPr>
        <w:t xml:space="preserve"> UINT32</w:t>
      </w:r>
    </w:p>
    <w:p>
      <w:pPr>
        <w:pStyle w:val="47"/>
        <w:spacing w:after="15"/>
        <w:ind w:firstLine="0" w:firstLineChars="0"/>
      </w:pPr>
      <w:r>
        <w:rPr>
          <w:rFonts w:hint="eastAsia"/>
        </w:rPr>
        <w:t>禁用指定端口的SDN特性。</w:t>
      </w:r>
    </w:p>
    <w:p>
      <w:pPr>
        <w:pStyle w:val="47"/>
        <w:spacing w:after="15"/>
        <w:ind w:firstLine="0" w:firstLineChars="0"/>
      </w:pPr>
      <w:r>
        <w:rPr>
          <w:rFonts w:hint="eastAsia"/>
        </w:rPr>
        <w:t>Portlist:端口信息数组，定义同G</w:t>
      </w:r>
      <w:r>
        <w:t>etSDNInfo</w:t>
      </w:r>
      <w:r>
        <w:rPr>
          <w:rFonts w:hint="eastAsia"/>
        </w:rPr>
        <w:t>方法的p</w:t>
      </w:r>
      <w:r>
        <w:t>ortlist</w:t>
      </w:r>
      <w:r>
        <w:rPr>
          <w:rFonts w:hint="eastAsia"/>
        </w:rPr>
        <w:t>。</w:t>
      </w:r>
    </w:p>
    <w:p>
      <w:pPr>
        <w:pStyle w:val="47"/>
        <w:spacing w:after="15"/>
        <w:ind w:firstLine="0" w:firstLineChars="0"/>
      </w:pPr>
      <w:r>
        <w:rPr>
          <w:rFonts w:hint="eastAsia"/>
        </w:rPr>
        <w:t>result：0（成功）/1（失败）/</w:t>
      </w:r>
      <w:r>
        <w:t>L.7.4</w:t>
      </w:r>
      <w:r>
        <w:rPr>
          <w:rFonts w:hint="eastAsia"/>
        </w:rPr>
        <w:t>中定义的错误码。</w:t>
      </w:r>
    </w:p>
    <w:p>
      <w:pPr>
        <w:pStyle w:val="47"/>
        <w:spacing w:after="15"/>
        <w:ind w:firstLine="0" w:firstLineChars="0"/>
      </w:pPr>
      <w:r>
        <w:rPr>
          <w:rFonts w:hint="eastAsia"/>
        </w:rPr>
        <w:t>errdesc：若为NULL或者函数成功，则不用管；若传入的值不为NULL，则在方法失败的时候填充上失败原因。</w:t>
      </w:r>
    </w:p>
    <w:p>
      <w:pPr>
        <w:pStyle w:val="147"/>
        <w:numPr>
          <w:ilvl w:val="3"/>
          <w:numId w:val="143"/>
        </w:numPr>
        <w:spacing w:before="156" w:afterLines="0"/>
        <w:textAlignment w:val="auto"/>
      </w:pPr>
      <w:r>
        <w:rPr>
          <w:rFonts w:hint="eastAsia"/>
        </w:rPr>
        <w:t>信号</w:t>
      </w:r>
    </w:p>
    <w:p>
      <w:pPr>
        <w:pStyle w:val="345"/>
        <w:numPr>
          <w:ilvl w:val="0"/>
          <w:numId w:val="179"/>
        </w:numPr>
        <w:spacing w:after="15"/>
        <w:ind w:firstLineChars="0"/>
      </w:pPr>
      <w:r>
        <w:t>PortStatusChanged(STRING</w:t>
      </w:r>
      <w:ins w:id="23" w:author="qi_jonathan@aliyun.com" w:date="2020-04-10T14:28:00Z">
        <w:r>
          <w:rPr/>
          <w:t>(63)</w:t>
        </w:r>
      </w:ins>
      <w:r>
        <w:t xml:space="preserve"> ifname, UINT32 portid, STRING</w:t>
      </w:r>
      <w:ins w:id="24" w:author="qi_jonathan@aliyun.com" w:date="2020-04-10T14:28:00Z">
        <w:r>
          <w:rPr/>
          <w:t>(63)</w:t>
        </w:r>
      </w:ins>
      <w:r>
        <w:t xml:space="preserve"> status)</w:t>
      </w:r>
      <w:r>
        <w:rPr>
          <w:rFonts w:hint="eastAsia"/>
        </w:rPr>
        <w:t>，</w:t>
      </w:r>
      <w:r>
        <w:t>WAN</w:t>
      </w:r>
      <w:r>
        <w:rPr>
          <w:rFonts w:hint="eastAsia"/>
        </w:rPr>
        <w:t>连接状态变更信号</w:t>
      </w:r>
    </w:p>
    <w:p>
      <w:pPr>
        <w:spacing w:after="15"/>
      </w:pPr>
      <w:r>
        <w:rPr>
          <w:rFonts w:hint="eastAsia"/>
        </w:rPr>
        <w:t>当网关上任意</w:t>
      </w:r>
      <w:r>
        <w:t>WAN</w:t>
      </w:r>
      <w:r>
        <w:rPr>
          <w:rFonts w:hint="eastAsia"/>
        </w:rPr>
        <w:t>连接（包含</w:t>
      </w:r>
      <w:r>
        <w:t>VPN</w:t>
      </w:r>
      <w:r>
        <w:rPr>
          <w:rFonts w:hint="eastAsia"/>
        </w:rPr>
        <w:t>）状态发生改变时应发出信号报告连接状态变化。</w:t>
      </w:r>
    </w:p>
    <w:p>
      <w:pPr>
        <w:spacing w:after="15"/>
      </w:pPr>
      <w:r>
        <w:rPr>
          <w:rFonts w:hint="eastAsia"/>
        </w:rPr>
        <w:t>参数：</w:t>
      </w:r>
      <w:r>
        <w:t>ifname</w:t>
      </w:r>
      <w:r>
        <w:rPr>
          <w:rFonts w:hint="eastAsia"/>
        </w:rPr>
        <w:t>，类型为</w:t>
      </w:r>
      <w:r>
        <w:t>STRING(s)</w:t>
      </w:r>
      <w:r>
        <w:rPr>
          <w:rFonts w:hint="eastAsia"/>
        </w:rPr>
        <w:t>，表示连接名称。</w:t>
      </w:r>
      <w:r>
        <w:t>ifname</w:t>
      </w:r>
      <w:r>
        <w:rPr>
          <w:rFonts w:hint="eastAsia"/>
        </w:rPr>
        <w:t>为</w:t>
      </w:r>
      <w:r>
        <w:t>com.ctc.igd1.WANConnectionInfo</w:t>
      </w:r>
      <w:r>
        <w:rPr>
          <w:rFonts w:hint="eastAsia"/>
        </w:rPr>
        <w:t>中的</w:t>
      </w:r>
      <w:r>
        <w:t>WANName</w:t>
      </w:r>
      <w:r>
        <w:rPr>
          <w:rFonts w:hint="eastAsia"/>
        </w:rPr>
        <w:t>，或</w:t>
      </w:r>
      <w:r>
        <w:t>com.ctc.igd1.VPNConnection</w:t>
      </w:r>
      <w:r>
        <w:rPr>
          <w:rFonts w:hint="eastAsia"/>
        </w:rPr>
        <w:t>中的</w:t>
      </w:r>
      <w:r>
        <w:t>tunnel_name</w:t>
      </w:r>
      <w:r>
        <w:rPr>
          <w:rFonts w:hint="eastAsia"/>
        </w:rPr>
        <w:t>。</w:t>
      </w:r>
    </w:p>
    <w:p>
      <w:pPr>
        <w:spacing w:after="15"/>
      </w:pPr>
      <w:r>
        <w:t>Portid</w:t>
      </w:r>
      <w:r>
        <w:rPr>
          <w:rFonts w:hint="eastAsia"/>
        </w:rPr>
        <w:t>，类型为</w:t>
      </w:r>
      <w:r>
        <w:t>UINT32(u)</w:t>
      </w:r>
      <w:r>
        <w:rPr>
          <w:rFonts w:hint="eastAsia"/>
        </w:rPr>
        <w:t>，表示连接的</w:t>
      </w:r>
      <w:r>
        <w:t>SDN</w:t>
      </w:r>
      <w:r>
        <w:rPr>
          <w:rFonts w:hint="eastAsia"/>
        </w:rPr>
        <w:t>端口编号。和</w:t>
      </w:r>
      <w:r>
        <w:t>com.ctc.igd1.sdnfunc1.Ports.GetPortList</w:t>
      </w:r>
      <w:r>
        <w:rPr>
          <w:rFonts w:hint="eastAsia"/>
        </w:rPr>
        <w:t>中的</w:t>
      </w:r>
      <w:r>
        <w:t>portid</w:t>
      </w:r>
      <w:r>
        <w:rPr>
          <w:rFonts w:hint="eastAsia"/>
        </w:rPr>
        <w:t>相同。</w:t>
      </w:r>
    </w:p>
    <w:p>
      <w:pPr>
        <w:spacing w:after="15"/>
      </w:pPr>
      <w:r>
        <w:t>Status</w:t>
      </w:r>
      <w:r>
        <w:rPr>
          <w:rFonts w:hint="eastAsia"/>
        </w:rPr>
        <w:t>，类型为</w:t>
      </w:r>
      <w:r>
        <w:t>STRING(s)</w:t>
      </w:r>
      <w:r>
        <w:rPr>
          <w:rFonts w:hint="eastAsia"/>
        </w:rPr>
        <w:t>，表示连接状态。取值：</w:t>
      </w:r>
      <w:r>
        <w:t>down/up/del</w:t>
      </w:r>
      <w:r>
        <w:rPr>
          <w:rFonts w:hint="eastAsia"/>
        </w:rPr>
        <w:t>。</w:t>
      </w:r>
      <w:r>
        <w:t>del</w:t>
      </w:r>
      <w:r>
        <w:rPr>
          <w:rFonts w:hint="eastAsia"/>
        </w:rPr>
        <w:t>表示</w:t>
      </w:r>
      <w:r>
        <w:t>VPN</w:t>
      </w:r>
      <w:r>
        <w:rPr>
          <w:rFonts w:hint="eastAsia"/>
        </w:rPr>
        <w:t>故障断开，此时三次重拨均失败后将</w:t>
      </w:r>
      <w:r>
        <w:t>VPN</w:t>
      </w:r>
      <w:r>
        <w:rPr>
          <w:rFonts w:hint="eastAsia"/>
        </w:rPr>
        <w:t>业务从</w:t>
      </w:r>
      <w:r>
        <w:t>SDN</w:t>
      </w:r>
      <w:r>
        <w:rPr>
          <w:rFonts w:hint="eastAsia"/>
        </w:rPr>
        <w:t>去使能，去使能会删除相关流表和</w:t>
      </w:r>
      <w:r>
        <w:t>VPN</w:t>
      </w:r>
      <w:r>
        <w:rPr>
          <w:rFonts w:hint="eastAsia"/>
        </w:rPr>
        <w:t>配置信息，不再重试。</w:t>
      </w:r>
    </w:p>
    <w:p>
      <w:pPr>
        <w:pStyle w:val="162"/>
        <w:numPr>
          <w:ilvl w:val="2"/>
          <w:numId w:val="143"/>
        </w:numPr>
        <w:spacing w:before="156" w:after="15" w:afterLines="0"/>
        <w:textAlignment w:val="auto"/>
      </w:pPr>
      <w:r>
        <w:rPr>
          <w:rFonts w:hint="eastAsia"/>
        </w:rPr>
        <w:t>错误码信息及注意事项</w:t>
      </w:r>
    </w:p>
    <w:p>
      <w:pPr>
        <w:pStyle w:val="147"/>
        <w:numPr>
          <w:ilvl w:val="3"/>
          <w:numId w:val="143"/>
        </w:numPr>
        <w:spacing w:before="156" w:afterLines="0"/>
        <w:textAlignment w:val="auto"/>
      </w:pPr>
      <w:r>
        <w:rPr>
          <w:rFonts w:hint="eastAsia"/>
        </w:rPr>
        <w:t>错误码信息</w:t>
      </w:r>
    </w:p>
    <w:p>
      <w:pPr>
        <w:pStyle w:val="47"/>
        <w:spacing w:after="15"/>
      </w:pPr>
      <w:r>
        <w:rPr>
          <w:rFonts w:hint="eastAsia"/>
        </w:rPr>
        <w:t>如下表格为所有方法或接口中result和errdesc提供参考，当调用接口或方法错误时，请根据如下信息返回相关错误码及错误描述。</w:t>
      </w:r>
    </w:p>
    <w:p>
      <w:pPr>
        <w:pStyle w:val="47"/>
        <w:spacing w:after="15"/>
      </w:pPr>
      <w:r>
        <w:rPr>
          <w:rFonts w:hint="eastAsia"/>
        </w:rPr>
        <w:t>对于</w:t>
      </w:r>
      <w:del w:id="25" w:author="qi_jonathan@aliyun.com" w:date="2020-04-09T15:09:00Z">
        <w:r>
          <w:rPr>
            <w:rFonts w:hint="eastAsia"/>
          </w:rPr>
          <w:delText>-</w:delText>
        </w:r>
      </w:del>
      <w:r>
        <w:rPr>
          <w:rFonts w:hint="eastAsia"/>
        </w:rPr>
        <w:t>1（未知错误），errdesc可以自定义。</w:t>
      </w:r>
    </w:p>
    <w:p>
      <w:pPr>
        <w:pStyle w:val="47"/>
        <w:spacing w:after="15"/>
      </w:pPr>
      <w:r>
        <w:rPr>
          <w:rFonts w:hint="eastAsia"/>
        </w:rPr>
        <w:t>为便于未来问题定位查找，厂商可增加错误码来细化自己的错误信息，所增加的错误码请从-1000开始。</w:t>
      </w:r>
    </w:p>
    <w:tbl>
      <w:tblPr>
        <w:tblStyle w:val="6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40"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0</w:t>
            </w:r>
          </w:p>
        </w:tc>
        <w:tc>
          <w:tcPr>
            <w:tcW w:w="284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SUCCESS</w:t>
            </w:r>
          </w:p>
        </w:tc>
        <w:tc>
          <w:tcPr>
            <w:tcW w:w="284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40"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del w:id="26" w:author="qi_jonathan@aliyun.com" w:date="2020-04-09T15:09:00Z">
              <w:r>
                <w:rPr>
                  <w:rFonts w:hint="eastAsia"/>
                  <w:sz w:val="18"/>
                  <w:szCs w:val="18"/>
                </w:rPr>
                <w:delText>-</w:delText>
              </w:r>
            </w:del>
            <w:r>
              <w:rPr>
                <w:rFonts w:hint="eastAsia"/>
                <w:sz w:val="18"/>
                <w:szCs w:val="18"/>
              </w:rPr>
              <w:t>1</w:t>
            </w:r>
          </w:p>
        </w:tc>
        <w:tc>
          <w:tcPr>
            <w:tcW w:w="284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ERR_UNKOWN</w:t>
            </w:r>
          </w:p>
        </w:tc>
        <w:tc>
          <w:tcPr>
            <w:tcW w:w="284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未知错误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40"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-2</w:t>
            </w:r>
          </w:p>
        </w:tc>
        <w:tc>
          <w:tcPr>
            <w:tcW w:w="284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ERR_INPUT_ARGS</w:t>
            </w:r>
          </w:p>
        </w:tc>
        <w:tc>
          <w:tcPr>
            <w:tcW w:w="284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输入参数错误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40"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-101</w:t>
            </w:r>
          </w:p>
        </w:tc>
        <w:tc>
          <w:tcPr>
            <w:tcW w:w="284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ERR_SDN_FUNC_CLOSED</w:t>
            </w:r>
          </w:p>
        </w:tc>
        <w:tc>
          <w:tcPr>
            <w:tcW w:w="284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SDN功能已关闭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ins w:id="27" w:author="qi_jonathan@aliyun.com" w:date="2020-04-09T15:09:00Z"/>
        </w:trPr>
        <w:tc>
          <w:tcPr>
            <w:tcW w:w="2840"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ins w:id="28" w:author="qi_jonathan@aliyun.com" w:date="2020-04-09T15:09:00Z"/>
                <w:sz w:val="18"/>
                <w:szCs w:val="18"/>
              </w:rPr>
            </w:pPr>
            <w:ins w:id="29" w:author="qi_jonathan@aliyun.com" w:date="2020-04-09T15:09:00Z">
              <w:r>
                <w:rPr>
                  <w:rFonts w:hint="eastAsia"/>
                  <w:sz w:val="18"/>
                  <w:szCs w:val="18"/>
                </w:rPr>
                <w:t>-201</w:t>
              </w:r>
            </w:ins>
          </w:p>
        </w:tc>
        <w:tc>
          <w:tcPr>
            <w:tcW w:w="284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ins w:id="30" w:author="qi_jonathan@aliyun.com" w:date="2020-04-09T15:09:00Z"/>
                <w:sz w:val="18"/>
                <w:szCs w:val="18"/>
              </w:rPr>
            </w:pPr>
            <w:ins w:id="31" w:author="qi_jonathan@aliyun.com" w:date="2020-04-09T15:09:00Z">
              <w:r>
                <w:rPr>
                  <w:rFonts w:hint="eastAsia"/>
                  <w:sz w:val="18"/>
                  <w:szCs w:val="18"/>
                </w:rPr>
                <w:t>ERR_NO_SDNFUNC</w:t>
              </w:r>
            </w:ins>
          </w:p>
        </w:tc>
        <w:tc>
          <w:tcPr>
            <w:tcW w:w="284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ins w:id="32" w:author="qi_jonathan@aliyun.com" w:date="2020-04-09T15:09:00Z"/>
                <w:sz w:val="18"/>
                <w:szCs w:val="18"/>
              </w:rPr>
            </w:pPr>
            <w:ins w:id="33" w:author="qi_jonathan@aliyun.com" w:date="2020-04-09T15:09:00Z">
              <w:r>
                <w:rPr>
                  <w:rFonts w:hint="eastAsia"/>
                  <w:sz w:val="18"/>
                  <w:szCs w:val="18"/>
                </w:rPr>
                <w:t>没有发现SDN功能</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40"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-301</w:t>
            </w:r>
          </w:p>
        </w:tc>
        <w:tc>
          <w:tcPr>
            <w:tcW w:w="284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ERR_NO_THIS_PORT</w:t>
            </w:r>
          </w:p>
        </w:tc>
        <w:tc>
          <w:tcPr>
            <w:tcW w:w="284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没有发现此端口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40"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-302</w:t>
            </w:r>
          </w:p>
        </w:tc>
        <w:tc>
          <w:tcPr>
            <w:tcW w:w="284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ERR_EXIST_PORT</w:t>
            </w:r>
          </w:p>
        </w:tc>
        <w:tc>
          <w:tcPr>
            <w:tcW w:w="284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r>
              <w:rPr>
                <w:rFonts w:hint="eastAsia"/>
                <w:sz w:val="18"/>
                <w:szCs w:val="18"/>
              </w:rPr>
              <w:t>此端口已存在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40"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p>
        </w:tc>
        <w:tc>
          <w:tcPr>
            <w:tcW w:w="284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p>
        </w:tc>
        <w:tc>
          <w:tcPr>
            <w:tcW w:w="2841" w:type="dxa"/>
            <w:tcBorders>
              <w:top w:val="single" w:color="000000" w:sz="4" w:space="0"/>
              <w:left w:val="single" w:color="000000" w:sz="4" w:space="0"/>
              <w:bottom w:val="single" w:color="000000" w:sz="4" w:space="0"/>
              <w:right w:val="single" w:color="000000" w:sz="4" w:space="0"/>
            </w:tcBorders>
          </w:tcPr>
          <w:p>
            <w:pPr>
              <w:pStyle w:val="47"/>
              <w:spacing w:after="15"/>
              <w:ind w:firstLine="0" w:firstLineChars="0"/>
              <w:rPr>
                <w:sz w:val="18"/>
                <w:szCs w:val="18"/>
              </w:rPr>
            </w:pPr>
          </w:p>
        </w:tc>
      </w:tr>
    </w:tbl>
    <w:p>
      <w:pPr>
        <w:pStyle w:val="345"/>
        <w:tabs>
          <w:tab w:val="left" w:pos="1080"/>
          <w:tab w:val="left" w:pos="1500"/>
        </w:tabs>
        <w:spacing w:after="12"/>
        <w:ind w:left="720" w:firstLine="0" w:firstLineChars="0"/>
        <w:jc w:val="left"/>
      </w:pPr>
    </w:p>
    <w:p>
      <w:pPr>
        <w:widowControl/>
        <w:spacing w:before="0" w:afterLines="0"/>
        <w:jc w:val="left"/>
        <w:rPr>
          <w:rFonts w:ascii="Calibri" w:hAnsi="Calibri"/>
          <w:szCs w:val="22"/>
        </w:rPr>
      </w:pPr>
      <w:r>
        <w:br w:type="page"/>
      </w:r>
    </w:p>
    <w:p>
      <w:pPr>
        <w:pStyle w:val="143"/>
        <w:spacing w:after="15"/>
      </w:pPr>
      <w:r>
        <w:br w:type="textWrapping"/>
      </w:r>
      <w:r>
        <w:rPr>
          <w:rFonts w:hint="eastAsia"/>
        </w:rPr>
        <w:t>（资料性附录）</w:t>
      </w:r>
      <w:r>
        <w:br w:type="textWrapping"/>
      </w:r>
      <w:r>
        <w:rPr>
          <w:rFonts w:hint="eastAsia"/>
        </w:rPr>
        <w:t>安全启动参考方案</w:t>
      </w:r>
    </w:p>
    <w:p>
      <w:pPr>
        <w:pStyle w:val="161"/>
        <w:spacing w:before="312" w:after="312"/>
      </w:pPr>
      <w:r>
        <w:rPr>
          <w:rFonts w:hint="eastAsia"/>
        </w:rPr>
        <w:t>需求背景</w:t>
      </w:r>
    </w:p>
    <w:p>
      <w:pPr>
        <w:spacing w:after="15"/>
        <w:ind w:firstLine="420" w:firstLineChars="200"/>
      </w:pPr>
      <w:r>
        <w:rPr>
          <w:rFonts w:hint="eastAsia"/>
        </w:rPr>
        <w:t>家庭网关中的固件存在着被非授权访问篡改和替换的风险，损害运营商和设备商的利益，要求只有经过认证的、可信任的软件才可以在家庭网关中运行。</w:t>
      </w:r>
    </w:p>
    <w:p>
      <w:pPr>
        <w:pStyle w:val="161"/>
        <w:spacing w:before="312" w:after="312"/>
      </w:pPr>
      <w:r>
        <w:rPr>
          <w:rFonts w:hint="eastAsia"/>
        </w:rPr>
        <w:t>方案说明</w:t>
      </w:r>
    </w:p>
    <w:p>
      <w:pPr>
        <w:spacing w:after="15"/>
        <w:ind w:firstLine="420" w:firstLineChars="200"/>
        <w:rPr>
          <w:rFonts w:ascii="宋体" w:hAnsi="宋体"/>
        </w:rPr>
      </w:pPr>
      <w:r>
        <w:rPr>
          <w:rFonts w:hint="eastAsia"/>
        </w:rPr>
        <w:t>安全启动是在网关的固件</w:t>
      </w:r>
      <w:r>
        <w:rPr>
          <w:rFonts w:hint="eastAsia" w:ascii="宋体" w:hAnsi="宋体"/>
        </w:rPr>
        <w:t>系统中，自下而上建立起信任链，这个信任链的最底层是SoC芯片内部的</w:t>
      </w:r>
      <w:r>
        <w:rPr>
          <w:rFonts w:ascii="宋体" w:hAnsi="宋体"/>
        </w:rPr>
        <w:t>BOOTROM</w:t>
      </w:r>
      <w:r>
        <w:rPr>
          <w:rFonts w:hint="eastAsia" w:ascii="宋体" w:hAnsi="宋体"/>
        </w:rPr>
        <w:t>及OTP/EFUSE，后续依次为FLASH中的BOOTLOADER、uboot、系统软件、最后是用户数据。信任链中的每一个环节都对下一个环节进行验证和确认，从而保证整个系统是可靠的。</w:t>
      </w:r>
    </w:p>
    <w:p>
      <w:pPr>
        <w:spacing w:after="15"/>
        <w:ind w:firstLine="420" w:firstLineChars="200"/>
        <w:rPr>
          <w:rFonts w:ascii="宋体" w:hAnsi="宋体"/>
        </w:rPr>
      </w:pPr>
      <w:r>
        <w:rPr>
          <w:rFonts w:hint="eastAsia" w:ascii="宋体" w:hAnsi="宋体"/>
        </w:rPr>
        <w:t>信任链开始于</w:t>
      </w:r>
      <w:r>
        <w:rPr>
          <w:rFonts w:ascii="宋体" w:hAnsi="宋体"/>
        </w:rPr>
        <w:t>BOOTROM</w:t>
      </w:r>
      <w:r>
        <w:rPr>
          <w:rFonts w:hint="eastAsia" w:ascii="宋体" w:hAnsi="宋体"/>
        </w:rPr>
        <w:t>和OTP/EFUSE，在OTP/EFUSE中一次性写入“安全启动使能”标志及用于后续校验的初始秘钥（例如初始BOOT的签名公钥或HASH值）；芯片上电以后，</w:t>
      </w:r>
      <w:r>
        <w:rPr>
          <w:rFonts w:ascii="宋体" w:hAnsi="宋体"/>
        </w:rPr>
        <w:t>BOOTROM</w:t>
      </w:r>
      <w:r>
        <w:rPr>
          <w:rFonts w:hint="eastAsia" w:ascii="宋体" w:hAnsi="宋体"/>
        </w:rPr>
        <w:t>代码读取“安全启动使能”标志的状态及初始秘钥，利用此初始秘钥校验</w:t>
      </w:r>
      <w:r>
        <w:rPr>
          <w:rFonts w:ascii="宋体" w:hAnsi="宋体"/>
        </w:rPr>
        <w:t>FLASH</w:t>
      </w:r>
      <w:r>
        <w:rPr>
          <w:rFonts w:hint="eastAsia" w:ascii="宋体" w:hAnsi="宋体"/>
        </w:rPr>
        <w:t>中BOOTLOADER代码的可靠性和完整性，如果校验通过，则BOOTLOADER正常启动；BOOTLOADER再校验下一级代码的可靠性和完整性，依次类推，在启动的过程中，每一个环节都对下一个环节进行校验，确保信任链的完整性。</w:t>
      </w:r>
    </w:p>
    <w:p>
      <w:pPr>
        <w:spacing w:after="15"/>
        <w:ind w:firstLine="420" w:firstLineChars="200"/>
      </w:pPr>
      <w:r>
        <w:drawing>
          <wp:inline distT="0" distB="0" distL="114300" distR="114300">
            <wp:extent cx="5269230" cy="2519045"/>
            <wp:effectExtent l="0" t="0" r="7620" b="146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1"/>
                    <a:stretch>
                      <a:fillRect/>
                    </a:stretch>
                  </pic:blipFill>
                  <pic:spPr>
                    <a:xfrm>
                      <a:off x="0" y="0"/>
                      <a:ext cx="5269230" cy="2519045"/>
                    </a:xfrm>
                    <a:prstGeom prst="rect">
                      <a:avLst/>
                    </a:prstGeom>
                    <a:noFill/>
                    <a:ln>
                      <a:noFill/>
                    </a:ln>
                  </pic:spPr>
                </pic:pic>
              </a:graphicData>
            </a:graphic>
          </wp:inline>
        </w:drawing>
      </w:r>
    </w:p>
    <w:p>
      <w:pPr>
        <w:spacing w:after="15"/>
        <w:ind w:firstLine="420" w:firstLineChars="200"/>
        <w:jc w:val="left"/>
      </w:pPr>
      <w:r>
        <w:rPr>
          <w:rFonts w:hint="eastAsia"/>
        </w:rPr>
        <w:t>注：芯片中OTP/EFUSE区域，由设备厂商在生产时一次性烧录，后续无法再被更改，这是信任链的源头。</w:t>
      </w:r>
    </w:p>
    <w:p>
      <w:pPr>
        <w:pStyle w:val="162"/>
        <w:numPr>
          <w:ilvl w:val="2"/>
          <w:numId w:val="143"/>
        </w:numPr>
        <w:spacing w:before="156" w:after="15" w:afterLines="0"/>
        <w:textAlignment w:val="auto"/>
      </w:pPr>
      <w:r>
        <w:rPr>
          <w:rFonts w:hint="eastAsia"/>
        </w:rPr>
        <w:t>校验算法</w:t>
      </w:r>
    </w:p>
    <w:p>
      <w:pPr>
        <w:spacing w:after="15"/>
        <w:ind w:firstLine="420" w:firstLineChars="200"/>
        <w:rPr>
          <w:rFonts w:ascii="宋体" w:hAnsi="宋体"/>
        </w:rPr>
      </w:pPr>
      <w:r>
        <w:rPr>
          <w:rFonts w:hint="eastAsia" w:ascii="宋体" w:hAnsi="宋体"/>
        </w:rPr>
        <w:t>采用标准的签名算法，如RSA、ECDSA或HASH等，可以根据需要使用多组签名私钥/公钥，私钥用于固件版本的签名，要妥善保管，公钥可以公开，用于对固件版本签名的验签，这些签名秘钥可以属于芯片厂商、运营商和设备商，用于不同启动阶段的的固件版本校验，形成层次化的秘钥体系。宜支持加密。</w:t>
      </w:r>
    </w:p>
    <w:p>
      <w:pPr>
        <w:spacing w:after="15"/>
        <w:ind w:left="714" w:leftChars="270" w:hanging="147" w:hangingChars="70"/>
        <w:rPr>
          <w:rFonts w:ascii="宋体" w:hAnsi="宋体"/>
        </w:rPr>
      </w:pPr>
      <w:r>
        <w:rPr>
          <w:rFonts w:hint="eastAsia" w:ascii="宋体" w:hAnsi="宋体"/>
        </w:rPr>
        <w:t>天翼网关的签名秘钥全部由设备厂商提供。</w:t>
      </w:r>
    </w:p>
    <w:p>
      <w:pPr>
        <w:pStyle w:val="162"/>
        <w:numPr>
          <w:ilvl w:val="2"/>
          <w:numId w:val="143"/>
        </w:numPr>
        <w:spacing w:before="156" w:after="15" w:afterLines="0"/>
        <w:textAlignment w:val="auto"/>
      </w:pPr>
      <w:r>
        <w:rPr>
          <w:rFonts w:hint="eastAsia"/>
        </w:rPr>
        <w:t>安全启动流程</w:t>
      </w:r>
    </w:p>
    <w:p>
      <w:pPr>
        <w:spacing w:after="15"/>
        <w:rPr>
          <w:rFonts w:ascii="宋体" w:hAnsi="宋体"/>
        </w:rPr>
      </w:pPr>
      <w:r>
        <w:rPr>
          <w:rFonts w:hint="eastAsia" w:ascii="宋体" w:hAnsi="宋体"/>
        </w:rPr>
        <w:t xml:space="preserve">     安全启动的启动流程，如下图所示：</w:t>
      </w:r>
    </w:p>
    <w:p>
      <w:pPr>
        <w:spacing w:after="15"/>
        <w:jc w:val="center"/>
        <w:rPr>
          <w:rFonts w:ascii="宋体" w:hAnsi="宋体"/>
        </w:rPr>
      </w:pPr>
      <w:r>
        <w:drawing>
          <wp:inline distT="0" distB="0" distL="114300" distR="114300">
            <wp:extent cx="4020820" cy="4806315"/>
            <wp:effectExtent l="0" t="0" r="17780" b="1333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42"/>
                    <a:stretch>
                      <a:fillRect/>
                    </a:stretch>
                  </pic:blipFill>
                  <pic:spPr>
                    <a:xfrm>
                      <a:off x="0" y="0"/>
                      <a:ext cx="4020820" cy="4806315"/>
                    </a:xfrm>
                    <a:prstGeom prst="rect">
                      <a:avLst/>
                    </a:prstGeom>
                    <a:noFill/>
                    <a:ln>
                      <a:noFill/>
                    </a:ln>
                  </pic:spPr>
                </pic:pic>
              </a:graphicData>
            </a:graphic>
          </wp:inline>
        </w:drawing>
      </w:r>
    </w:p>
    <w:p>
      <w:pPr>
        <w:pStyle w:val="161"/>
        <w:spacing w:before="312" w:after="312"/>
      </w:pPr>
      <w:r>
        <w:rPr>
          <w:rFonts w:hint="eastAsia"/>
        </w:rPr>
        <w:t>操作说明</w:t>
      </w:r>
    </w:p>
    <w:p>
      <w:pPr>
        <w:spacing w:after="15"/>
        <w:rPr>
          <w:rFonts w:ascii="宋体" w:hAnsi="宋体"/>
        </w:rPr>
      </w:pPr>
      <w:r>
        <w:rPr>
          <w:rFonts w:hint="eastAsia" w:ascii="宋体" w:hAnsi="宋体"/>
        </w:rPr>
        <w:t xml:space="preserve">  1）设备商根据需要提供和保管若干签名私钥/公钥；</w:t>
      </w:r>
    </w:p>
    <w:p>
      <w:pPr>
        <w:spacing w:after="15"/>
        <w:rPr>
          <w:rFonts w:ascii="宋体" w:hAnsi="宋体"/>
        </w:rPr>
      </w:pPr>
      <w:r>
        <w:rPr>
          <w:rFonts w:hint="eastAsia" w:ascii="宋体" w:hAnsi="宋体"/>
        </w:rPr>
        <w:t xml:space="preserve">  2）设备商利用Linux版本签名工具及签名私钥，完成对固件版本的签名；</w:t>
      </w:r>
    </w:p>
    <w:p>
      <w:pPr>
        <w:spacing w:after="15"/>
        <w:ind w:firstLine="210" w:firstLineChars="100"/>
      </w:pPr>
      <w:r>
        <w:rPr>
          <w:rFonts w:hint="eastAsia"/>
        </w:rPr>
        <w:t>3）设备商提供系统编译阶段打开安全选项的配置，编译出签名的安全版本镜像，把安全选项关闭编译出的是普通的版本镜像；</w:t>
      </w:r>
    </w:p>
    <w:p>
      <w:pPr>
        <w:spacing w:after="15"/>
        <w:rPr>
          <w:rFonts w:ascii="宋体" w:hAnsi="宋体"/>
        </w:rPr>
      </w:pPr>
      <w:r>
        <w:rPr>
          <w:rFonts w:hint="eastAsia" w:ascii="宋体" w:hAnsi="宋体"/>
        </w:rPr>
        <w:t xml:space="preserve">  4）设备商在生产时，一次性将“安全启动使能”标志及初始秘钥烧录到芯片内部的OTP/EFUSE区域，同时禁止通过JTAG接口访问SoC芯片。</w:t>
      </w:r>
    </w:p>
    <w:p>
      <w:pPr>
        <w:pStyle w:val="161"/>
        <w:spacing w:before="312" w:after="312"/>
      </w:pPr>
      <w:r>
        <w:rPr>
          <w:rFonts w:hint="eastAsia"/>
        </w:rPr>
        <w:t>安全升级</w:t>
      </w:r>
    </w:p>
    <w:p>
      <w:pPr>
        <w:spacing w:after="15"/>
        <w:ind w:firstLine="420" w:firstLineChars="200"/>
        <w:rPr>
          <w:rFonts w:ascii="宋体" w:hAnsi="宋体"/>
        </w:rPr>
      </w:pPr>
      <w:r>
        <w:rPr>
          <w:rFonts w:hint="eastAsia" w:ascii="宋体" w:hAnsi="宋体"/>
        </w:rPr>
        <w:t>由厂商或运营商使用私钥对升级包进行签名，升级时，升级程序对升级包进行验签，通过后才能升级，否则拒绝升级。</w:t>
      </w:r>
    </w:p>
    <w:p>
      <w:pPr>
        <w:spacing w:after="15"/>
        <w:ind w:firstLine="420" w:firstLineChars="200"/>
      </w:pPr>
      <w:r>
        <w:rPr>
          <w:rFonts w:hint="eastAsia" w:ascii="宋体" w:hAnsi="宋体"/>
        </w:rPr>
        <w:t>安全升级与安全启动没有必然的关联，仅是一种安全增强措施。</w:t>
      </w:r>
    </w:p>
    <w:sectPr>
      <w:pgSz w:w="11906" w:h="16838"/>
      <w:pgMar w:top="567" w:right="1134" w:bottom="1134" w:left="1418" w:header="1418" w:footer="1134" w:gutter="0"/>
      <w:pgNumType w:start="1"/>
      <w:cols w:space="425" w:num="1"/>
      <w:formProt w:val="0"/>
      <w:docGrid w:type="lines" w:linePitch="312" w:charSpace="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ì.">
    <w:altName w:val="Segoe Print"/>
    <w:panose1 w:val="00000000000000000000"/>
    <w:charset w:val="00"/>
    <w:family w:val="auto"/>
    <w:pitch w:val="default"/>
    <w:sig w:usb0="00000000" w:usb1="00000000" w:usb2="00000000" w:usb3="00000000" w:csb0="0000019F" w:csb1="00000000"/>
  </w:font>
  <w:font w:name="arial,sans-serif">
    <w:altName w:val="Times New Roman"/>
    <w:panose1 w:val="00000000000000000000"/>
    <w:charset w:val="00"/>
    <w:family w:val="roman"/>
    <w:pitch w:val="default"/>
    <w:sig w:usb0="00000000" w:usb1="00000000" w:usb2="00000000" w:usb3="00000000" w:csb0="00000000" w:csb1="00000000"/>
  </w:font>
  <w:font w:name="Arial Narrow">
    <w:altName w:val="Arial"/>
    <w:panose1 w:val="00000000000000000000"/>
    <w:charset w:val="00"/>
    <w:family w:val="swiss"/>
    <w:pitch w:val="default"/>
    <w:sig w:usb0="00000000" w:usb1="00000000" w:usb2="00000000" w:usb3="00000000" w:csb0="2000009F" w:csb1="DFD70000"/>
  </w:font>
  <w:font w:name="楷体_GB2312">
    <w:altName w:val="楷体"/>
    <w:panose1 w:val="00000000000000000000"/>
    <w:charset w:val="86"/>
    <w:family w:val="modern"/>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Verdana">
    <w:panose1 w:val="020B0604030504040204"/>
    <w:charset w:val="00"/>
    <w:family w:val="swiss"/>
    <w:pitch w:val="default"/>
    <w:sig w:usb0="A00006FF" w:usb1="4000205B" w:usb2="00000010" w:usb3="00000000" w:csb0="2000019F" w:csb1="00000000"/>
  </w:font>
  <w:font w:name="长城仿宋">
    <w:altName w:val="黑体"/>
    <w:panose1 w:val="00000000000000000000"/>
    <w:charset w:val="86"/>
    <w:family w:val="modern"/>
    <w:pitch w:val="default"/>
    <w:sig w:usb0="00000000" w:usb1="00000000" w:usb2="00000010" w:usb3="00000000" w:csb0="00040000" w:csb1="00000000"/>
  </w:font>
  <w:font w:name="Book Antiqua">
    <w:altName w:val="Segoe Print"/>
    <w:panose1 w:val="00000000000000000000"/>
    <w:charset w:val="00"/>
    <w:family w:val="roman"/>
    <w:pitch w:val="default"/>
    <w:sig w:usb0="00000000" w:usb1="00000000" w:usb2="00000000" w:usb3="00000000" w:csb0="2000009F" w:csb1="DFD70000"/>
  </w:font>
  <w:font w:name="Cambria Math">
    <w:panose1 w:val="02040503050406030204"/>
    <w:charset w:val="00"/>
    <w:family w:val="roman"/>
    <w:pitch w:val="default"/>
    <w:sig w:usb0="E00006FF" w:usb1="420024FF" w:usb2="02000000" w:usb3="00000000" w:csb0="2000019F" w:csb1="00000000"/>
  </w:font>
  <w:font w:name="Microsoft YaHei UI">
    <w:panose1 w:val="020B0503020204020204"/>
    <w:charset w:val="86"/>
    <w:family w:val="swiss"/>
    <w:pitch w:val="default"/>
    <w:sig w:usb0="80000287" w:usb1="2ACF3C50" w:usb2="00000016" w:usb3="00000000" w:csb0="0004001F" w:csb1="00000000"/>
  </w:font>
  <w:font w:name="MS Mincho">
    <w:altName w:val="Yu Gothic UI"/>
    <w:panose1 w:val="02020609040205080304"/>
    <w:charset w:val="80"/>
    <w:family w:val="modern"/>
    <w:pitch w:val="default"/>
    <w:sig w:usb0="00000000" w:usb1="00000000" w:usb2="08000012" w:usb3="00000000" w:csb0="0002009F" w:csb1="00000000"/>
  </w:font>
  <w:font w:name="ArialMT">
    <w:altName w:val="Times New Roman"/>
    <w:panose1 w:val="00000000000000000000"/>
    <w:charset w:val="00"/>
    <w:family w:val="swiss"/>
    <w:pitch w:val="default"/>
    <w:sig w:usb0="00000000" w:usb1="00000000" w:usb2="00000000" w:usb3="00000000" w:csb0="00000001" w:csb1="00000000"/>
  </w:font>
  <w:font w:name="Times">
    <w:altName w:val="Times New Roman"/>
    <w:panose1 w:val="02020603050405020304"/>
    <w:charset w:val="00"/>
    <w:family w:val="roman"/>
    <w:pitch w:val="default"/>
    <w:sig w:usb0="00000000" w:usb1="00000000" w:usb2="00000009" w:usb3="00000000" w:csb0="000001FF" w:csb1="00000000"/>
  </w:font>
  <w:font w:name="PMingLiU">
    <w:altName w:val="Microsoft JhengHei UI"/>
    <w:panose1 w:val="02010601000101010101"/>
    <w:charset w:val="88"/>
    <w:family w:val="roman"/>
    <w:pitch w:val="default"/>
    <w:sig w:usb0="00000000" w:usb1="00000000" w:usb2="00000016" w:usb3="00000000" w:csb0="00100001"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Microsoft JhengHei UI">
    <w:panose1 w:val="020B0604030504040204"/>
    <w:charset w:val="88"/>
    <w:family w:val="auto"/>
    <w:pitch w:val="default"/>
    <w:sig w:usb0="000002A7" w:usb1="28CF4400" w:usb2="00000016" w:usb3="00000000" w:csb0="00100009"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8"/>
      <w:spacing w:after="12"/>
      <w:ind w:right="197" w:rightChars="94"/>
      <w:rPr>
        <w:rStyle w:val="72"/>
        <w:kern w:val="2"/>
        <w:szCs w:val="24"/>
      </w:rPr>
    </w:pPr>
    <w:r>
      <w:rPr>
        <w:rStyle w:val="72"/>
      </w:rPr>
      <w:fldChar w:fldCharType="begin"/>
    </w:r>
    <w:r>
      <w:rPr>
        <w:rStyle w:val="72"/>
      </w:rPr>
      <w:instrText xml:space="preserve">PAGE  </w:instrText>
    </w:r>
    <w:r>
      <w:rPr>
        <w:rStyle w:val="72"/>
      </w:rPr>
      <w:fldChar w:fldCharType="separate"/>
    </w:r>
    <w:r>
      <w:rPr>
        <w:rStyle w:val="72"/>
      </w:rPr>
      <w:t>I</w:t>
    </w:r>
    <w:r>
      <w:rPr>
        <w:rStyle w:val="7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7"/>
      <w:spacing w:after="12"/>
      <w:ind w:left="220" w:leftChars="105"/>
      <w:rPr>
        <w:rStyle w:val="72"/>
        <w:kern w:val="2"/>
        <w:szCs w:val="24"/>
      </w:rPr>
    </w:pPr>
    <w:r>
      <w:rPr>
        <w:rStyle w:val="72"/>
      </w:rPr>
      <w:fldChar w:fldCharType="begin"/>
    </w:r>
    <w:r>
      <w:rPr>
        <w:rStyle w:val="72"/>
      </w:rPr>
      <w:instrText xml:space="preserve">PAGE  </w:instrText>
    </w:r>
    <w:r>
      <w:rPr>
        <w:rStyle w:val="7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spacing w:after="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8"/>
      <w:spacing w:after="12"/>
    </w:pPr>
    <w:r>
      <w:fldChar w:fldCharType="begin"/>
    </w:r>
    <w:r>
      <w:instrText xml:space="preserve"> PAGE  \* MERGEFORMAT </w:instrText>
    </w:r>
    <w:r>
      <w:fldChar w:fldCharType="separate"/>
    </w:r>
    <w:r>
      <w:t>6</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9"/>
      <w:spacing w:after="12"/>
    </w:pPr>
    <w:r>
      <w:t>YD/T 200×—××××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8"/>
      <w:spacing w:after="12"/>
    </w:pPr>
    <w:r>
      <w:t>YD/T 200×—××××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9"/>
      <w:spacing w:after="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9"/>
      <w:spacing w:after="12"/>
    </w:pPr>
    <w:r>
      <w:t>Q/</w:t>
    </w:r>
    <w:r>
      <w:rPr>
        <w:rFonts w:hint="eastAsia"/>
      </w:rPr>
      <w:t>CT2603</w:t>
    </w:r>
    <w:r>
      <w:t>—</w:t>
    </w:r>
    <w:r>
      <w:rPr>
        <w:rFonts w:hint="eastAsia"/>
      </w:rPr>
      <w:t>20XX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9A320B"/>
    <w:multiLevelType w:val="singleLevel"/>
    <w:tmpl w:val="8E9A320B"/>
    <w:lvl w:ilvl="0" w:tentative="0">
      <w:start w:val="7"/>
      <w:numFmt w:val="decimal"/>
      <w:lvlText w:val="%1"/>
      <w:lvlJc w:val="left"/>
    </w:lvl>
  </w:abstractNum>
  <w:abstractNum w:abstractNumId="1">
    <w:nsid w:val="95B64203"/>
    <w:multiLevelType w:val="singleLevel"/>
    <w:tmpl w:val="95B64203"/>
    <w:lvl w:ilvl="0" w:tentative="0">
      <w:start w:val="1"/>
      <w:numFmt w:val="bullet"/>
      <w:lvlText w:val=""/>
      <w:lvlJc w:val="left"/>
      <w:pPr>
        <w:ind w:left="420" w:hanging="420"/>
      </w:pPr>
      <w:rPr>
        <w:rFonts w:hint="default" w:ascii="Wingdings" w:hAnsi="Wingdings"/>
      </w:rPr>
    </w:lvl>
  </w:abstractNum>
  <w:abstractNum w:abstractNumId="2">
    <w:nsid w:val="F1B6A3FA"/>
    <w:multiLevelType w:val="singleLevel"/>
    <w:tmpl w:val="F1B6A3FA"/>
    <w:lvl w:ilvl="0" w:tentative="0">
      <w:start w:val="1"/>
      <w:numFmt w:val="bullet"/>
      <w:lvlText w:val=""/>
      <w:lvlJc w:val="left"/>
      <w:pPr>
        <w:ind w:left="420" w:hanging="420"/>
      </w:pPr>
      <w:rPr>
        <w:rFonts w:hint="default" w:ascii="Wingdings" w:hAnsi="Wingdings"/>
      </w:rPr>
    </w:lvl>
  </w:abstractNum>
  <w:abstractNum w:abstractNumId="3">
    <w:nsid w:val="F792E03A"/>
    <w:multiLevelType w:val="singleLevel"/>
    <w:tmpl w:val="F792E03A"/>
    <w:lvl w:ilvl="0" w:tentative="0">
      <w:start w:val="1"/>
      <w:numFmt w:val="decimal"/>
      <w:suff w:val="nothing"/>
      <w:lvlText w:val="%1）"/>
      <w:lvlJc w:val="left"/>
    </w:lvl>
  </w:abstractNum>
  <w:abstractNum w:abstractNumId="4">
    <w:nsid w:val="013620A7"/>
    <w:multiLevelType w:val="multilevel"/>
    <w:tmpl w:val="013620A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01415B6A"/>
    <w:multiLevelType w:val="multilevel"/>
    <w:tmpl w:val="01415B6A"/>
    <w:lvl w:ilvl="0" w:tentative="0">
      <w:start w:val="1"/>
      <w:numFmt w:val="decimal"/>
      <w:lvlText w:val="%1)"/>
      <w:lvlJc w:val="left"/>
      <w:pPr>
        <w:tabs>
          <w:tab w:val="left" w:pos="1208"/>
        </w:tabs>
        <w:ind w:left="1208" w:hanging="420"/>
      </w:pPr>
      <w:rPr>
        <w:rFonts w:hint="eastAsia"/>
      </w:rPr>
    </w:lvl>
    <w:lvl w:ilvl="1" w:tentative="0">
      <w:start w:val="1"/>
      <w:numFmt w:val="lowerLetter"/>
      <w:lvlText w:val="%2)"/>
      <w:lvlJc w:val="left"/>
      <w:pPr>
        <w:tabs>
          <w:tab w:val="left" w:pos="1148"/>
        </w:tabs>
        <w:ind w:left="1148" w:hanging="420"/>
      </w:pPr>
    </w:lvl>
    <w:lvl w:ilvl="2" w:tentative="0">
      <w:start w:val="1"/>
      <w:numFmt w:val="lowerRoman"/>
      <w:lvlText w:val="%3."/>
      <w:lvlJc w:val="right"/>
      <w:pPr>
        <w:tabs>
          <w:tab w:val="left" w:pos="1568"/>
        </w:tabs>
        <w:ind w:left="1568" w:hanging="420"/>
      </w:pPr>
    </w:lvl>
    <w:lvl w:ilvl="3" w:tentative="0">
      <w:start w:val="1"/>
      <w:numFmt w:val="decimal"/>
      <w:lvlText w:val="%4."/>
      <w:lvlJc w:val="left"/>
      <w:pPr>
        <w:tabs>
          <w:tab w:val="left" w:pos="1988"/>
        </w:tabs>
        <w:ind w:left="1988" w:hanging="420"/>
      </w:pPr>
    </w:lvl>
    <w:lvl w:ilvl="4" w:tentative="0">
      <w:start w:val="1"/>
      <w:numFmt w:val="lowerLetter"/>
      <w:lvlText w:val="%5)"/>
      <w:lvlJc w:val="left"/>
      <w:pPr>
        <w:tabs>
          <w:tab w:val="left" w:pos="2408"/>
        </w:tabs>
        <w:ind w:left="2408" w:hanging="420"/>
      </w:pPr>
    </w:lvl>
    <w:lvl w:ilvl="5" w:tentative="0">
      <w:start w:val="1"/>
      <w:numFmt w:val="lowerRoman"/>
      <w:lvlText w:val="%6."/>
      <w:lvlJc w:val="right"/>
      <w:pPr>
        <w:tabs>
          <w:tab w:val="left" w:pos="2828"/>
        </w:tabs>
        <w:ind w:left="2828" w:hanging="420"/>
      </w:pPr>
    </w:lvl>
    <w:lvl w:ilvl="6" w:tentative="0">
      <w:start w:val="1"/>
      <w:numFmt w:val="decimal"/>
      <w:lvlText w:val="%7."/>
      <w:lvlJc w:val="left"/>
      <w:pPr>
        <w:tabs>
          <w:tab w:val="left" w:pos="3248"/>
        </w:tabs>
        <w:ind w:left="3248" w:hanging="420"/>
      </w:pPr>
    </w:lvl>
    <w:lvl w:ilvl="7" w:tentative="0">
      <w:start w:val="1"/>
      <w:numFmt w:val="lowerLetter"/>
      <w:lvlText w:val="%8)"/>
      <w:lvlJc w:val="left"/>
      <w:pPr>
        <w:tabs>
          <w:tab w:val="left" w:pos="3668"/>
        </w:tabs>
        <w:ind w:left="3668" w:hanging="420"/>
      </w:pPr>
    </w:lvl>
    <w:lvl w:ilvl="8" w:tentative="0">
      <w:start w:val="1"/>
      <w:numFmt w:val="lowerRoman"/>
      <w:lvlText w:val="%9."/>
      <w:lvlJc w:val="right"/>
      <w:pPr>
        <w:tabs>
          <w:tab w:val="left" w:pos="4088"/>
        </w:tabs>
        <w:ind w:left="4088" w:hanging="420"/>
      </w:pPr>
    </w:lvl>
  </w:abstractNum>
  <w:abstractNum w:abstractNumId="6">
    <w:nsid w:val="031E3547"/>
    <w:multiLevelType w:val="multilevel"/>
    <w:tmpl w:val="031E3547"/>
    <w:lvl w:ilvl="0" w:tentative="0">
      <w:start w:val="1"/>
      <w:numFmt w:val="decimal"/>
      <w:lvlText w:val="%1)"/>
      <w:lvlJc w:val="left"/>
      <w:pPr>
        <w:tabs>
          <w:tab w:val="left" w:pos="1208"/>
        </w:tabs>
        <w:ind w:left="1208" w:hanging="420"/>
      </w:pPr>
      <w:rPr>
        <w:rFonts w:hint="eastAsia"/>
      </w:rPr>
    </w:lvl>
    <w:lvl w:ilvl="1" w:tentative="0">
      <w:start w:val="1"/>
      <w:numFmt w:val="lowerLetter"/>
      <w:lvlText w:val="%2)"/>
      <w:lvlJc w:val="left"/>
      <w:pPr>
        <w:tabs>
          <w:tab w:val="left" w:pos="1148"/>
        </w:tabs>
        <w:ind w:left="1148" w:hanging="420"/>
      </w:pPr>
    </w:lvl>
    <w:lvl w:ilvl="2" w:tentative="0">
      <w:start w:val="1"/>
      <w:numFmt w:val="lowerRoman"/>
      <w:lvlText w:val="%3."/>
      <w:lvlJc w:val="right"/>
      <w:pPr>
        <w:tabs>
          <w:tab w:val="left" w:pos="1568"/>
        </w:tabs>
        <w:ind w:left="1568" w:hanging="420"/>
      </w:pPr>
    </w:lvl>
    <w:lvl w:ilvl="3" w:tentative="0">
      <w:start w:val="1"/>
      <w:numFmt w:val="decimal"/>
      <w:lvlText w:val="%4."/>
      <w:lvlJc w:val="left"/>
      <w:pPr>
        <w:tabs>
          <w:tab w:val="left" w:pos="1988"/>
        </w:tabs>
        <w:ind w:left="1988" w:hanging="420"/>
      </w:pPr>
    </w:lvl>
    <w:lvl w:ilvl="4" w:tentative="0">
      <w:start w:val="1"/>
      <w:numFmt w:val="lowerLetter"/>
      <w:lvlText w:val="%5)"/>
      <w:lvlJc w:val="left"/>
      <w:pPr>
        <w:tabs>
          <w:tab w:val="left" w:pos="2408"/>
        </w:tabs>
        <w:ind w:left="2408" w:hanging="420"/>
      </w:pPr>
    </w:lvl>
    <w:lvl w:ilvl="5" w:tentative="0">
      <w:start w:val="1"/>
      <w:numFmt w:val="lowerRoman"/>
      <w:lvlText w:val="%6."/>
      <w:lvlJc w:val="right"/>
      <w:pPr>
        <w:tabs>
          <w:tab w:val="left" w:pos="2828"/>
        </w:tabs>
        <w:ind w:left="2828" w:hanging="420"/>
      </w:pPr>
    </w:lvl>
    <w:lvl w:ilvl="6" w:tentative="0">
      <w:start w:val="1"/>
      <w:numFmt w:val="decimal"/>
      <w:lvlText w:val="%7."/>
      <w:lvlJc w:val="left"/>
      <w:pPr>
        <w:tabs>
          <w:tab w:val="left" w:pos="3248"/>
        </w:tabs>
        <w:ind w:left="3248" w:hanging="420"/>
      </w:pPr>
    </w:lvl>
    <w:lvl w:ilvl="7" w:tentative="0">
      <w:start w:val="1"/>
      <w:numFmt w:val="lowerLetter"/>
      <w:lvlText w:val="%8)"/>
      <w:lvlJc w:val="left"/>
      <w:pPr>
        <w:tabs>
          <w:tab w:val="left" w:pos="3668"/>
        </w:tabs>
        <w:ind w:left="3668" w:hanging="420"/>
      </w:pPr>
    </w:lvl>
    <w:lvl w:ilvl="8" w:tentative="0">
      <w:start w:val="1"/>
      <w:numFmt w:val="lowerRoman"/>
      <w:lvlText w:val="%9."/>
      <w:lvlJc w:val="right"/>
      <w:pPr>
        <w:tabs>
          <w:tab w:val="left" w:pos="4088"/>
        </w:tabs>
        <w:ind w:left="4088" w:hanging="420"/>
      </w:pPr>
    </w:lvl>
  </w:abstractNum>
  <w:abstractNum w:abstractNumId="7">
    <w:nsid w:val="04887B86"/>
    <w:multiLevelType w:val="multilevel"/>
    <w:tmpl w:val="04887B86"/>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8">
    <w:nsid w:val="05832B34"/>
    <w:multiLevelType w:val="multilevel"/>
    <w:tmpl w:val="05832B34"/>
    <w:lvl w:ilvl="0" w:tentative="0">
      <w:start w:val="1"/>
      <w:numFmt w:val="lowerLetter"/>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05FD5954"/>
    <w:multiLevelType w:val="multilevel"/>
    <w:tmpl w:val="05FD5954"/>
    <w:lvl w:ilvl="0" w:tentative="0">
      <w:start w:val="1"/>
      <w:numFmt w:val="decimal"/>
      <w:lvlText w:val="%1)"/>
      <w:lvlJc w:val="left"/>
      <w:pPr>
        <w:tabs>
          <w:tab w:val="left" w:pos="1260"/>
        </w:tabs>
        <w:ind w:left="1260" w:hanging="420"/>
      </w:pPr>
      <w:rPr>
        <w:rFonts w:hint="eastAsia"/>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10">
    <w:nsid w:val="063608D5"/>
    <w:multiLevelType w:val="multilevel"/>
    <w:tmpl w:val="063608D5"/>
    <w:lvl w:ilvl="0" w:tentative="0">
      <w:start w:val="1"/>
      <w:numFmt w:val="decimal"/>
      <w:lvlText w:val="%1)"/>
      <w:lvlJc w:val="left"/>
      <w:pPr>
        <w:tabs>
          <w:tab w:val="left" w:pos="1208"/>
        </w:tabs>
        <w:ind w:left="1208" w:hanging="420"/>
      </w:pPr>
      <w:rPr>
        <w:rFonts w:hint="eastAsia"/>
      </w:rPr>
    </w:lvl>
    <w:lvl w:ilvl="1" w:tentative="0">
      <w:start w:val="1"/>
      <w:numFmt w:val="lowerLetter"/>
      <w:lvlText w:val="%2)"/>
      <w:lvlJc w:val="left"/>
      <w:pPr>
        <w:tabs>
          <w:tab w:val="left" w:pos="1148"/>
        </w:tabs>
        <w:ind w:left="1148" w:hanging="420"/>
      </w:pPr>
    </w:lvl>
    <w:lvl w:ilvl="2" w:tentative="0">
      <w:start w:val="1"/>
      <w:numFmt w:val="lowerRoman"/>
      <w:lvlText w:val="%3."/>
      <w:lvlJc w:val="right"/>
      <w:pPr>
        <w:tabs>
          <w:tab w:val="left" w:pos="1568"/>
        </w:tabs>
        <w:ind w:left="1568" w:hanging="420"/>
      </w:pPr>
    </w:lvl>
    <w:lvl w:ilvl="3" w:tentative="0">
      <w:start w:val="1"/>
      <w:numFmt w:val="decimal"/>
      <w:lvlText w:val="%4."/>
      <w:lvlJc w:val="left"/>
      <w:pPr>
        <w:tabs>
          <w:tab w:val="left" w:pos="1988"/>
        </w:tabs>
        <w:ind w:left="1988" w:hanging="420"/>
      </w:pPr>
    </w:lvl>
    <w:lvl w:ilvl="4" w:tentative="0">
      <w:start w:val="1"/>
      <w:numFmt w:val="lowerLetter"/>
      <w:lvlText w:val="%5)"/>
      <w:lvlJc w:val="left"/>
      <w:pPr>
        <w:tabs>
          <w:tab w:val="left" w:pos="2408"/>
        </w:tabs>
        <w:ind w:left="2408" w:hanging="420"/>
      </w:pPr>
    </w:lvl>
    <w:lvl w:ilvl="5" w:tentative="0">
      <w:start w:val="1"/>
      <w:numFmt w:val="lowerRoman"/>
      <w:lvlText w:val="%6."/>
      <w:lvlJc w:val="right"/>
      <w:pPr>
        <w:tabs>
          <w:tab w:val="left" w:pos="2828"/>
        </w:tabs>
        <w:ind w:left="2828" w:hanging="420"/>
      </w:pPr>
    </w:lvl>
    <w:lvl w:ilvl="6" w:tentative="0">
      <w:start w:val="1"/>
      <w:numFmt w:val="decimal"/>
      <w:lvlText w:val="%7."/>
      <w:lvlJc w:val="left"/>
      <w:pPr>
        <w:tabs>
          <w:tab w:val="left" w:pos="3248"/>
        </w:tabs>
        <w:ind w:left="3248" w:hanging="420"/>
      </w:pPr>
    </w:lvl>
    <w:lvl w:ilvl="7" w:tentative="0">
      <w:start w:val="1"/>
      <w:numFmt w:val="lowerLetter"/>
      <w:lvlText w:val="%8)"/>
      <w:lvlJc w:val="left"/>
      <w:pPr>
        <w:tabs>
          <w:tab w:val="left" w:pos="3668"/>
        </w:tabs>
        <w:ind w:left="3668" w:hanging="420"/>
      </w:pPr>
    </w:lvl>
    <w:lvl w:ilvl="8" w:tentative="0">
      <w:start w:val="1"/>
      <w:numFmt w:val="lowerRoman"/>
      <w:lvlText w:val="%9."/>
      <w:lvlJc w:val="right"/>
      <w:pPr>
        <w:tabs>
          <w:tab w:val="left" w:pos="4088"/>
        </w:tabs>
        <w:ind w:left="4088" w:hanging="420"/>
      </w:pPr>
    </w:lvl>
  </w:abstractNum>
  <w:abstractNum w:abstractNumId="11">
    <w:nsid w:val="0685476E"/>
    <w:multiLevelType w:val="multilevel"/>
    <w:tmpl w:val="0685476E"/>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2">
    <w:nsid w:val="07D07A48"/>
    <w:multiLevelType w:val="multilevel"/>
    <w:tmpl w:val="07D07A4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085D14C9"/>
    <w:multiLevelType w:val="multilevel"/>
    <w:tmpl w:val="085D14C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08C06DC7"/>
    <w:multiLevelType w:val="multilevel"/>
    <w:tmpl w:val="08C06DC7"/>
    <w:lvl w:ilvl="0" w:tentative="0">
      <w:start w:val="1"/>
      <w:numFmt w:val="lowerLetter"/>
      <w:lvlText w:val="%1)"/>
      <w:lvlJc w:val="left"/>
      <w:pPr>
        <w:tabs>
          <w:tab w:val="left" w:pos="840"/>
        </w:tabs>
        <w:ind w:left="84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09AA6CB2"/>
    <w:multiLevelType w:val="multilevel"/>
    <w:tmpl w:val="09AA6CB2"/>
    <w:lvl w:ilvl="0" w:tentative="0">
      <w:start w:val="0"/>
      <w:numFmt w:val="bullet"/>
      <w:lvlText w:val="-"/>
      <w:lvlJc w:val="left"/>
      <w:pPr>
        <w:ind w:left="360" w:hanging="360"/>
      </w:pPr>
      <w:rPr>
        <w:rFonts w:hint="default" w:ascii="Calibri" w:hAnsi="Calibri" w:eastAsia="PMingLiU" w:cs="Times New Roman"/>
      </w:rPr>
    </w:lvl>
    <w:lvl w:ilvl="1" w:tentative="0">
      <w:start w:val="0"/>
      <w:numFmt w:val="bullet"/>
      <w:lvlText w:val=""/>
      <w:lvlJc w:val="left"/>
      <w:pPr>
        <w:ind w:left="840" w:hanging="360"/>
      </w:pPr>
      <w:rPr>
        <w:rFonts w:hint="default" w:ascii="Wingdings" w:hAnsi="Wingdings" w:eastAsia="PMingLiU" w:cs="Times New Roman"/>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16">
    <w:nsid w:val="0A2A1712"/>
    <w:multiLevelType w:val="multilevel"/>
    <w:tmpl w:val="0A2A1712"/>
    <w:lvl w:ilvl="0" w:tentative="0">
      <w:start w:val="1"/>
      <w:numFmt w:val="decimal"/>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17">
    <w:nsid w:val="0C472C5B"/>
    <w:multiLevelType w:val="multilevel"/>
    <w:tmpl w:val="0C472C5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0D110A01"/>
    <w:multiLevelType w:val="multilevel"/>
    <w:tmpl w:val="0D110A01"/>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9">
    <w:nsid w:val="0DBB7527"/>
    <w:multiLevelType w:val="multilevel"/>
    <w:tmpl w:val="0DBB7527"/>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0DF22363"/>
    <w:multiLevelType w:val="multilevel"/>
    <w:tmpl w:val="0DF2236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0EE10541"/>
    <w:multiLevelType w:val="multilevel"/>
    <w:tmpl w:val="0EE10541"/>
    <w:lvl w:ilvl="0" w:tentative="0">
      <w:start w:val="1"/>
      <w:numFmt w:val="bullet"/>
      <w:lvlText w:val=""/>
      <w:lvlJc w:val="left"/>
      <w:pPr>
        <w:tabs>
          <w:tab w:val="left" w:pos="1208"/>
        </w:tabs>
        <w:ind w:left="1208" w:hanging="420"/>
      </w:pPr>
      <w:rPr>
        <w:rFonts w:hint="default" w:ascii="Wingdings" w:hAnsi="Wingdings"/>
        <w:lang w:eastAsia="zh-C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2">
    <w:nsid w:val="0FC36D02"/>
    <w:multiLevelType w:val="multilevel"/>
    <w:tmpl w:val="0FC36D02"/>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0FFF4E58"/>
    <w:multiLevelType w:val="multilevel"/>
    <w:tmpl w:val="0FFF4E58"/>
    <w:lvl w:ilvl="0" w:tentative="0">
      <w:start w:val="1"/>
      <w:numFmt w:val="lowerLetter"/>
      <w:lvlText w:val="%1)"/>
      <w:lvlJc w:val="left"/>
      <w:pPr>
        <w:ind w:left="840" w:hanging="420"/>
      </w:pPr>
      <w:rPr>
        <w:rFonts w:hint="default"/>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24">
    <w:nsid w:val="102A5F13"/>
    <w:multiLevelType w:val="multilevel"/>
    <w:tmpl w:val="102A5F13"/>
    <w:lvl w:ilvl="0" w:tentative="0">
      <w:start w:val="1"/>
      <w:numFmt w:val="lowerLetter"/>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1064738B"/>
    <w:multiLevelType w:val="multilevel"/>
    <w:tmpl w:val="1064738B"/>
    <w:lvl w:ilvl="0" w:tentative="0">
      <w:start w:val="1"/>
      <w:numFmt w:val="lowerLetter"/>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6">
    <w:nsid w:val="10D032B8"/>
    <w:multiLevelType w:val="multilevel"/>
    <w:tmpl w:val="10D032B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11B3C977"/>
    <w:multiLevelType w:val="singleLevel"/>
    <w:tmpl w:val="11B3C977"/>
    <w:lvl w:ilvl="0" w:tentative="0">
      <w:start w:val="1"/>
      <w:numFmt w:val="upperLetter"/>
      <w:suff w:val="space"/>
      <w:lvlText w:val="%1."/>
      <w:lvlJc w:val="left"/>
    </w:lvl>
  </w:abstractNum>
  <w:abstractNum w:abstractNumId="28">
    <w:nsid w:val="12B67EC4"/>
    <w:multiLevelType w:val="multilevel"/>
    <w:tmpl w:val="12B67EC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9">
    <w:nsid w:val="151E56AC"/>
    <w:multiLevelType w:val="multilevel"/>
    <w:tmpl w:val="151E56AC"/>
    <w:lvl w:ilvl="0" w:tentative="0">
      <w:start w:val="1"/>
      <w:numFmt w:val="decimal"/>
      <w:lvlText w:val="%1)"/>
      <w:lvlJc w:val="left"/>
      <w:pPr>
        <w:tabs>
          <w:tab w:val="left" w:pos="1208"/>
        </w:tabs>
        <w:ind w:left="1208" w:hanging="420"/>
      </w:pPr>
      <w:rPr>
        <w:rFonts w:hint="eastAsia"/>
      </w:rPr>
    </w:lvl>
    <w:lvl w:ilvl="1" w:tentative="0">
      <w:start w:val="1"/>
      <w:numFmt w:val="lowerLetter"/>
      <w:lvlText w:val="%2)"/>
      <w:lvlJc w:val="left"/>
      <w:pPr>
        <w:tabs>
          <w:tab w:val="left" w:pos="1148"/>
        </w:tabs>
        <w:ind w:left="1148" w:hanging="420"/>
      </w:pPr>
    </w:lvl>
    <w:lvl w:ilvl="2" w:tentative="0">
      <w:start w:val="1"/>
      <w:numFmt w:val="lowerRoman"/>
      <w:lvlText w:val="%3."/>
      <w:lvlJc w:val="right"/>
      <w:pPr>
        <w:tabs>
          <w:tab w:val="left" w:pos="1568"/>
        </w:tabs>
        <w:ind w:left="1568" w:hanging="420"/>
      </w:pPr>
    </w:lvl>
    <w:lvl w:ilvl="3" w:tentative="0">
      <w:start w:val="1"/>
      <w:numFmt w:val="decimal"/>
      <w:lvlText w:val="%4."/>
      <w:lvlJc w:val="left"/>
      <w:pPr>
        <w:tabs>
          <w:tab w:val="left" w:pos="1988"/>
        </w:tabs>
        <w:ind w:left="1988" w:hanging="420"/>
      </w:pPr>
    </w:lvl>
    <w:lvl w:ilvl="4" w:tentative="0">
      <w:start w:val="1"/>
      <w:numFmt w:val="lowerLetter"/>
      <w:lvlText w:val="%5)"/>
      <w:lvlJc w:val="left"/>
      <w:pPr>
        <w:tabs>
          <w:tab w:val="left" w:pos="2408"/>
        </w:tabs>
        <w:ind w:left="2408" w:hanging="420"/>
      </w:pPr>
    </w:lvl>
    <w:lvl w:ilvl="5" w:tentative="0">
      <w:start w:val="1"/>
      <w:numFmt w:val="lowerRoman"/>
      <w:lvlText w:val="%6."/>
      <w:lvlJc w:val="right"/>
      <w:pPr>
        <w:tabs>
          <w:tab w:val="left" w:pos="2828"/>
        </w:tabs>
        <w:ind w:left="2828" w:hanging="420"/>
      </w:pPr>
    </w:lvl>
    <w:lvl w:ilvl="6" w:tentative="0">
      <w:start w:val="1"/>
      <w:numFmt w:val="decimal"/>
      <w:lvlText w:val="%7."/>
      <w:lvlJc w:val="left"/>
      <w:pPr>
        <w:tabs>
          <w:tab w:val="left" w:pos="3248"/>
        </w:tabs>
        <w:ind w:left="3248" w:hanging="420"/>
      </w:pPr>
    </w:lvl>
    <w:lvl w:ilvl="7" w:tentative="0">
      <w:start w:val="1"/>
      <w:numFmt w:val="lowerLetter"/>
      <w:lvlText w:val="%8)"/>
      <w:lvlJc w:val="left"/>
      <w:pPr>
        <w:tabs>
          <w:tab w:val="left" w:pos="3668"/>
        </w:tabs>
        <w:ind w:left="3668" w:hanging="420"/>
      </w:pPr>
    </w:lvl>
    <w:lvl w:ilvl="8" w:tentative="0">
      <w:start w:val="1"/>
      <w:numFmt w:val="lowerRoman"/>
      <w:lvlText w:val="%9."/>
      <w:lvlJc w:val="right"/>
      <w:pPr>
        <w:tabs>
          <w:tab w:val="left" w:pos="4088"/>
        </w:tabs>
        <w:ind w:left="4088" w:hanging="420"/>
      </w:pPr>
    </w:lvl>
  </w:abstractNum>
  <w:abstractNum w:abstractNumId="30">
    <w:nsid w:val="156D199F"/>
    <w:multiLevelType w:val="multilevel"/>
    <w:tmpl w:val="156D199F"/>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1">
    <w:nsid w:val="15ED563B"/>
    <w:multiLevelType w:val="multilevel"/>
    <w:tmpl w:val="15ED563B"/>
    <w:lvl w:ilvl="0" w:tentative="0">
      <w:start w:val="1"/>
      <w:numFmt w:val="bullet"/>
      <w:lvlText w:val=""/>
      <w:lvlJc w:val="left"/>
      <w:pPr>
        <w:tabs>
          <w:tab w:val="left" w:pos="1208"/>
        </w:tabs>
        <w:ind w:left="1208" w:hanging="420"/>
      </w:pPr>
      <w:rPr>
        <w:rFonts w:hint="default" w:ascii="Wingdings" w:hAnsi="Wingdings"/>
        <w:lang w:eastAsia="zh-C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2">
    <w:nsid w:val="16741A68"/>
    <w:multiLevelType w:val="multilevel"/>
    <w:tmpl w:val="16741A68"/>
    <w:lvl w:ilvl="0" w:tentative="0">
      <w:start w:val="1"/>
      <w:numFmt w:val="decimal"/>
      <w:lvlText w:val="%1）"/>
      <w:lvlJc w:val="left"/>
      <w:pPr>
        <w:ind w:left="1320" w:hanging="480"/>
      </w:pPr>
      <w:rPr>
        <w:rFonts w:hint="default"/>
        <w:color w:val="000000"/>
        <w:sz w:val="24"/>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3">
    <w:nsid w:val="17A42E68"/>
    <w:multiLevelType w:val="multilevel"/>
    <w:tmpl w:val="17A42E68"/>
    <w:lvl w:ilvl="0" w:tentative="0">
      <w:start w:val="9009"/>
      <w:numFmt w:val="bullet"/>
      <w:lvlText w:val=""/>
      <w:lvlJc w:val="left"/>
      <w:pPr>
        <w:ind w:left="360" w:hanging="360"/>
      </w:pPr>
      <w:rPr>
        <w:rFonts w:hint="default" w:ascii="Wingdings" w:hAnsi="Wingdings"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71"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17C771B3"/>
    <w:multiLevelType w:val="multilevel"/>
    <w:tmpl w:val="17C771B3"/>
    <w:lvl w:ilvl="0" w:tentative="0">
      <w:start w:val="1"/>
      <w:numFmt w:val="lowerLetter"/>
      <w:lvlText w:val="%1)"/>
      <w:lvlJc w:val="left"/>
      <w:pPr>
        <w:tabs>
          <w:tab w:val="left" w:pos="1260"/>
        </w:tabs>
        <w:ind w:left="1260" w:hanging="420"/>
      </w:pPr>
      <w:rPr>
        <w:rFonts w:hint="eastAsia"/>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35">
    <w:nsid w:val="17DD2C74"/>
    <w:multiLevelType w:val="multilevel"/>
    <w:tmpl w:val="17DD2C74"/>
    <w:lvl w:ilvl="0" w:tentative="0">
      <w:start w:val="1"/>
      <w:numFmt w:val="lowerLetter"/>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17F53E57"/>
    <w:multiLevelType w:val="multilevel"/>
    <w:tmpl w:val="17F53E57"/>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7">
    <w:nsid w:val="1A1A0439"/>
    <w:multiLevelType w:val="multilevel"/>
    <w:tmpl w:val="1A1A0439"/>
    <w:lvl w:ilvl="0" w:tentative="0">
      <w:start w:val="1"/>
      <w:numFmt w:val="decimal"/>
      <w:lvlText w:val="%1)"/>
      <w:lvlJc w:val="left"/>
      <w:pPr>
        <w:ind w:left="1271"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8">
    <w:nsid w:val="1A1E241C"/>
    <w:multiLevelType w:val="multilevel"/>
    <w:tmpl w:val="1A1E241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1AFA2146"/>
    <w:multiLevelType w:val="multilevel"/>
    <w:tmpl w:val="1AFA214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0">
    <w:nsid w:val="1BC35159"/>
    <w:multiLevelType w:val="multilevel"/>
    <w:tmpl w:val="1BC35159"/>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1">
    <w:nsid w:val="1BDC6E7F"/>
    <w:multiLevelType w:val="multilevel"/>
    <w:tmpl w:val="1BDC6E7F"/>
    <w:lvl w:ilvl="0" w:tentative="0">
      <w:start w:val="1"/>
      <w:numFmt w:val="decimal"/>
      <w:lvlText w:val="%1)"/>
      <w:lvlJc w:val="left"/>
      <w:pPr>
        <w:ind w:left="1271"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2">
    <w:nsid w:val="1C372EFE"/>
    <w:multiLevelType w:val="multilevel"/>
    <w:tmpl w:val="1C372EFE"/>
    <w:lvl w:ilvl="0" w:tentative="0">
      <w:start w:val="1"/>
      <w:numFmt w:val="lowerLetter"/>
      <w:lvlText w:val="%1)"/>
      <w:lvlJc w:val="left"/>
      <w:pPr>
        <w:tabs>
          <w:tab w:val="left" w:pos="360"/>
        </w:tabs>
        <w:ind w:left="360" w:hanging="360"/>
      </w:pPr>
      <w:rPr>
        <w:rFonts w:hint="default"/>
      </w:rPr>
    </w:lvl>
    <w:lvl w:ilvl="1" w:tentative="0">
      <w:start w:val="1"/>
      <w:numFmt w:val="lowerLetter"/>
      <w:lvlText w:val="%2)"/>
      <w:lvlJc w:val="left"/>
      <w:pPr>
        <w:tabs>
          <w:tab w:val="left" w:pos="360"/>
        </w:tabs>
        <w:ind w:left="360" w:hanging="420"/>
      </w:pPr>
    </w:lvl>
    <w:lvl w:ilvl="2" w:tentative="0">
      <w:start w:val="1"/>
      <w:numFmt w:val="lowerRoman"/>
      <w:lvlText w:val="%3."/>
      <w:lvlJc w:val="right"/>
      <w:pPr>
        <w:tabs>
          <w:tab w:val="left" w:pos="780"/>
        </w:tabs>
        <w:ind w:left="780" w:hanging="420"/>
      </w:pPr>
    </w:lvl>
    <w:lvl w:ilvl="3" w:tentative="0">
      <w:start w:val="1"/>
      <w:numFmt w:val="decimal"/>
      <w:lvlText w:val="%4."/>
      <w:lvlJc w:val="left"/>
      <w:pPr>
        <w:tabs>
          <w:tab w:val="left" w:pos="1200"/>
        </w:tabs>
        <w:ind w:left="1200" w:hanging="420"/>
      </w:pPr>
    </w:lvl>
    <w:lvl w:ilvl="4" w:tentative="0">
      <w:start w:val="1"/>
      <w:numFmt w:val="lowerLetter"/>
      <w:lvlText w:val="%5)"/>
      <w:lvlJc w:val="left"/>
      <w:pPr>
        <w:tabs>
          <w:tab w:val="left" w:pos="1620"/>
        </w:tabs>
        <w:ind w:left="1620" w:hanging="420"/>
      </w:pPr>
    </w:lvl>
    <w:lvl w:ilvl="5" w:tentative="0">
      <w:start w:val="1"/>
      <w:numFmt w:val="lowerRoman"/>
      <w:lvlText w:val="%6."/>
      <w:lvlJc w:val="right"/>
      <w:pPr>
        <w:tabs>
          <w:tab w:val="left" w:pos="2040"/>
        </w:tabs>
        <w:ind w:left="2040" w:hanging="420"/>
      </w:pPr>
    </w:lvl>
    <w:lvl w:ilvl="6" w:tentative="0">
      <w:start w:val="1"/>
      <w:numFmt w:val="decimal"/>
      <w:lvlText w:val="%7."/>
      <w:lvlJc w:val="left"/>
      <w:pPr>
        <w:tabs>
          <w:tab w:val="left" w:pos="2460"/>
        </w:tabs>
        <w:ind w:left="2460" w:hanging="420"/>
      </w:pPr>
    </w:lvl>
    <w:lvl w:ilvl="7" w:tentative="0">
      <w:start w:val="1"/>
      <w:numFmt w:val="lowerLetter"/>
      <w:lvlText w:val="%8)"/>
      <w:lvlJc w:val="left"/>
      <w:pPr>
        <w:tabs>
          <w:tab w:val="left" w:pos="2880"/>
        </w:tabs>
        <w:ind w:left="2880" w:hanging="420"/>
      </w:pPr>
    </w:lvl>
    <w:lvl w:ilvl="8" w:tentative="0">
      <w:start w:val="1"/>
      <w:numFmt w:val="lowerRoman"/>
      <w:lvlText w:val="%9."/>
      <w:lvlJc w:val="right"/>
      <w:pPr>
        <w:tabs>
          <w:tab w:val="left" w:pos="3300"/>
        </w:tabs>
        <w:ind w:left="3300" w:hanging="420"/>
      </w:pPr>
    </w:lvl>
  </w:abstractNum>
  <w:abstractNum w:abstractNumId="43">
    <w:nsid w:val="1C5E79DC"/>
    <w:multiLevelType w:val="multilevel"/>
    <w:tmpl w:val="1C5E79DC"/>
    <w:lvl w:ilvl="0" w:tentative="0">
      <w:start w:val="1"/>
      <w:numFmt w:val="decimal"/>
      <w:lvlText w:val="%1)"/>
      <w:lvlJc w:val="left"/>
      <w:pPr>
        <w:tabs>
          <w:tab w:val="left" w:pos="1260"/>
        </w:tabs>
        <w:ind w:left="1260" w:hanging="420"/>
      </w:pPr>
      <w:rPr>
        <w:rFonts w:hint="eastAsia"/>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44">
    <w:nsid w:val="1DF57E65"/>
    <w:multiLevelType w:val="multilevel"/>
    <w:tmpl w:val="1DF57E6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1E0604CD"/>
    <w:multiLevelType w:val="multilevel"/>
    <w:tmpl w:val="1E0604CD"/>
    <w:lvl w:ilvl="0" w:tentative="0">
      <w:start w:val="1"/>
      <w:numFmt w:val="decimal"/>
      <w:lvlText w:val="%1）"/>
      <w:lvlJc w:val="left"/>
      <w:pPr>
        <w:ind w:left="720" w:hanging="360"/>
      </w:pPr>
      <w:rPr>
        <w:rFonts w:hint="default"/>
      </w:rPr>
    </w:lvl>
    <w:lvl w:ilvl="1" w:tentative="0">
      <w:start w:val="0"/>
      <w:numFmt w:val="bullet"/>
      <w:lvlText w:val="-"/>
      <w:lvlJc w:val="left"/>
      <w:pPr>
        <w:ind w:left="1440" w:hanging="360"/>
      </w:pPr>
      <w:rPr>
        <w:rFonts w:hint="default" w:ascii="Calibri" w:hAnsi="Calibri" w:eastAsia="宋体" w:cs="Times New Roman"/>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1E420FB7"/>
    <w:multiLevelType w:val="multilevel"/>
    <w:tmpl w:val="1E420FB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7">
    <w:nsid w:val="1F2A458E"/>
    <w:multiLevelType w:val="multilevel"/>
    <w:tmpl w:val="1F2A458E"/>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1F3B5676"/>
    <w:multiLevelType w:val="multilevel"/>
    <w:tmpl w:val="1F3B5676"/>
    <w:lvl w:ilvl="0" w:tentative="0">
      <w:start w:val="1"/>
      <w:numFmt w:val="lowerLetter"/>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9">
    <w:nsid w:val="1FC91163"/>
    <w:multiLevelType w:val="multilevel"/>
    <w:tmpl w:val="1FC91163"/>
    <w:lvl w:ilvl="0" w:tentative="0">
      <w:start w:val="1"/>
      <w:numFmt w:val="decimal"/>
      <w:suff w:val="nothing"/>
      <w:lvlText w:val="%1　"/>
      <w:lvlJc w:val="left"/>
      <w:pPr>
        <w:ind w:left="0" w:firstLine="0"/>
      </w:pPr>
      <w:rPr>
        <w:rFonts w:hint="eastAsia" w:ascii="黑体" w:hAnsi="Times New Roman" w:eastAsia="黑体"/>
        <w:b w:val="0"/>
        <w:i w:val="0"/>
        <w:sz w:val="21"/>
        <w:szCs w:val="21"/>
      </w:rPr>
    </w:lvl>
    <w:lvl w:ilvl="1" w:tentative="0">
      <w:start w:val="1"/>
      <w:numFmt w:val="decimal"/>
      <w:suff w:val="nothing"/>
      <w:lvlText w:val="%1.%2　"/>
      <w:lvlJc w:val="left"/>
      <w:pPr>
        <w:ind w:left="0" w:firstLine="0"/>
      </w:pPr>
      <w:rPr>
        <w:rFonts w:hint="eastAsia" w:ascii="黑体" w:hAnsi="Times New Roman" w:eastAsia="黑体" w:cs="Times New Roman"/>
        <w:b w:val="0"/>
        <w:bCs w:val="0"/>
        <w:i w:val="0"/>
        <w:iCs w:val="0"/>
        <w:caps w:val="0"/>
        <w:strike w:val="0"/>
        <w:dstrike w:val="0"/>
        <w:vanish w:val="0"/>
        <w:spacing w:val="0"/>
        <w:kern w:val="0"/>
        <w:position w:val="0"/>
        <w:sz w:val="21"/>
        <w:szCs w:val="21"/>
        <w:u w:val="none"/>
        <w:vertAlign w:val="baseline"/>
      </w:rPr>
    </w:lvl>
    <w:lvl w:ilvl="2" w:tentative="0">
      <w:start w:val="1"/>
      <w:numFmt w:val="decimal"/>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50">
    <w:nsid w:val="20051AD5"/>
    <w:multiLevelType w:val="multilevel"/>
    <w:tmpl w:val="20051AD5"/>
    <w:lvl w:ilvl="0" w:tentative="0">
      <w:start w:val="1"/>
      <w:numFmt w:val="bullet"/>
      <w:lvlText w:val=""/>
      <w:lvlJc w:val="left"/>
      <w:pPr>
        <w:tabs>
          <w:tab w:val="left" w:pos="1208"/>
        </w:tabs>
        <w:ind w:left="1208" w:hanging="420"/>
      </w:pPr>
      <w:rPr>
        <w:rFonts w:hint="default" w:ascii="Wingdings" w:hAnsi="Wingdings"/>
      </w:rPr>
    </w:lvl>
    <w:lvl w:ilvl="1" w:tentative="0">
      <w:start w:val="1"/>
      <w:numFmt w:val="lowerLetter"/>
      <w:lvlText w:val="%2)"/>
      <w:lvlJc w:val="left"/>
      <w:pPr>
        <w:tabs>
          <w:tab w:val="left" w:pos="1628"/>
        </w:tabs>
        <w:ind w:left="1628" w:hanging="420"/>
      </w:pPr>
    </w:lvl>
    <w:lvl w:ilvl="2" w:tentative="0">
      <w:start w:val="1"/>
      <w:numFmt w:val="lowerRoman"/>
      <w:lvlText w:val="%3."/>
      <w:lvlJc w:val="right"/>
      <w:pPr>
        <w:tabs>
          <w:tab w:val="left" w:pos="2048"/>
        </w:tabs>
        <w:ind w:left="2048" w:hanging="420"/>
      </w:pPr>
    </w:lvl>
    <w:lvl w:ilvl="3" w:tentative="0">
      <w:start w:val="1"/>
      <w:numFmt w:val="decimal"/>
      <w:lvlText w:val="%4."/>
      <w:lvlJc w:val="left"/>
      <w:pPr>
        <w:tabs>
          <w:tab w:val="left" w:pos="2468"/>
        </w:tabs>
        <w:ind w:left="2468" w:hanging="420"/>
      </w:pPr>
    </w:lvl>
    <w:lvl w:ilvl="4" w:tentative="0">
      <w:start w:val="1"/>
      <w:numFmt w:val="lowerLetter"/>
      <w:lvlText w:val="%5)"/>
      <w:lvlJc w:val="left"/>
      <w:pPr>
        <w:tabs>
          <w:tab w:val="left" w:pos="2888"/>
        </w:tabs>
        <w:ind w:left="2888" w:hanging="420"/>
      </w:pPr>
    </w:lvl>
    <w:lvl w:ilvl="5" w:tentative="0">
      <w:start w:val="1"/>
      <w:numFmt w:val="lowerRoman"/>
      <w:lvlText w:val="%6."/>
      <w:lvlJc w:val="right"/>
      <w:pPr>
        <w:tabs>
          <w:tab w:val="left" w:pos="3308"/>
        </w:tabs>
        <w:ind w:left="3308" w:hanging="420"/>
      </w:pPr>
    </w:lvl>
    <w:lvl w:ilvl="6" w:tentative="0">
      <w:start w:val="1"/>
      <w:numFmt w:val="decimal"/>
      <w:lvlText w:val="%7."/>
      <w:lvlJc w:val="left"/>
      <w:pPr>
        <w:tabs>
          <w:tab w:val="left" w:pos="3728"/>
        </w:tabs>
        <w:ind w:left="3728" w:hanging="420"/>
      </w:pPr>
    </w:lvl>
    <w:lvl w:ilvl="7" w:tentative="0">
      <w:start w:val="1"/>
      <w:numFmt w:val="lowerLetter"/>
      <w:lvlText w:val="%8)"/>
      <w:lvlJc w:val="left"/>
      <w:pPr>
        <w:tabs>
          <w:tab w:val="left" w:pos="4148"/>
        </w:tabs>
        <w:ind w:left="4148" w:hanging="420"/>
      </w:pPr>
    </w:lvl>
    <w:lvl w:ilvl="8" w:tentative="0">
      <w:start w:val="1"/>
      <w:numFmt w:val="lowerRoman"/>
      <w:lvlText w:val="%9."/>
      <w:lvlJc w:val="right"/>
      <w:pPr>
        <w:tabs>
          <w:tab w:val="left" w:pos="4568"/>
        </w:tabs>
        <w:ind w:left="4568" w:hanging="420"/>
      </w:pPr>
    </w:lvl>
  </w:abstractNum>
  <w:abstractNum w:abstractNumId="51">
    <w:nsid w:val="211F4CF2"/>
    <w:multiLevelType w:val="multilevel"/>
    <w:tmpl w:val="211F4CF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2">
    <w:nsid w:val="21D11A74"/>
    <w:multiLevelType w:val="multilevel"/>
    <w:tmpl w:val="21D11A74"/>
    <w:lvl w:ilvl="0" w:tentative="0">
      <w:start w:val="1"/>
      <w:numFmt w:val="lowerLetter"/>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3">
    <w:nsid w:val="225B3001"/>
    <w:multiLevelType w:val="multilevel"/>
    <w:tmpl w:val="225B3001"/>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4">
    <w:nsid w:val="22B6661F"/>
    <w:multiLevelType w:val="multilevel"/>
    <w:tmpl w:val="22B6661F"/>
    <w:lvl w:ilvl="0" w:tentative="0">
      <w:start w:val="1"/>
      <w:numFmt w:val="lowerLetter"/>
      <w:lvlText w:val="%1)"/>
      <w:lvlJc w:val="left"/>
      <w:pPr>
        <w:tabs>
          <w:tab w:val="left" w:pos="840"/>
        </w:tabs>
        <w:ind w:left="840" w:hanging="420"/>
      </w:pPr>
      <w:rPr>
        <w:rFonts w:hint="eastAsia"/>
      </w:rPr>
    </w:lvl>
    <w:lvl w:ilvl="1" w:tentative="0">
      <w:start w:val="0"/>
      <w:numFmt w:val="bullet"/>
      <w:lvlText w:val="-"/>
      <w:lvlJc w:val="left"/>
      <w:pPr>
        <w:tabs>
          <w:tab w:val="left" w:pos="1260"/>
        </w:tabs>
        <w:ind w:left="1260" w:hanging="420"/>
      </w:pPr>
      <w:rPr>
        <w:rFonts w:hint="default" w:ascii="Calibri" w:hAnsi="Calibri" w:eastAsia="宋体" w:cs="Times New Roman"/>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5">
    <w:nsid w:val="23E370D0"/>
    <w:multiLevelType w:val="multilevel"/>
    <w:tmpl w:val="23E370D0"/>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6">
    <w:nsid w:val="24311F42"/>
    <w:multiLevelType w:val="multilevel"/>
    <w:tmpl w:val="24311F42"/>
    <w:lvl w:ilvl="0" w:tentative="0">
      <w:start w:val="1"/>
      <w:numFmt w:val="lowerLetter"/>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7">
    <w:nsid w:val="24545318"/>
    <w:multiLevelType w:val="multilevel"/>
    <w:tmpl w:val="24545318"/>
    <w:lvl w:ilvl="0" w:tentative="0">
      <w:start w:val="1"/>
      <w:numFmt w:val="decimal"/>
      <w:lvlText w:val="%1)"/>
      <w:lvlJc w:val="left"/>
      <w:pPr>
        <w:tabs>
          <w:tab w:val="left" w:pos="1260"/>
        </w:tabs>
        <w:ind w:left="1260" w:hanging="420"/>
      </w:p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58">
    <w:nsid w:val="24F627D9"/>
    <w:multiLevelType w:val="multilevel"/>
    <w:tmpl w:val="24F627D9"/>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9">
    <w:nsid w:val="259F7BB4"/>
    <w:multiLevelType w:val="multilevel"/>
    <w:tmpl w:val="259F7BB4"/>
    <w:lvl w:ilvl="0" w:tentative="0">
      <w:start w:val="1"/>
      <w:numFmt w:val="decimal"/>
      <w:lvlText w:val="%1)"/>
      <w:lvlJc w:val="left"/>
      <w:pPr>
        <w:tabs>
          <w:tab w:val="left" w:pos="1260"/>
        </w:tabs>
        <w:ind w:left="1260" w:hanging="420"/>
      </w:p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60">
    <w:nsid w:val="26281912"/>
    <w:multiLevelType w:val="multilevel"/>
    <w:tmpl w:val="26281912"/>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1">
    <w:nsid w:val="26751FF3"/>
    <w:multiLevelType w:val="multilevel"/>
    <w:tmpl w:val="26751FF3"/>
    <w:lvl w:ilvl="0" w:tentative="0">
      <w:start w:val="1"/>
      <w:numFmt w:val="lowerLetter"/>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2">
    <w:nsid w:val="26AF4600"/>
    <w:multiLevelType w:val="multilevel"/>
    <w:tmpl w:val="26AF4600"/>
    <w:lvl w:ilvl="0" w:tentative="0">
      <w:start w:val="5"/>
      <w:numFmt w:val="lowerLetter"/>
      <w:lvlText w:val="%1)"/>
      <w:lvlJc w:val="left"/>
      <w:pPr>
        <w:ind w:left="840" w:hanging="420"/>
      </w:pPr>
      <w:rPr>
        <w:rFonts w:hint="default"/>
      </w:rPr>
    </w:lvl>
    <w:lvl w:ilvl="1" w:tentative="0">
      <w:start w:val="1"/>
      <w:numFmt w:val="decimal"/>
      <w:lvlText w:val="%2)"/>
      <w:lvlJc w:val="left"/>
      <w:pPr>
        <w:tabs>
          <w:tab w:val="left" w:pos="1260"/>
        </w:tabs>
        <w:ind w:left="1260" w:hanging="420"/>
      </w:pPr>
      <w:rPr>
        <w:rFonts w:hint="default"/>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63">
    <w:nsid w:val="27163F65"/>
    <w:multiLevelType w:val="multilevel"/>
    <w:tmpl w:val="27163F65"/>
    <w:lvl w:ilvl="0" w:tentative="0">
      <w:start w:val="1"/>
      <w:numFmt w:val="lowerLetter"/>
      <w:lvlText w:val="%1)"/>
      <w:lvlJc w:val="left"/>
      <w:pPr>
        <w:ind w:left="840" w:hanging="420"/>
      </w:pPr>
      <w:rPr>
        <w:rFonts w:hint="default"/>
      </w:rPr>
    </w:lvl>
    <w:lvl w:ilvl="1" w:tentative="0">
      <w:start w:val="1"/>
      <w:numFmt w:val="decimal"/>
      <w:lvlText w:val="%2)"/>
      <w:lvlJc w:val="left"/>
      <w:pPr>
        <w:tabs>
          <w:tab w:val="left" w:pos="1260"/>
        </w:tabs>
        <w:ind w:left="1260" w:hanging="42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4">
    <w:nsid w:val="28DF3CBC"/>
    <w:multiLevelType w:val="multilevel"/>
    <w:tmpl w:val="28DF3C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420"/>
        </w:tabs>
        <w:ind w:left="-420" w:hanging="420"/>
      </w:pPr>
      <w:rPr>
        <w:rFonts w:hint="default" w:ascii="Wingdings" w:hAnsi="Wingdings"/>
      </w:rPr>
    </w:lvl>
    <w:lvl w:ilvl="3" w:tentative="0">
      <w:start w:val="1"/>
      <w:numFmt w:val="bullet"/>
      <w:lvlText w:val=""/>
      <w:lvlJc w:val="left"/>
      <w:pPr>
        <w:tabs>
          <w:tab w:val="left" w:pos="0"/>
        </w:tabs>
        <w:ind w:left="0" w:hanging="420"/>
      </w:pPr>
      <w:rPr>
        <w:rFonts w:hint="default" w:ascii="Wingdings" w:hAnsi="Wingdings"/>
      </w:rPr>
    </w:lvl>
    <w:lvl w:ilvl="4" w:tentative="0">
      <w:start w:val="1"/>
      <w:numFmt w:val="bullet"/>
      <w:lvlText w:val=""/>
      <w:lvlJc w:val="left"/>
      <w:pPr>
        <w:tabs>
          <w:tab w:val="left" w:pos="420"/>
        </w:tabs>
        <w:ind w:left="420" w:hanging="420"/>
      </w:pPr>
      <w:rPr>
        <w:rFonts w:hint="default" w:ascii="Wingdings" w:hAnsi="Wingdings"/>
      </w:rPr>
    </w:lvl>
    <w:lvl w:ilvl="5" w:tentative="0">
      <w:start w:val="1"/>
      <w:numFmt w:val="bullet"/>
      <w:lvlText w:val=""/>
      <w:lvlJc w:val="left"/>
      <w:pPr>
        <w:tabs>
          <w:tab w:val="left" w:pos="840"/>
        </w:tabs>
        <w:ind w:left="840" w:hanging="420"/>
      </w:pPr>
      <w:rPr>
        <w:rFonts w:hint="default" w:ascii="Wingdings" w:hAnsi="Wingdings"/>
      </w:rPr>
    </w:lvl>
    <w:lvl w:ilvl="6" w:tentative="0">
      <w:start w:val="1"/>
      <w:numFmt w:val="bullet"/>
      <w:lvlText w:val=""/>
      <w:lvlJc w:val="left"/>
      <w:pPr>
        <w:tabs>
          <w:tab w:val="left" w:pos="1260"/>
        </w:tabs>
        <w:ind w:left="1260" w:hanging="420"/>
      </w:pPr>
      <w:rPr>
        <w:rFonts w:hint="default" w:ascii="Wingdings" w:hAnsi="Wingdings"/>
      </w:rPr>
    </w:lvl>
    <w:lvl w:ilvl="7" w:tentative="0">
      <w:start w:val="1"/>
      <w:numFmt w:val="bullet"/>
      <w:lvlText w:val=""/>
      <w:lvlJc w:val="left"/>
      <w:pPr>
        <w:tabs>
          <w:tab w:val="left" w:pos="1680"/>
        </w:tabs>
        <w:ind w:left="1680" w:hanging="420"/>
      </w:pPr>
      <w:rPr>
        <w:rFonts w:hint="default" w:ascii="Wingdings" w:hAnsi="Wingdings"/>
      </w:rPr>
    </w:lvl>
    <w:lvl w:ilvl="8" w:tentative="0">
      <w:start w:val="1"/>
      <w:numFmt w:val="bullet"/>
      <w:lvlText w:val=""/>
      <w:lvlJc w:val="left"/>
      <w:pPr>
        <w:tabs>
          <w:tab w:val="left" w:pos="2100"/>
        </w:tabs>
        <w:ind w:left="2100" w:hanging="420"/>
      </w:pPr>
      <w:rPr>
        <w:rFonts w:hint="default" w:ascii="Wingdings" w:hAnsi="Wingdings"/>
      </w:rPr>
    </w:lvl>
  </w:abstractNum>
  <w:abstractNum w:abstractNumId="65">
    <w:nsid w:val="2B41275F"/>
    <w:multiLevelType w:val="multilevel"/>
    <w:tmpl w:val="2B41275F"/>
    <w:lvl w:ilvl="0" w:tentative="0">
      <w:start w:val="1"/>
      <w:numFmt w:val="lowerLetter"/>
      <w:lvlText w:val="%1)"/>
      <w:lvlJc w:val="left"/>
      <w:pPr>
        <w:ind w:left="840" w:hanging="420"/>
      </w:pPr>
      <w:rPr>
        <w:rFonts w:hint="default"/>
      </w:rPr>
    </w:lvl>
    <w:lvl w:ilvl="1" w:tentative="0">
      <w:start w:val="1"/>
      <w:numFmt w:val="lowerLetter"/>
      <w:lvlText w:val="%2)"/>
      <w:lvlJc w:val="left"/>
      <w:pPr>
        <w:tabs>
          <w:tab w:val="left" w:pos="840"/>
        </w:tabs>
        <w:ind w:left="840" w:hanging="420"/>
      </w:pPr>
    </w:lvl>
    <w:lvl w:ilvl="2" w:tentative="0">
      <w:start w:val="1"/>
      <w:numFmt w:val="decimal"/>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6">
    <w:nsid w:val="2BCC6F52"/>
    <w:multiLevelType w:val="multilevel"/>
    <w:tmpl w:val="2BCC6F52"/>
    <w:lvl w:ilvl="0" w:tentative="0">
      <w:start w:val="1"/>
      <w:numFmt w:val="bullet"/>
      <w:lvlText w:val="-"/>
      <w:lvlJc w:val="left"/>
      <w:pPr>
        <w:ind w:left="900" w:hanging="480"/>
      </w:pPr>
      <w:rPr>
        <w:rFonts w:hint="default" w:ascii="Calibri" w:hAnsi="Calibri" w:eastAsia="宋体" w:cs="Times New Roman"/>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67">
    <w:nsid w:val="2C027289"/>
    <w:multiLevelType w:val="multilevel"/>
    <w:tmpl w:val="2C027289"/>
    <w:lvl w:ilvl="0" w:tentative="0">
      <w:start w:val="1"/>
      <w:numFmt w:val="decimal"/>
      <w:pStyle w:val="100"/>
      <w:suff w:val="nothing"/>
      <w:lvlText w:val="%1　"/>
      <w:lvlJc w:val="left"/>
      <w:pPr>
        <w:ind w:left="0" w:firstLine="0"/>
      </w:pPr>
      <w:rPr>
        <w:rFonts w:hint="eastAsia" w:ascii="黑体" w:hAnsi="Times New Roman" w:eastAsia="黑体"/>
        <w:b w:val="0"/>
        <w:i w:val="0"/>
        <w:sz w:val="21"/>
        <w:szCs w:val="21"/>
      </w:rPr>
    </w:lvl>
    <w:lvl w:ilvl="1" w:tentative="0">
      <w:start w:val="1"/>
      <w:numFmt w:val="decimal"/>
      <w:pStyle w:val="96"/>
      <w:suff w:val="nothing"/>
      <w:lvlText w:val="%1.%2　"/>
      <w:lvlJc w:val="left"/>
      <w:pPr>
        <w:ind w:left="0" w:firstLine="0"/>
      </w:pPr>
      <w:rPr>
        <w:rFonts w:hint="eastAsia" w:ascii="黑体" w:hAnsi="Times New Roman" w:eastAsia="黑体" w:cs="Times New Roman"/>
        <w:b w:val="0"/>
        <w:bCs w:val="0"/>
        <w:i w:val="0"/>
        <w:iCs w:val="0"/>
        <w:caps w:val="0"/>
        <w:strike w:val="0"/>
        <w:dstrike w:val="0"/>
        <w:vanish w:val="0"/>
        <w:spacing w:val="0"/>
        <w:kern w:val="0"/>
        <w:position w:val="0"/>
        <w:sz w:val="21"/>
        <w:szCs w:val="21"/>
        <w:u w:val="none"/>
        <w:vertAlign w:val="baseline"/>
      </w:rPr>
    </w:lvl>
    <w:lvl w:ilvl="2" w:tentative="0">
      <w:start w:val="1"/>
      <w:numFmt w:val="decimal"/>
      <w:lvlText w:val="8.7.%3"/>
      <w:lvlJc w:val="left"/>
      <w:pPr>
        <w:ind w:left="0" w:firstLine="0"/>
      </w:pPr>
      <w:rPr>
        <w:rFonts w:hint="eastAsia"/>
        <w:b w:val="0"/>
        <w:i w:val="0"/>
        <w:sz w:val="21"/>
      </w:rPr>
    </w:lvl>
    <w:lvl w:ilvl="3" w:tentative="0">
      <w:start w:val="1"/>
      <w:numFmt w:val="decimal"/>
      <w:pStyle w:val="108"/>
      <w:suff w:val="nothing"/>
      <w:lvlText w:val="%1.%2.%3.%4　"/>
      <w:lvlJc w:val="left"/>
      <w:pPr>
        <w:ind w:left="0" w:firstLine="0"/>
      </w:pPr>
      <w:rPr>
        <w:rFonts w:hint="eastAsia" w:ascii="黑体" w:hAnsi="Times New Roman" w:eastAsia="黑体"/>
        <w:b w:val="0"/>
        <w:i w:val="0"/>
        <w:sz w:val="21"/>
      </w:rPr>
    </w:lvl>
    <w:lvl w:ilvl="4" w:tentative="0">
      <w:start w:val="1"/>
      <w:numFmt w:val="decimal"/>
      <w:pStyle w:val="112"/>
      <w:suff w:val="nothing"/>
      <w:lvlText w:val="%1.%2.%3.%4.%5　"/>
      <w:lvlJc w:val="left"/>
      <w:pPr>
        <w:ind w:left="0" w:firstLine="0"/>
      </w:pPr>
      <w:rPr>
        <w:rFonts w:hint="eastAsia" w:ascii="黑体" w:hAnsi="Times New Roman" w:eastAsia="黑体"/>
        <w:b w:val="0"/>
        <w:i w:val="0"/>
        <w:sz w:val="21"/>
      </w:rPr>
    </w:lvl>
    <w:lvl w:ilvl="5" w:tentative="0">
      <w:start w:val="1"/>
      <w:numFmt w:val="decimal"/>
      <w:pStyle w:val="113"/>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68">
    <w:nsid w:val="2D5979AA"/>
    <w:multiLevelType w:val="multilevel"/>
    <w:tmpl w:val="2D5979AA"/>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69">
    <w:nsid w:val="2DB710F0"/>
    <w:multiLevelType w:val="multilevel"/>
    <w:tmpl w:val="2DB710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0">
    <w:nsid w:val="2E8D0E94"/>
    <w:multiLevelType w:val="multilevel"/>
    <w:tmpl w:val="2E8D0E9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decimal"/>
      <w:lvlText w:val="%3、"/>
      <w:lvlJc w:val="left"/>
      <w:pPr>
        <w:ind w:left="1620" w:hanging="360"/>
      </w:pPr>
      <w:rPr>
        <w:rFonts w:hint="default"/>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1">
    <w:nsid w:val="302F31A6"/>
    <w:multiLevelType w:val="multilevel"/>
    <w:tmpl w:val="302F31A6"/>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2">
    <w:nsid w:val="303A5262"/>
    <w:multiLevelType w:val="multilevel"/>
    <w:tmpl w:val="303A5262"/>
    <w:lvl w:ilvl="0" w:tentative="0">
      <w:start w:val="0"/>
      <w:numFmt w:val="bullet"/>
      <w:lvlText w:val="-"/>
      <w:lvlJc w:val="left"/>
      <w:pPr>
        <w:ind w:left="360" w:hanging="360"/>
      </w:pPr>
      <w:rPr>
        <w:rFonts w:hint="default" w:ascii="Calibri" w:hAnsi="Calibri"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3">
    <w:nsid w:val="31461941"/>
    <w:multiLevelType w:val="multilevel"/>
    <w:tmpl w:val="31461941"/>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4">
    <w:nsid w:val="31733C79"/>
    <w:multiLevelType w:val="multilevel"/>
    <w:tmpl w:val="31733C79"/>
    <w:lvl w:ilvl="0" w:tentative="0">
      <w:start w:val="1"/>
      <w:numFmt w:val="decimal"/>
      <w:lvlText w:val="%1）"/>
      <w:lvlJc w:val="left"/>
      <w:pPr>
        <w:tabs>
          <w:tab w:val="left" w:pos="420"/>
        </w:tabs>
        <w:ind w:left="420" w:hanging="420"/>
      </w:pPr>
      <w:rPr>
        <w:rFonts w:hint="eastAsia"/>
      </w:rPr>
    </w:lvl>
    <w:lvl w:ilvl="1" w:tentative="0">
      <w:start w:val="1"/>
      <w:numFmt w:val="decimal"/>
      <w:lvlText w:val="%2)"/>
      <w:lvlJc w:val="left"/>
      <w:pPr>
        <w:tabs>
          <w:tab w:val="left" w:pos="1271"/>
        </w:tabs>
        <w:ind w:left="1271"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5">
    <w:nsid w:val="324372C9"/>
    <w:multiLevelType w:val="multilevel"/>
    <w:tmpl w:val="324372C9"/>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6">
    <w:nsid w:val="32907D18"/>
    <w:multiLevelType w:val="multilevel"/>
    <w:tmpl w:val="32907D18"/>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7">
    <w:nsid w:val="3344784D"/>
    <w:multiLevelType w:val="multilevel"/>
    <w:tmpl w:val="3344784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decimal"/>
      <w:lvlText w:val="%3)"/>
      <w:lvlJc w:val="lef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8">
    <w:nsid w:val="34443FD9"/>
    <w:multiLevelType w:val="multilevel"/>
    <w:tmpl w:val="34443FD9"/>
    <w:lvl w:ilvl="0" w:tentative="0">
      <w:start w:val="1"/>
      <w:numFmt w:val="lowerLetter"/>
      <w:lvlText w:val="%1)"/>
      <w:lvlJc w:val="left"/>
      <w:pPr>
        <w:ind w:left="84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9">
    <w:nsid w:val="347366F5"/>
    <w:multiLevelType w:val="multilevel"/>
    <w:tmpl w:val="347366F5"/>
    <w:lvl w:ilvl="0" w:tentative="0">
      <w:start w:val="1"/>
      <w:numFmt w:val="lowerLetter"/>
      <w:pStyle w:val="118"/>
      <w:lvlText w:val="%1)"/>
      <w:lvlJc w:val="left"/>
      <w:pPr>
        <w:tabs>
          <w:tab w:val="left" w:pos="840"/>
        </w:tabs>
        <w:ind w:left="839" w:hanging="419"/>
      </w:pPr>
      <w:rPr>
        <w:rFonts w:hint="eastAsia" w:ascii="宋体" w:eastAsia="宋体"/>
        <w:b w:val="0"/>
        <w:i w:val="0"/>
        <w:sz w:val="21"/>
        <w:szCs w:val="21"/>
      </w:rPr>
    </w:lvl>
    <w:lvl w:ilvl="1" w:tentative="0">
      <w:start w:val="1"/>
      <w:numFmt w:val="decimal"/>
      <w:pStyle w:val="111"/>
      <w:lvlText w:val="%2)"/>
      <w:lvlJc w:val="left"/>
      <w:pPr>
        <w:tabs>
          <w:tab w:val="left" w:pos="1260"/>
        </w:tabs>
        <w:ind w:left="1259" w:hanging="419"/>
      </w:pPr>
      <w:rPr>
        <w:rFonts w:hint="eastAsia"/>
      </w:rPr>
    </w:lvl>
    <w:lvl w:ilvl="2" w:tentative="0">
      <w:start w:val="1"/>
      <w:numFmt w:val="decimal"/>
      <w:pStyle w:val="120"/>
      <w:lvlText w:val="(%3)"/>
      <w:lvlJc w:val="left"/>
      <w:pPr>
        <w:tabs>
          <w:tab w:val="left" w:pos="0"/>
        </w:tabs>
        <w:ind w:left="1679" w:hanging="420"/>
      </w:pPr>
      <w:rPr>
        <w:rFonts w:hint="eastAsia" w:ascii="宋体" w:eastAsia="宋体"/>
        <w:b w:val="0"/>
        <w:i w:val="0"/>
        <w:sz w:val="21"/>
        <w:szCs w:val="21"/>
      </w:rPr>
    </w:lvl>
    <w:lvl w:ilvl="3" w:tentative="0">
      <w:start w:val="1"/>
      <w:numFmt w:val="decimal"/>
      <w:lvlText w:val="%4."/>
      <w:lvlJc w:val="left"/>
      <w:pPr>
        <w:tabs>
          <w:tab w:val="left" w:pos="2100"/>
        </w:tabs>
        <w:ind w:left="2099" w:hanging="419"/>
      </w:pPr>
      <w:rPr>
        <w:rFonts w:hint="eastAsia"/>
      </w:rPr>
    </w:lvl>
    <w:lvl w:ilvl="4" w:tentative="0">
      <w:start w:val="1"/>
      <w:numFmt w:val="lowerLetter"/>
      <w:lvlText w:val="%5)"/>
      <w:lvlJc w:val="left"/>
      <w:pPr>
        <w:tabs>
          <w:tab w:val="left" w:pos="2520"/>
        </w:tabs>
        <w:ind w:left="2519" w:hanging="419"/>
      </w:pPr>
      <w:rPr>
        <w:rFonts w:hint="eastAsia"/>
      </w:rPr>
    </w:lvl>
    <w:lvl w:ilvl="5" w:tentative="0">
      <w:start w:val="1"/>
      <w:numFmt w:val="lowerRoman"/>
      <w:lvlText w:val="%6."/>
      <w:lvlJc w:val="right"/>
      <w:pPr>
        <w:tabs>
          <w:tab w:val="left" w:pos="2940"/>
        </w:tabs>
        <w:ind w:left="2939" w:hanging="419"/>
      </w:pPr>
      <w:rPr>
        <w:rFonts w:hint="eastAsia"/>
      </w:rPr>
    </w:lvl>
    <w:lvl w:ilvl="6" w:tentative="0">
      <w:start w:val="1"/>
      <w:numFmt w:val="decimal"/>
      <w:lvlText w:val="%7."/>
      <w:lvlJc w:val="left"/>
      <w:pPr>
        <w:tabs>
          <w:tab w:val="left" w:pos="3360"/>
        </w:tabs>
        <w:ind w:left="3359" w:hanging="419"/>
      </w:pPr>
      <w:rPr>
        <w:rFonts w:hint="eastAsia"/>
      </w:rPr>
    </w:lvl>
    <w:lvl w:ilvl="7" w:tentative="0">
      <w:start w:val="1"/>
      <w:numFmt w:val="lowerLetter"/>
      <w:lvlText w:val="%8)"/>
      <w:lvlJc w:val="left"/>
      <w:pPr>
        <w:tabs>
          <w:tab w:val="left" w:pos="3780"/>
        </w:tabs>
        <w:ind w:left="3779" w:hanging="419"/>
      </w:pPr>
      <w:rPr>
        <w:rFonts w:hint="eastAsia"/>
      </w:rPr>
    </w:lvl>
    <w:lvl w:ilvl="8" w:tentative="0">
      <w:start w:val="1"/>
      <w:numFmt w:val="lowerRoman"/>
      <w:lvlText w:val="%9."/>
      <w:lvlJc w:val="right"/>
      <w:pPr>
        <w:tabs>
          <w:tab w:val="left" w:pos="4200"/>
        </w:tabs>
        <w:ind w:left="4199" w:hanging="419"/>
      </w:pPr>
      <w:rPr>
        <w:rFonts w:hint="eastAsia"/>
      </w:rPr>
    </w:lvl>
  </w:abstractNum>
  <w:abstractNum w:abstractNumId="80">
    <w:nsid w:val="354E2DFF"/>
    <w:multiLevelType w:val="multilevel"/>
    <w:tmpl w:val="354E2DFF"/>
    <w:lvl w:ilvl="0" w:tentative="0">
      <w:start w:val="1"/>
      <w:numFmt w:val="decimal"/>
      <w:lvlText w:val="%1)"/>
      <w:lvlJc w:val="left"/>
      <w:pPr>
        <w:tabs>
          <w:tab w:val="left" w:pos="1260"/>
        </w:tabs>
        <w:ind w:left="1260" w:hanging="420"/>
      </w:p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81">
    <w:nsid w:val="358D1FEB"/>
    <w:multiLevelType w:val="multilevel"/>
    <w:tmpl w:val="358D1FEB"/>
    <w:lvl w:ilvl="0" w:tentative="0">
      <w:start w:val="1"/>
      <w:numFmt w:val="lowerLetter"/>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82">
    <w:nsid w:val="35AA7BC4"/>
    <w:multiLevelType w:val="multilevel"/>
    <w:tmpl w:val="35AA7BC4"/>
    <w:lvl w:ilvl="0" w:tentative="0">
      <w:start w:val="1"/>
      <w:numFmt w:val="bullet"/>
      <w:lvlText w:val=""/>
      <w:lvlJc w:val="left"/>
      <w:pPr>
        <w:ind w:left="1140" w:hanging="360"/>
      </w:pPr>
      <w:rPr>
        <w:rFonts w:hint="default" w:ascii="Wingdings" w:hAnsi="Wingdings"/>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83">
    <w:nsid w:val="366876FA"/>
    <w:multiLevelType w:val="multilevel"/>
    <w:tmpl w:val="366876FA"/>
    <w:lvl w:ilvl="0" w:tentative="0">
      <w:start w:val="1"/>
      <w:numFmt w:val="lowerRoman"/>
      <w:lvlText w:val="%1."/>
      <w:lvlJc w:val="right"/>
      <w:pPr>
        <w:ind w:left="1736" w:hanging="420"/>
      </w:pPr>
    </w:lvl>
    <w:lvl w:ilvl="1" w:tentative="0">
      <w:start w:val="1"/>
      <w:numFmt w:val="lowerLetter"/>
      <w:lvlText w:val="%2)"/>
      <w:lvlJc w:val="left"/>
      <w:pPr>
        <w:ind w:left="2156" w:hanging="420"/>
      </w:pPr>
    </w:lvl>
    <w:lvl w:ilvl="2" w:tentative="0">
      <w:start w:val="1"/>
      <w:numFmt w:val="lowerRoman"/>
      <w:lvlText w:val="%3."/>
      <w:lvlJc w:val="right"/>
      <w:pPr>
        <w:ind w:left="2576" w:hanging="420"/>
      </w:pPr>
    </w:lvl>
    <w:lvl w:ilvl="3" w:tentative="0">
      <w:start w:val="1"/>
      <w:numFmt w:val="decimal"/>
      <w:lvlText w:val="%4."/>
      <w:lvlJc w:val="left"/>
      <w:pPr>
        <w:ind w:left="2996" w:hanging="420"/>
      </w:pPr>
    </w:lvl>
    <w:lvl w:ilvl="4" w:tentative="0">
      <w:start w:val="1"/>
      <w:numFmt w:val="lowerLetter"/>
      <w:lvlText w:val="%5)"/>
      <w:lvlJc w:val="left"/>
      <w:pPr>
        <w:ind w:left="3416" w:hanging="420"/>
      </w:pPr>
    </w:lvl>
    <w:lvl w:ilvl="5" w:tentative="0">
      <w:start w:val="1"/>
      <w:numFmt w:val="lowerRoman"/>
      <w:lvlText w:val="%6."/>
      <w:lvlJc w:val="right"/>
      <w:pPr>
        <w:ind w:left="3836" w:hanging="420"/>
      </w:pPr>
    </w:lvl>
    <w:lvl w:ilvl="6" w:tentative="0">
      <w:start w:val="1"/>
      <w:numFmt w:val="decimal"/>
      <w:lvlText w:val="%7."/>
      <w:lvlJc w:val="left"/>
      <w:pPr>
        <w:ind w:left="4256" w:hanging="420"/>
      </w:pPr>
    </w:lvl>
    <w:lvl w:ilvl="7" w:tentative="0">
      <w:start w:val="1"/>
      <w:numFmt w:val="lowerLetter"/>
      <w:lvlText w:val="%8)"/>
      <w:lvlJc w:val="left"/>
      <w:pPr>
        <w:ind w:left="4676" w:hanging="420"/>
      </w:pPr>
    </w:lvl>
    <w:lvl w:ilvl="8" w:tentative="0">
      <w:start w:val="1"/>
      <w:numFmt w:val="lowerRoman"/>
      <w:lvlText w:val="%9."/>
      <w:lvlJc w:val="right"/>
      <w:pPr>
        <w:ind w:left="5096" w:hanging="420"/>
      </w:pPr>
    </w:lvl>
  </w:abstractNum>
  <w:abstractNum w:abstractNumId="84">
    <w:nsid w:val="367B54C5"/>
    <w:multiLevelType w:val="multilevel"/>
    <w:tmpl w:val="367B54C5"/>
    <w:lvl w:ilvl="0" w:tentative="0">
      <w:start w:val="1"/>
      <w:numFmt w:val="lowerLetter"/>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5">
    <w:nsid w:val="37167AE1"/>
    <w:multiLevelType w:val="multilevel"/>
    <w:tmpl w:val="37167AE1"/>
    <w:lvl w:ilvl="0" w:tentative="0">
      <w:start w:val="1"/>
      <w:numFmt w:val="decimal"/>
      <w:lvlText w:val="%1)"/>
      <w:lvlJc w:val="left"/>
      <w:pPr>
        <w:ind w:left="1271"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6">
    <w:nsid w:val="37A0416D"/>
    <w:multiLevelType w:val="multilevel"/>
    <w:tmpl w:val="37A0416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7">
    <w:nsid w:val="38CC324A"/>
    <w:multiLevelType w:val="multilevel"/>
    <w:tmpl w:val="38CC324A"/>
    <w:lvl w:ilvl="0" w:tentative="0">
      <w:start w:val="1"/>
      <w:numFmt w:val="bullet"/>
      <w:lvlText w:val=""/>
      <w:lvlJc w:val="left"/>
      <w:pPr>
        <w:tabs>
          <w:tab w:val="left" w:pos="1208"/>
        </w:tabs>
        <w:ind w:left="1208" w:hanging="420"/>
      </w:pPr>
      <w:rPr>
        <w:rFonts w:hint="default" w:ascii="Wingdings" w:hAnsi="Wingdings"/>
        <w:lang w:eastAsia="zh-C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8">
    <w:nsid w:val="3B3947BE"/>
    <w:multiLevelType w:val="multilevel"/>
    <w:tmpl w:val="3B3947BE"/>
    <w:lvl w:ilvl="0" w:tentative="0">
      <w:start w:val="1"/>
      <w:numFmt w:val="decimal"/>
      <w:lvlText w:val="%1)"/>
      <w:lvlJc w:val="left"/>
      <w:pPr>
        <w:ind w:left="1260" w:hanging="420"/>
      </w:pPr>
    </w:lvl>
    <w:lvl w:ilvl="1" w:tentative="0">
      <w:start w:val="1"/>
      <w:numFmt w:val="lowerLetter"/>
      <w:lvlText w:val="%2)"/>
      <w:lvlJc w:val="left"/>
      <w:pPr>
        <w:tabs>
          <w:tab w:val="left" w:pos="420"/>
        </w:tabs>
        <w:ind w:left="420" w:hanging="420"/>
      </w:pPr>
    </w:lvl>
    <w:lvl w:ilvl="2" w:tentative="0">
      <w:start w:val="1"/>
      <w:numFmt w:val="lowerRoman"/>
      <w:lvlText w:val="%3."/>
      <w:lvlJc w:val="right"/>
      <w:pPr>
        <w:tabs>
          <w:tab w:val="left" w:pos="840"/>
        </w:tabs>
        <w:ind w:left="840" w:hanging="420"/>
      </w:pPr>
    </w:lvl>
    <w:lvl w:ilvl="3" w:tentative="0">
      <w:start w:val="1"/>
      <w:numFmt w:val="decimal"/>
      <w:lvlText w:val="%4."/>
      <w:lvlJc w:val="left"/>
      <w:pPr>
        <w:tabs>
          <w:tab w:val="left" w:pos="1260"/>
        </w:tabs>
        <w:ind w:left="1260" w:hanging="420"/>
      </w:pPr>
    </w:lvl>
    <w:lvl w:ilvl="4" w:tentative="0">
      <w:start w:val="1"/>
      <w:numFmt w:val="lowerLetter"/>
      <w:lvlText w:val="%5)"/>
      <w:lvlJc w:val="left"/>
      <w:pPr>
        <w:tabs>
          <w:tab w:val="left" w:pos="1680"/>
        </w:tabs>
        <w:ind w:left="1680" w:hanging="420"/>
      </w:pPr>
    </w:lvl>
    <w:lvl w:ilvl="5" w:tentative="0">
      <w:start w:val="1"/>
      <w:numFmt w:val="lowerRoman"/>
      <w:lvlText w:val="%6."/>
      <w:lvlJc w:val="right"/>
      <w:pPr>
        <w:tabs>
          <w:tab w:val="left" w:pos="2100"/>
        </w:tabs>
        <w:ind w:left="2100" w:hanging="420"/>
      </w:pPr>
    </w:lvl>
    <w:lvl w:ilvl="6" w:tentative="0">
      <w:start w:val="1"/>
      <w:numFmt w:val="decimal"/>
      <w:lvlText w:val="%7."/>
      <w:lvlJc w:val="left"/>
      <w:pPr>
        <w:tabs>
          <w:tab w:val="left" w:pos="2520"/>
        </w:tabs>
        <w:ind w:left="2520" w:hanging="420"/>
      </w:pPr>
    </w:lvl>
    <w:lvl w:ilvl="7" w:tentative="0">
      <w:start w:val="1"/>
      <w:numFmt w:val="lowerLetter"/>
      <w:lvlText w:val="%8)"/>
      <w:lvlJc w:val="left"/>
      <w:pPr>
        <w:tabs>
          <w:tab w:val="left" w:pos="2940"/>
        </w:tabs>
        <w:ind w:left="2940" w:hanging="420"/>
      </w:pPr>
    </w:lvl>
    <w:lvl w:ilvl="8" w:tentative="0">
      <w:start w:val="1"/>
      <w:numFmt w:val="lowerRoman"/>
      <w:lvlText w:val="%9."/>
      <w:lvlJc w:val="right"/>
      <w:pPr>
        <w:tabs>
          <w:tab w:val="left" w:pos="3360"/>
        </w:tabs>
        <w:ind w:left="3360" w:hanging="420"/>
      </w:pPr>
    </w:lvl>
  </w:abstractNum>
  <w:abstractNum w:abstractNumId="89">
    <w:nsid w:val="3B584FF3"/>
    <w:multiLevelType w:val="multilevel"/>
    <w:tmpl w:val="3B584FF3"/>
    <w:lvl w:ilvl="0" w:tentative="0">
      <w:start w:val="9009"/>
      <w:numFmt w:val="bullet"/>
      <w:lvlText w:val=""/>
      <w:lvlJc w:val="left"/>
      <w:pPr>
        <w:ind w:left="360" w:hanging="360"/>
      </w:pPr>
      <w:rPr>
        <w:rFonts w:hint="default" w:ascii="Wingdings" w:hAnsi="Wingdings"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0">
    <w:nsid w:val="3BA905AC"/>
    <w:multiLevelType w:val="multilevel"/>
    <w:tmpl w:val="3BA905AC"/>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1">
    <w:nsid w:val="3C7D4284"/>
    <w:multiLevelType w:val="multilevel"/>
    <w:tmpl w:val="3C7D4284"/>
    <w:lvl w:ilvl="0" w:tentative="0">
      <w:start w:val="1"/>
      <w:numFmt w:val="decimal"/>
      <w:lvlText w:val="[%1]"/>
      <w:lvlJc w:val="left"/>
      <w:pPr>
        <w:ind w:left="840" w:hanging="420"/>
      </w:pPr>
      <w:rPr>
        <w:rFonts w:hint="eastAsia"/>
        <w:i w:val="0"/>
        <w:iCs w:val="0"/>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2">
    <w:nsid w:val="3CB80E98"/>
    <w:multiLevelType w:val="multilevel"/>
    <w:tmpl w:val="3CB80E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420"/>
        </w:tabs>
        <w:ind w:left="-420" w:hanging="420"/>
      </w:pPr>
      <w:rPr>
        <w:rFonts w:hint="default" w:ascii="Wingdings" w:hAnsi="Wingdings"/>
      </w:rPr>
    </w:lvl>
    <w:lvl w:ilvl="2" w:tentative="0">
      <w:start w:val="1"/>
      <w:numFmt w:val="bullet"/>
      <w:lvlText w:val=""/>
      <w:lvlJc w:val="left"/>
      <w:pPr>
        <w:tabs>
          <w:tab w:val="left" w:pos="0"/>
        </w:tabs>
        <w:ind w:left="0" w:hanging="420"/>
      </w:pPr>
      <w:rPr>
        <w:rFonts w:hint="default" w:ascii="Wingdings" w:hAnsi="Wingdings"/>
      </w:rPr>
    </w:lvl>
    <w:lvl w:ilvl="3" w:tentative="0">
      <w:start w:val="1"/>
      <w:numFmt w:val="bullet"/>
      <w:lvlText w:val=""/>
      <w:lvlJc w:val="left"/>
      <w:pPr>
        <w:tabs>
          <w:tab w:val="left" w:pos="420"/>
        </w:tabs>
        <w:ind w:left="420" w:hanging="420"/>
      </w:pPr>
      <w:rPr>
        <w:rFonts w:hint="default" w:ascii="Wingdings" w:hAnsi="Wingdings"/>
      </w:rPr>
    </w:lvl>
    <w:lvl w:ilvl="4" w:tentative="0">
      <w:start w:val="1"/>
      <w:numFmt w:val="bullet"/>
      <w:lvlText w:val=""/>
      <w:lvlJc w:val="left"/>
      <w:pPr>
        <w:tabs>
          <w:tab w:val="left" w:pos="840"/>
        </w:tabs>
        <w:ind w:left="840" w:hanging="420"/>
      </w:pPr>
      <w:rPr>
        <w:rFonts w:hint="default" w:ascii="Wingdings" w:hAnsi="Wingdings"/>
      </w:rPr>
    </w:lvl>
    <w:lvl w:ilvl="5" w:tentative="0">
      <w:start w:val="1"/>
      <w:numFmt w:val="bullet"/>
      <w:lvlText w:val=""/>
      <w:lvlJc w:val="left"/>
      <w:pPr>
        <w:tabs>
          <w:tab w:val="left" w:pos="1260"/>
        </w:tabs>
        <w:ind w:left="1260" w:hanging="420"/>
      </w:pPr>
      <w:rPr>
        <w:rFonts w:hint="default" w:ascii="Wingdings" w:hAnsi="Wingdings"/>
      </w:rPr>
    </w:lvl>
    <w:lvl w:ilvl="6" w:tentative="0">
      <w:start w:val="1"/>
      <w:numFmt w:val="bullet"/>
      <w:lvlText w:val=""/>
      <w:lvlJc w:val="left"/>
      <w:pPr>
        <w:tabs>
          <w:tab w:val="left" w:pos="1680"/>
        </w:tabs>
        <w:ind w:left="1680" w:hanging="420"/>
      </w:pPr>
      <w:rPr>
        <w:rFonts w:hint="default" w:ascii="Wingdings" w:hAnsi="Wingdings"/>
      </w:rPr>
    </w:lvl>
    <w:lvl w:ilvl="7" w:tentative="0">
      <w:start w:val="1"/>
      <w:numFmt w:val="bullet"/>
      <w:lvlText w:val=""/>
      <w:lvlJc w:val="left"/>
      <w:pPr>
        <w:tabs>
          <w:tab w:val="left" w:pos="2100"/>
        </w:tabs>
        <w:ind w:left="2100" w:hanging="420"/>
      </w:pPr>
      <w:rPr>
        <w:rFonts w:hint="default" w:ascii="Wingdings" w:hAnsi="Wingdings"/>
      </w:rPr>
    </w:lvl>
    <w:lvl w:ilvl="8" w:tentative="0">
      <w:start w:val="1"/>
      <w:numFmt w:val="bullet"/>
      <w:lvlText w:val=""/>
      <w:lvlJc w:val="left"/>
      <w:pPr>
        <w:tabs>
          <w:tab w:val="left" w:pos="2520"/>
        </w:tabs>
        <w:ind w:left="2520" w:hanging="420"/>
      </w:pPr>
      <w:rPr>
        <w:rFonts w:hint="default" w:ascii="Wingdings" w:hAnsi="Wingdings"/>
      </w:rPr>
    </w:lvl>
  </w:abstractNum>
  <w:abstractNum w:abstractNumId="93">
    <w:nsid w:val="3E8F32CF"/>
    <w:multiLevelType w:val="multilevel"/>
    <w:tmpl w:val="3E8F32CF"/>
    <w:lvl w:ilvl="0" w:tentative="0">
      <w:start w:val="1"/>
      <w:numFmt w:val="lowerLetter"/>
      <w:lvlText w:val="%1)"/>
      <w:lvlJc w:val="left"/>
      <w:pPr>
        <w:ind w:left="84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4">
    <w:nsid w:val="3F695A8F"/>
    <w:multiLevelType w:val="multilevel"/>
    <w:tmpl w:val="3F695A8F"/>
    <w:lvl w:ilvl="0" w:tentative="0">
      <w:start w:val="1"/>
      <w:numFmt w:val="decimal"/>
      <w:lvlText w:val="%1)"/>
      <w:lvlJc w:val="left"/>
      <w:pPr>
        <w:tabs>
          <w:tab w:val="left" w:pos="1260"/>
        </w:tabs>
        <w:ind w:left="126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5">
    <w:nsid w:val="40316016"/>
    <w:multiLevelType w:val="multilevel"/>
    <w:tmpl w:val="40316016"/>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6">
    <w:nsid w:val="41D83F6F"/>
    <w:multiLevelType w:val="multilevel"/>
    <w:tmpl w:val="41D83F6F"/>
    <w:lvl w:ilvl="0" w:tentative="0">
      <w:start w:val="1"/>
      <w:numFmt w:val="decimal"/>
      <w:lvlText w:val="%1)"/>
      <w:lvlJc w:val="left"/>
      <w:pPr>
        <w:ind w:left="1271"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7">
    <w:nsid w:val="41F7739E"/>
    <w:multiLevelType w:val="multilevel"/>
    <w:tmpl w:val="41F7739E"/>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8">
    <w:nsid w:val="42F273EA"/>
    <w:multiLevelType w:val="multilevel"/>
    <w:tmpl w:val="42F273EA"/>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9">
    <w:nsid w:val="437D52A4"/>
    <w:multiLevelType w:val="multilevel"/>
    <w:tmpl w:val="437D52A4"/>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0">
    <w:nsid w:val="43A427A2"/>
    <w:multiLevelType w:val="multilevel"/>
    <w:tmpl w:val="43A427A2"/>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01">
    <w:nsid w:val="447C1803"/>
    <w:multiLevelType w:val="multilevel"/>
    <w:tmpl w:val="447C1803"/>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02">
    <w:nsid w:val="45517CAC"/>
    <w:multiLevelType w:val="multilevel"/>
    <w:tmpl w:val="45517CAC"/>
    <w:lvl w:ilvl="0" w:tentative="0">
      <w:start w:val="1"/>
      <w:numFmt w:val="decimal"/>
      <w:lvlText w:val="%1)"/>
      <w:lvlJc w:val="left"/>
      <w:pPr>
        <w:ind w:left="1200" w:hanging="420"/>
      </w:pPr>
      <w:rPr>
        <w:sz w:val="24"/>
        <w:szCs w:val="24"/>
      </w:rPr>
    </w:lvl>
    <w:lvl w:ilvl="1" w:tentative="0">
      <w:start w:val="1"/>
      <w:numFmt w:val="bullet"/>
      <w:lvlText w:val=""/>
      <w:lvlJc w:val="left"/>
      <w:pPr>
        <w:tabs>
          <w:tab w:val="left" w:pos="1620"/>
        </w:tabs>
        <w:ind w:left="1620" w:hanging="420"/>
      </w:pPr>
      <w:rPr>
        <w:rFonts w:hint="default" w:ascii="Wingdings" w:hAnsi="Wingdings"/>
        <w:sz w:val="24"/>
        <w:szCs w:val="24"/>
      </w:r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103">
    <w:nsid w:val="456F7D72"/>
    <w:multiLevelType w:val="multilevel"/>
    <w:tmpl w:val="456F7D7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4">
    <w:nsid w:val="45BE44E9"/>
    <w:multiLevelType w:val="multilevel"/>
    <w:tmpl w:val="45BE44E9"/>
    <w:lvl w:ilvl="0" w:tentative="0">
      <w:start w:val="1"/>
      <w:numFmt w:val="decimal"/>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105">
    <w:nsid w:val="46027F1E"/>
    <w:multiLevelType w:val="multilevel"/>
    <w:tmpl w:val="46027F1E"/>
    <w:lvl w:ilvl="0" w:tentative="0">
      <w:start w:val="1"/>
      <w:numFmt w:val="decimal"/>
      <w:lvlText w:val="%1）"/>
      <w:lvlJc w:val="left"/>
      <w:pPr>
        <w:ind w:left="780" w:hanging="420"/>
      </w:pPr>
      <w:rPr>
        <w:rFonts w:hint="eastAsia"/>
        <w:b w:val="0"/>
        <w:i w:val="0"/>
      </w:rPr>
    </w:lvl>
    <w:lvl w:ilvl="1" w:tentative="0">
      <w:start w:val="1"/>
      <w:numFmt w:val="decimal"/>
      <w:lvlText w:val="%2）"/>
      <w:lvlJc w:val="left"/>
      <w:pPr>
        <w:ind w:left="1200" w:hanging="420"/>
      </w:pPr>
      <w:rPr>
        <w:rFonts w:hint="eastAsia"/>
        <w:b w:val="0"/>
        <w:i w:val="0"/>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06">
    <w:nsid w:val="462B1A6A"/>
    <w:multiLevelType w:val="multilevel"/>
    <w:tmpl w:val="462B1A6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7">
    <w:nsid w:val="466E2FCC"/>
    <w:multiLevelType w:val="multilevel"/>
    <w:tmpl w:val="466E2FCC"/>
    <w:lvl w:ilvl="0" w:tentative="0">
      <w:start w:val="1"/>
      <w:numFmt w:val="bullet"/>
      <w:lvlText w:val=""/>
      <w:lvlJc w:val="left"/>
      <w:pPr>
        <w:ind w:left="0" w:firstLine="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08">
    <w:nsid w:val="470A5FAE"/>
    <w:multiLevelType w:val="singleLevel"/>
    <w:tmpl w:val="470A5FAE"/>
    <w:lvl w:ilvl="0" w:tentative="0">
      <w:start w:val="1"/>
      <w:numFmt w:val="decimal"/>
      <w:suff w:val="space"/>
      <w:lvlText w:val="%1)"/>
      <w:lvlJc w:val="left"/>
    </w:lvl>
  </w:abstractNum>
  <w:abstractNum w:abstractNumId="109">
    <w:nsid w:val="471F46D8"/>
    <w:multiLevelType w:val="multilevel"/>
    <w:tmpl w:val="471F46D8"/>
    <w:lvl w:ilvl="0" w:tentative="0">
      <w:start w:val="1"/>
      <w:numFmt w:val="decimal"/>
      <w:lvlText w:val="%1）"/>
      <w:lvlJc w:val="left"/>
      <w:pPr>
        <w:ind w:left="780" w:hanging="360"/>
      </w:pPr>
      <w:rPr>
        <w:rFonts w:hint="default" w:ascii="Times New Roman" w:hAnsi="Times New Roman"/>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110">
    <w:nsid w:val="48791998"/>
    <w:multiLevelType w:val="multilevel"/>
    <w:tmpl w:val="48791998"/>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1">
    <w:nsid w:val="498A6835"/>
    <w:multiLevelType w:val="multilevel"/>
    <w:tmpl w:val="498A6835"/>
    <w:lvl w:ilvl="0" w:tentative="0">
      <w:start w:val="1"/>
      <w:numFmt w:val="decimal"/>
      <w:lvlText w:val="%1)"/>
      <w:lvlJc w:val="left"/>
      <w:pPr>
        <w:tabs>
          <w:tab w:val="left" w:pos="1208"/>
        </w:tabs>
        <w:ind w:left="1208" w:hanging="420"/>
      </w:pPr>
      <w:rPr>
        <w:rFonts w:hint="eastAsia"/>
      </w:rPr>
    </w:lvl>
    <w:lvl w:ilvl="1" w:tentative="0">
      <w:start w:val="1"/>
      <w:numFmt w:val="lowerLetter"/>
      <w:lvlText w:val="%2)"/>
      <w:lvlJc w:val="left"/>
      <w:pPr>
        <w:tabs>
          <w:tab w:val="left" w:pos="1148"/>
        </w:tabs>
        <w:ind w:left="1148" w:hanging="420"/>
      </w:pPr>
    </w:lvl>
    <w:lvl w:ilvl="2" w:tentative="0">
      <w:start w:val="1"/>
      <w:numFmt w:val="lowerRoman"/>
      <w:lvlText w:val="%3."/>
      <w:lvlJc w:val="right"/>
      <w:pPr>
        <w:tabs>
          <w:tab w:val="left" w:pos="1568"/>
        </w:tabs>
        <w:ind w:left="1568" w:hanging="420"/>
      </w:pPr>
    </w:lvl>
    <w:lvl w:ilvl="3" w:tentative="0">
      <w:start w:val="1"/>
      <w:numFmt w:val="decimal"/>
      <w:lvlText w:val="%4."/>
      <w:lvlJc w:val="left"/>
      <w:pPr>
        <w:tabs>
          <w:tab w:val="left" w:pos="1988"/>
        </w:tabs>
        <w:ind w:left="1988" w:hanging="420"/>
      </w:pPr>
    </w:lvl>
    <w:lvl w:ilvl="4" w:tentative="0">
      <w:start w:val="1"/>
      <w:numFmt w:val="lowerLetter"/>
      <w:lvlText w:val="%5)"/>
      <w:lvlJc w:val="left"/>
      <w:pPr>
        <w:tabs>
          <w:tab w:val="left" w:pos="2408"/>
        </w:tabs>
        <w:ind w:left="2408" w:hanging="420"/>
      </w:pPr>
    </w:lvl>
    <w:lvl w:ilvl="5" w:tentative="0">
      <w:start w:val="1"/>
      <w:numFmt w:val="lowerRoman"/>
      <w:lvlText w:val="%6."/>
      <w:lvlJc w:val="right"/>
      <w:pPr>
        <w:tabs>
          <w:tab w:val="left" w:pos="2828"/>
        </w:tabs>
        <w:ind w:left="2828" w:hanging="420"/>
      </w:pPr>
    </w:lvl>
    <w:lvl w:ilvl="6" w:tentative="0">
      <w:start w:val="1"/>
      <w:numFmt w:val="decimal"/>
      <w:lvlText w:val="%7."/>
      <w:lvlJc w:val="left"/>
      <w:pPr>
        <w:tabs>
          <w:tab w:val="left" w:pos="3248"/>
        </w:tabs>
        <w:ind w:left="3248" w:hanging="420"/>
      </w:pPr>
    </w:lvl>
    <w:lvl w:ilvl="7" w:tentative="0">
      <w:start w:val="1"/>
      <w:numFmt w:val="lowerLetter"/>
      <w:lvlText w:val="%8)"/>
      <w:lvlJc w:val="left"/>
      <w:pPr>
        <w:tabs>
          <w:tab w:val="left" w:pos="3668"/>
        </w:tabs>
        <w:ind w:left="3668" w:hanging="420"/>
      </w:pPr>
    </w:lvl>
    <w:lvl w:ilvl="8" w:tentative="0">
      <w:start w:val="1"/>
      <w:numFmt w:val="lowerRoman"/>
      <w:lvlText w:val="%9."/>
      <w:lvlJc w:val="right"/>
      <w:pPr>
        <w:tabs>
          <w:tab w:val="left" w:pos="4088"/>
        </w:tabs>
        <w:ind w:left="4088" w:hanging="420"/>
      </w:pPr>
    </w:lvl>
  </w:abstractNum>
  <w:abstractNum w:abstractNumId="112">
    <w:nsid w:val="4A2E0FCD"/>
    <w:multiLevelType w:val="multilevel"/>
    <w:tmpl w:val="4A2E0FCD"/>
    <w:lvl w:ilvl="0" w:tentative="0">
      <w:start w:val="1"/>
      <w:numFmt w:val="lowerLetter"/>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decimal"/>
      <w:lvlText w:val="%3）"/>
      <w:lvlJc w:val="left"/>
      <w:pPr>
        <w:tabs>
          <w:tab w:val="left" w:pos="1620"/>
        </w:tabs>
        <w:ind w:left="1620" w:hanging="360"/>
      </w:pPr>
      <w:rPr>
        <w:rFonts w:hint="default"/>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3">
    <w:nsid w:val="4A387C2D"/>
    <w:multiLevelType w:val="multilevel"/>
    <w:tmpl w:val="4A387C2D"/>
    <w:lvl w:ilvl="0" w:tentative="0">
      <w:start w:val="1"/>
      <w:numFmt w:val="decimal"/>
      <w:lvlText w:val="%1)"/>
      <w:lvlJc w:val="left"/>
      <w:pPr>
        <w:tabs>
          <w:tab w:val="left" w:pos="1260"/>
        </w:tabs>
        <w:ind w:left="126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4">
    <w:nsid w:val="4A874EA7"/>
    <w:multiLevelType w:val="multilevel"/>
    <w:tmpl w:val="4A874EA7"/>
    <w:lvl w:ilvl="0" w:tentative="0">
      <w:start w:val="1"/>
      <w:numFmt w:val="lowerLetter"/>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5">
    <w:nsid w:val="4B067783"/>
    <w:multiLevelType w:val="multilevel"/>
    <w:tmpl w:val="4B067783"/>
    <w:lvl w:ilvl="0" w:tentative="0">
      <w:start w:val="1"/>
      <w:numFmt w:val="bullet"/>
      <w:lvlText w:val=""/>
      <w:lvlJc w:val="left"/>
      <w:pPr>
        <w:ind w:left="1200" w:hanging="420"/>
      </w:pPr>
      <w:rPr>
        <w:rFonts w:hint="default" w:ascii="Wingdings" w:hAnsi="Wingdings"/>
      </w:rPr>
    </w:lvl>
    <w:lvl w:ilvl="1" w:tentative="0">
      <w:start w:val="1"/>
      <w:numFmt w:val="bullet"/>
      <w:lvlText w:val=""/>
      <w:lvlJc w:val="left"/>
      <w:pPr>
        <w:ind w:left="1620" w:hanging="420"/>
      </w:pPr>
      <w:rPr>
        <w:rFonts w:hint="default" w:ascii="Wingdings" w:hAnsi="Wingdings"/>
      </w:rPr>
    </w:lvl>
    <w:lvl w:ilvl="2" w:tentative="0">
      <w:start w:val="1"/>
      <w:numFmt w:val="bullet"/>
      <w:lvlText w:val=""/>
      <w:lvlJc w:val="left"/>
      <w:pPr>
        <w:ind w:left="2040" w:hanging="420"/>
      </w:pPr>
      <w:rPr>
        <w:rFonts w:hint="default" w:ascii="Wingdings" w:hAnsi="Wingdings"/>
      </w:rPr>
    </w:lvl>
    <w:lvl w:ilvl="3" w:tentative="0">
      <w:start w:val="1"/>
      <w:numFmt w:val="bullet"/>
      <w:lvlText w:val=""/>
      <w:lvlJc w:val="left"/>
      <w:pPr>
        <w:ind w:left="2460" w:hanging="420"/>
      </w:pPr>
      <w:rPr>
        <w:rFonts w:hint="default" w:ascii="Wingdings" w:hAnsi="Wingdings"/>
      </w:rPr>
    </w:lvl>
    <w:lvl w:ilvl="4" w:tentative="0">
      <w:start w:val="1"/>
      <w:numFmt w:val="bullet"/>
      <w:lvlText w:val=""/>
      <w:lvlJc w:val="left"/>
      <w:pPr>
        <w:ind w:left="2880" w:hanging="420"/>
      </w:pPr>
      <w:rPr>
        <w:rFonts w:hint="default" w:ascii="Wingdings" w:hAnsi="Wingdings"/>
      </w:rPr>
    </w:lvl>
    <w:lvl w:ilvl="5" w:tentative="0">
      <w:start w:val="1"/>
      <w:numFmt w:val="bullet"/>
      <w:lvlText w:val=""/>
      <w:lvlJc w:val="left"/>
      <w:pPr>
        <w:ind w:left="3300" w:hanging="420"/>
      </w:pPr>
      <w:rPr>
        <w:rFonts w:hint="default" w:ascii="Wingdings" w:hAnsi="Wingdings"/>
      </w:rPr>
    </w:lvl>
    <w:lvl w:ilvl="6" w:tentative="0">
      <w:start w:val="1"/>
      <w:numFmt w:val="bullet"/>
      <w:lvlText w:val=""/>
      <w:lvlJc w:val="left"/>
      <w:pPr>
        <w:ind w:left="3720" w:hanging="420"/>
      </w:pPr>
      <w:rPr>
        <w:rFonts w:hint="default" w:ascii="Wingdings" w:hAnsi="Wingdings"/>
      </w:rPr>
    </w:lvl>
    <w:lvl w:ilvl="7" w:tentative="0">
      <w:start w:val="1"/>
      <w:numFmt w:val="bullet"/>
      <w:lvlText w:val=""/>
      <w:lvlJc w:val="left"/>
      <w:pPr>
        <w:ind w:left="4140" w:hanging="420"/>
      </w:pPr>
      <w:rPr>
        <w:rFonts w:hint="default" w:ascii="Wingdings" w:hAnsi="Wingdings"/>
      </w:rPr>
    </w:lvl>
    <w:lvl w:ilvl="8" w:tentative="0">
      <w:start w:val="1"/>
      <w:numFmt w:val="bullet"/>
      <w:lvlText w:val=""/>
      <w:lvlJc w:val="left"/>
      <w:pPr>
        <w:ind w:left="4560" w:hanging="420"/>
      </w:pPr>
      <w:rPr>
        <w:rFonts w:hint="default" w:ascii="Wingdings" w:hAnsi="Wingdings"/>
      </w:rPr>
    </w:lvl>
  </w:abstractNum>
  <w:abstractNum w:abstractNumId="116">
    <w:nsid w:val="4B0C5A54"/>
    <w:multiLevelType w:val="multilevel"/>
    <w:tmpl w:val="4B0C5A54"/>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17">
    <w:nsid w:val="4CB041C5"/>
    <w:multiLevelType w:val="multilevel"/>
    <w:tmpl w:val="4CB041C5"/>
    <w:lvl w:ilvl="0" w:tentative="0">
      <w:start w:val="1"/>
      <w:numFmt w:val="none"/>
      <w:suff w:val="nothing"/>
      <w:lvlText w:val="　"/>
      <w:lvlJc w:val="left"/>
      <w:pPr>
        <w:ind w:left="0" w:firstLine="0"/>
      </w:pPr>
      <w:rPr>
        <w:rFonts w:hint="eastAsia" w:ascii="黑体" w:hAnsi="Times New Roman" w:eastAsia="黑体"/>
        <w:b w:val="0"/>
        <w:i w:val="0"/>
        <w:sz w:val="21"/>
      </w:rPr>
    </w:lvl>
    <w:lvl w:ilvl="1" w:tentative="0">
      <w:start w:val="1"/>
      <w:numFmt w:val="decimal"/>
      <w:isLgl/>
      <w:suff w:val="nothing"/>
      <w:lvlText w:val="%2　"/>
      <w:lvlJc w:val="left"/>
      <w:pPr>
        <w:ind w:left="0" w:firstLine="0"/>
      </w:pPr>
      <w:rPr>
        <w:rFonts w:hint="eastAsia" w:ascii="黑体" w:hAnsi="Times New Roman" w:eastAsia="黑体"/>
        <w:b w:val="0"/>
        <w:i w:val="0"/>
        <w:snapToGrid/>
        <w:spacing w:val="0"/>
        <w:w w:val="100"/>
        <w:kern w:val="21"/>
        <w:sz w:val="21"/>
      </w:rPr>
    </w:lvl>
    <w:lvl w:ilvl="2" w:tentative="0">
      <w:start w:val="1"/>
      <w:numFmt w:val="decimal"/>
      <w:pStyle w:val="209"/>
      <w:suff w:val="nothing"/>
      <w:lvlText w:val="%1%2.%3　"/>
      <w:lvlJc w:val="left"/>
      <w:pPr>
        <w:ind w:left="0" w:firstLine="0"/>
      </w:pPr>
      <w:rPr>
        <w:rFonts w:hint="eastAsia" w:ascii="黑体" w:hAnsi="Times New Roman" w:eastAsia="黑体"/>
        <w:b w:val="0"/>
        <w:i w:val="0"/>
        <w:sz w:val="21"/>
      </w:rPr>
    </w:lvl>
    <w:lvl w:ilvl="3" w:tentative="0">
      <w:start w:val="1"/>
      <w:numFmt w:val="decimal"/>
      <w:pStyle w:val="205"/>
      <w:suff w:val="nothing"/>
      <w:lvlText w:val="%1%2.%3.%4　"/>
      <w:lvlJc w:val="left"/>
      <w:pPr>
        <w:ind w:left="0" w:firstLine="0"/>
      </w:pPr>
      <w:rPr>
        <w:rFonts w:hint="eastAsia" w:ascii="黑体" w:hAnsi="Times New Roman" w:eastAsia="黑体"/>
        <w:b w:val="0"/>
        <w:i w:val="0"/>
        <w:sz w:val="21"/>
      </w:rPr>
    </w:lvl>
    <w:lvl w:ilvl="4" w:tentative="0">
      <w:start w:val="1"/>
      <w:numFmt w:val="decimal"/>
      <w:pStyle w:val="206"/>
      <w:suff w:val="nothing"/>
      <w:lvlText w:val="%1%2.%3.%4.%5　"/>
      <w:lvlJc w:val="left"/>
      <w:pPr>
        <w:ind w:left="0" w:firstLine="0"/>
      </w:pPr>
      <w:rPr>
        <w:rFonts w:hint="eastAsia" w:ascii="黑体" w:hAnsi="Times New Roman" w:eastAsia="黑体"/>
        <w:b w:val="0"/>
        <w:i w:val="0"/>
        <w:sz w:val="21"/>
      </w:rPr>
    </w:lvl>
    <w:lvl w:ilvl="5" w:tentative="0">
      <w:start w:val="1"/>
      <w:numFmt w:val="decimal"/>
      <w:pStyle w:val="207"/>
      <w:suff w:val="nothing"/>
      <w:lvlText w:val="%1%2.%3.%4.%5.%6　"/>
      <w:lvlJc w:val="left"/>
      <w:pPr>
        <w:ind w:left="0" w:firstLine="0"/>
      </w:pPr>
      <w:rPr>
        <w:rFonts w:hint="eastAsia" w:ascii="黑体" w:hAnsi="Times New Roman" w:eastAsia="黑体"/>
        <w:b w:val="0"/>
        <w:i w:val="0"/>
        <w:sz w:val="21"/>
      </w:rPr>
    </w:lvl>
    <w:lvl w:ilvl="6" w:tentative="0">
      <w:start w:val="1"/>
      <w:numFmt w:val="decimal"/>
      <w:pStyle w:val="208"/>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118">
    <w:nsid w:val="4D283A02"/>
    <w:multiLevelType w:val="multilevel"/>
    <w:tmpl w:val="4D283A02"/>
    <w:lvl w:ilvl="0" w:tentative="0">
      <w:start w:val="1"/>
      <w:numFmt w:val="bullet"/>
      <w:lvlText w:val="—"/>
      <w:lvlJc w:val="left"/>
      <w:pPr>
        <w:tabs>
          <w:tab w:val="left" w:pos="1500"/>
        </w:tabs>
        <w:ind w:left="1500" w:hanging="420"/>
      </w:pPr>
      <w:rPr>
        <w:rFonts w:hint="default" w:ascii="Verdana" w:hAnsi="Verdana"/>
      </w:rPr>
    </w:lvl>
    <w:lvl w:ilvl="1" w:tentative="0">
      <w:start w:val="1"/>
      <w:numFmt w:val="lowerLetter"/>
      <w:lvlText w:val="%2)"/>
      <w:lvlJc w:val="left"/>
      <w:pPr>
        <w:tabs>
          <w:tab w:val="left" w:pos="1080"/>
        </w:tabs>
        <w:ind w:left="1080" w:hanging="420"/>
      </w:pPr>
    </w:lvl>
    <w:lvl w:ilvl="2" w:tentative="0">
      <w:start w:val="1"/>
      <w:numFmt w:val="lowerRoman"/>
      <w:lvlText w:val="%3."/>
      <w:lvlJc w:val="right"/>
      <w:pPr>
        <w:tabs>
          <w:tab w:val="left" w:pos="1500"/>
        </w:tabs>
        <w:ind w:left="1500" w:hanging="420"/>
      </w:pPr>
    </w:lvl>
    <w:lvl w:ilvl="3" w:tentative="0">
      <w:start w:val="1"/>
      <w:numFmt w:val="decimal"/>
      <w:lvlText w:val="%4."/>
      <w:lvlJc w:val="left"/>
      <w:pPr>
        <w:tabs>
          <w:tab w:val="left" w:pos="1920"/>
        </w:tabs>
        <w:ind w:left="1920" w:hanging="420"/>
      </w:pPr>
    </w:lvl>
    <w:lvl w:ilvl="4" w:tentative="0">
      <w:start w:val="1"/>
      <w:numFmt w:val="lowerLetter"/>
      <w:lvlText w:val="%5)"/>
      <w:lvlJc w:val="left"/>
      <w:pPr>
        <w:tabs>
          <w:tab w:val="left" w:pos="2340"/>
        </w:tabs>
        <w:ind w:left="2340" w:hanging="420"/>
      </w:pPr>
    </w:lvl>
    <w:lvl w:ilvl="5" w:tentative="0">
      <w:start w:val="1"/>
      <w:numFmt w:val="lowerRoman"/>
      <w:lvlText w:val="%6."/>
      <w:lvlJc w:val="right"/>
      <w:pPr>
        <w:tabs>
          <w:tab w:val="left" w:pos="2760"/>
        </w:tabs>
        <w:ind w:left="2760" w:hanging="420"/>
      </w:pPr>
    </w:lvl>
    <w:lvl w:ilvl="6" w:tentative="0">
      <w:start w:val="1"/>
      <w:numFmt w:val="decimal"/>
      <w:lvlText w:val="%7."/>
      <w:lvlJc w:val="left"/>
      <w:pPr>
        <w:tabs>
          <w:tab w:val="left" w:pos="3180"/>
        </w:tabs>
        <w:ind w:left="3180" w:hanging="420"/>
      </w:pPr>
    </w:lvl>
    <w:lvl w:ilvl="7" w:tentative="0">
      <w:start w:val="1"/>
      <w:numFmt w:val="lowerLetter"/>
      <w:lvlText w:val="%8)"/>
      <w:lvlJc w:val="left"/>
      <w:pPr>
        <w:tabs>
          <w:tab w:val="left" w:pos="3600"/>
        </w:tabs>
        <w:ind w:left="3600" w:hanging="420"/>
      </w:pPr>
    </w:lvl>
    <w:lvl w:ilvl="8" w:tentative="0">
      <w:start w:val="1"/>
      <w:numFmt w:val="lowerRoman"/>
      <w:lvlText w:val="%9."/>
      <w:lvlJc w:val="right"/>
      <w:pPr>
        <w:tabs>
          <w:tab w:val="left" w:pos="4020"/>
        </w:tabs>
        <w:ind w:left="4020" w:hanging="420"/>
      </w:pPr>
    </w:lvl>
  </w:abstractNum>
  <w:abstractNum w:abstractNumId="119">
    <w:nsid w:val="4E025DE8"/>
    <w:multiLevelType w:val="multilevel"/>
    <w:tmpl w:val="4E025DE8"/>
    <w:lvl w:ilvl="0" w:tentative="0">
      <w:start w:val="1"/>
      <w:numFmt w:val="bullet"/>
      <w:lvlText w:val="‒"/>
      <w:lvlJc w:val="left"/>
      <w:pPr>
        <w:ind w:left="420" w:hanging="420"/>
      </w:pPr>
      <w:rPr>
        <w:rFonts w:hint="default" w:ascii="Times" w:hAnsi="Time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0">
    <w:nsid w:val="4E6303BE"/>
    <w:multiLevelType w:val="multilevel"/>
    <w:tmpl w:val="4E6303B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1">
    <w:nsid w:val="4E6A7840"/>
    <w:multiLevelType w:val="multilevel"/>
    <w:tmpl w:val="4E6A7840"/>
    <w:lvl w:ilvl="0" w:tentative="0">
      <w:start w:val="1"/>
      <w:numFmt w:val="lowerLetter"/>
      <w:lvlText w:val="%1)"/>
      <w:lvlJc w:val="left"/>
      <w:pPr>
        <w:tabs>
          <w:tab w:val="left" w:pos="840"/>
        </w:tabs>
        <w:ind w:left="84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2">
    <w:nsid w:val="4E9C7FD2"/>
    <w:multiLevelType w:val="multilevel"/>
    <w:tmpl w:val="4E9C7FD2"/>
    <w:lvl w:ilvl="0" w:tentative="0">
      <w:start w:val="1"/>
      <w:numFmt w:val="bullet"/>
      <w:lvlText w:val=""/>
      <w:lvlJc w:val="left"/>
      <w:pPr>
        <w:ind w:left="840" w:hanging="420"/>
      </w:pPr>
      <w:rPr>
        <w:rFonts w:hint="default" w:ascii="Wingdings" w:hAnsi="Wingdings"/>
        <w:color w:val="auto"/>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3">
    <w:nsid w:val="4F3F7BF1"/>
    <w:multiLevelType w:val="multilevel"/>
    <w:tmpl w:val="4F3F7BF1"/>
    <w:lvl w:ilvl="0" w:tentative="0">
      <w:start w:val="1"/>
      <w:numFmt w:val="lowerLetter"/>
      <w:lvlText w:val="%1)"/>
      <w:lvlJc w:val="left"/>
      <w:pPr>
        <w:tabs>
          <w:tab w:val="left" w:pos="788"/>
        </w:tabs>
        <w:ind w:left="788" w:hanging="420"/>
      </w:pPr>
      <w:rPr>
        <w:rFonts w:hint="eastAsia"/>
      </w:rPr>
    </w:lvl>
    <w:lvl w:ilvl="1" w:tentative="0">
      <w:start w:val="1"/>
      <w:numFmt w:val="lowerLetter"/>
      <w:lvlText w:val="%2)"/>
      <w:lvlJc w:val="left"/>
      <w:pPr>
        <w:tabs>
          <w:tab w:val="left" w:pos="1208"/>
        </w:tabs>
        <w:ind w:left="1208" w:hanging="420"/>
      </w:pPr>
    </w:lvl>
    <w:lvl w:ilvl="2" w:tentative="0">
      <w:start w:val="1"/>
      <w:numFmt w:val="lowerRoman"/>
      <w:lvlText w:val="%3."/>
      <w:lvlJc w:val="right"/>
      <w:pPr>
        <w:tabs>
          <w:tab w:val="left" w:pos="1628"/>
        </w:tabs>
        <w:ind w:left="1628" w:hanging="420"/>
      </w:pPr>
    </w:lvl>
    <w:lvl w:ilvl="3" w:tentative="0">
      <w:start w:val="1"/>
      <w:numFmt w:val="decimal"/>
      <w:lvlText w:val="%4."/>
      <w:lvlJc w:val="left"/>
      <w:pPr>
        <w:tabs>
          <w:tab w:val="left" w:pos="2048"/>
        </w:tabs>
        <w:ind w:left="2048" w:hanging="420"/>
      </w:pPr>
    </w:lvl>
    <w:lvl w:ilvl="4" w:tentative="0">
      <w:start w:val="1"/>
      <w:numFmt w:val="lowerLetter"/>
      <w:lvlText w:val="%5)"/>
      <w:lvlJc w:val="left"/>
      <w:pPr>
        <w:tabs>
          <w:tab w:val="left" w:pos="2468"/>
        </w:tabs>
        <w:ind w:left="2468" w:hanging="420"/>
      </w:pPr>
    </w:lvl>
    <w:lvl w:ilvl="5" w:tentative="0">
      <w:start w:val="1"/>
      <w:numFmt w:val="lowerRoman"/>
      <w:lvlText w:val="%6."/>
      <w:lvlJc w:val="right"/>
      <w:pPr>
        <w:tabs>
          <w:tab w:val="left" w:pos="2888"/>
        </w:tabs>
        <w:ind w:left="2888" w:hanging="420"/>
      </w:pPr>
    </w:lvl>
    <w:lvl w:ilvl="6" w:tentative="0">
      <w:start w:val="1"/>
      <w:numFmt w:val="decimal"/>
      <w:lvlText w:val="%7."/>
      <w:lvlJc w:val="left"/>
      <w:pPr>
        <w:tabs>
          <w:tab w:val="left" w:pos="3308"/>
        </w:tabs>
        <w:ind w:left="3308" w:hanging="420"/>
      </w:pPr>
    </w:lvl>
    <w:lvl w:ilvl="7" w:tentative="0">
      <w:start w:val="1"/>
      <w:numFmt w:val="lowerLetter"/>
      <w:lvlText w:val="%8)"/>
      <w:lvlJc w:val="left"/>
      <w:pPr>
        <w:tabs>
          <w:tab w:val="left" w:pos="3728"/>
        </w:tabs>
        <w:ind w:left="3728" w:hanging="420"/>
      </w:pPr>
    </w:lvl>
    <w:lvl w:ilvl="8" w:tentative="0">
      <w:start w:val="1"/>
      <w:numFmt w:val="lowerRoman"/>
      <w:lvlText w:val="%9."/>
      <w:lvlJc w:val="right"/>
      <w:pPr>
        <w:tabs>
          <w:tab w:val="left" w:pos="4148"/>
        </w:tabs>
        <w:ind w:left="4148" w:hanging="420"/>
      </w:pPr>
    </w:lvl>
  </w:abstractNum>
  <w:abstractNum w:abstractNumId="124">
    <w:nsid w:val="500A5A7C"/>
    <w:multiLevelType w:val="multilevel"/>
    <w:tmpl w:val="500A5A7C"/>
    <w:lvl w:ilvl="0" w:tentative="0">
      <w:start w:val="1"/>
      <w:numFmt w:val="bullet"/>
      <w:lvlText w:val="‒"/>
      <w:lvlJc w:val="left"/>
      <w:pPr>
        <w:ind w:left="420" w:hanging="420"/>
      </w:pPr>
      <w:rPr>
        <w:rFonts w:hint="default" w:ascii="Times" w:hAnsi="Time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5">
    <w:nsid w:val="52DA3C87"/>
    <w:multiLevelType w:val="multilevel"/>
    <w:tmpl w:val="52DA3C87"/>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26">
    <w:nsid w:val="549804C2"/>
    <w:multiLevelType w:val="multilevel"/>
    <w:tmpl w:val="549804C2"/>
    <w:lvl w:ilvl="0" w:tentative="0">
      <w:start w:val="1"/>
      <w:numFmt w:val="lowerLetter"/>
      <w:lvlText w:val="%1)"/>
      <w:lvlJc w:val="left"/>
      <w:pPr>
        <w:ind w:left="840" w:hanging="420"/>
      </w:pPr>
      <w:rPr>
        <w:rFonts w:hint="default"/>
      </w:rPr>
    </w:lvl>
    <w:lvl w:ilvl="1" w:tentative="0">
      <w:start w:val="1"/>
      <w:numFmt w:val="decimal"/>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7">
    <w:nsid w:val="54CF4D3C"/>
    <w:multiLevelType w:val="multilevel"/>
    <w:tmpl w:val="54CF4D3C"/>
    <w:lvl w:ilvl="0" w:tentative="0">
      <w:start w:val="1"/>
      <w:numFmt w:val="lowerLetter"/>
      <w:lvlText w:val="%1)"/>
      <w:lvlJc w:val="left"/>
      <w:pPr>
        <w:tabs>
          <w:tab w:val="left" w:pos="1260"/>
        </w:tabs>
        <w:ind w:left="1260" w:hanging="420"/>
      </w:pPr>
      <w:rPr>
        <w:rFonts w:hint="eastAsia"/>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128">
    <w:nsid w:val="550A389D"/>
    <w:multiLevelType w:val="multilevel"/>
    <w:tmpl w:val="550A389D"/>
    <w:lvl w:ilvl="0" w:tentative="0">
      <w:start w:val="1"/>
      <w:numFmt w:val="bullet"/>
      <w:lvlText w:val="-"/>
      <w:lvlJc w:val="left"/>
      <w:pPr>
        <w:ind w:left="360" w:hanging="360"/>
      </w:pPr>
      <w:rPr>
        <w:rFonts w:hint="default" w:ascii="Calibri" w:hAnsi="Calibri"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9">
    <w:nsid w:val="55450BEA"/>
    <w:multiLevelType w:val="multilevel"/>
    <w:tmpl w:val="55450BEA"/>
    <w:lvl w:ilvl="0" w:tentative="0">
      <w:start w:val="1"/>
      <w:numFmt w:val="lowerLetter"/>
      <w:lvlText w:val="%1)"/>
      <w:lvlJc w:val="left"/>
      <w:pPr>
        <w:tabs>
          <w:tab w:val="left" w:pos="840"/>
        </w:tabs>
        <w:ind w:left="840" w:hanging="360"/>
      </w:pPr>
      <w:rPr>
        <w:rFonts w:hint="default"/>
        <w:lang w:eastAsia="zh-C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0">
    <w:nsid w:val="557C2AF5"/>
    <w:multiLevelType w:val="multilevel"/>
    <w:tmpl w:val="557C2AF5"/>
    <w:lvl w:ilvl="0" w:tentative="0">
      <w:start w:val="1"/>
      <w:numFmt w:val="decimal"/>
      <w:suff w:val="nothing"/>
      <w:lvlText w:val="图%1　"/>
      <w:lvlJc w:val="left"/>
      <w:pPr>
        <w:ind w:left="0" w:firstLine="0"/>
      </w:pPr>
      <w:rPr>
        <w:rFonts w:hint="eastAsia" w:ascii="黑体" w:hAnsi="Times New Roman" w:eastAsia="黑体"/>
        <w:b w:val="0"/>
        <w:i w:val="0"/>
        <w:sz w:val="21"/>
      </w:rPr>
    </w:lvl>
    <w:lvl w:ilvl="1" w:tentative="0">
      <w:start w:val="1"/>
      <w:numFmt w:val="decimal"/>
      <w:suff w:val="nothing"/>
      <w:lvlText w:val="%1%2　"/>
      <w:lvlJc w:val="left"/>
      <w:pPr>
        <w:ind w:left="0" w:firstLine="0"/>
      </w:pPr>
      <w:rPr>
        <w:rFonts w:hint="default" w:ascii="Times New Roman" w:hAnsi="Times New Roman" w:eastAsia="黑体"/>
        <w:b w:val="0"/>
        <w:i w:val="0"/>
        <w:sz w:val="21"/>
      </w:rPr>
    </w:lvl>
    <w:lvl w:ilvl="2" w:tentative="0">
      <w:start w:val="1"/>
      <w:numFmt w:val="decimal"/>
      <w:suff w:val="nothing"/>
      <w:lvlText w:val="%1%2.%3　"/>
      <w:lvlJc w:val="left"/>
      <w:pPr>
        <w:ind w:left="0" w:firstLine="0"/>
      </w:pPr>
      <w:rPr>
        <w:rFonts w:hint="default" w:ascii="Times New Roman" w:hAnsi="Times New Roman" w:eastAsia="黑体"/>
        <w:b w:val="0"/>
        <w:i w:val="0"/>
        <w:sz w:val="21"/>
      </w:rPr>
    </w:lvl>
    <w:lvl w:ilvl="3" w:tentative="0">
      <w:start w:val="1"/>
      <w:numFmt w:val="decimal"/>
      <w:suff w:val="nothing"/>
      <w:lvlText w:val="%1%2.%3.%4　"/>
      <w:lvlJc w:val="left"/>
      <w:pPr>
        <w:ind w:left="0" w:firstLine="0"/>
      </w:pPr>
      <w:rPr>
        <w:rFonts w:hint="default" w:ascii="Times New Roman" w:hAnsi="Times New Roman" w:eastAsia="黑体"/>
        <w:b w:val="0"/>
        <w:i w:val="0"/>
        <w:sz w:val="21"/>
      </w:rPr>
    </w:lvl>
    <w:lvl w:ilvl="4" w:tentative="0">
      <w:start w:val="1"/>
      <w:numFmt w:val="decimal"/>
      <w:suff w:val="nothing"/>
      <w:lvlText w:val="%1%2.%3.%4.%5　"/>
      <w:lvlJc w:val="left"/>
      <w:pPr>
        <w:ind w:left="0" w:firstLine="0"/>
      </w:pPr>
      <w:rPr>
        <w:rFonts w:hint="default" w:ascii="Times New Roman" w:hAnsi="Times New Roman" w:eastAsia="黑体"/>
        <w:b w:val="0"/>
        <w:i w:val="0"/>
        <w:sz w:val="21"/>
      </w:rPr>
    </w:lvl>
    <w:lvl w:ilvl="5" w:tentative="0">
      <w:start w:val="1"/>
      <w:numFmt w:val="decimal"/>
      <w:suff w:val="nothing"/>
      <w:lvlText w:val="%1%2.%3.%4.%5.%6　"/>
      <w:lvlJc w:val="left"/>
      <w:pPr>
        <w:ind w:left="0" w:firstLine="0"/>
      </w:pPr>
      <w:rPr>
        <w:rFonts w:hint="default" w:ascii="Times New Roman" w:hAnsi="Times New Roman" w:eastAsia="黑体"/>
        <w:b w:val="0"/>
        <w:i w:val="0"/>
        <w:sz w:val="21"/>
      </w:rPr>
    </w:lvl>
    <w:lvl w:ilvl="6" w:tentative="0">
      <w:start w:val="1"/>
      <w:numFmt w:val="decimal"/>
      <w:suff w:val="nothing"/>
      <w:lvlText w:val="%1%2.%3.%4.%5.%6.%7　"/>
      <w:lvlJc w:val="left"/>
      <w:pPr>
        <w:ind w:left="0" w:firstLine="0"/>
      </w:pPr>
      <w:rPr>
        <w:rFonts w:hint="default" w:ascii="Times New Roman"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31">
    <w:nsid w:val="55C35CC3"/>
    <w:multiLevelType w:val="multilevel"/>
    <w:tmpl w:val="55C35CC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32">
    <w:nsid w:val="55E3236A"/>
    <w:multiLevelType w:val="multilevel"/>
    <w:tmpl w:val="55E3236A"/>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33">
    <w:nsid w:val="562F07E3"/>
    <w:multiLevelType w:val="multilevel"/>
    <w:tmpl w:val="562F07E3"/>
    <w:lvl w:ilvl="0" w:tentative="0">
      <w:start w:val="1"/>
      <w:numFmt w:val="decimal"/>
      <w:lvlText w:val="%1)"/>
      <w:lvlJc w:val="left"/>
      <w:pPr>
        <w:tabs>
          <w:tab w:val="left" w:pos="1260"/>
        </w:tabs>
        <w:ind w:left="1260" w:hanging="420"/>
      </w:pPr>
      <w:rPr>
        <w:rFonts w:hint="eastAsia"/>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134">
    <w:nsid w:val="56507C95"/>
    <w:multiLevelType w:val="multilevel"/>
    <w:tmpl w:val="56507C95"/>
    <w:lvl w:ilvl="0" w:tentative="0">
      <w:start w:val="1"/>
      <w:numFmt w:val="lowerLetter"/>
      <w:lvlText w:val="%1)"/>
      <w:lvlJc w:val="left"/>
      <w:pPr>
        <w:ind w:left="84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5">
    <w:nsid w:val="566A7693"/>
    <w:multiLevelType w:val="multilevel"/>
    <w:tmpl w:val="566A7693"/>
    <w:lvl w:ilvl="0" w:tentative="0">
      <w:start w:val="1"/>
      <w:numFmt w:val="decimal"/>
      <w:lvlText w:val="%1)"/>
      <w:lvlJc w:val="left"/>
      <w:pPr>
        <w:tabs>
          <w:tab w:val="left" w:pos="1260"/>
        </w:tabs>
        <w:ind w:left="1260" w:hanging="420"/>
      </w:pPr>
    </w:lvl>
    <w:lvl w:ilvl="1" w:tentative="0">
      <w:start w:val="1"/>
      <w:numFmt w:val="lowerLetter"/>
      <w:lvlText w:val="%2)"/>
      <w:lvlJc w:val="left"/>
      <w:pPr>
        <w:tabs>
          <w:tab w:val="left" w:pos="829"/>
        </w:tabs>
        <w:ind w:left="829" w:hanging="420"/>
      </w:pPr>
    </w:lvl>
    <w:lvl w:ilvl="2" w:tentative="0">
      <w:start w:val="1"/>
      <w:numFmt w:val="lowerRoman"/>
      <w:lvlText w:val="%3."/>
      <w:lvlJc w:val="right"/>
      <w:pPr>
        <w:tabs>
          <w:tab w:val="left" w:pos="1249"/>
        </w:tabs>
        <w:ind w:left="1249" w:hanging="420"/>
      </w:pPr>
    </w:lvl>
    <w:lvl w:ilvl="3" w:tentative="0">
      <w:start w:val="1"/>
      <w:numFmt w:val="decimal"/>
      <w:lvlText w:val="%4."/>
      <w:lvlJc w:val="left"/>
      <w:pPr>
        <w:tabs>
          <w:tab w:val="left" w:pos="1669"/>
        </w:tabs>
        <w:ind w:left="1669" w:hanging="420"/>
      </w:pPr>
    </w:lvl>
    <w:lvl w:ilvl="4" w:tentative="0">
      <w:start w:val="1"/>
      <w:numFmt w:val="lowerLetter"/>
      <w:lvlText w:val="%5)"/>
      <w:lvlJc w:val="left"/>
      <w:pPr>
        <w:tabs>
          <w:tab w:val="left" w:pos="2089"/>
        </w:tabs>
        <w:ind w:left="2089" w:hanging="420"/>
      </w:pPr>
    </w:lvl>
    <w:lvl w:ilvl="5" w:tentative="0">
      <w:start w:val="1"/>
      <w:numFmt w:val="lowerRoman"/>
      <w:lvlText w:val="%6."/>
      <w:lvlJc w:val="right"/>
      <w:pPr>
        <w:tabs>
          <w:tab w:val="left" w:pos="2509"/>
        </w:tabs>
        <w:ind w:left="2509" w:hanging="420"/>
      </w:pPr>
    </w:lvl>
    <w:lvl w:ilvl="6" w:tentative="0">
      <w:start w:val="1"/>
      <w:numFmt w:val="decimal"/>
      <w:lvlText w:val="%7."/>
      <w:lvlJc w:val="left"/>
      <w:pPr>
        <w:tabs>
          <w:tab w:val="left" w:pos="2929"/>
        </w:tabs>
        <w:ind w:left="2929" w:hanging="420"/>
      </w:pPr>
    </w:lvl>
    <w:lvl w:ilvl="7" w:tentative="0">
      <w:start w:val="1"/>
      <w:numFmt w:val="lowerLetter"/>
      <w:lvlText w:val="%8)"/>
      <w:lvlJc w:val="left"/>
      <w:pPr>
        <w:tabs>
          <w:tab w:val="left" w:pos="3349"/>
        </w:tabs>
        <w:ind w:left="3349" w:hanging="420"/>
      </w:pPr>
    </w:lvl>
    <w:lvl w:ilvl="8" w:tentative="0">
      <w:start w:val="1"/>
      <w:numFmt w:val="lowerRoman"/>
      <w:lvlText w:val="%9."/>
      <w:lvlJc w:val="right"/>
      <w:pPr>
        <w:tabs>
          <w:tab w:val="left" w:pos="3769"/>
        </w:tabs>
        <w:ind w:left="3769" w:hanging="420"/>
      </w:pPr>
    </w:lvl>
  </w:abstractNum>
  <w:abstractNum w:abstractNumId="136">
    <w:nsid w:val="57477EF7"/>
    <w:multiLevelType w:val="multilevel"/>
    <w:tmpl w:val="57477EF7"/>
    <w:lvl w:ilvl="0" w:tentative="0">
      <w:start w:val="1"/>
      <w:numFmt w:val="lowerLetter"/>
      <w:lvlText w:val="%1)"/>
      <w:lvlJc w:val="left"/>
      <w:pPr>
        <w:tabs>
          <w:tab w:val="left" w:pos="840"/>
        </w:tabs>
        <w:ind w:left="840" w:hanging="360"/>
      </w:pPr>
      <w:rPr>
        <w:rFonts w:hint="default"/>
        <w:lang w:eastAsia="zh-C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7">
    <w:nsid w:val="578D167A"/>
    <w:multiLevelType w:val="multilevel"/>
    <w:tmpl w:val="578D167A"/>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8">
    <w:nsid w:val="582833F4"/>
    <w:multiLevelType w:val="multilevel"/>
    <w:tmpl w:val="582833F4"/>
    <w:lvl w:ilvl="0" w:tentative="0">
      <w:start w:val="1"/>
      <w:numFmt w:val="bullet"/>
      <w:lvlText w:val=""/>
      <w:lvlJc w:val="left"/>
      <w:pPr>
        <w:tabs>
          <w:tab w:val="left" w:pos="1208"/>
        </w:tabs>
        <w:ind w:left="1208" w:hanging="420"/>
      </w:pPr>
      <w:rPr>
        <w:rFonts w:hint="default" w:ascii="Wingdings" w:hAnsi="Wingdings"/>
      </w:rPr>
    </w:lvl>
    <w:lvl w:ilvl="1" w:tentative="0">
      <w:start w:val="1"/>
      <w:numFmt w:val="lowerLetter"/>
      <w:lvlText w:val="%2)"/>
      <w:lvlJc w:val="left"/>
      <w:pPr>
        <w:tabs>
          <w:tab w:val="left" w:pos="1628"/>
        </w:tabs>
        <w:ind w:left="1628" w:hanging="420"/>
      </w:pPr>
    </w:lvl>
    <w:lvl w:ilvl="2" w:tentative="0">
      <w:start w:val="1"/>
      <w:numFmt w:val="lowerRoman"/>
      <w:lvlText w:val="%3."/>
      <w:lvlJc w:val="right"/>
      <w:pPr>
        <w:tabs>
          <w:tab w:val="left" w:pos="2048"/>
        </w:tabs>
        <w:ind w:left="2048" w:hanging="420"/>
      </w:pPr>
    </w:lvl>
    <w:lvl w:ilvl="3" w:tentative="0">
      <w:start w:val="1"/>
      <w:numFmt w:val="decimal"/>
      <w:lvlText w:val="%4."/>
      <w:lvlJc w:val="left"/>
      <w:pPr>
        <w:tabs>
          <w:tab w:val="left" w:pos="2468"/>
        </w:tabs>
        <w:ind w:left="2468" w:hanging="420"/>
      </w:pPr>
    </w:lvl>
    <w:lvl w:ilvl="4" w:tentative="0">
      <w:start w:val="1"/>
      <w:numFmt w:val="lowerLetter"/>
      <w:lvlText w:val="%5)"/>
      <w:lvlJc w:val="left"/>
      <w:pPr>
        <w:tabs>
          <w:tab w:val="left" w:pos="2888"/>
        </w:tabs>
        <w:ind w:left="2888" w:hanging="420"/>
      </w:pPr>
    </w:lvl>
    <w:lvl w:ilvl="5" w:tentative="0">
      <w:start w:val="1"/>
      <w:numFmt w:val="lowerRoman"/>
      <w:lvlText w:val="%6."/>
      <w:lvlJc w:val="right"/>
      <w:pPr>
        <w:tabs>
          <w:tab w:val="left" w:pos="3308"/>
        </w:tabs>
        <w:ind w:left="3308" w:hanging="420"/>
      </w:pPr>
    </w:lvl>
    <w:lvl w:ilvl="6" w:tentative="0">
      <w:start w:val="1"/>
      <w:numFmt w:val="decimal"/>
      <w:lvlText w:val="%7."/>
      <w:lvlJc w:val="left"/>
      <w:pPr>
        <w:tabs>
          <w:tab w:val="left" w:pos="3728"/>
        </w:tabs>
        <w:ind w:left="3728" w:hanging="420"/>
      </w:pPr>
    </w:lvl>
    <w:lvl w:ilvl="7" w:tentative="0">
      <w:start w:val="1"/>
      <w:numFmt w:val="lowerLetter"/>
      <w:lvlText w:val="%8)"/>
      <w:lvlJc w:val="left"/>
      <w:pPr>
        <w:tabs>
          <w:tab w:val="left" w:pos="4148"/>
        </w:tabs>
        <w:ind w:left="4148" w:hanging="420"/>
      </w:pPr>
    </w:lvl>
    <w:lvl w:ilvl="8" w:tentative="0">
      <w:start w:val="1"/>
      <w:numFmt w:val="lowerRoman"/>
      <w:lvlText w:val="%9."/>
      <w:lvlJc w:val="right"/>
      <w:pPr>
        <w:tabs>
          <w:tab w:val="left" w:pos="4568"/>
        </w:tabs>
        <w:ind w:left="4568" w:hanging="420"/>
      </w:pPr>
    </w:lvl>
  </w:abstractNum>
  <w:abstractNum w:abstractNumId="139">
    <w:nsid w:val="59E278EA"/>
    <w:multiLevelType w:val="multilevel"/>
    <w:tmpl w:val="59E278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0">
    <w:nsid w:val="5BBC7DB0"/>
    <w:multiLevelType w:val="multilevel"/>
    <w:tmpl w:val="5BBC7DB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1">
    <w:nsid w:val="5CBF5CBE"/>
    <w:multiLevelType w:val="multilevel"/>
    <w:tmpl w:val="5CBF5CB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2">
    <w:nsid w:val="5D4C6C84"/>
    <w:multiLevelType w:val="multilevel"/>
    <w:tmpl w:val="5D4C6C8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3">
    <w:nsid w:val="5E4972CB"/>
    <w:multiLevelType w:val="multilevel"/>
    <w:tmpl w:val="5E4972C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4">
    <w:nsid w:val="60833DF1"/>
    <w:multiLevelType w:val="multilevel"/>
    <w:tmpl w:val="60833DF1"/>
    <w:lvl w:ilvl="0" w:tentative="0">
      <w:start w:val="1"/>
      <w:numFmt w:val="decimal"/>
      <w:lvlText w:val="%1)"/>
      <w:lvlJc w:val="left"/>
      <w:pPr>
        <w:tabs>
          <w:tab w:val="left" w:pos="1208"/>
        </w:tabs>
        <w:ind w:left="1208" w:hanging="420"/>
      </w:pPr>
      <w:rPr>
        <w:rFonts w:hint="eastAsia"/>
      </w:rPr>
    </w:lvl>
    <w:lvl w:ilvl="1" w:tentative="0">
      <w:start w:val="1"/>
      <w:numFmt w:val="lowerLetter"/>
      <w:lvlText w:val="%2)"/>
      <w:lvlJc w:val="left"/>
      <w:pPr>
        <w:tabs>
          <w:tab w:val="left" w:pos="1148"/>
        </w:tabs>
        <w:ind w:left="1148" w:hanging="420"/>
      </w:pPr>
    </w:lvl>
    <w:lvl w:ilvl="2" w:tentative="0">
      <w:start w:val="1"/>
      <w:numFmt w:val="lowerRoman"/>
      <w:lvlText w:val="%3."/>
      <w:lvlJc w:val="right"/>
      <w:pPr>
        <w:tabs>
          <w:tab w:val="left" w:pos="1568"/>
        </w:tabs>
        <w:ind w:left="1568" w:hanging="420"/>
      </w:pPr>
    </w:lvl>
    <w:lvl w:ilvl="3" w:tentative="0">
      <w:start w:val="1"/>
      <w:numFmt w:val="decimal"/>
      <w:lvlText w:val="%4."/>
      <w:lvlJc w:val="left"/>
      <w:pPr>
        <w:tabs>
          <w:tab w:val="left" w:pos="1988"/>
        </w:tabs>
        <w:ind w:left="1988" w:hanging="420"/>
      </w:pPr>
    </w:lvl>
    <w:lvl w:ilvl="4" w:tentative="0">
      <w:start w:val="1"/>
      <w:numFmt w:val="lowerLetter"/>
      <w:lvlText w:val="%5)"/>
      <w:lvlJc w:val="left"/>
      <w:pPr>
        <w:tabs>
          <w:tab w:val="left" w:pos="2408"/>
        </w:tabs>
        <w:ind w:left="2408" w:hanging="420"/>
      </w:pPr>
    </w:lvl>
    <w:lvl w:ilvl="5" w:tentative="0">
      <w:start w:val="1"/>
      <w:numFmt w:val="lowerRoman"/>
      <w:lvlText w:val="%6."/>
      <w:lvlJc w:val="right"/>
      <w:pPr>
        <w:tabs>
          <w:tab w:val="left" w:pos="2828"/>
        </w:tabs>
        <w:ind w:left="2828" w:hanging="420"/>
      </w:pPr>
    </w:lvl>
    <w:lvl w:ilvl="6" w:tentative="0">
      <w:start w:val="1"/>
      <w:numFmt w:val="decimal"/>
      <w:lvlText w:val="%7."/>
      <w:lvlJc w:val="left"/>
      <w:pPr>
        <w:tabs>
          <w:tab w:val="left" w:pos="3248"/>
        </w:tabs>
        <w:ind w:left="3248" w:hanging="420"/>
      </w:pPr>
    </w:lvl>
    <w:lvl w:ilvl="7" w:tentative="0">
      <w:start w:val="1"/>
      <w:numFmt w:val="lowerLetter"/>
      <w:lvlText w:val="%8)"/>
      <w:lvlJc w:val="left"/>
      <w:pPr>
        <w:tabs>
          <w:tab w:val="left" w:pos="3668"/>
        </w:tabs>
        <w:ind w:left="3668" w:hanging="420"/>
      </w:pPr>
    </w:lvl>
    <w:lvl w:ilvl="8" w:tentative="0">
      <w:start w:val="1"/>
      <w:numFmt w:val="lowerRoman"/>
      <w:lvlText w:val="%9."/>
      <w:lvlJc w:val="right"/>
      <w:pPr>
        <w:tabs>
          <w:tab w:val="left" w:pos="4088"/>
        </w:tabs>
        <w:ind w:left="4088" w:hanging="420"/>
      </w:pPr>
    </w:lvl>
  </w:abstractNum>
  <w:abstractNum w:abstractNumId="145">
    <w:nsid w:val="635F01ED"/>
    <w:multiLevelType w:val="multilevel"/>
    <w:tmpl w:val="635F01ED"/>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6">
    <w:nsid w:val="64171B01"/>
    <w:multiLevelType w:val="multilevel"/>
    <w:tmpl w:val="64171B01"/>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47">
    <w:nsid w:val="646260FA"/>
    <w:multiLevelType w:val="multilevel"/>
    <w:tmpl w:val="646260FA"/>
    <w:lvl w:ilvl="0" w:tentative="0">
      <w:start w:val="1"/>
      <w:numFmt w:val="decimal"/>
      <w:suff w:val="nothing"/>
      <w:lvlText w:val="表%1　"/>
      <w:lvlJc w:val="left"/>
      <w:pPr>
        <w:ind w:left="0" w:firstLine="0"/>
      </w:pPr>
      <w:rPr>
        <w:rFonts w:hint="eastAsia" w:ascii="黑体" w:hAnsi="Times New Roman" w:eastAsia="黑体"/>
        <w:b w:val="0"/>
        <w:i w:val="0"/>
        <w:sz w:val="21"/>
        <w:lang w:val="en-US"/>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148">
    <w:nsid w:val="657D3FBC"/>
    <w:multiLevelType w:val="multilevel"/>
    <w:tmpl w:val="657D3FBC"/>
    <w:lvl w:ilvl="0" w:tentative="0">
      <w:start w:val="1"/>
      <w:numFmt w:val="upperLetter"/>
      <w:pStyle w:val="143"/>
      <w:suff w:val="nothing"/>
      <w:lvlText w:val="附　录　%1"/>
      <w:lvlJc w:val="left"/>
      <w:pPr>
        <w:ind w:left="0" w:firstLine="0"/>
      </w:pPr>
      <w:rPr>
        <w:rFonts w:hint="eastAsia" w:ascii="黑体" w:hAnsi="Times New Roman" w:eastAsia="黑体"/>
        <w:b w:val="0"/>
        <w:i w:val="0"/>
        <w:spacing w:val="0"/>
        <w:w w:val="100"/>
        <w:sz w:val="21"/>
      </w:rPr>
    </w:lvl>
    <w:lvl w:ilvl="1" w:tentative="0">
      <w:start w:val="1"/>
      <w:numFmt w:val="decimal"/>
      <w:pStyle w:val="161"/>
      <w:suff w:val="nothing"/>
      <w:lvlText w:val="%1.%2　"/>
      <w:lvlJc w:val="left"/>
      <w:pPr>
        <w:ind w:left="0" w:firstLine="0"/>
      </w:pPr>
      <w:rPr>
        <w:rFonts w:hint="eastAsia" w:ascii="黑体" w:hAnsi="Times New Roman" w:eastAsia="黑体"/>
        <w:b w:val="0"/>
        <w:i w:val="0"/>
        <w:snapToGrid/>
        <w:spacing w:val="0"/>
        <w:w w:val="100"/>
        <w:kern w:val="21"/>
        <w:sz w:val="21"/>
      </w:rPr>
    </w:lvl>
    <w:lvl w:ilvl="2" w:tentative="0">
      <w:start w:val="1"/>
      <w:numFmt w:val="decimal"/>
      <w:pStyle w:val="162"/>
      <w:suff w:val="nothing"/>
      <w:lvlText w:val="%1.%2.%3　"/>
      <w:lvlJc w:val="left"/>
      <w:pPr>
        <w:ind w:left="0" w:firstLine="0"/>
      </w:pPr>
      <w:rPr>
        <w:rFonts w:hint="eastAsia" w:ascii="黑体" w:hAnsi="Times New Roman" w:eastAsia="黑体"/>
        <w:b w:val="0"/>
        <w:i w:val="0"/>
        <w:sz w:val="21"/>
      </w:rPr>
    </w:lvl>
    <w:lvl w:ilvl="3" w:tentative="0">
      <w:start w:val="1"/>
      <w:numFmt w:val="decimal"/>
      <w:pStyle w:val="147"/>
      <w:suff w:val="nothing"/>
      <w:lvlText w:val="%1.%2.%3.%4　"/>
      <w:lvlJc w:val="left"/>
      <w:pPr>
        <w:ind w:left="0" w:firstLine="0"/>
      </w:pPr>
      <w:rPr>
        <w:rFonts w:hint="eastAsia" w:ascii="黑体" w:hAnsi="Times New Roman" w:eastAsia="黑体"/>
        <w:b w:val="0"/>
        <w:i w:val="0"/>
        <w:sz w:val="21"/>
      </w:rPr>
    </w:lvl>
    <w:lvl w:ilvl="4" w:tentative="0">
      <w:start w:val="1"/>
      <w:numFmt w:val="decimal"/>
      <w:pStyle w:val="152"/>
      <w:suff w:val="nothing"/>
      <w:lvlText w:val="%1.%2.%3.%4.%5　"/>
      <w:lvlJc w:val="left"/>
      <w:pPr>
        <w:ind w:left="0" w:firstLine="0"/>
      </w:pPr>
      <w:rPr>
        <w:rFonts w:hint="eastAsia" w:ascii="黑体" w:hAnsi="Times New Roman" w:eastAsia="黑体"/>
        <w:b w:val="0"/>
        <w:i w:val="0"/>
        <w:sz w:val="21"/>
      </w:rPr>
    </w:lvl>
    <w:lvl w:ilvl="5" w:tentative="0">
      <w:start w:val="1"/>
      <w:numFmt w:val="decimal"/>
      <w:pStyle w:val="155"/>
      <w:suff w:val="nothing"/>
      <w:lvlText w:val="%1.%2.%3.%4.%5.%6　"/>
      <w:lvlJc w:val="left"/>
      <w:pPr>
        <w:ind w:left="0" w:firstLine="0"/>
      </w:pPr>
      <w:rPr>
        <w:rFonts w:hint="eastAsia" w:ascii="黑体" w:hAnsi="Times New Roman" w:eastAsia="黑体"/>
        <w:b w:val="0"/>
        <w:i w:val="0"/>
        <w:sz w:val="21"/>
      </w:rPr>
    </w:lvl>
    <w:lvl w:ilvl="6" w:tentative="0">
      <w:start w:val="1"/>
      <w:numFmt w:val="decimal"/>
      <w:pStyle w:val="159"/>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149">
    <w:nsid w:val="658F63CD"/>
    <w:multiLevelType w:val="multilevel"/>
    <w:tmpl w:val="658F63CD"/>
    <w:lvl w:ilvl="0" w:tentative="0">
      <w:start w:val="1"/>
      <w:numFmt w:val="decimal"/>
      <w:lvlText w:val="%1)"/>
      <w:lvlJc w:val="left"/>
      <w:pPr>
        <w:ind w:left="1200" w:hanging="420"/>
      </w:pPr>
      <w:rPr>
        <w:sz w:val="21"/>
        <w:szCs w:val="21"/>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150">
    <w:nsid w:val="65AB1439"/>
    <w:multiLevelType w:val="multilevel"/>
    <w:tmpl w:val="65AB1439"/>
    <w:lvl w:ilvl="0" w:tentative="0">
      <w:start w:val="1"/>
      <w:numFmt w:val="lowerLetter"/>
      <w:lvlText w:val="%1)"/>
      <w:lvlJc w:val="left"/>
      <w:pPr>
        <w:tabs>
          <w:tab w:val="left" w:pos="840"/>
        </w:tabs>
        <w:ind w:left="84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1">
    <w:nsid w:val="671E40E1"/>
    <w:multiLevelType w:val="multilevel"/>
    <w:tmpl w:val="671E40E1"/>
    <w:lvl w:ilvl="0" w:tentative="0">
      <w:start w:val="1"/>
      <w:numFmt w:val="decimal"/>
      <w:lvlText w:val="%1)"/>
      <w:lvlJc w:val="left"/>
      <w:pPr>
        <w:tabs>
          <w:tab w:val="left" w:pos="1260"/>
        </w:tabs>
        <w:ind w:left="1260" w:hanging="420"/>
      </w:pPr>
      <w:rPr>
        <w:rFonts w:hint="eastAsia"/>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152">
    <w:nsid w:val="67352EAC"/>
    <w:multiLevelType w:val="multilevel"/>
    <w:tmpl w:val="67352EAC"/>
    <w:lvl w:ilvl="0" w:tentative="0">
      <w:start w:val="1"/>
      <w:numFmt w:val="decimal"/>
      <w:lvlText w:val="%1)"/>
      <w:lvlJc w:val="left"/>
      <w:pPr>
        <w:ind w:left="1103" w:hanging="420"/>
      </w:pPr>
    </w:lvl>
    <w:lvl w:ilvl="1" w:tentative="0">
      <w:start w:val="1"/>
      <w:numFmt w:val="lowerLetter"/>
      <w:lvlText w:val="%2)"/>
      <w:lvlJc w:val="left"/>
      <w:pPr>
        <w:ind w:left="1523" w:hanging="420"/>
      </w:pPr>
    </w:lvl>
    <w:lvl w:ilvl="2" w:tentative="0">
      <w:start w:val="1"/>
      <w:numFmt w:val="lowerRoman"/>
      <w:lvlText w:val="%3."/>
      <w:lvlJc w:val="right"/>
      <w:pPr>
        <w:ind w:left="1943" w:hanging="420"/>
      </w:pPr>
    </w:lvl>
    <w:lvl w:ilvl="3" w:tentative="0">
      <w:start w:val="1"/>
      <w:numFmt w:val="decimal"/>
      <w:lvlText w:val="%4."/>
      <w:lvlJc w:val="left"/>
      <w:pPr>
        <w:ind w:left="2363" w:hanging="420"/>
      </w:pPr>
    </w:lvl>
    <w:lvl w:ilvl="4" w:tentative="0">
      <w:start w:val="1"/>
      <w:numFmt w:val="lowerLetter"/>
      <w:lvlText w:val="%5)"/>
      <w:lvlJc w:val="left"/>
      <w:pPr>
        <w:ind w:left="2783" w:hanging="420"/>
      </w:pPr>
    </w:lvl>
    <w:lvl w:ilvl="5" w:tentative="0">
      <w:start w:val="1"/>
      <w:numFmt w:val="lowerRoman"/>
      <w:lvlText w:val="%6."/>
      <w:lvlJc w:val="right"/>
      <w:pPr>
        <w:ind w:left="3203" w:hanging="420"/>
      </w:pPr>
    </w:lvl>
    <w:lvl w:ilvl="6" w:tentative="0">
      <w:start w:val="1"/>
      <w:numFmt w:val="decimal"/>
      <w:lvlText w:val="%7."/>
      <w:lvlJc w:val="left"/>
      <w:pPr>
        <w:ind w:left="3623" w:hanging="420"/>
      </w:pPr>
    </w:lvl>
    <w:lvl w:ilvl="7" w:tentative="0">
      <w:start w:val="1"/>
      <w:numFmt w:val="lowerLetter"/>
      <w:lvlText w:val="%8)"/>
      <w:lvlJc w:val="left"/>
      <w:pPr>
        <w:ind w:left="4043" w:hanging="420"/>
      </w:pPr>
    </w:lvl>
    <w:lvl w:ilvl="8" w:tentative="0">
      <w:start w:val="1"/>
      <w:numFmt w:val="lowerRoman"/>
      <w:lvlText w:val="%9."/>
      <w:lvlJc w:val="right"/>
      <w:pPr>
        <w:ind w:left="4463" w:hanging="420"/>
      </w:pPr>
    </w:lvl>
  </w:abstractNum>
  <w:abstractNum w:abstractNumId="153">
    <w:nsid w:val="68DD2D63"/>
    <w:multiLevelType w:val="multilevel"/>
    <w:tmpl w:val="68DD2D63"/>
    <w:lvl w:ilvl="0" w:tentative="0">
      <w:start w:val="1"/>
      <w:numFmt w:val="decimal"/>
      <w:lvlText w:val="%1）"/>
      <w:lvlJc w:val="left"/>
      <w:pPr>
        <w:tabs>
          <w:tab w:val="left" w:pos="780"/>
        </w:tabs>
        <w:ind w:left="780" w:hanging="27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4">
    <w:nsid w:val="692F0A5D"/>
    <w:multiLevelType w:val="multilevel"/>
    <w:tmpl w:val="692F0A5D"/>
    <w:lvl w:ilvl="0" w:tentative="0">
      <w:start w:val="1"/>
      <w:numFmt w:val="decimal"/>
      <w:lvlText w:val="%1）"/>
      <w:lvlJc w:val="left"/>
      <w:pPr>
        <w:ind w:left="1316" w:hanging="360"/>
      </w:pPr>
      <w:rPr>
        <w:rFonts w:hint="default"/>
      </w:rPr>
    </w:lvl>
    <w:lvl w:ilvl="1" w:tentative="0">
      <w:start w:val="1"/>
      <w:numFmt w:val="lowerLetter"/>
      <w:lvlText w:val="%2)"/>
      <w:lvlJc w:val="left"/>
      <w:pPr>
        <w:ind w:left="1796" w:hanging="420"/>
      </w:pPr>
    </w:lvl>
    <w:lvl w:ilvl="2" w:tentative="0">
      <w:start w:val="1"/>
      <w:numFmt w:val="lowerRoman"/>
      <w:lvlText w:val="%3."/>
      <w:lvlJc w:val="right"/>
      <w:pPr>
        <w:ind w:left="2216" w:hanging="420"/>
      </w:pPr>
    </w:lvl>
    <w:lvl w:ilvl="3" w:tentative="0">
      <w:start w:val="1"/>
      <w:numFmt w:val="decimal"/>
      <w:lvlText w:val="%4."/>
      <w:lvlJc w:val="left"/>
      <w:pPr>
        <w:ind w:left="2636" w:hanging="420"/>
      </w:pPr>
    </w:lvl>
    <w:lvl w:ilvl="4" w:tentative="0">
      <w:start w:val="1"/>
      <w:numFmt w:val="lowerLetter"/>
      <w:lvlText w:val="%5)"/>
      <w:lvlJc w:val="left"/>
      <w:pPr>
        <w:ind w:left="3056" w:hanging="420"/>
      </w:pPr>
    </w:lvl>
    <w:lvl w:ilvl="5" w:tentative="0">
      <w:start w:val="1"/>
      <w:numFmt w:val="lowerRoman"/>
      <w:lvlText w:val="%6."/>
      <w:lvlJc w:val="right"/>
      <w:pPr>
        <w:ind w:left="3476" w:hanging="420"/>
      </w:pPr>
    </w:lvl>
    <w:lvl w:ilvl="6" w:tentative="0">
      <w:start w:val="1"/>
      <w:numFmt w:val="decimal"/>
      <w:lvlText w:val="%7."/>
      <w:lvlJc w:val="left"/>
      <w:pPr>
        <w:ind w:left="3896" w:hanging="420"/>
      </w:pPr>
    </w:lvl>
    <w:lvl w:ilvl="7" w:tentative="0">
      <w:start w:val="1"/>
      <w:numFmt w:val="lowerLetter"/>
      <w:lvlText w:val="%8)"/>
      <w:lvlJc w:val="left"/>
      <w:pPr>
        <w:ind w:left="4316" w:hanging="420"/>
      </w:pPr>
    </w:lvl>
    <w:lvl w:ilvl="8" w:tentative="0">
      <w:start w:val="1"/>
      <w:numFmt w:val="lowerRoman"/>
      <w:lvlText w:val="%9."/>
      <w:lvlJc w:val="right"/>
      <w:pPr>
        <w:ind w:left="4736" w:hanging="420"/>
      </w:pPr>
    </w:lvl>
  </w:abstractNum>
  <w:abstractNum w:abstractNumId="155">
    <w:nsid w:val="6C5E241F"/>
    <w:multiLevelType w:val="multilevel"/>
    <w:tmpl w:val="6C5E241F"/>
    <w:lvl w:ilvl="0" w:tentative="0">
      <w:start w:val="1"/>
      <w:numFmt w:val="bullet"/>
      <w:lvlText w:val="‒"/>
      <w:lvlJc w:val="left"/>
      <w:pPr>
        <w:ind w:left="420" w:hanging="420"/>
      </w:pPr>
      <w:rPr>
        <w:rFonts w:hint="default" w:ascii="Times" w:hAnsi="Time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6">
    <w:nsid w:val="6EF61A57"/>
    <w:multiLevelType w:val="multilevel"/>
    <w:tmpl w:val="6EF61A57"/>
    <w:lvl w:ilvl="0" w:tentative="0">
      <w:start w:val="1"/>
      <w:numFmt w:val="bullet"/>
      <w:lvlText w:val=""/>
      <w:lvlJc w:val="left"/>
      <w:pPr>
        <w:tabs>
          <w:tab w:val="left" w:pos="1680"/>
        </w:tabs>
        <w:ind w:left="1680" w:hanging="420"/>
      </w:pPr>
      <w:rPr>
        <w:rFonts w:hint="default" w:ascii="Wingdings" w:hAnsi="Wingdings"/>
      </w:rPr>
    </w:lvl>
    <w:lvl w:ilvl="1" w:tentative="0">
      <w:start w:val="1"/>
      <w:numFmt w:val="bullet"/>
      <w:lvlText w:val=""/>
      <w:lvlJc w:val="left"/>
      <w:pPr>
        <w:tabs>
          <w:tab w:val="left" w:pos="2100"/>
        </w:tabs>
        <w:ind w:left="2100" w:hanging="420"/>
      </w:pPr>
      <w:rPr>
        <w:rFonts w:hint="default" w:ascii="Wingdings" w:hAnsi="Wingdings"/>
      </w:rPr>
    </w:lvl>
    <w:lvl w:ilvl="2" w:tentative="0">
      <w:start w:val="1"/>
      <w:numFmt w:val="lowerRoman"/>
      <w:lvlText w:val="%3."/>
      <w:lvlJc w:val="right"/>
      <w:pPr>
        <w:tabs>
          <w:tab w:val="left" w:pos="2520"/>
        </w:tabs>
        <w:ind w:left="2520" w:hanging="420"/>
      </w:p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157">
    <w:nsid w:val="6F1836BA"/>
    <w:multiLevelType w:val="multilevel"/>
    <w:tmpl w:val="6F1836BA"/>
    <w:lvl w:ilvl="0" w:tentative="0">
      <w:start w:val="1"/>
      <w:numFmt w:val="lowerLetter"/>
      <w:lvlText w:val="%1."/>
      <w:lvlJc w:val="left"/>
      <w:pPr>
        <w:ind w:left="72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8">
    <w:nsid w:val="6FEC0BC6"/>
    <w:multiLevelType w:val="multilevel"/>
    <w:tmpl w:val="6FEC0BC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59">
    <w:nsid w:val="70180963"/>
    <w:multiLevelType w:val="multilevel"/>
    <w:tmpl w:val="70180963"/>
    <w:lvl w:ilvl="0" w:tentative="0">
      <w:start w:val="1"/>
      <w:numFmt w:val="decimal"/>
      <w:lvlText w:val="%1)"/>
      <w:lvlJc w:val="left"/>
      <w:pPr>
        <w:tabs>
          <w:tab w:val="left" w:pos="1260"/>
        </w:tabs>
        <w:ind w:left="1260" w:hanging="420"/>
      </w:pPr>
      <w:rPr>
        <w:rFonts w:hint="eastAsia"/>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160">
    <w:nsid w:val="71081FEC"/>
    <w:multiLevelType w:val="multilevel"/>
    <w:tmpl w:val="71081FEC"/>
    <w:lvl w:ilvl="0" w:tentative="0">
      <w:start w:val="0"/>
      <w:numFmt w:val="bullet"/>
      <w:lvlText w:val="-"/>
      <w:lvlJc w:val="left"/>
      <w:pPr>
        <w:ind w:left="2100" w:hanging="420"/>
      </w:pPr>
      <w:rPr>
        <w:rFonts w:hint="default" w:ascii="Calibri" w:hAnsi="Calibri" w:eastAsia="宋体" w:cs="Times New Roman"/>
      </w:rPr>
    </w:lvl>
    <w:lvl w:ilvl="1" w:tentative="0">
      <w:start w:val="1"/>
      <w:numFmt w:val="bullet"/>
      <w:lvlText w:val=""/>
      <w:lvlJc w:val="left"/>
      <w:pPr>
        <w:ind w:left="2520" w:hanging="420"/>
      </w:pPr>
      <w:rPr>
        <w:rFonts w:hint="default" w:ascii="Wingdings" w:hAnsi="Wingdings"/>
      </w:rPr>
    </w:lvl>
    <w:lvl w:ilvl="2" w:tentative="0">
      <w:start w:val="1"/>
      <w:numFmt w:val="bullet"/>
      <w:lvlText w:val=""/>
      <w:lvlJc w:val="left"/>
      <w:pPr>
        <w:ind w:left="2940" w:hanging="420"/>
      </w:pPr>
      <w:rPr>
        <w:rFonts w:hint="default" w:ascii="Wingdings" w:hAnsi="Wingdings"/>
      </w:rPr>
    </w:lvl>
    <w:lvl w:ilvl="3" w:tentative="0">
      <w:start w:val="1"/>
      <w:numFmt w:val="bullet"/>
      <w:lvlText w:val=""/>
      <w:lvlJc w:val="left"/>
      <w:pPr>
        <w:ind w:left="3360" w:hanging="420"/>
      </w:pPr>
      <w:rPr>
        <w:rFonts w:hint="default" w:ascii="Wingdings" w:hAnsi="Wingdings"/>
      </w:rPr>
    </w:lvl>
    <w:lvl w:ilvl="4" w:tentative="0">
      <w:start w:val="1"/>
      <w:numFmt w:val="bullet"/>
      <w:lvlText w:val=""/>
      <w:lvlJc w:val="left"/>
      <w:pPr>
        <w:ind w:left="3780" w:hanging="420"/>
      </w:pPr>
      <w:rPr>
        <w:rFonts w:hint="default" w:ascii="Wingdings" w:hAnsi="Wingdings"/>
      </w:rPr>
    </w:lvl>
    <w:lvl w:ilvl="5" w:tentative="0">
      <w:start w:val="1"/>
      <w:numFmt w:val="bullet"/>
      <w:lvlText w:val=""/>
      <w:lvlJc w:val="left"/>
      <w:pPr>
        <w:ind w:left="4200" w:hanging="420"/>
      </w:pPr>
      <w:rPr>
        <w:rFonts w:hint="default" w:ascii="Wingdings" w:hAnsi="Wingdings"/>
      </w:rPr>
    </w:lvl>
    <w:lvl w:ilvl="6" w:tentative="0">
      <w:start w:val="1"/>
      <w:numFmt w:val="bullet"/>
      <w:lvlText w:val=""/>
      <w:lvlJc w:val="left"/>
      <w:pPr>
        <w:ind w:left="4620" w:hanging="420"/>
      </w:pPr>
      <w:rPr>
        <w:rFonts w:hint="default" w:ascii="Wingdings" w:hAnsi="Wingdings"/>
      </w:rPr>
    </w:lvl>
    <w:lvl w:ilvl="7" w:tentative="0">
      <w:start w:val="1"/>
      <w:numFmt w:val="bullet"/>
      <w:lvlText w:val=""/>
      <w:lvlJc w:val="left"/>
      <w:pPr>
        <w:ind w:left="5040" w:hanging="420"/>
      </w:pPr>
      <w:rPr>
        <w:rFonts w:hint="default" w:ascii="Wingdings" w:hAnsi="Wingdings"/>
      </w:rPr>
    </w:lvl>
    <w:lvl w:ilvl="8" w:tentative="0">
      <w:start w:val="1"/>
      <w:numFmt w:val="bullet"/>
      <w:lvlText w:val=""/>
      <w:lvlJc w:val="left"/>
      <w:pPr>
        <w:ind w:left="5460" w:hanging="420"/>
      </w:pPr>
      <w:rPr>
        <w:rFonts w:hint="default" w:ascii="Wingdings" w:hAnsi="Wingdings"/>
      </w:rPr>
    </w:lvl>
  </w:abstractNum>
  <w:abstractNum w:abstractNumId="161">
    <w:nsid w:val="71952CFD"/>
    <w:multiLevelType w:val="multilevel"/>
    <w:tmpl w:val="71952CFD"/>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2">
    <w:nsid w:val="72AA2598"/>
    <w:multiLevelType w:val="multilevel"/>
    <w:tmpl w:val="72AA2598"/>
    <w:lvl w:ilvl="0" w:tentative="0">
      <w:start w:val="1"/>
      <w:numFmt w:val="decimal"/>
      <w:lvlText w:val="%1)"/>
      <w:lvlJc w:val="left"/>
      <w:pPr>
        <w:ind w:left="1271"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3">
    <w:nsid w:val="73CA5729"/>
    <w:multiLevelType w:val="multilevel"/>
    <w:tmpl w:val="73CA5729"/>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64">
    <w:nsid w:val="73E85756"/>
    <w:multiLevelType w:val="multilevel"/>
    <w:tmpl w:val="73E85756"/>
    <w:lvl w:ilvl="0" w:tentative="0">
      <w:start w:val="1"/>
      <w:numFmt w:val="decimal"/>
      <w:lvlText w:val="%1)"/>
      <w:lvlJc w:val="left"/>
      <w:pPr>
        <w:tabs>
          <w:tab w:val="left" w:pos="1260"/>
        </w:tabs>
        <w:ind w:left="1260" w:hanging="420"/>
      </w:pPr>
      <w:rPr>
        <w:rFonts w:hint="eastAsia"/>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165">
    <w:nsid w:val="7433067C"/>
    <w:multiLevelType w:val="multilevel"/>
    <w:tmpl w:val="7433067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6">
    <w:nsid w:val="749D77B6"/>
    <w:multiLevelType w:val="multilevel"/>
    <w:tmpl w:val="749D77B6"/>
    <w:lvl w:ilvl="0" w:tentative="0">
      <w:start w:val="1"/>
      <w:numFmt w:val="lowerLetter"/>
      <w:lvlText w:val="%1)"/>
      <w:lvlJc w:val="left"/>
      <w:pPr>
        <w:ind w:left="840" w:hanging="420"/>
      </w:pPr>
      <w:rPr>
        <w:rFonts w:hint="default"/>
      </w:rPr>
    </w:lvl>
    <w:lvl w:ilvl="1" w:tentative="0">
      <w:start w:val="1"/>
      <w:numFmt w:val="decimal"/>
      <w:lvlText w:val="%2）"/>
      <w:lvlJc w:val="left"/>
      <w:pPr>
        <w:ind w:left="1260" w:hanging="420"/>
      </w:pPr>
    </w:lvl>
    <w:lvl w:ilvl="2" w:tentative="0">
      <w:start w:val="1"/>
      <w:numFmt w:val="bullet"/>
      <w:lvlText w:val="‒"/>
      <w:lvlJc w:val="left"/>
      <w:pPr>
        <w:ind w:left="1680" w:hanging="420"/>
      </w:pPr>
      <w:rPr>
        <w:rFonts w:hint="default" w:ascii="Times" w:hAnsi="Times"/>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7">
    <w:nsid w:val="74C56962"/>
    <w:multiLevelType w:val="multilevel"/>
    <w:tmpl w:val="74C56962"/>
    <w:lvl w:ilvl="0" w:tentative="0">
      <w:start w:val="1"/>
      <w:numFmt w:val="decimal"/>
      <w:lvlText w:val="%1）"/>
      <w:lvlJc w:val="left"/>
      <w:pPr>
        <w:ind w:left="420" w:hanging="420"/>
      </w:pPr>
      <w:rPr>
        <w:rFonts w:hint="eastAsia"/>
        <w:b w:val="0"/>
        <w:i w:val="0"/>
      </w:rPr>
    </w:lvl>
    <w:lvl w:ilvl="1" w:tentative="0">
      <w:start w:val="1"/>
      <w:numFmt w:val="bullet"/>
      <w:lvlText w:val=""/>
      <w:lvlJc w:val="left"/>
      <w:pPr>
        <w:ind w:left="840" w:hanging="420"/>
      </w:pPr>
      <w:rPr>
        <w:rFonts w:hint="default" w:ascii="Wingdings" w:hAnsi="Wingdings"/>
        <w:b w:val="0"/>
        <w:i w:val="0"/>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8">
    <w:nsid w:val="75522543"/>
    <w:multiLevelType w:val="multilevel"/>
    <w:tmpl w:val="7552254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69">
    <w:nsid w:val="763764D4"/>
    <w:multiLevelType w:val="multilevel"/>
    <w:tmpl w:val="763764D4"/>
    <w:lvl w:ilvl="0" w:tentative="0">
      <w:start w:val="1"/>
      <w:numFmt w:val="bullet"/>
      <w:lvlText w:val=""/>
      <w:lvlJc w:val="left"/>
      <w:pPr>
        <w:tabs>
          <w:tab w:val="left" w:pos="1680"/>
        </w:tabs>
        <w:ind w:left="1680" w:hanging="420"/>
      </w:pPr>
      <w:rPr>
        <w:rFonts w:hint="default" w:ascii="Wingdings" w:hAnsi="Wingdings"/>
      </w:rPr>
    </w:lvl>
    <w:lvl w:ilvl="1" w:tentative="0">
      <w:start w:val="1"/>
      <w:numFmt w:val="bullet"/>
      <w:lvlText w:val=""/>
      <w:lvlJc w:val="left"/>
      <w:pPr>
        <w:tabs>
          <w:tab w:val="left" w:pos="2100"/>
        </w:tabs>
        <w:ind w:left="2100" w:hanging="420"/>
      </w:pPr>
      <w:rPr>
        <w:rFonts w:hint="default" w:ascii="Wingdings" w:hAnsi="Wingdings"/>
      </w:rPr>
    </w:lvl>
    <w:lvl w:ilvl="2" w:tentative="0">
      <w:start w:val="1"/>
      <w:numFmt w:val="lowerRoman"/>
      <w:lvlText w:val="%3."/>
      <w:lvlJc w:val="right"/>
      <w:pPr>
        <w:tabs>
          <w:tab w:val="left" w:pos="2520"/>
        </w:tabs>
        <w:ind w:left="2520" w:hanging="420"/>
      </w:p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170">
    <w:nsid w:val="76AC638F"/>
    <w:multiLevelType w:val="multilevel"/>
    <w:tmpl w:val="76AC638F"/>
    <w:lvl w:ilvl="0" w:tentative="0">
      <w:start w:val="1"/>
      <w:numFmt w:val="decimal"/>
      <w:lvlText w:val="%1)"/>
      <w:lvlJc w:val="left"/>
      <w:pPr>
        <w:tabs>
          <w:tab w:val="left" w:pos="1260"/>
        </w:tabs>
        <w:ind w:left="126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1">
    <w:nsid w:val="785C2A45"/>
    <w:multiLevelType w:val="multilevel"/>
    <w:tmpl w:val="785C2A45"/>
    <w:lvl w:ilvl="0" w:tentative="0">
      <w:start w:val="1"/>
      <w:numFmt w:val="decimal"/>
      <w:lvlText w:val="%1）"/>
      <w:lvlJc w:val="left"/>
      <w:pPr>
        <w:tabs>
          <w:tab w:val="left" w:pos="780"/>
        </w:tabs>
        <w:ind w:left="780" w:hanging="27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2">
    <w:nsid w:val="793668B5"/>
    <w:multiLevelType w:val="multilevel"/>
    <w:tmpl w:val="793668B5"/>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3">
    <w:nsid w:val="7A2A7F51"/>
    <w:multiLevelType w:val="multilevel"/>
    <w:tmpl w:val="7A2A7F51"/>
    <w:lvl w:ilvl="0" w:tentative="0">
      <w:start w:val="1"/>
      <w:numFmt w:val="decimal"/>
      <w:lvlText w:val="%1)"/>
      <w:lvlJc w:val="left"/>
      <w:pPr>
        <w:ind w:left="1271"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4">
    <w:nsid w:val="7BEF504C"/>
    <w:multiLevelType w:val="multilevel"/>
    <w:tmpl w:val="7BEF504C"/>
    <w:lvl w:ilvl="0" w:tentative="0">
      <w:start w:val="1"/>
      <w:numFmt w:val="lowerLetter"/>
      <w:lvlText w:val="%1)"/>
      <w:lvlJc w:val="left"/>
      <w:pPr>
        <w:tabs>
          <w:tab w:val="left" w:pos="840"/>
        </w:tabs>
        <w:ind w:left="84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5">
    <w:nsid w:val="7DFF7C11"/>
    <w:multiLevelType w:val="multilevel"/>
    <w:tmpl w:val="7DFF7C11"/>
    <w:lvl w:ilvl="0" w:tentative="0">
      <w:start w:val="1"/>
      <w:numFmt w:val="lowerLetter"/>
      <w:lvlText w:val="%1)"/>
      <w:lvlJc w:val="left"/>
      <w:pPr>
        <w:tabs>
          <w:tab w:val="left" w:pos="840"/>
        </w:tabs>
        <w:ind w:left="840" w:hanging="420"/>
      </w:pPr>
      <w:rPr>
        <w:rFonts w:hint="default"/>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6">
    <w:nsid w:val="7F082548"/>
    <w:multiLevelType w:val="multilevel"/>
    <w:tmpl w:val="7F082548"/>
    <w:lvl w:ilvl="0" w:tentative="0">
      <w:start w:val="1"/>
      <w:numFmt w:val="lowerLetter"/>
      <w:lvlText w:val="%1)"/>
      <w:lvlJc w:val="left"/>
      <w:pPr>
        <w:tabs>
          <w:tab w:val="left" w:pos="840"/>
        </w:tabs>
        <w:ind w:left="84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67"/>
  </w:num>
  <w:num w:numId="2">
    <w:abstractNumId w:val="79"/>
  </w:num>
  <w:num w:numId="3">
    <w:abstractNumId w:val="148"/>
  </w:num>
  <w:num w:numId="4">
    <w:abstractNumId w:val="117"/>
  </w:num>
  <w:num w:numId="5">
    <w:abstractNumId w:val="153"/>
  </w:num>
  <w:num w:numId="6">
    <w:abstractNumId w:val="49"/>
  </w:num>
  <w:num w:numId="7">
    <w:abstractNumId w:val="130"/>
  </w:num>
  <w:num w:numId="8">
    <w:abstractNumId w:val="147"/>
  </w:num>
  <w:num w:numId="9">
    <w:abstractNumId w:val="38"/>
  </w:num>
  <w:num w:numId="10">
    <w:abstractNumId w:val="122"/>
  </w:num>
  <w:num w:numId="11">
    <w:abstractNumId w:val="46"/>
  </w:num>
  <w:num w:numId="12">
    <w:abstractNumId w:val="63"/>
  </w:num>
  <w:num w:numId="13">
    <w:abstractNumId w:val="48"/>
  </w:num>
  <w:num w:numId="14">
    <w:abstractNumId w:val="78"/>
  </w:num>
  <w:num w:numId="15">
    <w:abstractNumId w:val="112"/>
  </w:num>
  <w:num w:numId="16">
    <w:abstractNumId w:val="88"/>
  </w:num>
  <w:num w:numId="17">
    <w:abstractNumId w:val="156"/>
  </w:num>
  <w:num w:numId="18">
    <w:abstractNumId w:val="65"/>
  </w:num>
  <w:num w:numId="19">
    <w:abstractNumId w:val="174"/>
  </w:num>
  <w:num w:numId="20">
    <w:abstractNumId w:val="121"/>
  </w:num>
  <w:num w:numId="21">
    <w:abstractNumId w:val="56"/>
  </w:num>
  <w:num w:numId="22">
    <w:abstractNumId w:val="114"/>
  </w:num>
  <w:num w:numId="23">
    <w:abstractNumId w:val="74"/>
  </w:num>
  <w:num w:numId="24">
    <w:abstractNumId w:val="135"/>
  </w:num>
  <w:num w:numId="25">
    <w:abstractNumId w:val="85"/>
  </w:num>
  <w:num w:numId="26">
    <w:abstractNumId w:val="173"/>
  </w:num>
  <w:num w:numId="27">
    <w:abstractNumId w:val="96"/>
  </w:num>
  <w:num w:numId="28">
    <w:abstractNumId w:val="154"/>
  </w:num>
  <w:num w:numId="29">
    <w:abstractNumId w:val="83"/>
  </w:num>
  <w:num w:numId="30">
    <w:abstractNumId w:val="162"/>
  </w:num>
  <w:num w:numId="31">
    <w:abstractNumId w:val="84"/>
  </w:num>
  <w:num w:numId="32">
    <w:abstractNumId w:val="8"/>
  </w:num>
  <w:num w:numId="33">
    <w:abstractNumId w:val="35"/>
  </w:num>
  <w:num w:numId="34">
    <w:abstractNumId w:val="37"/>
  </w:num>
  <w:num w:numId="35">
    <w:abstractNumId w:val="41"/>
  </w:num>
  <w:num w:numId="36">
    <w:abstractNumId w:val="24"/>
  </w:num>
  <w:num w:numId="37">
    <w:abstractNumId w:val="23"/>
  </w:num>
  <w:num w:numId="38">
    <w:abstractNumId w:val="62"/>
  </w:num>
  <w:num w:numId="39">
    <w:abstractNumId w:val="32"/>
  </w:num>
  <w:num w:numId="40">
    <w:abstractNumId w:val="52"/>
  </w:num>
  <w:num w:numId="41">
    <w:abstractNumId w:val="159"/>
  </w:num>
  <w:num w:numId="42">
    <w:abstractNumId w:val="94"/>
  </w:num>
  <w:num w:numId="43">
    <w:abstractNumId w:val="134"/>
  </w:num>
  <w:num w:numId="44">
    <w:abstractNumId w:val="151"/>
  </w:num>
  <w:num w:numId="45">
    <w:abstractNumId w:val="133"/>
  </w:num>
  <w:num w:numId="46">
    <w:abstractNumId w:val="43"/>
  </w:num>
  <w:num w:numId="47">
    <w:abstractNumId w:val="61"/>
  </w:num>
  <w:num w:numId="48">
    <w:abstractNumId w:val="20"/>
  </w:num>
  <w:num w:numId="49">
    <w:abstractNumId w:val="7"/>
  </w:num>
  <w:num w:numId="50">
    <w:abstractNumId w:val="146"/>
  </w:num>
  <w:num w:numId="51">
    <w:abstractNumId w:val="101"/>
  </w:num>
  <w:num w:numId="52">
    <w:abstractNumId w:val="172"/>
  </w:num>
  <w:num w:numId="53">
    <w:abstractNumId w:val="34"/>
  </w:num>
  <w:num w:numId="54">
    <w:abstractNumId w:val="127"/>
  </w:num>
  <w:num w:numId="55">
    <w:abstractNumId w:val="71"/>
  </w:num>
  <w:num w:numId="56">
    <w:abstractNumId w:val="164"/>
  </w:num>
  <w:num w:numId="57">
    <w:abstractNumId w:val="36"/>
  </w:num>
  <w:num w:numId="58">
    <w:abstractNumId w:val="80"/>
  </w:num>
  <w:num w:numId="59">
    <w:abstractNumId w:val="132"/>
  </w:num>
  <w:num w:numId="60">
    <w:abstractNumId w:val="59"/>
  </w:num>
  <w:num w:numId="61">
    <w:abstractNumId w:val="9"/>
  </w:num>
  <w:num w:numId="62">
    <w:abstractNumId w:val="81"/>
  </w:num>
  <w:num w:numId="63">
    <w:abstractNumId w:val="57"/>
  </w:num>
  <w:num w:numId="64">
    <w:abstractNumId w:val="97"/>
  </w:num>
  <w:num w:numId="65">
    <w:abstractNumId w:val="25"/>
  </w:num>
  <w:num w:numId="66">
    <w:abstractNumId w:val="75"/>
  </w:num>
  <w:num w:numId="67">
    <w:abstractNumId w:val="18"/>
  </w:num>
  <w:num w:numId="68">
    <w:abstractNumId w:val="138"/>
  </w:num>
  <w:num w:numId="69">
    <w:abstractNumId w:val="169"/>
  </w:num>
  <w:num w:numId="70">
    <w:abstractNumId w:val="50"/>
  </w:num>
  <w:num w:numId="71">
    <w:abstractNumId w:val="21"/>
  </w:num>
  <w:num w:numId="72">
    <w:abstractNumId w:val="160"/>
  </w:num>
  <w:num w:numId="73">
    <w:abstractNumId w:val="87"/>
  </w:num>
  <w:num w:numId="74">
    <w:abstractNumId w:val="152"/>
  </w:num>
  <w:num w:numId="75">
    <w:abstractNumId w:val="31"/>
  </w:num>
  <w:num w:numId="76">
    <w:abstractNumId w:val="116"/>
  </w:num>
  <w:num w:numId="77">
    <w:abstractNumId w:val="113"/>
  </w:num>
  <w:num w:numId="78">
    <w:abstractNumId w:val="170"/>
  </w:num>
  <w:num w:numId="79">
    <w:abstractNumId w:val="171"/>
  </w:num>
  <w:num w:numId="80">
    <w:abstractNumId w:val="100"/>
  </w:num>
  <w:num w:numId="81">
    <w:abstractNumId w:val="55"/>
  </w:num>
  <w:num w:numId="82">
    <w:abstractNumId w:val="123"/>
  </w:num>
  <w:num w:numId="83">
    <w:abstractNumId w:val="29"/>
  </w:num>
  <w:num w:numId="84">
    <w:abstractNumId w:val="144"/>
  </w:num>
  <w:num w:numId="85">
    <w:abstractNumId w:val="5"/>
  </w:num>
  <w:num w:numId="86">
    <w:abstractNumId w:val="6"/>
  </w:num>
  <w:num w:numId="87">
    <w:abstractNumId w:val="111"/>
  </w:num>
  <w:num w:numId="88">
    <w:abstractNumId w:val="10"/>
  </w:num>
  <w:num w:numId="89">
    <w:abstractNumId w:val="68"/>
  </w:num>
  <w:num w:numId="90">
    <w:abstractNumId w:val="175"/>
  </w:num>
  <w:num w:numId="91">
    <w:abstractNumId w:val="14"/>
  </w:num>
  <w:num w:numId="92">
    <w:abstractNumId w:val="150"/>
  </w:num>
  <w:num w:numId="93">
    <w:abstractNumId w:val="125"/>
  </w:num>
  <w:num w:numId="94">
    <w:abstractNumId w:val="60"/>
  </w:num>
  <w:num w:numId="95">
    <w:abstractNumId w:val="166"/>
  </w:num>
  <w:num w:numId="96">
    <w:abstractNumId w:val="126"/>
  </w:num>
  <w:num w:numId="97">
    <w:abstractNumId w:val="40"/>
  </w:num>
  <w:num w:numId="98">
    <w:abstractNumId w:val="168"/>
  </w:num>
  <w:num w:numId="99">
    <w:abstractNumId w:val="93"/>
  </w:num>
  <w:num w:numId="100">
    <w:abstractNumId w:val="11"/>
  </w:num>
  <w:num w:numId="101">
    <w:abstractNumId w:val="54"/>
  </w:num>
  <w:num w:numId="102">
    <w:abstractNumId w:val="110"/>
  </w:num>
  <w:num w:numId="103">
    <w:abstractNumId w:val="47"/>
  </w:num>
  <w:num w:numId="104">
    <w:abstractNumId w:val="139"/>
  </w:num>
  <w:num w:numId="105">
    <w:abstractNumId w:val="137"/>
  </w:num>
  <w:num w:numId="106">
    <w:abstractNumId w:val="145"/>
  </w:num>
  <w:num w:numId="107">
    <w:abstractNumId w:val="53"/>
  </w:num>
  <w:num w:numId="108">
    <w:abstractNumId w:val="158"/>
  </w:num>
  <w:num w:numId="109">
    <w:abstractNumId w:val="64"/>
  </w:num>
  <w:num w:numId="110">
    <w:abstractNumId w:val="176"/>
  </w:num>
  <w:num w:numId="111">
    <w:abstractNumId w:val="129"/>
  </w:num>
  <w:num w:numId="112">
    <w:abstractNumId w:val="136"/>
  </w:num>
  <w:num w:numId="113">
    <w:abstractNumId w:val="70"/>
  </w:num>
  <w:num w:numId="114">
    <w:abstractNumId w:val="82"/>
  </w:num>
  <w:num w:numId="115">
    <w:abstractNumId w:val="77"/>
  </w:num>
  <w:num w:numId="116">
    <w:abstractNumId w:val="39"/>
  </w:num>
  <w:num w:numId="117">
    <w:abstractNumId w:val="69"/>
  </w:num>
  <w:num w:numId="118">
    <w:abstractNumId w:val="165"/>
  </w:num>
  <w:num w:numId="119">
    <w:abstractNumId w:val="4"/>
  </w:num>
  <w:num w:numId="120">
    <w:abstractNumId w:val="72"/>
  </w:num>
  <w:num w:numId="121">
    <w:abstractNumId w:val="103"/>
  </w:num>
  <w:num w:numId="122">
    <w:abstractNumId w:val="17"/>
  </w:num>
  <w:num w:numId="123">
    <w:abstractNumId w:val="140"/>
  </w:num>
  <w:num w:numId="124">
    <w:abstractNumId w:val="22"/>
  </w:num>
  <w:num w:numId="125">
    <w:abstractNumId w:val="73"/>
  </w:num>
  <w:num w:numId="126">
    <w:abstractNumId w:val="131"/>
  </w:num>
  <w:num w:numId="127">
    <w:abstractNumId w:val="115"/>
  </w:num>
  <w:num w:numId="128">
    <w:abstractNumId w:val="157"/>
  </w:num>
  <w:num w:numId="129">
    <w:abstractNumId w:val="89"/>
  </w:num>
  <w:num w:numId="130">
    <w:abstractNumId w:val="33"/>
  </w:num>
  <w:num w:numId="131">
    <w:abstractNumId w:val="124"/>
  </w:num>
  <w:num w:numId="132">
    <w:abstractNumId w:val="155"/>
  </w:num>
  <w:num w:numId="133">
    <w:abstractNumId w:val="119"/>
  </w:num>
  <w:num w:numId="134">
    <w:abstractNumId w:val="45"/>
  </w:num>
  <w:num w:numId="135">
    <w:abstractNumId w:val="16"/>
  </w:num>
  <w:num w:numId="136">
    <w:abstractNumId w:val="109"/>
  </w:num>
  <w:num w:numId="137">
    <w:abstractNumId w:val="128"/>
  </w:num>
  <w:num w:numId="138">
    <w:abstractNumId w:val="76"/>
  </w:num>
  <w:num w:numId="139">
    <w:abstractNumId w:val="3"/>
  </w:num>
  <w:num w:numId="140">
    <w:abstractNumId w:val="143"/>
  </w:num>
  <w:num w:numId="141">
    <w:abstractNumId w:val="15"/>
  </w:num>
  <w:num w:numId="142">
    <w:abstractNumId w:val="66"/>
  </w:num>
  <w:num w:numId="143">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51"/>
  </w:num>
  <w:num w:numId="145">
    <w:abstractNumId w:val="19"/>
  </w:num>
  <w:num w:numId="146">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
  </w:num>
  <w:num w:numId="148">
    <w:abstractNumId w:val="107"/>
  </w:num>
  <w:num w:numId="149">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90"/>
  </w:num>
  <w:num w:numId="151">
    <w:abstractNumId w:val="92"/>
  </w:num>
  <w:num w:numId="152">
    <w:abstractNumId w:val="42"/>
  </w:num>
  <w:num w:numId="153">
    <w:abstractNumId w:val="149"/>
  </w:num>
  <w:num w:numId="154">
    <w:abstractNumId w:val="102"/>
  </w:num>
  <w:num w:numId="155">
    <w:abstractNumId w:val="26"/>
  </w:num>
  <w:num w:numId="156">
    <w:abstractNumId w:val="108"/>
  </w:num>
  <w:num w:numId="157">
    <w:abstractNumId w:val="27"/>
  </w:num>
  <w:num w:numId="158">
    <w:abstractNumId w:val="0"/>
  </w:num>
  <w:num w:numId="159">
    <w:abstractNumId w:val="28"/>
  </w:num>
  <w:num w:numId="160">
    <w:abstractNumId w:val="120"/>
  </w:num>
  <w:num w:numId="161">
    <w:abstractNumId w:val="86"/>
  </w:num>
  <w:num w:numId="162">
    <w:abstractNumId w:val="58"/>
  </w:num>
  <w:num w:numId="163">
    <w:abstractNumId w:val="163"/>
  </w:num>
  <w:num w:numId="164">
    <w:abstractNumId w:val="30"/>
  </w:num>
  <w:num w:numId="165">
    <w:abstractNumId w:val="161"/>
  </w:num>
  <w:num w:numId="166">
    <w:abstractNumId w:val="91"/>
  </w:num>
  <w:num w:numId="167">
    <w:abstractNumId w:val="118"/>
  </w:num>
  <w:num w:numId="168">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99"/>
  </w:num>
  <w:num w:numId="170">
    <w:abstractNumId w:val="105"/>
  </w:num>
  <w:num w:numId="171">
    <w:abstractNumId w:val="167"/>
  </w:num>
  <w:num w:numId="172">
    <w:abstractNumId w:val="95"/>
  </w:num>
  <w:num w:numId="173">
    <w:abstractNumId w:val="1"/>
  </w:num>
  <w:num w:numId="174">
    <w:abstractNumId w:val="106"/>
  </w:num>
  <w:num w:numId="17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13"/>
  </w:num>
  <w:num w:numId="179">
    <w:abstractNumId w:val="14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qi_jonathan@aliyun.com">
    <w15:presenceInfo w15:providerId="Windows Live" w15:userId="b3117b487ebf4b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1"/>
  <w:bordersDoNotSurroundFooter w:val="1"/>
  <w:hideSpellingErrors/>
  <w:trackRevisions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925"/>
    <w:rsid w:val="00000108"/>
    <w:rsid w:val="00000244"/>
    <w:rsid w:val="00000407"/>
    <w:rsid w:val="000006B9"/>
    <w:rsid w:val="0000185F"/>
    <w:rsid w:val="00003116"/>
    <w:rsid w:val="000043E4"/>
    <w:rsid w:val="00004D93"/>
    <w:rsid w:val="00004FDA"/>
    <w:rsid w:val="00005093"/>
    <w:rsid w:val="0000586F"/>
    <w:rsid w:val="000058F9"/>
    <w:rsid w:val="00006A66"/>
    <w:rsid w:val="00006E77"/>
    <w:rsid w:val="0001016B"/>
    <w:rsid w:val="00010195"/>
    <w:rsid w:val="0001050A"/>
    <w:rsid w:val="00010C41"/>
    <w:rsid w:val="000115DA"/>
    <w:rsid w:val="00011EEE"/>
    <w:rsid w:val="0001231B"/>
    <w:rsid w:val="00012BD2"/>
    <w:rsid w:val="000135F2"/>
    <w:rsid w:val="00013D86"/>
    <w:rsid w:val="00013E02"/>
    <w:rsid w:val="0001458A"/>
    <w:rsid w:val="00014B45"/>
    <w:rsid w:val="00015AA4"/>
    <w:rsid w:val="000175C4"/>
    <w:rsid w:val="000178A7"/>
    <w:rsid w:val="000201DB"/>
    <w:rsid w:val="0002143C"/>
    <w:rsid w:val="000218D4"/>
    <w:rsid w:val="00021B0F"/>
    <w:rsid w:val="00022148"/>
    <w:rsid w:val="00022360"/>
    <w:rsid w:val="00022659"/>
    <w:rsid w:val="0002281B"/>
    <w:rsid w:val="0002284F"/>
    <w:rsid w:val="00022877"/>
    <w:rsid w:val="00022EAB"/>
    <w:rsid w:val="00025348"/>
    <w:rsid w:val="00025A65"/>
    <w:rsid w:val="00025F9C"/>
    <w:rsid w:val="00026470"/>
    <w:rsid w:val="000268A1"/>
    <w:rsid w:val="00026C31"/>
    <w:rsid w:val="00027280"/>
    <w:rsid w:val="00027F56"/>
    <w:rsid w:val="0003031D"/>
    <w:rsid w:val="000309CD"/>
    <w:rsid w:val="00031C71"/>
    <w:rsid w:val="00031E30"/>
    <w:rsid w:val="000320A7"/>
    <w:rsid w:val="000328DF"/>
    <w:rsid w:val="00032BCF"/>
    <w:rsid w:val="00033A9B"/>
    <w:rsid w:val="000343D2"/>
    <w:rsid w:val="000345CF"/>
    <w:rsid w:val="00034A3D"/>
    <w:rsid w:val="00034EE8"/>
    <w:rsid w:val="000352EA"/>
    <w:rsid w:val="00035925"/>
    <w:rsid w:val="00036B37"/>
    <w:rsid w:val="00037EBF"/>
    <w:rsid w:val="000400B1"/>
    <w:rsid w:val="00040974"/>
    <w:rsid w:val="00041479"/>
    <w:rsid w:val="0004184B"/>
    <w:rsid w:val="00041E4C"/>
    <w:rsid w:val="0004278B"/>
    <w:rsid w:val="000435D0"/>
    <w:rsid w:val="0004367B"/>
    <w:rsid w:val="00043863"/>
    <w:rsid w:val="00043B33"/>
    <w:rsid w:val="00043BCB"/>
    <w:rsid w:val="00044273"/>
    <w:rsid w:val="000454BB"/>
    <w:rsid w:val="00045650"/>
    <w:rsid w:val="00046B0B"/>
    <w:rsid w:val="00046CFE"/>
    <w:rsid w:val="00047747"/>
    <w:rsid w:val="00050709"/>
    <w:rsid w:val="00051460"/>
    <w:rsid w:val="00051628"/>
    <w:rsid w:val="00051CD4"/>
    <w:rsid w:val="0005230A"/>
    <w:rsid w:val="00053377"/>
    <w:rsid w:val="000533A1"/>
    <w:rsid w:val="00055DAE"/>
    <w:rsid w:val="00057843"/>
    <w:rsid w:val="00060250"/>
    <w:rsid w:val="00060AFF"/>
    <w:rsid w:val="00060E0F"/>
    <w:rsid w:val="0006132A"/>
    <w:rsid w:val="00061503"/>
    <w:rsid w:val="0006187D"/>
    <w:rsid w:val="000620E5"/>
    <w:rsid w:val="00062C4D"/>
    <w:rsid w:val="00064D30"/>
    <w:rsid w:val="00065A54"/>
    <w:rsid w:val="0006658E"/>
    <w:rsid w:val="00067B49"/>
    <w:rsid w:val="00067CDF"/>
    <w:rsid w:val="0007086D"/>
    <w:rsid w:val="00070DA2"/>
    <w:rsid w:val="00070FFF"/>
    <w:rsid w:val="000718AD"/>
    <w:rsid w:val="000721A6"/>
    <w:rsid w:val="00072AD7"/>
    <w:rsid w:val="00073E5E"/>
    <w:rsid w:val="00074C6F"/>
    <w:rsid w:val="00074FBE"/>
    <w:rsid w:val="00076408"/>
    <w:rsid w:val="00076899"/>
    <w:rsid w:val="00076B0E"/>
    <w:rsid w:val="00076EBE"/>
    <w:rsid w:val="00080170"/>
    <w:rsid w:val="000810C1"/>
    <w:rsid w:val="00081677"/>
    <w:rsid w:val="00082C01"/>
    <w:rsid w:val="00083A09"/>
    <w:rsid w:val="00084D47"/>
    <w:rsid w:val="000859C1"/>
    <w:rsid w:val="00085B06"/>
    <w:rsid w:val="000866BE"/>
    <w:rsid w:val="00086F4B"/>
    <w:rsid w:val="00087656"/>
    <w:rsid w:val="00087908"/>
    <w:rsid w:val="00087CAE"/>
    <w:rsid w:val="00087E3B"/>
    <w:rsid w:val="00087FBE"/>
    <w:rsid w:val="0009005E"/>
    <w:rsid w:val="00092857"/>
    <w:rsid w:val="00092A2C"/>
    <w:rsid w:val="000930AA"/>
    <w:rsid w:val="00093114"/>
    <w:rsid w:val="000934E0"/>
    <w:rsid w:val="00093FBE"/>
    <w:rsid w:val="00094EC2"/>
    <w:rsid w:val="00096377"/>
    <w:rsid w:val="000963BF"/>
    <w:rsid w:val="000A0C51"/>
    <w:rsid w:val="000A13C5"/>
    <w:rsid w:val="000A196A"/>
    <w:rsid w:val="000A2021"/>
    <w:rsid w:val="000A20A9"/>
    <w:rsid w:val="000A29D7"/>
    <w:rsid w:val="000A3352"/>
    <w:rsid w:val="000A3CA6"/>
    <w:rsid w:val="000A3E4F"/>
    <w:rsid w:val="000A4508"/>
    <w:rsid w:val="000A45F2"/>
    <w:rsid w:val="000A48B1"/>
    <w:rsid w:val="000A6768"/>
    <w:rsid w:val="000A7E2C"/>
    <w:rsid w:val="000B0245"/>
    <w:rsid w:val="000B22B1"/>
    <w:rsid w:val="000B3143"/>
    <w:rsid w:val="000B3490"/>
    <w:rsid w:val="000B4FEF"/>
    <w:rsid w:val="000B6870"/>
    <w:rsid w:val="000B74EE"/>
    <w:rsid w:val="000B79CA"/>
    <w:rsid w:val="000B7BE6"/>
    <w:rsid w:val="000C0E61"/>
    <w:rsid w:val="000C1A4C"/>
    <w:rsid w:val="000C1D09"/>
    <w:rsid w:val="000C1E83"/>
    <w:rsid w:val="000C1EB1"/>
    <w:rsid w:val="000C22D6"/>
    <w:rsid w:val="000C2465"/>
    <w:rsid w:val="000C3591"/>
    <w:rsid w:val="000C3F8C"/>
    <w:rsid w:val="000C4750"/>
    <w:rsid w:val="000C51E6"/>
    <w:rsid w:val="000C5ED5"/>
    <w:rsid w:val="000C6B05"/>
    <w:rsid w:val="000C6DD6"/>
    <w:rsid w:val="000C721D"/>
    <w:rsid w:val="000C73D4"/>
    <w:rsid w:val="000C7C63"/>
    <w:rsid w:val="000D0687"/>
    <w:rsid w:val="000D1746"/>
    <w:rsid w:val="000D1F5B"/>
    <w:rsid w:val="000D248A"/>
    <w:rsid w:val="000D2E36"/>
    <w:rsid w:val="000D2F9A"/>
    <w:rsid w:val="000D310A"/>
    <w:rsid w:val="000D33DE"/>
    <w:rsid w:val="000D3C6F"/>
    <w:rsid w:val="000D3D4C"/>
    <w:rsid w:val="000D403F"/>
    <w:rsid w:val="000D4F51"/>
    <w:rsid w:val="000D5B17"/>
    <w:rsid w:val="000D6278"/>
    <w:rsid w:val="000D63D0"/>
    <w:rsid w:val="000D718B"/>
    <w:rsid w:val="000D72B9"/>
    <w:rsid w:val="000D7B28"/>
    <w:rsid w:val="000D7C3A"/>
    <w:rsid w:val="000E0154"/>
    <w:rsid w:val="000E0A37"/>
    <w:rsid w:val="000E0C46"/>
    <w:rsid w:val="000E1BC3"/>
    <w:rsid w:val="000E273F"/>
    <w:rsid w:val="000E2BCA"/>
    <w:rsid w:val="000E37B8"/>
    <w:rsid w:val="000E4136"/>
    <w:rsid w:val="000E459F"/>
    <w:rsid w:val="000E45C6"/>
    <w:rsid w:val="000E4F1E"/>
    <w:rsid w:val="000E5727"/>
    <w:rsid w:val="000E615D"/>
    <w:rsid w:val="000E61E2"/>
    <w:rsid w:val="000E6729"/>
    <w:rsid w:val="000E6CF9"/>
    <w:rsid w:val="000E70AD"/>
    <w:rsid w:val="000E78DA"/>
    <w:rsid w:val="000F0020"/>
    <w:rsid w:val="000F030C"/>
    <w:rsid w:val="000F0347"/>
    <w:rsid w:val="000F0953"/>
    <w:rsid w:val="000F0BC3"/>
    <w:rsid w:val="000F0C05"/>
    <w:rsid w:val="000F105A"/>
    <w:rsid w:val="000F129C"/>
    <w:rsid w:val="000F1A24"/>
    <w:rsid w:val="000F318E"/>
    <w:rsid w:val="000F408C"/>
    <w:rsid w:val="000F43DD"/>
    <w:rsid w:val="000F483C"/>
    <w:rsid w:val="000F49B2"/>
    <w:rsid w:val="000F59B2"/>
    <w:rsid w:val="000F79DE"/>
    <w:rsid w:val="001007B6"/>
    <w:rsid w:val="001007FD"/>
    <w:rsid w:val="00101033"/>
    <w:rsid w:val="00101353"/>
    <w:rsid w:val="00101651"/>
    <w:rsid w:val="0010273E"/>
    <w:rsid w:val="00102BED"/>
    <w:rsid w:val="00103061"/>
    <w:rsid w:val="001032CC"/>
    <w:rsid w:val="001048F4"/>
    <w:rsid w:val="00105674"/>
    <w:rsid w:val="001056DE"/>
    <w:rsid w:val="00105BD6"/>
    <w:rsid w:val="00105C38"/>
    <w:rsid w:val="00106852"/>
    <w:rsid w:val="0010718C"/>
    <w:rsid w:val="0010753E"/>
    <w:rsid w:val="00110576"/>
    <w:rsid w:val="0011087E"/>
    <w:rsid w:val="001118C6"/>
    <w:rsid w:val="00111CCB"/>
    <w:rsid w:val="00111E4B"/>
    <w:rsid w:val="001120F8"/>
    <w:rsid w:val="001124C0"/>
    <w:rsid w:val="001125EE"/>
    <w:rsid w:val="00112DB6"/>
    <w:rsid w:val="00112EE0"/>
    <w:rsid w:val="00113C91"/>
    <w:rsid w:val="00114266"/>
    <w:rsid w:val="00114975"/>
    <w:rsid w:val="001155C1"/>
    <w:rsid w:val="00116146"/>
    <w:rsid w:val="0011799C"/>
    <w:rsid w:val="001202D8"/>
    <w:rsid w:val="00120788"/>
    <w:rsid w:val="001207D1"/>
    <w:rsid w:val="001209BF"/>
    <w:rsid w:val="001210F3"/>
    <w:rsid w:val="0012132C"/>
    <w:rsid w:val="00121588"/>
    <w:rsid w:val="00121B47"/>
    <w:rsid w:val="00123313"/>
    <w:rsid w:val="00123D2D"/>
    <w:rsid w:val="001242B5"/>
    <w:rsid w:val="001252A9"/>
    <w:rsid w:val="001255CD"/>
    <w:rsid w:val="0012602A"/>
    <w:rsid w:val="00127206"/>
    <w:rsid w:val="0013005B"/>
    <w:rsid w:val="001301C8"/>
    <w:rsid w:val="00130266"/>
    <w:rsid w:val="001310CD"/>
    <w:rsid w:val="0013175F"/>
    <w:rsid w:val="001319F8"/>
    <w:rsid w:val="00132182"/>
    <w:rsid w:val="00132408"/>
    <w:rsid w:val="001335EF"/>
    <w:rsid w:val="001336CC"/>
    <w:rsid w:val="00134461"/>
    <w:rsid w:val="00134FE9"/>
    <w:rsid w:val="00135A23"/>
    <w:rsid w:val="00136017"/>
    <w:rsid w:val="00136BFF"/>
    <w:rsid w:val="00136ED6"/>
    <w:rsid w:val="00136FBD"/>
    <w:rsid w:val="00137856"/>
    <w:rsid w:val="00137CCB"/>
    <w:rsid w:val="00140757"/>
    <w:rsid w:val="001407B0"/>
    <w:rsid w:val="00140CE2"/>
    <w:rsid w:val="0014151C"/>
    <w:rsid w:val="00142169"/>
    <w:rsid w:val="001432AF"/>
    <w:rsid w:val="001438F8"/>
    <w:rsid w:val="0014416A"/>
    <w:rsid w:val="0014525E"/>
    <w:rsid w:val="00145F85"/>
    <w:rsid w:val="00146187"/>
    <w:rsid w:val="00146301"/>
    <w:rsid w:val="00146CA2"/>
    <w:rsid w:val="00146CE2"/>
    <w:rsid w:val="00147485"/>
    <w:rsid w:val="0015105F"/>
    <w:rsid w:val="001512B4"/>
    <w:rsid w:val="0015159F"/>
    <w:rsid w:val="001517EF"/>
    <w:rsid w:val="0015362D"/>
    <w:rsid w:val="00153EE9"/>
    <w:rsid w:val="00154650"/>
    <w:rsid w:val="00154952"/>
    <w:rsid w:val="00154FED"/>
    <w:rsid w:val="00155EFE"/>
    <w:rsid w:val="00160DC2"/>
    <w:rsid w:val="00160F6B"/>
    <w:rsid w:val="001620A5"/>
    <w:rsid w:val="0016212F"/>
    <w:rsid w:val="00164E53"/>
    <w:rsid w:val="00165355"/>
    <w:rsid w:val="00165A6E"/>
    <w:rsid w:val="00165AFF"/>
    <w:rsid w:val="00166216"/>
    <w:rsid w:val="0016677E"/>
    <w:rsid w:val="0016699D"/>
    <w:rsid w:val="00170818"/>
    <w:rsid w:val="001714D1"/>
    <w:rsid w:val="00171927"/>
    <w:rsid w:val="001733CE"/>
    <w:rsid w:val="001735FE"/>
    <w:rsid w:val="001736D0"/>
    <w:rsid w:val="001749AF"/>
    <w:rsid w:val="00175159"/>
    <w:rsid w:val="00175616"/>
    <w:rsid w:val="001758BF"/>
    <w:rsid w:val="00176208"/>
    <w:rsid w:val="0017655E"/>
    <w:rsid w:val="00176770"/>
    <w:rsid w:val="001771E7"/>
    <w:rsid w:val="00177972"/>
    <w:rsid w:val="001804AE"/>
    <w:rsid w:val="001804E9"/>
    <w:rsid w:val="0018107D"/>
    <w:rsid w:val="00181BFB"/>
    <w:rsid w:val="0018211B"/>
    <w:rsid w:val="001824E6"/>
    <w:rsid w:val="001826C4"/>
    <w:rsid w:val="001837EB"/>
    <w:rsid w:val="001840D3"/>
    <w:rsid w:val="001844BF"/>
    <w:rsid w:val="001851B1"/>
    <w:rsid w:val="00185278"/>
    <w:rsid w:val="00185D0D"/>
    <w:rsid w:val="00185E3E"/>
    <w:rsid w:val="00186368"/>
    <w:rsid w:val="001865E4"/>
    <w:rsid w:val="00186920"/>
    <w:rsid w:val="001900F8"/>
    <w:rsid w:val="001901BB"/>
    <w:rsid w:val="00191258"/>
    <w:rsid w:val="00191378"/>
    <w:rsid w:val="00191510"/>
    <w:rsid w:val="001918D3"/>
    <w:rsid w:val="00192680"/>
    <w:rsid w:val="00192E76"/>
    <w:rsid w:val="00193037"/>
    <w:rsid w:val="00193A2C"/>
    <w:rsid w:val="00193BDD"/>
    <w:rsid w:val="0019422E"/>
    <w:rsid w:val="001942F5"/>
    <w:rsid w:val="00195323"/>
    <w:rsid w:val="00195C68"/>
    <w:rsid w:val="00195DF5"/>
    <w:rsid w:val="00196678"/>
    <w:rsid w:val="001A0A1A"/>
    <w:rsid w:val="001A1868"/>
    <w:rsid w:val="001A288E"/>
    <w:rsid w:val="001A4BA3"/>
    <w:rsid w:val="001A514F"/>
    <w:rsid w:val="001A51EB"/>
    <w:rsid w:val="001A660E"/>
    <w:rsid w:val="001A6B13"/>
    <w:rsid w:val="001A78DE"/>
    <w:rsid w:val="001A7FA9"/>
    <w:rsid w:val="001B0855"/>
    <w:rsid w:val="001B08FD"/>
    <w:rsid w:val="001B138C"/>
    <w:rsid w:val="001B1A61"/>
    <w:rsid w:val="001B272B"/>
    <w:rsid w:val="001B2F09"/>
    <w:rsid w:val="001B3906"/>
    <w:rsid w:val="001B3CE7"/>
    <w:rsid w:val="001B5AA6"/>
    <w:rsid w:val="001B5F55"/>
    <w:rsid w:val="001B659F"/>
    <w:rsid w:val="001B68EF"/>
    <w:rsid w:val="001B6B55"/>
    <w:rsid w:val="001B6C2A"/>
    <w:rsid w:val="001B6DC2"/>
    <w:rsid w:val="001B7198"/>
    <w:rsid w:val="001C01C5"/>
    <w:rsid w:val="001C149C"/>
    <w:rsid w:val="001C1713"/>
    <w:rsid w:val="001C1997"/>
    <w:rsid w:val="001C1E5C"/>
    <w:rsid w:val="001C21AC"/>
    <w:rsid w:val="001C22C6"/>
    <w:rsid w:val="001C2FE2"/>
    <w:rsid w:val="001C3071"/>
    <w:rsid w:val="001C30B2"/>
    <w:rsid w:val="001C47BA"/>
    <w:rsid w:val="001C4D5B"/>
    <w:rsid w:val="001C4E60"/>
    <w:rsid w:val="001C50DE"/>
    <w:rsid w:val="001C5945"/>
    <w:rsid w:val="001C59EA"/>
    <w:rsid w:val="001C5C3C"/>
    <w:rsid w:val="001C7736"/>
    <w:rsid w:val="001C79E7"/>
    <w:rsid w:val="001C7F30"/>
    <w:rsid w:val="001D081B"/>
    <w:rsid w:val="001D0FCB"/>
    <w:rsid w:val="001D109C"/>
    <w:rsid w:val="001D12FE"/>
    <w:rsid w:val="001D1343"/>
    <w:rsid w:val="001D16F7"/>
    <w:rsid w:val="001D317E"/>
    <w:rsid w:val="001D406C"/>
    <w:rsid w:val="001D41EE"/>
    <w:rsid w:val="001D4229"/>
    <w:rsid w:val="001D431F"/>
    <w:rsid w:val="001D4AFD"/>
    <w:rsid w:val="001D635B"/>
    <w:rsid w:val="001D66EE"/>
    <w:rsid w:val="001D754F"/>
    <w:rsid w:val="001D77BC"/>
    <w:rsid w:val="001D7BF5"/>
    <w:rsid w:val="001E01B4"/>
    <w:rsid w:val="001E0380"/>
    <w:rsid w:val="001E12C8"/>
    <w:rsid w:val="001E13B1"/>
    <w:rsid w:val="001E1E93"/>
    <w:rsid w:val="001E2287"/>
    <w:rsid w:val="001E27EA"/>
    <w:rsid w:val="001E42AF"/>
    <w:rsid w:val="001E4AAC"/>
    <w:rsid w:val="001E5744"/>
    <w:rsid w:val="001E6363"/>
    <w:rsid w:val="001E6DC7"/>
    <w:rsid w:val="001F0324"/>
    <w:rsid w:val="001F05C9"/>
    <w:rsid w:val="001F09DF"/>
    <w:rsid w:val="001F1B37"/>
    <w:rsid w:val="001F28C3"/>
    <w:rsid w:val="001F2C39"/>
    <w:rsid w:val="001F3678"/>
    <w:rsid w:val="001F3730"/>
    <w:rsid w:val="001F38E2"/>
    <w:rsid w:val="001F3A19"/>
    <w:rsid w:val="001F422D"/>
    <w:rsid w:val="001F5AEB"/>
    <w:rsid w:val="001F6DB6"/>
    <w:rsid w:val="001F7387"/>
    <w:rsid w:val="001F758E"/>
    <w:rsid w:val="00200CCC"/>
    <w:rsid w:val="00200FA6"/>
    <w:rsid w:val="0020207C"/>
    <w:rsid w:val="002023A5"/>
    <w:rsid w:val="00202596"/>
    <w:rsid w:val="002033B7"/>
    <w:rsid w:val="002046B7"/>
    <w:rsid w:val="00211DDE"/>
    <w:rsid w:val="00212E12"/>
    <w:rsid w:val="002145C6"/>
    <w:rsid w:val="00214DF4"/>
    <w:rsid w:val="002150E5"/>
    <w:rsid w:val="0021551F"/>
    <w:rsid w:val="00215664"/>
    <w:rsid w:val="00215EED"/>
    <w:rsid w:val="002167C6"/>
    <w:rsid w:val="0022038C"/>
    <w:rsid w:val="00221328"/>
    <w:rsid w:val="00221BA1"/>
    <w:rsid w:val="00221D7B"/>
    <w:rsid w:val="00221EF0"/>
    <w:rsid w:val="00223A2A"/>
    <w:rsid w:val="00224B8B"/>
    <w:rsid w:val="00224D7C"/>
    <w:rsid w:val="00225156"/>
    <w:rsid w:val="002257E3"/>
    <w:rsid w:val="00225923"/>
    <w:rsid w:val="0022726B"/>
    <w:rsid w:val="00227878"/>
    <w:rsid w:val="00231124"/>
    <w:rsid w:val="002311DF"/>
    <w:rsid w:val="00231A0B"/>
    <w:rsid w:val="00232442"/>
    <w:rsid w:val="002327AD"/>
    <w:rsid w:val="00233348"/>
    <w:rsid w:val="00233FC1"/>
    <w:rsid w:val="002340E8"/>
    <w:rsid w:val="00234467"/>
    <w:rsid w:val="00235E99"/>
    <w:rsid w:val="00236D07"/>
    <w:rsid w:val="00237D8D"/>
    <w:rsid w:val="00237E9A"/>
    <w:rsid w:val="002401B6"/>
    <w:rsid w:val="00240708"/>
    <w:rsid w:val="00241553"/>
    <w:rsid w:val="002416C1"/>
    <w:rsid w:val="00241739"/>
    <w:rsid w:val="00241C94"/>
    <w:rsid w:val="00241CBD"/>
    <w:rsid w:val="00241DA2"/>
    <w:rsid w:val="002421E5"/>
    <w:rsid w:val="002426DA"/>
    <w:rsid w:val="00242825"/>
    <w:rsid w:val="00244CD6"/>
    <w:rsid w:val="0024558F"/>
    <w:rsid w:val="00245CF3"/>
    <w:rsid w:val="00246706"/>
    <w:rsid w:val="002469AC"/>
    <w:rsid w:val="00246FA4"/>
    <w:rsid w:val="00247FEE"/>
    <w:rsid w:val="002500AA"/>
    <w:rsid w:val="00250555"/>
    <w:rsid w:val="00250882"/>
    <w:rsid w:val="00250E7D"/>
    <w:rsid w:val="00250EB6"/>
    <w:rsid w:val="002516FE"/>
    <w:rsid w:val="00252B42"/>
    <w:rsid w:val="00252D20"/>
    <w:rsid w:val="002549AE"/>
    <w:rsid w:val="00254A05"/>
    <w:rsid w:val="00254C02"/>
    <w:rsid w:val="00254E21"/>
    <w:rsid w:val="0025629D"/>
    <w:rsid w:val="002565D5"/>
    <w:rsid w:val="002572B6"/>
    <w:rsid w:val="0026070A"/>
    <w:rsid w:val="00260E52"/>
    <w:rsid w:val="002614DA"/>
    <w:rsid w:val="00261649"/>
    <w:rsid w:val="00261728"/>
    <w:rsid w:val="002622C0"/>
    <w:rsid w:val="00262A68"/>
    <w:rsid w:val="002630FC"/>
    <w:rsid w:val="00264084"/>
    <w:rsid w:val="002647C3"/>
    <w:rsid w:val="00264EDC"/>
    <w:rsid w:val="00265ACE"/>
    <w:rsid w:val="002666AE"/>
    <w:rsid w:val="00266743"/>
    <w:rsid w:val="00266EC4"/>
    <w:rsid w:val="00267076"/>
    <w:rsid w:val="002676C3"/>
    <w:rsid w:val="00267897"/>
    <w:rsid w:val="00274038"/>
    <w:rsid w:val="00274CB4"/>
    <w:rsid w:val="00275681"/>
    <w:rsid w:val="00275A14"/>
    <w:rsid w:val="00275B15"/>
    <w:rsid w:val="00275C90"/>
    <w:rsid w:val="00276CF5"/>
    <w:rsid w:val="00276DB9"/>
    <w:rsid w:val="00276F12"/>
    <w:rsid w:val="002773BC"/>
    <w:rsid w:val="002778AE"/>
    <w:rsid w:val="00280BDB"/>
    <w:rsid w:val="00280D62"/>
    <w:rsid w:val="002812D7"/>
    <w:rsid w:val="00281344"/>
    <w:rsid w:val="00281504"/>
    <w:rsid w:val="0028177A"/>
    <w:rsid w:val="00281BBF"/>
    <w:rsid w:val="00281F0E"/>
    <w:rsid w:val="0028269A"/>
    <w:rsid w:val="00282C03"/>
    <w:rsid w:val="00282FAC"/>
    <w:rsid w:val="00283074"/>
    <w:rsid w:val="00283590"/>
    <w:rsid w:val="002837F0"/>
    <w:rsid w:val="00283AA2"/>
    <w:rsid w:val="00284063"/>
    <w:rsid w:val="002840E2"/>
    <w:rsid w:val="002842DB"/>
    <w:rsid w:val="002845DF"/>
    <w:rsid w:val="00284A1E"/>
    <w:rsid w:val="00284D90"/>
    <w:rsid w:val="00285163"/>
    <w:rsid w:val="00285604"/>
    <w:rsid w:val="00285A51"/>
    <w:rsid w:val="002861B3"/>
    <w:rsid w:val="00286973"/>
    <w:rsid w:val="00286DC8"/>
    <w:rsid w:val="00286FF7"/>
    <w:rsid w:val="00290AC9"/>
    <w:rsid w:val="00290B18"/>
    <w:rsid w:val="00291950"/>
    <w:rsid w:val="00291BF6"/>
    <w:rsid w:val="00291C1E"/>
    <w:rsid w:val="00292034"/>
    <w:rsid w:val="002924AD"/>
    <w:rsid w:val="00293E06"/>
    <w:rsid w:val="00294A4A"/>
    <w:rsid w:val="00294E70"/>
    <w:rsid w:val="00296081"/>
    <w:rsid w:val="00297732"/>
    <w:rsid w:val="002A0C5E"/>
    <w:rsid w:val="002A1924"/>
    <w:rsid w:val="002A193A"/>
    <w:rsid w:val="002A22A0"/>
    <w:rsid w:val="002A294C"/>
    <w:rsid w:val="002A34DC"/>
    <w:rsid w:val="002A351A"/>
    <w:rsid w:val="002A36C4"/>
    <w:rsid w:val="002A3D7F"/>
    <w:rsid w:val="002A40B2"/>
    <w:rsid w:val="002A45AB"/>
    <w:rsid w:val="002A4649"/>
    <w:rsid w:val="002A4EC0"/>
    <w:rsid w:val="002A5BB7"/>
    <w:rsid w:val="002A616B"/>
    <w:rsid w:val="002A6826"/>
    <w:rsid w:val="002A6EDA"/>
    <w:rsid w:val="002A7420"/>
    <w:rsid w:val="002B044E"/>
    <w:rsid w:val="002B0459"/>
    <w:rsid w:val="002B0CF2"/>
    <w:rsid w:val="002B0F12"/>
    <w:rsid w:val="002B1308"/>
    <w:rsid w:val="002B1A5E"/>
    <w:rsid w:val="002B24E6"/>
    <w:rsid w:val="002B27DB"/>
    <w:rsid w:val="002B3673"/>
    <w:rsid w:val="002B3B75"/>
    <w:rsid w:val="002B4554"/>
    <w:rsid w:val="002B4B68"/>
    <w:rsid w:val="002B4D79"/>
    <w:rsid w:val="002B4EDF"/>
    <w:rsid w:val="002B4FFC"/>
    <w:rsid w:val="002B5FA8"/>
    <w:rsid w:val="002B6561"/>
    <w:rsid w:val="002B7715"/>
    <w:rsid w:val="002B7758"/>
    <w:rsid w:val="002C0DF1"/>
    <w:rsid w:val="002C236F"/>
    <w:rsid w:val="002C3A47"/>
    <w:rsid w:val="002C4089"/>
    <w:rsid w:val="002C47DF"/>
    <w:rsid w:val="002C5D63"/>
    <w:rsid w:val="002C6B80"/>
    <w:rsid w:val="002C72D8"/>
    <w:rsid w:val="002D04F0"/>
    <w:rsid w:val="002D0F18"/>
    <w:rsid w:val="002D11FA"/>
    <w:rsid w:val="002D18DA"/>
    <w:rsid w:val="002D22B5"/>
    <w:rsid w:val="002D2BCF"/>
    <w:rsid w:val="002D2F7C"/>
    <w:rsid w:val="002D386A"/>
    <w:rsid w:val="002D3E56"/>
    <w:rsid w:val="002D44C9"/>
    <w:rsid w:val="002D6D4F"/>
    <w:rsid w:val="002D7126"/>
    <w:rsid w:val="002D7681"/>
    <w:rsid w:val="002D7E96"/>
    <w:rsid w:val="002E0CC8"/>
    <w:rsid w:val="002E0DDF"/>
    <w:rsid w:val="002E0F80"/>
    <w:rsid w:val="002E130F"/>
    <w:rsid w:val="002E23A5"/>
    <w:rsid w:val="002E2906"/>
    <w:rsid w:val="002E3943"/>
    <w:rsid w:val="002E39B5"/>
    <w:rsid w:val="002E4A28"/>
    <w:rsid w:val="002E4A3A"/>
    <w:rsid w:val="002E50FC"/>
    <w:rsid w:val="002E5309"/>
    <w:rsid w:val="002E5635"/>
    <w:rsid w:val="002E5C1A"/>
    <w:rsid w:val="002E64C3"/>
    <w:rsid w:val="002E6818"/>
    <w:rsid w:val="002E69EF"/>
    <w:rsid w:val="002E6A2C"/>
    <w:rsid w:val="002E7B00"/>
    <w:rsid w:val="002F1B1A"/>
    <w:rsid w:val="002F1D8C"/>
    <w:rsid w:val="002F21DA"/>
    <w:rsid w:val="002F3D5E"/>
    <w:rsid w:val="002F41DC"/>
    <w:rsid w:val="002F49D0"/>
    <w:rsid w:val="002F5771"/>
    <w:rsid w:val="002F5C5D"/>
    <w:rsid w:val="002F6817"/>
    <w:rsid w:val="002F6B96"/>
    <w:rsid w:val="002F74B4"/>
    <w:rsid w:val="002F7DE6"/>
    <w:rsid w:val="003003A6"/>
    <w:rsid w:val="00300F29"/>
    <w:rsid w:val="0030195E"/>
    <w:rsid w:val="00301B78"/>
    <w:rsid w:val="00301E63"/>
    <w:rsid w:val="00301F39"/>
    <w:rsid w:val="00302008"/>
    <w:rsid w:val="003020E6"/>
    <w:rsid w:val="00304343"/>
    <w:rsid w:val="00304A64"/>
    <w:rsid w:val="00305175"/>
    <w:rsid w:val="00305AC9"/>
    <w:rsid w:val="0030637E"/>
    <w:rsid w:val="00306517"/>
    <w:rsid w:val="00306DCF"/>
    <w:rsid w:val="00307644"/>
    <w:rsid w:val="00307796"/>
    <w:rsid w:val="00307A9D"/>
    <w:rsid w:val="00310A17"/>
    <w:rsid w:val="00310A8A"/>
    <w:rsid w:val="00311EE4"/>
    <w:rsid w:val="0031299C"/>
    <w:rsid w:val="00312EA4"/>
    <w:rsid w:val="00313261"/>
    <w:rsid w:val="00313293"/>
    <w:rsid w:val="00313310"/>
    <w:rsid w:val="0031376C"/>
    <w:rsid w:val="00314469"/>
    <w:rsid w:val="00314839"/>
    <w:rsid w:val="003153B1"/>
    <w:rsid w:val="003153D6"/>
    <w:rsid w:val="00317230"/>
    <w:rsid w:val="00317C00"/>
    <w:rsid w:val="00321105"/>
    <w:rsid w:val="00322792"/>
    <w:rsid w:val="0032315F"/>
    <w:rsid w:val="00325785"/>
    <w:rsid w:val="00325926"/>
    <w:rsid w:val="00326306"/>
    <w:rsid w:val="00326D25"/>
    <w:rsid w:val="003273CF"/>
    <w:rsid w:val="003277E2"/>
    <w:rsid w:val="00327A8A"/>
    <w:rsid w:val="00330C99"/>
    <w:rsid w:val="00330DC5"/>
    <w:rsid w:val="00330FFC"/>
    <w:rsid w:val="00331C99"/>
    <w:rsid w:val="00331D86"/>
    <w:rsid w:val="00333B02"/>
    <w:rsid w:val="00334497"/>
    <w:rsid w:val="00334E77"/>
    <w:rsid w:val="00334FA5"/>
    <w:rsid w:val="00335129"/>
    <w:rsid w:val="0033575D"/>
    <w:rsid w:val="003357BE"/>
    <w:rsid w:val="00336610"/>
    <w:rsid w:val="003400E0"/>
    <w:rsid w:val="00341215"/>
    <w:rsid w:val="00343499"/>
    <w:rsid w:val="00343F73"/>
    <w:rsid w:val="00343FF3"/>
    <w:rsid w:val="00344C1D"/>
    <w:rsid w:val="00345060"/>
    <w:rsid w:val="00345777"/>
    <w:rsid w:val="0034603E"/>
    <w:rsid w:val="0034635A"/>
    <w:rsid w:val="0034664D"/>
    <w:rsid w:val="00346C72"/>
    <w:rsid w:val="0034731F"/>
    <w:rsid w:val="00347C39"/>
    <w:rsid w:val="00351C5D"/>
    <w:rsid w:val="0035323B"/>
    <w:rsid w:val="00354886"/>
    <w:rsid w:val="00354E9C"/>
    <w:rsid w:val="003562E3"/>
    <w:rsid w:val="0036012A"/>
    <w:rsid w:val="003609D2"/>
    <w:rsid w:val="00361AEF"/>
    <w:rsid w:val="00361E49"/>
    <w:rsid w:val="00361F8C"/>
    <w:rsid w:val="00363F22"/>
    <w:rsid w:val="00364AB2"/>
    <w:rsid w:val="00364AB7"/>
    <w:rsid w:val="00366825"/>
    <w:rsid w:val="00366EE0"/>
    <w:rsid w:val="00367016"/>
    <w:rsid w:val="0036769D"/>
    <w:rsid w:val="00367E32"/>
    <w:rsid w:val="0037026A"/>
    <w:rsid w:val="0037178B"/>
    <w:rsid w:val="003720F3"/>
    <w:rsid w:val="003745B6"/>
    <w:rsid w:val="00375564"/>
    <w:rsid w:val="00376EDC"/>
    <w:rsid w:val="00377811"/>
    <w:rsid w:val="00377ABF"/>
    <w:rsid w:val="00380A46"/>
    <w:rsid w:val="00381EE6"/>
    <w:rsid w:val="00382589"/>
    <w:rsid w:val="00382886"/>
    <w:rsid w:val="00382CD6"/>
    <w:rsid w:val="00383191"/>
    <w:rsid w:val="0038350D"/>
    <w:rsid w:val="003843A0"/>
    <w:rsid w:val="003854B2"/>
    <w:rsid w:val="00385579"/>
    <w:rsid w:val="003861A6"/>
    <w:rsid w:val="00386385"/>
    <w:rsid w:val="0038644B"/>
    <w:rsid w:val="00386DED"/>
    <w:rsid w:val="00390A69"/>
    <w:rsid w:val="003912E7"/>
    <w:rsid w:val="0039143E"/>
    <w:rsid w:val="003917EA"/>
    <w:rsid w:val="00391CFD"/>
    <w:rsid w:val="00392353"/>
    <w:rsid w:val="00392447"/>
    <w:rsid w:val="00393947"/>
    <w:rsid w:val="00393AA3"/>
    <w:rsid w:val="00393CAD"/>
    <w:rsid w:val="0039405A"/>
    <w:rsid w:val="003967A8"/>
    <w:rsid w:val="00396855"/>
    <w:rsid w:val="003977A6"/>
    <w:rsid w:val="003A0705"/>
    <w:rsid w:val="003A1224"/>
    <w:rsid w:val="003A125C"/>
    <w:rsid w:val="003A2275"/>
    <w:rsid w:val="003A25A6"/>
    <w:rsid w:val="003A2985"/>
    <w:rsid w:val="003A3280"/>
    <w:rsid w:val="003A430F"/>
    <w:rsid w:val="003A4457"/>
    <w:rsid w:val="003A48E9"/>
    <w:rsid w:val="003A62FC"/>
    <w:rsid w:val="003A6A4F"/>
    <w:rsid w:val="003A7088"/>
    <w:rsid w:val="003A732E"/>
    <w:rsid w:val="003B00DF"/>
    <w:rsid w:val="003B1275"/>
    <w:rsid w:val="003B1778"/>
    <w:rsid w:val="003B17BE"/>
    <w:rsid w:val="003B3665"/>
    <w:rsid w:val="003B3A21"/>
    <w:rsid w:val="003B4D12"/>
    <w:rsid w:val="003B4E52"/>
    <w:rsid w:val="003B66AB"/>
    <w:rsid w:val="003B7D6A"/>
    <w:rsid w:val="003B7FB0"/>
    <w:rsid w:val="003C0CBE"/>
    <w:rsid w:val="003C11CB"/>
    <w:rsid w:val="003C1252"/>
    <w:rsid w:val="003C1408"/>
    <w:rsid w:val="003C4B5C"/>
    <w:rsid w:val="003C599B"/>
    <w:rsid w:val="003C5DD9"/>
    <w:rsid w:val="003C7439"/>
    <w:rsid w:val="003C75F3"/>
    <w:rsid w:val="003C78A3"/>
    <w:rsid w:val="003D037D"/>
    <w:rsid w:val="003D11A1"/>
    <w:rsid w:val="003D12C5"/>
    <w:rsid w:val="003D139A"/>
    <w:rsid w:val="003D2D25"/>
    <w:rsid w:val="003D2DBF"/>
    <w:rsid w:val="003D2E14"/>
    <w:rsid w:val="003D310F"/>
    <w:rsid w:val="003D3908"/>
    <w:rsid w:val="003D3D6B"/>
    <w:rsid w:val="003D4598"/>
    <w:rsid w:val="003D4C2C"/>
    <w:rsid w:val="003D5148"/>
    <w:rsid w:val="003D6057"/>
    <w:rsid w:val="003D62A8"/>
    <w:rsid w:val="003D71E3"/>
    <w:rsid w:val="003D7C8C"/>
    <w:rsid w:val="003E086E"/>
    <w:rsid w:val="003E14F2"/>
    <w:rsid w:val="003E1645"/>
    <w:rsid w:val="003E1867"/>
    <w:rsid w:val="003E1DC3"/>
    <w:rsid w:val="003E1FD4"/>
    <w:rsid w:val="003E2B73"/>
    <w:rsid w:val="003E2FB5"/>
    <w:rsid w:val="003E3380"/>
    <w:rsid w:val="003E3597"/>
    <w:rsid w:val="003E4787"/>
    <w:rsid w:val="003E4B68"/>
    <w:rsid w:val="003E4C23"/>
    <w:rsid w:val="003E4F9C"/>
    <w:rsid w:val="003E55E1"/>
    <w:rsid w:val="003E5729"/>
    <w:rsid w:val="003E5C0C"/>
    <w:rsid w:val="003E5E3D"/>
    <w:rsid w:val="003E6457"/>
    <w:rsid w:val="003E6AD7"/>
    <w:rsid w:val="003E6DB7"/>
    <w:rsid w:val="003E6FF6"/>
    <w:rsid w:val="003E70FB"/>
    <w:rsid w:val="003E7EC3"/>
    <w:rsid w:val="003F0C8E"/>
    <w:rsid w:val="003F1D8F"/>
    <w:rsid w:val="003F2B32"/>
    <w:rsid w:val="003F2F97"/>
    <w:rsid w:val="003F33AD"/>
    <w:rsid w:val="003F3545"/>
    <w:rsid w:val="003F3670"/>
    <w:rsid w:val="003F3854"/>
    <w:rsid w:val="003F3A87"/>
    <w:rsid w:val="003F41FB"/>
    <w:rsid w:val="003F4B81"/>
    <w:rsid w:val="003F4EE0"/>
    <w:rsid w:val="003F62A4"/>
    <w:rsid w:val="003F671C"/>
    <w:rsid w:val="003F735B"/>
    <w:rsid w:val="003F78A1"/>
    <w:rsid w:val="003F7C57"/>
    <w:rsid w:val="003F7E87"/>
    <w:rsid w:val="004017EC"/>
    <w:rsid w:val="00402153"/>
    <w:rsid w:val="00402FC1"/>
    <w:rsid w:val="004039BE"/>
    <w:rsid w:val="00403E43"/>
    <w:rsid w:val="00404504"/>
    <w:rsid w:val="004052CF"/>
    <w:rsid w:val="00405550"/>
    <w:rsid w:val="004056FE"/>
    <w:rsid w:val="00406A50"/>
    <w:rsid w:val="004077DE"/>
    <w:rsid w:val="00407DE8"/>
    <w:rsid w:val="004104C8"/>
    <w:rsid w:val="004116F1"/>
    <w:rsid w:val="004125DB"/>
    <w:rsid w:val="004127E5"/>
    <w:rsid w:val="00412C0E"/>
    <w:rsid w:val="00413AF0"/>
    <w:rsid w:val="00414BE2"/>
    <w:rsid w:val="00414FE0"/>
    <w:rsid w:val="004154B4"/>
    <w:rsid w:val="00415C60"/>
    <w:rsid w:val="00415C7A"/>
    <w:rsid w:val="00416443"/>
    <w:rsid w:val="00416E90"/>
    <w:rsid w:val="00417D02"/>
    <w:rsid w:val="0042028B"/>
    <w:rsid w:val="00420896"/>
    <w:rsid w:val="00420BAA"/>
    <w:rsid w:val="00420EBC"/>
    <w:rsid w:val="00421387"/>
    <w:rsid w:val="00422730"/>
    <w:rsid w:val="00423596"/>
    <w:rsid w:val="004236A4"/>
    <w:rsid w:val="00423C5A"/>
    <w:rsid w:val="004242B9"/>
    <w:rsid w:val="00424E8F"/>
    <w:rsid w:val="00424FDC"/>
    <w:rsid w:val="00425082"/>
    <w:rsid w:val="004250C2"/>
    <w:rsid w:val="004279B4"/>
    <w:rsid w:val="00430F8F"/>
    <w:rsid w:val="00431DEB"/>
    <w:rsid w:val="00433841"/>
    <w:rsid w:val="00433854"/>
    <w:rsid w:val="00433ABF"/>
    <w:rsid w:val="004349F5"/>
    <w:rsid w:val="00434BA1"/>
    <w:rsid w:val="00434F02"/>
    <w:rsid w:val="00435589"/>
    <w:rsid w:val="00435784"/>
    <w:rsid w:val="004376E6"/>
    <w:rsid w:val="00437CEF"/>
    <w:rsid w:val="00440714"/>
    <w:rsid w:val="00440BA1"/>
    <w:rsid w:val="00441522"/>
    <w:rsid w:val="00441D3B"/>
    <w:rsid w:val="00442862"/>
    <w:rsid w:val="00442C9D"/>
    <w:rsid w:val="00443B30"/>
    <w:rsid w:val="00444181"/>
    <w:rsid w:val="00444CAA"/>
    <w:rsid w:val="0044507F"/>
    <w:rsid w:val="00445F89"/>
    <w:rsid w:val="004462A8"/>
    <w:rsid w:val="0044652F"/>
    <w:rsid w:val="00446B29"/>
    <w:rsid w:val="00450BE9"/>
    <w:rsid w:val="00450F1A"/>
    <w:rsid w:val="0045135B"/>
    <w:rsid w:val="00451D59"/>
    <w:rsid w:val="004522BB"/>
    <w:rsid w:val="00452E21"/>
    <w:rsid w:val="00453A1E"/>
    <w:rsid w:val="00453F9A"/>
    <w:rsid w:val="0045469E"/>
    <w:rsid w:val="00456287"/>
    <w:rsid w:val="00456385"/>
    <w:rsid w:val="0045657B"/>
    <w:rsid w:val="00456D32"/>
    <w:rsid w:val="00461511"/>
    <w:rsid w:val="004635E0"/>
    <w:rsid w:val="00463628"/>
    <w:rsid w:val="00465822"/>
    <w:rsid w:val="00465D91"/>
    <w:rsid w:val="0046684E"/>
    <w:rsid w:val="004675AF"/>
    <w:rsid w:val="00467EB3"/>
    <w:rsid w:val="0047051E"/>
    <w:rsid w:val="004705AC"/>
    <w:rsid w:val="004714E0"/>
    <w:rsid w:val="00471E91"/>
    <w:rsid w:val="0047282F"/>
    <w:rsid w:val="00473FD8"/>
    <w:rsid w:val="00474104"/>
    <w:rsid w:val="00474675"/>
    <w:rsid w:val="0047470C"/>
    <w:rsid w:val="0047494F"/>
    <w:rsid w:val="00474D9E"/>
    <w:rsid w:val="00474DFD"/>
    <w:rsid w:val="00480674"/>
    <w:rsid w:val="00481677"/>
    <w:rsid w:val="004844FD"/>
    <w:rsid w:val="00484744"/>
    <w:rsid w:val="00484C41"/>
    <w:rsid w:val="00484CF5"/>
    <w:rsid w:val="00485788"/>
    <w:rsid w:val="00485D00"/>
    <w:rsid w:val="0048697C"/>
    <w:rsid w:val="004870CF"/>
    <w:rsid w:val="004903A1"/>
    <w:rsid w:val="00490586"/>
    <w:rsid w:val="00491019"/>
    <w:rsid w:val="0049183D"/>
    <w:rsid w:val="00492C18"/>
    <w:rsid w:val="00492C2E"/>
    <w:rsid w:val="00494433"/>
    <w:rsid w:val="00495F6D"/>
    <w:rsid w:val="00495F91"/>
    <w:rsid w:val="00495F97"/>
    <w:rsid w:val="00496037"/>
    <w:rsid w:val="004964D9"/>
    <w:rsid w:val="0049708F"/>
    <w:rsid w:val="00497131"/>
    <w:rsid w:val="004A0191"/>
    <w:rsid w:val="004A0338"/>
    <w:rsid w:val="004A03A0"/>
    <w:rsid w:val="004A1A48"/>
    <w:rsid w:val="004A2F88"/>
    <w:rsid w:val="004A35F9"/>
    <w:rsid w:val="004A463A"/>
    <w:rsid w:val="004A4EDA"/>
    <w:rsid w:val="004A5D66"/>
    <w:rsid w:val="004A762A"/>
    <w:rsid w:val="004A7C4B"/>
    <w:rsid w:val="004B221C"/>
    <w:rsid w:val="004B24C1"/>
    <w:rsid w:val="004B2AA7"/>
    <w:rsid w:val="004B5372"/>
    <w:rsid w:val="004B6016"/>
    <w:rsid w:val="004B652E"/>
    <w:rsid w:val="004B6736"/>
    <w:rsid w:val="004B6A78"/>
    <w:rsid w:val="004B6F53"/>
    <w:rsid w:val="004B75D9"/>
    <w:rsid w:val="004B75F5"/>
    <w:rsid w:val="004B761A"/>
    <w:rsid w:val="004C007F"/>
    <w:rsid w:val="004C0900"/>
    <w:rsid w:val="004C0CE2"/>
    <w:rsid w:val="004C0E0B"/>
    <w:rsid w:val="004C185E"/>
    <w:rsid w:val="004C1987"/>
    <w:rsid w:val="004C292F"/>
    <w:rsid w:val="004C3009"/>
    <w:rsid w:val="004C3869"/>
    <w:rsid w:val="004C3C6C"/>
    <w:rsid w:val="004C542C"/>
    <w:rsid w:val="004C5D39"/>
    <w:rsid w:val="004C5DAC"/>
    <w:rsid w:val="004C6A21"/>
    <w:rsid w:val="004C6ECC"/>
    <w:rsid w:val="004C7F24"/>
    <w:rsid w:val="004D0570"/>
    <w:rsid w:val="004D11BC"/>
    <w:rsid w:val="004D15B0"/>
    <w:rsid w:val="004D1F53"/>
    <w:rsid w:val="004D25B4"/>
    <w:rsid w:val="004D2A37"/>
    <w:rsid w:val="004D2BB5"/>
    <w:rsid w:val="004D4219"/>
    <w:rsid w:val="004D4F19"/>
    <w:rsid w:val="004D6475"/>
    <w:rsid w:val="004D7484"/>
    <w:rsid w:val="004D7856"/>
    <w:rsid w:val="004D7D1D"/>
    <w:rsid w:val="004D7E7E"/>
    <w:rsid w:val="004D7ECC"/>
    <w:rsid w:val="004E0813"/>
    <w:rsid w:val="004E08DD"/>
    <w:rsid w:val="004E0D18"/>
    <w:rsid w:val="004E1A0D"/>
    <w:rsid w:val="004E2989"/>
    <w:rsid w:val="004E2C00"/>
    <w:rsid w:val="004E2ECA"/>
    <w:rsid w:val="004E31B7"/>
    <w:rsid w:val="004E3486"/>
    <w:rsid w:val="004E3EB8"/>
    <w:rsid w:val="004E4DDD"/>
    <w:rsid w:val="004E513A"/>
    <w:rsid w:val="004E547A"/>
    <w:rsid w:val="004E70AE"/>
    <w:rsid w:val="004E7530"/>
    <w:rsid w:val="004E7ED2"/>
    <w:rsid w:val="004F0F0C"/>
    <w:rsid w:val="004F1737"/>
    <w:rsid w:val="004F17F4"/>
    <w:rsid w:val="004F20A4"/>
    <w:rsid w:val="004F2223"/>
    <w:rsid w:val="004F2FE8"/>
    <w:rsid w:val="004F47F9"/>
    <w:rsid w:val="004F4C5A"/>
    <w:rsid w:val="004F4C61"/>
    <w:rsid w:val="004F4C76"/>
    <w:rsid w:val="004F508A"/>
    <w:rsid w:val="004F5483"/>
    <w:rsid w:val="004F548F"/>
    <w:rsid w:val="004F5703"/>
    <w:rsid w:val="004F6566"/>
    <w:rsid w:val="004F6E83"/>
    <w:rsid w:val="004F7F6C"/>
    <w:rsid w:val="005000D1"/>
    <w:rsid w:val="00500C2C"/>
    <w:rsid w:val="0050183E"/>
    <w:rsid w:val="00502AB7"/>
    <w:rsid w:val="0050399A"/>
    <w:rsid w:val="00503AA8"/>
    <w:rsid w:val="00504F7D"/>
    <w:rsid w:val="00505400"/>
    <w:rsid w:val="005057EF"/>
    <w:rsid w:val="00505AE8"/>
    <w:rsid w:val="00505CB4"/>
    <w:rsid w:val="00505D3F"/>
    <w:rsid w:val="00507915"/>
    <w:rsid w:val="00510280"/>
    <w:rsid w:val="005102C1"/>
    <w:rsid w:val="005117DB"/>
    <w:rsid w:val="00511816"/>
    <w:rsid w:val="005121F0"/>
    <w:rsid w:val="00513BA3"/>
    <w:rsid w:val="00513D73"/>
    <w:rsid w:val="00514A43"/>
    <w:rsid w:val="00514C4E"/>
    <w:rsid w:val="005174C9"/>
    <w:rsid w:val="005174E5"/>
    <w:rsid w:val="005176E1"/>
    <w:rsid w:val="00517A82"/>
    <w:rsid w:val="00521615"/>
    <w:rsid w:val="00522393"/>
    <w:rsid w:val="00522620"/>
    <w:rsid w:val="005231A2"/>
    <w:rsid w:val="005231BE"/>
    <w:rsid w:val="00523D50"/>
    <w:rsid w:val="00523F25"/>
    <w:rsid w:val="00524261"/>
    <w:rsid w:val="00525167"/>
    <w:rsid w:val="005252AE"/>
    <w:rsid w:val="00525656"/>
    <w:rsid w:val="00525BA6"/>
    <w:rsid w:val="00526566"/>
    <w:rsid w:val="00527046"/>
    <w:rsid w:val="00527713"/>
    <w:rsid w:val="0052784D"/>
    <w:rsid w:val="0052789A"/>
    <w:rsid w:val="005278F1"/>
    <w:rsid w:val="00530EF2"/>
    <w:rsid w:val="00531624"/>
    <w:rsid w:val="00531FA3"/>
    <w:rsid w:val="00532337"/>
    <w:rsid w:val="0053311C"/>
    <w:rsid w:val="0053411C"/>
    <w:rsid w:val="00534C02"/>
    <w:rsid w:val="00534C28"/>
    <w:rsid w:val="00534FCC"/>
    <w:rsid w:val="0053529B"/>
    <w:rsid w:val="00535628"/>
    <w:rsid w:val="00536981"/>
    <w:rsid w:val="00536DFE"/>
    <w:rsid w:val="00541124"/>
    <w:rsid w:val="005415EC"/>
    <w:rsid w:val="0054225F"/>
    <w:rsid w:val="0054264B"/>
    <w:rsid w:val="00542A7E"/>
    <w:rsid w:val="00543786"/>
    <w:rsid w:val="0054380E"/>
    <w:rsid w:val="00545A34"/>
    <w:rsid w:val="005466DE"/>
    <w:rsid w:val="005467B2"/>
    <w:rsid w:val="00547D17"/>
    <w:rsid w:val="00550474"/>
    <w:rsid w:val="00550E9D"/>
    <w:rsid w:val="00551326"/>
    <w:rsid w:val="005514DF"/>
    <w:rsid w:val="0055165B"/>
    <w:rsid w:val="005518A6"/>
    <w:rsid w:val="005526C3"/>
    <w:rsid w:val="005527B0"/>
    <w:rsid w:val="005527B9"/>
    <w:rsid w:val="005533D7"/>
    <w:rsid w:val="00553B68"/>
    <w:rsid w:val="005546AB"/>
    <w:rsid w:val="00554773"/>
    <w:rsid w:val="00555434"/>
    <w:rsid w:val="00555B0A"/>
    <w:rsid w:val="00556169"/>
    <w:rsid w:val="005562F9"/>
    <w:rsid w:val="005575A4"/>
    <w:rsid w:val="00557AB5"/>
    <w:rsid w:val="00557C0F"/>
    <w:rsid w:val="00557F0E"/>
    <w:rsid w:val="00560FEA"/>
    <w:rsid w:val="00561419"/>
    <w:rsid w:val="00561822"/>
    <w:rsid w:val="005631A9"/>
    <w:rsid w:val="00564D67"/>
    <w:rsid w:val="00564FE2"/>
    <w:rsid w:val="00565592"/>
    <w:rsid w:val="00565B5F"/>
    <w:rsid w:val="00567224"/>
    <w:rsid w:val="00567A47"/>
    <w:rsid w:val="005703DE"/>
    <w:rsid w:val="00570A18"/>
    <w:rsid w:val="00570ACF"/>
    <w:rsid w:val="00570AD4"/>
    <w:rsid w:val="0057176B"/>
    <w:rsid w:val="0057184F"/>
    <w:rsid w:val="00571C1F"/>
    <w:rsid w:val="00572697"/>
    <w:rsid w:val="0057376E"/>
    <w:rsid w:val="00573FD5"/>
    <w:rsid w:val="005750F8"/>
    <w:rsid w:val="00575A55"/>
    <w:rsid w:val="00576484"/>
    <w:rsid w:val="00580392"/>
    <w:rsid w:val="005803C2"/>
    <w:rsid w:val="0058097F"/>
    <w:rsid w:val="00580DDA"/>
    <w:rsid w:val="00580E6B"/>
    <w:rsid w:val="0058374C"/>
    <w:rsid w:val="005839A7"/>
    <w:rsid w:val="00583E77"/>
    <w:rsid w:val="005842A5"/>
    <w:rsid w:val="005842EE"/>
    <w:rsid w:val="0058464E"/>
    <w:rsid w:val="00584B36"/>
    <w:rsid w:val="0058544F"/>
    <w:rsid w:val="005857B0"/>
    <w:rsid w:val="00585AE2"/>
    <w:rsid w:val="00586178"/>
    <w:rsid w:val="00586C53"/>
    <w:rsid w:val="00587043"/>
    <w:rsid w:val="00587216"/>
    <w:rsid w:val="00587D9D"/>
    <w:rsid w:val="00590332"/>
    <w:rsid w:val="00590397"/>
    <w:rsid w:val="00590A28"/>
    <w:rsid w:val="00590A61"/>
    <w:rsid w:val="00590ABC"/>
    <w:rsid w:val="00590BFF"/>
    <w:rsid w:val="00590E5D"/>
    <w:rsid w:val="00591A6B"/>
    <w:rsid w:val="00593A7A"/>
    <w:rsid w:val="00593B83"/>
    <w:rsid w:val="00593E41"/>
    <w:rsid w:val="00593E78"/>
    <w:rsid w:val="005940BB"/>
    <w:rsid w:val="005942C4"/>
    <w:rsid w:val="00594559"/>
    <w:rsid w:val="0059476F"/>
    <w:rsid w:val="00594892"/>
    <w:rsid w:val="00594B70"/>
    <w:rsid w:val="00595D9B"/>
    <w:rsid w:val="00595E16"/>
    <w:rsid w:val="00596F2C"/>
    <w:rsid w:val="00596F99"/>
    <w:rsid w:val="005975B4"/>
    <w:rsid w:val="005A01CB"/>
    <w:rsid w:val="005A07E3"/>
    <w:rsid w:val="005A2452"/>
    <w:rsid w:val="005A3837"/>
    <w:rsid w:val="005A3A3B"/>
    <w:rsid w:val="005A4B59"/>
    <w:rsid w:val="005A4BE9"/>
    <w:rsid w:val="005A58FF"/>
    <w:rsid w:val="005A5EAF"/>
    <w:rsid w:val="005A6358"/>
    <w:rsid w:val="005A64C0"/>
    <w:rsid w:val="005A68EC"/>
    <w:rsid w:val="005A6AC5"/>
    <w:rsid w:val="005A6F49"/>
    <w:rsid w:val="005A75BA"/>
    <w:rsid w:val="005B0850"/>
    <w:rsid w:val="005B0C1A"/>
    <w:rsid w:val="005B14D7"/>
    <w:rsid w:val="005B1ABD"/>
    <w:rsid w:val="005B1B13"/>
    <w:rsid w:val="005B20CD"/>
    <w:rsid w:val="005B2220"/>
    <w:rsid w:val="005B3187"/>
    <w:rsid w:val="005B3C11"/>
    <w:rsid w:val="005B45D8"/>
    <w:rsid w:val="005B5626"/>
    <w:rsid w:val="005B56FA"/>
    <w:rsid w:val="005B5E4F"/>
    <w:rsid w:val="005B6E84"/>
    <w:rsid w:val="005B761B"/>
    <w:rsid w:val="005C05A9"/>
    <w:rsid w:val="005C0780"/>
    <w:rsid w:val="005C13F3"/>
    <w:rsid w:val="005C1566"/>
    <w:rsid w:val="005C1C28"/>
    <w:rsid w:val="005C232E"/>
    <w:rsid w:val="005C241E"/>
    <w:rsid w:val="005C25BC"/>
    <w:rsid w:val="005C2CC6"/>
    <w:rsid w:val="005C2E95"/>
    <w:rsid w:val="005C492C"/>
    <w:rsid w:val="005C4E06"/>
    <w:rsid w:val="005C50A6"/>
    <w:rsid w:val="005C59F7"/>
    <w:rsid w:val="005C63F8"/>
    <w:rsid w:val="005C642C"/>
    <w:rsid w:val="005C6DB5"/>
    <w:rsid w:val="005C7123"/>
    <w:rsid w:val="005C7A68"/>
    <w:rsid w:val="005C7C16"/>
    <w:rsid w:val="005C7C3B"/>
    <w:rsid w:val="005D08BB"/>
    <w:rsid w:val="005D0BFB"/>
    <w:rsid w:val="005D117B"/>
    <w:rsid w:val="005D28C3"/>
    <w:rsid w:val="005D294C"/>
    <w:rsid w:val="005D7299"/>
    <w:rsid w:val="005D7641"/>
    <w:rsid w:val="005E0028"/>
    <w:rsid w:val="005E03C4"/>
    <w:rsid w:val="005E0B9D"/>
    <w:rsid w:val="005E0BE3"/>
    <w:rsid w:val="005E0C38"/>
    <w:rsid w:val="005E0FC0"/>
    <w:rsid w:val="005E19E7"/>
    <w:rsid w:val="005E1DC7"/>
    <w:rsid w:val="005E20B5"/>
    <w:rsid w:val="005E29C6"/>
    <w:rsid w:val="005E388A"/>
    <w:rsid w:val="005E5FE2"/>
    <w:rsid w:val="005E6BDD"/>
    <w:rsid w:val="005E6DFC"/>
    <w:rsid w:val="005F2240"/>
    <w:rsid w:val="005F2425"/>
    <w:rsid w:val="005F2563"/>
    <w:rsid w:val="005F2C92"/>
    <w:rsid w:val="005F41C6"/>
    <w:rsid w:val="005F5077"/>
    <w:rsid w:val="005F6145"/>
    <w:rsid w:val="00600798"/>
    <w:rsid w:val="00600C7C"/>
    <w:rsid w:val="00600DAE"/>
    <w:rsid w:val="0060237E"/>
    <w:rsid w:val="00603895"/>
    <w:rsid w:val="00606F80"/>
    <w:rsid w:val="00607A5C"/>
    <w:rsid w:val="00610D25"/>
    <w:rsid w:val="00611F00"/>
    <w:rsid w:val="00612862"/>
    <w:rsid w:val="00612915"/>
    <w:rsid w:val="00613640"/>
    <w:rsid w:val="00613B19"/>
    <w:rsid w:val="00614541"/>
    <w:rsid w:val="00615010"/>
    <w:rsid w:val="006151CE"/>
    <w:rsid w:val="00615409"/>
    <w:rsid w:val="00615523"/>
    <w:rsid w:val="00615675"/>
    <w:rsid w:val="006169EF"/>
    <w:rsid w:val="00617147"/>
    <w:rsid w:val="0061716C"/>
    <w:rsid w:val="0061743E"/>
    <w:rsid w:val="00617449"/>
    <w:rsid w:val="0061791E"/>
    <w:rsid w:val="006179D7"/>
    <w:rsid w:val="00617A65"/>
    <w:rsid w:val="00617A86"/>
    <w:rsid w:val="00617F39"/>
    <w:rsid w:val="00617F86"/>
    <w:rsid w:val="00620CA7"/>
    <w:rsid w:val="006213E8"/>
    <w:rsid w:val="0062251D"/>
    <w:rsid w:val="006230D3"/>
    <w:rsid w:val="00623695"/>
    <w:rsid w:val="006240B4"/>
    <w:rsid w:val="0062435C"/>
    <w:rsid w:val="006243A1"/>
    <w:rsid w:val="00625290"/>
    <w:rsid w:val="0062529B"/>
    <w:rsid w:val="00625C5B"/>
    <w:rsid w:val="006265E0"/>
    <w:rsid w:val="00626982"/>
    <w:rsid w:val="00626C1D"/>
    <w:rsid w:val="00626F10"/>
    <w:rsid w:val="00627710"/>
    <w:rsid w:val="006302C7"/>
    <w:rsid w:val="00630319"/>
    <w:rsid w:val="0063169E"/>
    <w:rsid w:val="0063184B"/>
    <w:rsid w:val="00631E0A"/>
    <w:rsid w:val="00632561"/>
    <w:rsid w:val="0063263A"/>
    <w:rsid w:val="006327E9"/>
    <w:rsid w:val="00632B10"/>
    <w:rsid w:val="00632E56"/>
    <w:rsid w:val="0063316D"/>
    <w:rsid w:val="00633A87"/>
    <w:rsid w:val="00634320"/>
    <w:rsid w:val="00634484"/>
    <w:rsid w:val="00634956"/>
    <w:rsid w:val="006349A5"/>
    <w:rsid w:val="006359AE"/>
    <w:rsid w:val="00635CBA"/>
    <w:rsid w:val="00637AF7"/>
    <w:rsid w:val="00641450"/>
    <w:rsid w:val="0064338B"/>
    <w:rsid w:val="00643EB4"/>
    <w:rsid w:val="00644585"/>
    <w:rsid w:val="00646542"/>
    <w:rsid w:val="00646701"/>
    <w:rsid w:val="0064776E"/>
    <w:rsid w:val="00647CFB"/>
    <w:rsid w:val="006504F4"/>
    <w:rsid w:val="006514C6"/>
    <w:rsid w:val="00651551"/>
    <w:rsid w:val="00651AB7"/>
    <w:rsid w:val="00651DE7"/>
    <w:rsid w:val="00652147"/>
    <w:rsid w:val="0065287A"/>
    <w:rsid w:val="00653666"/>
    <w:rsid w:val="00653946"/>
    <w:rsid w:val="00654397"/>
    <w:rsid w:val="006543BD"/>
    <w:rsid w:val="0065441B"/>
    <w:rsid w:val="00654BC9"/>
    <w:rsid w:val="006552FD"/>
    <w:rsid w:val="006556C4"/>
    <w:rsid w:val="006558A4"/>
    <w:rsid w:val="00655F00"/>
    <w:rsid w:val="00660243"/>
    <w:rsid w:val="00660411"/>
    <w:rsid w:val="00660B32"/>
    <w:rsid w:val="00660E9E"/>
    <w:rsid w:val="006614BC"/>
    <w:rsid w:val="006626E3"/>
    <w:rsid w:val="00663AF3"/>
    <w:rsid w:val="00664504"/>
    <w:rsid w:val="00664CCC"/>
    <w:rsid w:val="00664FDC"/>
    <w:rsid w:val="0066548F"/>
    <w:rsid w:val="00665CB6"/>
    <w:rsid w:val="00666B6C"/>
    <w:rsid w:val="00666D70"/>
    <w:rsid w:val="00666F7D"/>
    <w:rsid w:val="00666FC3"/>
    <w:rsid w:val="00667015"/>
    <w:rsid w:val="0066762C"/>
    <w:rsid w:val="00667794"/>
    <w:rsid w:val="00670005"/>
    <w:rsid w:val="00670F0C"/>
    <w:rsid w:val="0067230F"/>
    <w:rsid w:val="006748C0"/>
    <w:rsid w:val="006752EF"/>
    <w:rsid w:val="0067564E"/>
    <w:rsid w:val="006760FA"/>
    <w:rsid w:val="006772C9"/>
    <w:rsid w:val="00677B0A"/>
    <w:rsid w:val="006805D4"/>
    <w:rsid w:val="00680911"/>
    <w:rsid w:val="00680B0E"/>
    <w:rsid w:val="00680B2D"/>
    <w:rsid w:val="006810A6"/>
    <w:rsid w:val="006819AF"/>
    <w:rsid w:val="006819BC"/>
    <w:rsid w:val="00682682"/>
    <w:rsid w:val="00682702"/>
    <w:rsid w:val="006835F3"/>
    <w:rsid w:val="00683690"/>
    <w:rsid w:val="00683AE5"/>
    <w:rsid w:val="00684450"/>
    <w:rsid w:val="006867D9"/>
    <w:rsid w:val="00686ED1"/>
    <w:rsid w:val="00687BDB"/>
    <w:rsid w:val="006900FC"/>
    <w:rsid w:val="00690A8F"/>
    <w:rsid w:val="00692368"/>
    <w:rsid w:val="00694303"/>
    <w:rsid w:val="00694E60"/>
    <w:rsid w:val="006950E1"/>
    <w:rsid w:val="006951CB"/>
    <w:rsid w:val="006963FA"/>
    <w:rsid w:val="00697AEC"/>
    <w:rsid w:val="006A0277"/>
    <w:rsid w:val="006A05A7"/>
    <w:rsid w:val="006A0A64"/>
    <w:rsid w:val="006A0DD8"/>
    <w:rsid w:val="006A16CD"/>
    <w:rsid w:val="006A2661"/>
    <w:rsid w:val="006A28A5"/>
    <w:rsid w:val="006A2970"/>
    <w:rsid w:val="006A2D21"/>
    <w:rsid w:val="006A2EBC"/>
    <w:rsid w:val="006A30C5"/>
    <w:rsid w:val="006A3265"/>
    <w:rsid w:val="006A32CA"/>
    <w:rsid w:val="006A3ADD"/>
    <w:rsid w:val="006A3F29"/>
    <w:rsid w:val="006A42B7"/>
    <w:rsid w:val="006A4C7B"/>
    <w:rsid w:val="006A4E2F"/>
    <w:rsid w:val="006A5EA0"/>
    <w:rsid w:val="006A783B"/>
    <w:rsid w:val="006A7B33"/>
    <w:rsid w:val="006B0E1F"/>
    <w:rsid w:val="006B112B"/>
    <w:rsid w:val="006B1304"/>
    <w:rsid w:val="006B1795"/>
    <w:rsid w:val="006B26E5"/>
    <w:rsid w:val="006B2C4A"/>
    <w:rsid w:val="006B3192"/>
    <w:rsid w:val="006B449E"/>
    <w:rsid w:val="006B4660"/>
    <w:rsid w:val="006B4927"/>
    <w:rsid w:val="006B4E13"/>
    <w:rsid w:val="006B4FF9"/>
    <w:rsid w:val="006B51D4"/>
    <w:rsid w:val="006B599E"/>
    <w:rsid w:val="006B673C"/>
    <w:rsid w:val="006B6BB4"/>
    <w:rsid w:val="006B7167"/>
    <w:rsid w:val="006B75DD"/>
    <w:rsid w:val="006C0F4B"/>
    <w:rsid w:val="006C1133"/>
    <w:rsid w:val="006C1A47"/>
    <w:rsid w:val="006C1CA0"/>
    <w:rsid w:val="006C1DD7"/>
    <w:rsid w:val="006C2B04"/>
    <w:rsid w:val="006C2D66"/>
    <w:rsid w:val="006C2F46"/>
    <w:rsid w:val="006C398C"/>
    <w:rsid w:val="006C4D78"/>
    <w:rsid w:val="006C56A2"/>
    <w:rsid w:val="006C6494"/>
    <w:rsid w:val="006C67E0"/>
    <w:rsid w:val="006C711C"/>
    <w:rsid w:val="006C76BF"/>
    <w:rsid w:val="006C7ABA"/>
    <w:rsid w:val="006D0D60"/>
    <w:rsid w:val="006D1122"/>
    <w:rsid w:val="006D18C0"/>
    <w:rsid w:val="006D3AD6"/>
    <w:rsid w:val="006D3C00"/>
    <w:rsid w:val="006D466B"/>
    <w:rsid w:val="006D5FAE"/>
    <w:rsid w:val="006D5FF5"/>
    <w:rsid w:val="006D683B"/>
    <w:rsid w:val="006D715A"/>
    <w:rsid w:val="006D720A"/>
    <w:rsid w:val="006D722D"/>
    <w:rsid w:val="006E01B1"/>
    <w:rsid w:val="006E0EBE"/>
    <w:rsid w:val="006E1D77"/>
    <w:rsid w:val="006E2A3D"/>
    <w:rsid w:val="006E2AED"/>
    <w:rsid w:val="006E3675"/>
    <w:rsid w:val="006E3742"/>
    <w:rsid w:val="006E4194"/>
    <w:rsid w:val="006E41C1"/>
    <w:rsid w:val="006E48C8"/>
    <w:rsid w:val="006E4A7F"/>
    <w:rsid w:val="006E55D7"/>
    <w:rsid w:val="006E6797"/>
    <w:rsid w:val="006F04B0"/>
    <w:rsid w:val="006F168E"/>
    <w:rsid w:val="006F1C53"/>
    <w:rsid w:val="006F1F6B"/>
    <w:rsid w:val="006F1FBC"/>
    <w:rsid w:val="006F2216"/>
    <w:rsid w:val="006F2367"/>
    <w:rsid w:val="006F3631"/>
    <w:rsid w:val="006F3A98"/>
    <w:rsid w:val="006F5B06"/>
    <w:rsid w:val="006F6BCC"/>
    <w:rsid w:val="006F6E59"/>
    <w:rsid w:val="006F75A0"/>
    <w:rsid w:val="006F7CB1"/>
    <w:rsid w:val="006F7D5F"/>
    <w:rsid w:val="007004DD"/>
    <w:rsid w:val="00700DA5"/>
    <w:rsid w:val="00700E27"/>
    <w:rsid w:val="00702BEC"/>
    <w:rsid w:val="007033D1"/>
    <w:rsid w:val="00703444"/>
    <w:rsid w:val="00703446"/>
    <w:rsid w:val="00703948"/>
    <w:rsid w:val="00704253"/>
    <w:rsid w:val="00704618"/>
    <w:rsid w:val="00704DF6"/>
    <w:rsid w:val="00705876"/>
    <w:rsid w:val="0070651C"/>
    <w:rsid w:val="00706AEC"/>
    <w:rsid w:val="00707B09"/>
    <w:rsid w:val="00710123"/>
    <w:rsid w:val="00710DBD"/>
    <w:rsid w:val="007111B5"/>
    <w:rsid w:val="0071150F"/>
    <w:rsid w:val="00711542"/>
    <w:rsid w:val="0071182A"/>
    <w:rsid w:val="00711D15"/>
    <w:rsid w:val="00711DC8"/>
    <w:rsid w:val="00712808"/>
    <w:rsid w:val="007132A3"/>
    <w:rsid w:val="007134AB"/>
    <w:rsid w:val="00713F0F"/>
    <w:rsid w:val="00716421"/>
    <w:rsid w:val="007166F7"/>
    <w:rsid w:val="00717433"/>
    <w:rsid w:val="00720020"/>
    <w:rsid w:val="00720439"/>
    <w:rsid w:val="00720973"/>
    <w:rsid w:val="007210E5"/>
    <w:rsid w:val="007213ED"/>
    <w:rsid w:val="00721DAD"/>
    <w:rsid w:val="00722B45"/>
    <w:rsid w:val="00722D8B"/>
    <w:rsid w:val="007248F2"/>
    <w:rsid w:val="00724C0A"/>
    <w:rsid w:val="00724EFB"/>
    <w:rsid w:val="00725368"/>
    <w:rsid w:val="007254A5"/>
    <w:rsid w:val="00725703"/>
    <w:rsid w:val="00726E42"/>
    <w:rsid w:val="00727495"/>
    <w:rsid w:val="00727516"/>
    <w:rsid w:val="00727661"/>
    <w:rsid w:val="00727901"/>
    <w:rsid w:val="00727933"/>
    <w:rsid w:val="00727BC7"/>
    <w:rsid w:val="00732CF6"/>
    <w:rsid w:val="00732D25"/>
    <w:rsid w:val="0073357A"/>
    <w:rsid w:val="00733A03"/>
    <w:rsid w:val="00734972"/>
    <w:rsid w:val="007354BE"/>
    <w:rsid w:val="00735815"/>
    <w:rsid w:val="00736053"/>
    <w:rsid w:val="0073676B"/>
    <w:rsid w:val="007372AE"/>
    <w:rsid w:val="007378B0"/>
    <w:rsid w:val="0074024C"/>
    <w:rsid w:val="00740F40"/>
    <w:rsid w:val="0074100A"/>
    <w:rsid w:val="0074180F"/>
    <w:rsid w:val="007419C3"/>
    <w:rsid w:val="007428DA"/>
    <w:rsid w:val="007435B5"/>
    <w:rsid w:val="007437F5"/>
    <w:rsid w:val="007443AB"/>
    <w:rsid w:val="00744AAC"/>
    <w:rsid w:val="0074514C"/>
    <w:rsid w:val="00745306"/>
    <w:rsid w:val="00745412"/>
    <w:rsid w:val="00745A5D"/>
    <w:rsid w:val="00745CC9"/>
    <w:rsid w:val="00746379"/>
    <w:rsid w:val="0074660B"/>
    <w:rsid w:val="007467A7"/>
    <w:rsid w:val="007469DD"/>
    <w:rsid w:val="00746CE2"/>
    <w:rsid w:val="00746D37"/>
    <w:rsid w:val="00746FC8"/>
    <w:rsid w:val="0074741B"/>
    <w:rsid w:val="0074759E"/>
    <w:rsid w:val="007478EA"/>
    <w:rsid w:val="0075010C"/>
    <w:rsid w:val="00750F4E"/>
    <w:rsid w:val="007513F6"/>
    <w:rsid w:val="00751F76"/>
    <w:rsid w:val="00752FFA"/>
    <w:rsid w:val="007530EB"/>
    <w:rsid w:val="00753210"/>
    <w:rsid w:val="007534BB"/>
    <w:rsid w:val="00753799"/>
    <w:rsid w:val="00753D70"/>
    <w:rsid w:val="0075415C"/>
    <w:rsid w:val="007545C6"/>
    <w:rsid w:val="00754F69"/>
    <w:rsid w:val="00755373"/>
    <w:rsid w:val="007556A1"/>
    <w:rsid w:val="0075635B"/>
    <w:rsid w:val="0075638D"/>
    <w:rsid w:val="00756AFE"/>
    <w:rsid w:val="00756C91"/>
    <w:rsid w:val="00757B04"/>
    <w:rsid w:val="00763067"/>
    <w:rsid w:val="00763150"/>
    <w:rsid w:val="007634A9"/>
    <w:rsid w:val="00763502"/>
    <w:rsid w:val="007657CC"/>
    <w:rsid w:val="00765E33"/>
    <w:rsid w:val="007701AD"/>
    <w:rsid w:val="0077021B"/>
    <w:rsid w:val="00770C42"/>
    <w:rsid w:val="007727E7"/>
    <w:rsid w:val="007728EB"/>
    <w:rsid w:val="00774318"/>
    <w:rsid w:val="00774C37"/>
    <w:rsid w:val="00775ADB"/>
    <w:rsid w:val="00776C4A"/>
    <w:rsid w:val="00776D1D"/>
    <w:rsid w:val="00776D53"/>
    <w:rsid w:val="007800BF"/>
    <w:rsid w:val="00783443"/>
    <w:rsid w:val="00783D25"/>
    <w:rsid w:val="00783F14"/>
    <w:rsid w:val="00784336"/>
    <w:rsid w:val="00784730"/>
    <w:rsid w:val="00787EF8"/>
    <w:rsid w:val="0079025C"/>
    <w:rsid w:val="0079029F"/>
    <w:rsid w:val="007902F9"/>
    <w:rsid w:val="00790443"/>
    <w:rsid w:val="007905D4"/>
    <w:rsid w:val="00790E2C"/>
    <w:rsid w:val="00791334"/>
    <w:rsid w:val="00791396"/>
    <w:rsid w:val="007913AB"/>
    <w:rsid w:val="007914F0"/>
    <w:rsid w:val="007914F7"/>
    <w:rsid w:val="007926BC"/>
    <w:rsid w:val="00792810"/>
    <w:rsid w:val="0079310B"/>
    <w:rsid w:val="00793244"/>
    <w:rsid w:val="00795611"/>
    <w:rsid w:val="0079591E"/>
    <w:rsid w:val="00795B83"/>
    <w:rsid w:val="00796583"/>
    <w:rsid w:val="00796979"/>
    <w:rsid w:val="007976FA"/>
    <w:rsid w:val="00797CA5"/>
    <w:rsid w:val="007A07DA"/>
    <w:rsid w:val="007A1549"/>
    <w:rsid w:val="007A18A3"/>
    <w:rsid w:val="007A1CE4"/>
    <w:rsid w:val="007A224B"/>
    <w:rsid w:val="007A2A5B"/>
    <w:rsid w:val="007A427F"/>
    <w:rsid w:val="007A6007"/>
    <w:rsid w:val="007A6E46"/>
    <w:rsid w:val="007B07A6"/>
    <w:rsid w:val="007B07F6"/>
    <w:rsid w:val="007B087D"/>
    <w:rsid w:val="007B160C"/>
    <w:rsid w:val="007B1625"/>
    <w:rsid w:val="007B2005"/>
    <w:rsid w:val="007B2714"/>
    <w:rsid w:val="007B27A7"/>
    <w:rsid w:val="007B2D65"/>
    <w:rsid w:val="007B31BF"/>
    <w:rsid w:val="007B3252"/>
    <w:rsid w:val="007B498F"/>
    <w:rsid w:val="007B562D"/>
    <w:rsid w:val="007B62D8"/>
    <w:rsid w:val="007B6FF0"/>
    <w:rsid w:val="007B706E"/>
    <w:rsid w:val="007B71EB"/>
    <w:rsid w:val="007B774F"/>
    <w:rsid w:val="007B7A87"/>
    <w:rsid w:val="007C052B"/>
    <w:rsid w:val="007C0CA7"/>
    <w:rsid w:val="007C14B9"/>
    <w:rsid w:val="007C14ED"/>
    <w:rsid w:val="007C1CF1"/>
    <w:rsid w:val="007C253D"/>
    <w:rsid w:val="007C255D"/>
    <w:rsid w:val="007C2E41"/>
    <w:rsid w:val="007C3B49"/>
    <w:rsid w:val="007C4946"/>
    <w:rsid w:val="007C6205"/>
    <w:rsid w:val="007C63AF"/>
    <w:rsid w:val="007C686A"/>
    <w:rsid w:val="007C7051"/>
    <w:rsid w:val="007C728E"/>
    <w:rsid w:val="007D21F6"/>
    <w:rsid w:val="007D246D"/>
    <w:rsid w:val="007D2C53"/>
    <w:rsid w:val="007D2C63"/>
    <w:rsid w:val="007D3136"/>
    <w:rsid w:val="007D35E5"/>
    <w:rsid w:val="007D3D60"/>
    <w:rsid w:val="007D524D"/>
    <w:rsid w:val="007D5757"/>
    <w:rsid w:val="007D58C4"/>
    <w:rsid w:val="007D5E4A"/>
    <w:rsid w:val="007D65B5"/>
    <w:rsid w:val="007D680D"/>
    <w:rsid w:val="007D6841"/>
    <w:rsid w:val="007D6BE0"/>
    <w:rsid w:val="007D70C2"/>
    <w:rsid w:val="007D72CB"/>
    <w:rsid w:val="007D760E"/>
    <w:rsid w:val="007D764A"/>
    <w:rsid w:val="007E0AA2"/>
    <w:rsid w:val="007E0F6C"/>
    <w:rsid w:val="007E1038"/>
    <w:rsid w:val="007E12E8"/>
    <w:rsid w:val="007E1980"/>
    <w:rsid w:val="007E1FFB"/>
    <w:rsid w:val="007E2BDE"/>
    <w:rsid w:val="007E2BED"/>
    <w:rsid w:val="007E2D74"/>
    <w:rsid w:val="007E37B8"/>
    <w:rsid w:val="007E4B76"/>
    <w:rsid w:val="007E4F0A"/>
    <w:rsid w:val="007E52A1"/>
    <w:rsid w:val="007E5CB6"/>
    <w:rsid w:val="007E5EA8"/>
    <w:rsid w:val="007E66BC"/>
    <w:rsid w:val="007E670A"/>
    <w:rsid w:val="007E6E8E"/>
    <w:rsid w:val="007E72A9"/>
    <w:rsid w:val="007F04ED"/>
    <w:rsid w:val="007F070A"/>
    <w:rsid w:val="007F0CF1"/>
    <w:rsid w:val="007F104C"/>
    <w:rsid w:val="007F12A5"/>
    <w:rsid w:val="007F1417"/>
    <w:rsid w:val="007F1C19"/>
    <w:rsid w:val="007F2F54"/>
    <w:rsid w:val="007F4032"/>
    <w:rsid w:val="007F4B2C"/>
    <w:rsid w:val="007F4CF1"/>
    <w:rsid w:val="007F758D"/>
    <w:rsid w:val="007F79E4"/>
    <w:rsid w:val="007F7D52"/>
    <w:rsid w:val="00800336"/>
    <w:rsid w:val="00801562"/>
    <w:rsid w:val="0080170B"/>
    <w:rsid w:val="008018F0"/>
    <w:rsid w:val="00803B45"/>
    <w:rsid w:val="0080457A"/>
    <w:rsid w:val="00804A41"/>
    <w:rsid w:val="00805956"/>
    <w:rsid w:val="00806517"/>
    <w:rsid w:val="0080654C"/>
    <w:rsid w:val="008071C6"/>
    <w:rsid w:val="00807E83"/>
    <w:rsid w:val="008101C4"/>
    <w:rsid w:val="00810E1D"/>
    <w:rsid w:val="00810E77"/>
    <w:rsid w:val="00812991"/>
    <w:rsid w:val="008130F4"/>
    <w:rsid w:val="008134BC"/>
    <w:rsid w:val="00813966"/>
    <w:rsid w:val="00814021"/>
    <w:rsid w:val="00814063"/>
    <w:rsid w:val="0081551F"/>
    <w:rsid w:val="00815EFE"/>
    <w:rsid w:val="0081631A"/>
    <w:rsid w:val="00816A67"/>
    <w:rsid w:val="00817969"/>
    <w:rsid w:val="00817A00"/>
    <w:rsid w:val="00820650"/>
    <w:rsid w:val="00821E9A"/>
    <w:rsid w:val="0082212B"/>
    <w:rsid w:val="00823794"/>
    <w:rsid w:val="0082388D"/>
    <w:rsid w:val="00823D6D"/>
    <w:rsid w:val="0082661B"/>
    <w:rsid w:val="00826879"/>
    <w:rsid w:val="00831C96"/>
    <w:rsid w:val="0083242D"/>
    <w:rsid w:val="00832540"/>
    <w:rsid w:val="00833530"/>
    <w:rsid w:val="00833BE3"/>
    <w:rsid w:val="008351FE"/>
    <w:rsid w:val="008354DE"/>
    <w:rsid w:val="00835630"/>
    <w:rsid w:val="00835955"/>
    <w:rsid w:val="00835A15"/>
    <w:rsid w:val="00835DB3"/>
    <w:rsid w:val="0083617B"/>
    <w:rsid w:val="008371BD"/>
    <w:rsid w:val="008371ED"/>
    <w:rsid w:val="0083724D"/>
    <w:rsid w:val="0084176C"/>
    <w:rsid w:val="00842B83"/>
    <w:rsid w:val="00842DA7"/>
    <w:rsid w:val="008434CA"/>
    <w:rsid w:val="00843E0E"/>
    <w:rsid w:val="0084494B"/>
    <w:rsid w:val="0084496B"/>
    <w:rsid w:val="00845C50"/>
    <w:rsid w:val="00845DDD"/>
    <w:rsid w:val="00846D92"/>
    <w:rsid w:val="00847830"/>
    <w:rsid w:val="008504A8"/>
    <w:rsid w:val="008504F4"/>
    <w:rsid w:val="008505B1"/>
    <w:rsid w:val="00850CC8"/>
    <w:rsid w:val="008521EF"/>
    <w:rsid w:val="00852293"/>
    <w:rsid w:val="0085282E"/>
    <w:rsid w:val="00852E03"/>
    <w:rsid w:val="0085352B"/>
    <w:rsid w:val="008559FD"/>
    <w:rsid w:val="0085655B"/>
    <w:rsid w:val="00856577"/>
    <w:rsid w:val="00856856"/>
    <w:rsid w:val="00856914"/>
    <w:rsid w:val="00857052"/>
    <w:rsid w:val="008571DE"/>
    <w:rsid w:val="00857612"/>
    <w:rsid w:val="008579AC"/>
    <w:rsid w:val="00861BC2"/>
    <w:rsid w:val="00863C08"/>
    <w:rsid w:val="00864FC7"/>
    <w:rsid w:val="008651F1"/>
    <w:rsid w:val="00866032"/>
    <w:rsid w:val="008678E0"/>
    <w:rsid w:val="008679BB"/>
    <w:rsid w:val="00870795"/>
    <w:rsid w:val="00870CFE"/>
    <w:rsid w:val="00870FAD"/>
    <w:rsid w:val="00871109"/>
    <w:rsid w:val="00871585"/>
    <w:rsid w:val="0087182E"/>
    <w:rsid w:val="0087198C"/>
    <w:rsid w:val="00871CFB"/>
    <w:rsid w:val="00871EA9"/>
    <w:rsid w:val="00872400"/>
    <w:rsid w:val="00872C1F"/>
    <w:rsid w:val="00872CF6"/>
    <w:rsid w:val="00872EE7"/>
    <w:rsid w:val="008739F3"/>
    <w:rsid w:val="00873B42"/>
    <w:rsid w:val="00873C64"/>
    <w:rsid w:val="00874567"/>
    <w:rsid w:val="008753F1"/>
    <w:rsid w:val="0087597D"/>
    <w:rsid w:val="008761D8"/>
    <w:rsid w:val="0087673C"/>
    <w:rsid w:val="00877A8B"/>
    <w:rsid w:val="00877D60"/>
    <w:rsid w:val="00881451"/>
    <w:rsid w:val="0088180B"/>
    <w:rsid w:val="00881A3A"/>
    <w:rsid w:val="00881CE2"/>
    <w:rsid w:val="00882B15"/>
    <w:rsid w:val="00883C06"/>
    <w:rsid w:val="00884433"/>
    <w:rsid w:val="008851D5"/>
    <w:rsid w:val="008856D8"/>
    <w:rsid w:val="00885BCD"/>
    <w:rsid w:val="00886157"/>
    <w:rsid w:val="00886770"/>
    <w:rsid w:val="00886A24"/>
    <w:rsid w:val="00887DE5"/>
    <w:rsid w:val="00890A76"/>
    <w:rsid w:val="00892E82"/>
    <w:rsid w:val="00893640"/>
    <w:rsid w:val="00893FBF"/>
    <w:rsid w:val="008940E4"/>
    <w:rsid w:val="00894A69"/>
    <w:rsid w:val="00894B59"/>
    <w:rsid w:val="008953C6"/>
    <w:rsid w:val="00895997"/>
    <w:rsid w:val="00895A51"/>
    <w:rsid w:val="00897996"/>
    <w:rsid w:val="008A00E2"/>
    <w:rsid w:val="008A04D9"/>
    <w:rsid w:val="008A1BA2"/>
    <w:rsid w:val="008A349A"/>
    <w:rsid w:val="008A48F7"/>
    <w:rsid w:val="008A6666"/>
    <w:rsid w:val="008A6D72"/>
    <w:rsid w:val="008B03BE"/>
    <w:rsid w:val="008B05B9"/>
    <w:rsid w:val="008B0E08"/>
    <w:rsid w:val="008B1FCA"/>
    <w:rsid w:val="008B3F22"/>
    <w:rsid w:val="008B45E1"/>
    <w:rsid w:val="008B4D0A"/>
    <w:rsid w:val="008B5A5D"/>
    <w:rsid w:val="008B614C"/>
    <w:rsid w:val="008B6D1C"/>
    <w:rsid w:val="008B6F9E"/>
    <w:rsid w:val="008B766D"/>
    <w:rsid w:val="008C02B6"/>
    <w:rsid w:val="008C1B58"/>
    <w:rsid w:val="008C2A91"/>
    <w:rsid w:val="008C39AE"/>
    <w:rsid w:val="008C3A22"/>
    <w:rsid w:val="008C3FA1"/>
    <w:rsid w:val="008C41FF"/>
    <w:rsid w:val="008C4964"/>
    <w:rsid w:val="008C5597"/>
    <w:rsid w:val="008C590D"/>
    <w:rsid w:val="008C7A2E"/>
    <w:rsid w:val="008C7A33"/>
    <w:rsid w:val="008D0BB9"/>
    <w:rsid w:val="008D2C3A"/>
    <w:rsid w:val="008D30D8"/>
    <w:rsid w:val="008D4B2A"/>
    <w:rsid w:val="008D51DA"/>
    <w:rsid w:val="008D546F"/>
    <w:rsid w:val="008D5704"/>
    <w:rsid w:val="008D670A"/>
    <w:rsid w:val="008D766B"/>
    <w:rsid w:val="008E01B4"/>
    <w:rsid w:val="008E031B"/>
    <w:rsid w:val="008E0CAD"/>
    <w:rsid w:val="008E1A4F"/>
    <w:rsid w:val="008E2DAB"/>
    <w:rsid w:val="008E4075"/>
    <w:rsid w:val="008E411F"/>
    <w:rsid w:val="008E430D"/>
    <w:rsid w:val="008E4B27"/>
    <w:rsid w:val="008E517C"/>
    <w:rsid w:val="008E52D5"/>
    <w:rsid w:val="008E5FBB"/>
    <w:rsid w:val="008E666D"/>
    <w:rsid w:val="008E7029"/>
    <w:rsid w:val="008E72C1"/>
    <w:rsid w:val="008E7C55"/>
    <w:rsid w:val="008E7EEB"/>
    <w:rsid w:val="008E7EF6"/>
    <w:rsid w:val="008F0763"/>
    <w:rsid w:val="008F0D78"/>
    <w:rsid w:val="008F1315"/>
    <w:rsid w:val="008F1541"/>
    <w:rsid w:val="008F1DF9"/>
    <w:rsid w:val="008F1F00"/>
    <w:rsid w:val="008F1F98"/>
    <w:rsid w:val="008F2F5B"/>
    <w:rsid w:val="008F2FB4"/>
    <w:rsid w:val="008F38F4"/>
    <w:rsid w:val="008F498C"/>
    <w:rsid w:val="008F4A68"/>
    <w:rsid w:val="008F4F22"/>
    <w:rsid w:val="008F4FA7"/>
    <w:rsid w:val="008F52D3"/>
    <w:rsid w:val="008F5543"/>
    <w:rsid w:val="008F5746"/>
    <w:rsid w:val="008F5DBC"/>
    <w:rsid w:val="008F618E"/>
    <w:rsid w:val="008F66FA"/>
    <w:rsid w:val="008F6758"/>
    <w:rsid w:val="008F6B97"/>
    <w:rsid w:val="008F7BCE"/>
    <w:rsid w:val="008F7D82"/>
    <w:rsid w:val="009003A2"/>
    <w:rsid w:val="00900BF2"/>
    <w:rsid w:val="00900C0F"/>
    <w:rsid w:val="00900FB7"/>
    <w:rsid w:val="00902150"/>
    <w:rsid w:val="00902389"/>
    <w:rsid w:val="00902A6E"/>
    <w:rsid w:val="00902D96"/>
    <w:rsid w:val="00903737"/>
    <w:rsid w:val="009039A0"/>
    <w:rsid w:val="00903E58"/>
    <w:rsid w:val="009040DD"/>
    <w:rsid w:val="009047C7"/>
    <w:rsid w:val="00904EB8"/>
    <w:rsid w:val="00905B47"/>
    <w:rsid w:val="0090775B"/>
    <w:rsid w:val="00907EF7"/>
    <w:rsid w:val="0091331C"/>
    <w:rsid w:val="009179AB"/>
    <w:rsid w:val="009179E3"/>
    <w:rsid w:val="009211ED"/>
    <w:rsid w:val="00921509"/>
    <w:rsid w:val="00921CB3"/>
    <w:rsid w:val="00921EBE"/>
    <w:rsid w:val="00921F34"/>
    <w:rsid w:val="009226B8"/>
    <w:rsid w:val="0092323F"/>
    <w:rsid w:val="00923516"/>
    <w:rsid w:val="00924ACE"/>
    <w:rsid w:val="009251F5"/>
    <w:rsid w:val="00925D09"/>
    <w:rsid w:val="009265FC"/>
    <w:rsid w:val="009279DE"/>
    <w:rsid w:val="00930116"/>
    <w:rsid w:val="00930989"/>
    <w:rsid w:val="00930C26"/>
    <w:rsid w:val="0093106A"/>
    <w:rsid w:val="00932114"/>
    <w:rsid w:val="009339BA"/>
    <w:rsid w:val="00934415"/>
    <w:rsid w:val="009347CF"/>
    <w:rsid w:val="00935538"/>
    <w:rsid w:val="009363F3"/>
    <w:rsid w:val="00936A83"/>
    <w:rsid w:val="009377DC"/>
    <w:rsid w:val="00937A47"/>
    <w:rsid w:val="009403D7"/>
    <w:rsid w:val="0094089E"/>
    <w:rsid w:val="0094201F"/>
    <w:rsid w:val="0094212C"/>
    <w:rsid w:val="00943F04"/>
    <w:rsid w:val="0094468F"/>
    <w:rsid w:val="00945C6F"/>
    <w:rsid w:val="00947039"/>
    <w:rsid w:val="00947661"/>
    <w:rsid w:val="00947D41"/>
    <w:rsid w:val="00947D45"/>
    <w:rsid w:val="0095032D"/>
    <w:rsid w:val="009509DD"/>
    <w:rsid w:val="00951864"/>
    <w:rsid w:val="00953B20"/>
    <w:rsid w:val="00953B9C"/>
    <w:rsid w:val="00954106"/>
    <w:rsid w:val="00954489"/>
    <w:rsid w:val="00954689"/>
    <w:rsid w:val="00955093"/>
    <w:rsid w:val="00955415"/>
    <w:rsid w:val="00955598"/>
    <w:rsid w:val="009561AA"/>
    <w:rsid w:val="009568D1"/>
    <w:rsid w:val="009568EE"/>
    <w:rsid w:val="00956E5D"/>
    <w:rsid w:val="00957E96"/>
    <w:rsid w:val="0096023F"/>
    <w:rsid w:val="009604D5"/>
    <w:rsid w:val="00960C2D"/>
    <w:rsid w:val="00960D69"/>
    <w:rsid w:val="009617C9"/>
    <w:rsid w:val="00961AC5"/>
    <w:rsid w:val="00961C93"/>
    <w:rsid w:val="00962E58"/>
    <w:rsid w:val="009633F4"/>
    <w:rsid w:val="00963E57"/>
    <w:rsid w:val="00964B6C"/>
    <w:rsid w:val="00965324"/>
    <w:rsid w:val="0096640D"/>
    <w:rsid w:val="00967A43"/>
    <w:rsid w:val="0097091E"/>
    <w:rsid w:val="009718AE"/>
    <w:rsid w:val="00971E91"/>
    <w:rsid w:val="00973D5A"/>
    <w:rsid w:val="0097499B"/>
    <w:rsid w:val="00974A06"/>
    <w:rsid w:val="00974C8A"/>
    <w:rsid w:val="00974FD0"/>
    <w:rsid w:val="009752B6"/>
    <w:rsid w:val="009753BC"/>
    <w:rsid w:val="009760D3"/>
    <w:rsid w:val="0097691B"/>
    <w:rsid w:val="00977132"/>
    <w:rsid w:val="00977611"/>
    <w:rsid w:val="0097781F"/>
    <w:rsid w:val="00977F5C"/>
    <w:rsid w:val="009814ED"/>
    <w:rsid w:val="00981A4B"/>
    <w:rsid w:val="009824C5"/>
    <w:rsid w:val="00982501"/>
    <w:rsid w:val="00982B2C"/>
    <w:rsid w:val="0098336C"/>
    <w:rsid w:val="00984077"/>
    <w:rsid w:val="009844B5"/>
    <w:rsid w:val="00984F97"/>
    <w:rsid w:val="00985396"/>
    <w:rsid w:val="009855D4"/>
    <w:rsid w:val="00985703"/>
    <w:rsid w:val="009860B7"/>
    <w:rsid w:val="009867CA"/>
    <w:rsid w:val="00986EE4"/>
    <w:rsid w:val="00987515"/>
    <w:rsid w:val="009877D3"/>
    <w:rsid w:val="009904E6"/>
    <w:rsid w:val="009905F4"/>
    <w:rsid w:val="009907FF"/>
    <w:rsid w:val="00990D53"/>
    <w:rsid w:val="00992768"/>
    <w:rsid w:val="00993289"/>
    <w:rsid w:val="0099404B"/>
    <w:rsid w:val="00994E8F"/>
    <w:rsid w:val="009951DC"/>
    <w:rsid w:val="009954C1"/>
    <w:rsid w:val="009959BB"/>
    <w:rsid w:val="00995B5B"/>
    <w:rsid w:val="00997158"/>
    <w:rsid w:val="00997721"/>
    <w:rsid w:val="009A1A8B"/>
    <w:rsid w:val="009A3A7C"/>
    <w:rsid w:val="009A4E48"/>
    <w:rsid w:val="009A5150"/>
    <w:rsid w:val="009A54E9"/>
    <w:rsid w:val="009A6126"/>
    <w:rsid w:val="009A7A22"/>
    <w:rsid w:val="009B1162"/>
    <w:rsid w:val="009B2ADB"/>
    <w:rsid w:val="009B2B08"/>
    <w:rsid w:val="009B3874"/>
    <w:rsid w:val="009B3F11"/>
    <w:rsid w:val="009B43FC"/>
    <w:rsid w:val="009B5170"/>
    <w:rsid w:val="009B53A5"/>
    <w:rsid w:val="009B603A"/>
    <w:rsid w:val="009B60E7"/>
    <w:rsid w:val="009B66B2"/>
    <w:rsid w:val="009B6E0E"/>
    <w:rsid w:val="009C0DBA"/>
    <w:rsid w:val="009C0EA7"/>
    <w:rsid w:val="009C14DD"/>
    <w:rsid w:val="009C15F3"/>
    <w:rsid w:val="009C19C5"/>
    <w:rsid w:val="009C1EE2"/>
    <w:rsid w:val="009C2140"/>
    <w:rsid w:val="009C2685"/>
    <w:rsid w:val="009C2D0E"/>
    <w:rsid w:val="009C2D84"/>
    <w:rsid w:val="009C3B48"/>
    <w:rsid w:val="009C3CE4"/>
    <w:rsid w:val="009C3DAC"/>
    <w:rsid w:val="009C42E0"/>
    <w:rsid w:val="009C5059"/>
    <w:rsid w:val="009C567C"/>
    <w:rsid w:val="009C573E"/>
    <w:rsid w:val="009C65AC"/>
    <w:rsid w:val="009C7053"/>
    <w:rsid w:val="009C7A7A"/>
    <w:rsid w:val="009D0298"/>
    <w:rsid w:val="009D0451"/>
    <w:rsid w:val="009D0F6A"/>
    <w:rsid w:val="009D10B7"/>
    <w:rsid w:val="009D1FE6"/>
    <w:rsid w:val="009D2465"/>
    <w:rsid w:val="009D26CF"/>
    <w:rsid w:val="009D3A1C"/>
    <w:rsid w:val="009D471B"/>
    <w:rsid w:val="009D5045"/>
    <w:rsid w:val="009D5362"/>
    <w:rsid w:val="009D6121"/>
    <w:rsid w:val="009D6E88"/>
    <w:rsid w:val="009D7322"/>
    <w:rsid w:val="009D7D1D"/>
    <w:rsid w:val="009E0845"/>
    <w:rsid w:val="009E0AEA"/>
    <w:rsid w:val="009E1030"/>
    <w:rsid w:val="009E1415"/>
    <w:rsid w:val="009E2AA4"/>
    <w:rsid w:val="009E2EAD"/>
    <w:rsid w:val="009E3393"/>
    <w:rsid w:val="009E3F93"/>
    <w:rsid w:val="009E4645"/>
    <w:rsid w:val="009E4F1C"/>
    <w:rsid w:val="009E5714"/>
    <w:rsid w:val="009E577C"/>
    <w:rsid w:val="009E6116"/>
    <w:rsid w:val="009E6170"/>
    <w:rsid w:val="009E6629"/>
    <w:rsid w:val="009F061A"/>
    <w:rsid w:val="009F12DD"/>
    <w:rsid w:val="009F145E"/>
    <w:rsid w:val="009F2125"/>
    <w:rsid w:val="009F25D2"/>
    <w:rsid w:val="009F2830"/>
    <w:rsid w:val="009F2DD2"/>
    <w:rsid w:val="009F375B"/>
    <w:rsid w:val="009F3D49"/>
    <w:rsid w:val="009F5190"/>
    <w:rsid w:val="009F5349"/>
    <w:rsid w:val="009F5796"/>
    <w:rsid w:val="009F6446"/>
    <w:rsid w:val="009F64A7"/>
    <w:rsid w:val="009F66EF"/>
    <w:rsid w:val="009F69BA"/>
    <w:rsid w:val="009F6CF9"/>
    <w:rsid w:val="009F76A4"/>
    <w:rsid w:val="00A003AD"/>
    <w:rsid w:val="00A00F80"/>
    <w:rsid w:val="00A01585"/>
    <w:rsid w:val="00A015B9"/>
    <w:rsid w:val="00A01720"/>
    <w:rsid w:val="00A026CE"/>
    <w:rsid w:val="00A02A0B"/>
    <w:rsid w:val="00A02D07"/>
    <w:rsid w:val="00A02E43"/>
    <w:rsid w:val="00A0379A"/>
    <w:rsid w:val="00A03C37"/>
    <w:rsid w:val="00A04687"/>
    <w:rsid w:val="00A046F6"/>
    <w:rsid w:val="00A04763"/>
    <w:rsid w:val="00A04A56"/>
    <w:rsid w:val="00A055EC"/>
    <w:rsid w:val="00A05F10"/>
    <w:rsid w:val="00A065F9"/>
    <w:rsid w:val="00A06C69"/>
    <w:rsid w:val="00A0706B"/>
    <w:rsid w:val="00A072D2"/>
    <w:rsid w:val="00A07F34"/>
    <w:rsid w:val="00A10599"/>
    <w:rsid w:val="00A110A4"/>
    <w:rsid w:val="00A13658"/>
    <w:rsid w:val="00A1599E"/>
    <w:rsid w:val="00A16B1C"/>
    <w:rsid w:val="00A17F41"/>
    <w:rsid w:val="00A20163"/>
    <w:rsid w:val="00A20B21"/>
    <w:rsid w:val="00A20E80"/>
    <w:rsid w:val="00A2128C"/>
    <w:rsid w:val="00A21C7E"/>
    <w:rsid w:val="00A22154"/>
    <w:rsid w:val="00A23D31"/>
    <w:rsid w:val="00A23E0D"/>
    <w:rsid w:val="00A24A6B"/>
    <w:rsid w:val="00A256C1"/>
    <w:rsid w:val="00A25C38"/>
    <w:rsid w:val="00A305BC"/>
    <w:rsid w:val="00A320D9"/>
    <w:rsid w:val="00A323D2"/>
    <w:rsid w:val="00A32883"/>
    <w:rsid w:val="00A33520"/>
    <w:rsid w:val="00A33768"/>
    <w:rsid w:val="00A33D14"/>
    <w:rsid w:val="00A343AA"/>
    <w:rsid w:val="00A34742"/>
    <w:rsid w:val="00A351DD"/>
    <w:rsid w:val="00A352DC"/>
    <w:rsid w:val="00A36BBE"/>
    <w:rsid w:val="00A36E64"/>
    <w:rsid w:val="00A371C5"/>
    <w:rsid w:val="00A40E51"/>
    <w:rsid w:val="00A41B2C"/>
    <w:rsid w:val="00A41C16"/>
    <w:rsid w:val="00A42529"/>
    <w:rsid w:val="00A42666"/>
    <w:rsid w:val="00A4307A"/>
    <w:rsid w:val="00A437B9"/>
    <w:rsid w:val="00A44427"/>
    <w:rsid w:val="00A445D7"/>
    <w:rsid w:val="00A44A1A"/>
    <w:rsid w:val="00A45B41"/>
    <w:rsid w:val="00A46558"/>
    <w:rsid w:val="00A46598"/>
    <w:rsid w:val="00A46647"/>
    <w:rsid w:val="00A468CB"/>
    <w:rsid w:val="00A478ED"/>
    <w:rsid w:val="00A47E94"/>
    <w:rsid w:val="00A47EBB"/>
    <w:rsid w:val="00A5057A"/>
    <w:rsid w:val="00A50BAA"/>
    <w:rsid w:val="00A50C25"/>
    <w:rsid w:val="00A519D1"/>
    <w:rsid w:val="00A51A8D"/>
    <w:rsid w:val="00A51AC5"/>
    <w:rsid w:val="00A51CDD"/>
    <w:rsid w:val="00A520BB"/>
    <w:rsid w:val="00A52620"/>
    <w:rsid w:val="00A539CB"/>
    <w:rsid w:val="00A54940"/>
    <w:rsid w:val="00A551AC"/>
    <w:rsid w:val="00A55B99"/>
    <w:rsid w:val="00A55F13"/>
    <w:rsid w:val="00A603D4"/>
    <w:rsid w:val="00A60F11"/>
    <w:rsid w:val="00A61358"/>
    <w:rsid w:val="00A61664"/>
    <w:rsid w:val="00A621F1"/>
    <w:rsid w:val="00A63389"/>
    <w:rsid w:val="00A63F2C"/>
    <w:rsid w:val="00A648CE"/>
    <w:rsid w:val="00A64CDC"/>
    <w:rsid w:val="00A654B4"/>
    <w:rsid w:val="00A65A87"/>
    <w:rsid w:val="00A65C4E"/>
    <w:rsid w:val="00A66286"/>
    <w:rsid w:val="00A66328"/>
    <w:rsid w:val="00A6690B"/>
    <w:rsid w:val="00A66FEB"/>
    <w:rsid w:val="00A6730D"/>
    <w:rsid w:val="00A67371"/>
    <w:rsid w:val="00A677A1"/>
    <w:rsid w:val="00A67C2E"/>
    <w:rsid w:val="00A7069D"/>
    <w:rsid w:val="00A707CB"/>
    <w:rsid w:val="00A71625"/>
    <w:rsid w:val="00A71B9B"/>
    <w:rsid w:val="00A71BFF"/>
    <w:rsid w:val="00A71D25"/>
    <w:rsid w:val="00A72830"/>
    <w:rsid w:val="00A72888"/>
    <w:rsid w:val="00A72B8E"/>
    <w:rsid w:val="00A7337D"/>
    <w:rsid w:val="00A74BF8"/>
    <w:rsid w:val="00A751C7"/>
    <w:rsid w:val="00A751F4"/>
    <w:rsid w:val="00A7602C"/>
    <w:rsid w:val="00A77211"/>
    <w:rsid w:val="00A7746A"/>
    <w:rsid w:val="00A77742"/>
    <w:rsid w:val="00A80A51"/>
    <w:rsid w:val="00A80B8F"/>
    <w:rsid w:val="00A81107"/>
    <w:rsid w:val="00A8169A"/>
    <w:rsid w:val="00A82901"/>
    <w:rsid w:val="00A83141"/>
    <w:rsid w:val="00A83282"/>
    <w:rsid w:val="00A8434F"/>
    <w:rsid w:val="00A843E4"/>
    <w:rsid w:val="00A85533"/>
    <w:rsid w:val="00A85626"/>
    <w:rsid w:val="00A85957"/>
    <w:rsid w:val="00A85FB4"/>
    <w:rsid w:val="00A86325"/>
    <w:rsid w:val="00A87844"/>
    <w:rsid w:val="00A87FB3"/>
    <w:rsid w:val="00A902B5"/>
    <w:rsid w:val="00A91CEB"/>
    <w:rsid w:val="00A92461"/>
    <w:rsid w:val="00A92E8B"/>
    <w:rsid w:val="00A930FD"/>
    <w:rsid w:val="00A93403"/>
    <w:rsid w:val="00A93BB1"/>
    <w:rsid w:val="00A93C22"/>
    <w:rsid w:val="00A94AB8"/>
    <w:rsid w:val="00A94C88"/>
    <w:rsid w:val="00A95744"/>
    <w:rsid w:val="00A95926"/>
    <w:rsid w:val="00A961D7"/>
    <w:rsid w:val="00A96493"/>
    <w:rsid w:val="00A97917"/>
    <w:rsid w:val="00AA038C"/>
    <w:rsid w:val="00AA03D0"/>
    <w:rsid w:val="00AA0573"/>
    <w:rsid w:val="00AA070B"/>
    <w:rsid w:val="00AA15F6"/>
    <w:rsid w:val="00AA1608"/>
    <w:rsid w:val="00AA1C2A"/>
    <w:rsid w:val="00AA3980"/>
    <w:rsid w:val="00AA3BF8"/>
    <w:rsid w:val="00AA46DB"/>
    <w:rsid w:val="00AA4AAD"/>
    <w:rsid w:val="00AA52B9"/>
    <w:rsid w:val="00AA6462"/>
    <w:rsid w:val="00AA7A09"/>
    <w:rsid w:val="00AA7C16"/>
    <w:rsid w:val="00AB049F"/>
    <w:rsid w:val="00AB1E97"/>
    <w:rsid w:val="00AB20E8"/>
    <w:rsid w:val="00AB25EB"/>
    <w:rsid w:val="00AB2B9D"/>
    <w:rsid w:val="00AB2D70"/>
    <w:rsid w:val="00AB3B50"/>
    <w:rsid w:val="00AB3F98"/>
    <w:rsid w:val="00AB41F0"/>
    <w:rsid w:val="00AB442F"/>
    <w:rsid w:val="00AB4691"/>
    <w:rsid w:val="00AB4A36"/>
    <w:rsid w:val="00AB59B9"/>
    <w:rsid w:val="00AB5B70"/>
    <w:rsid w:val="00AB66F6"/>
    <w:rsid w:val="00AB671B"/>
    <w:rsid w:val="00AB6EDF"/>
    <w:rsid w:val="00AB765B"/>
    <w:rsid w:val="00AC05B1"/>
    <w:rsid w:val="00AC0D5C"/>
    <w:rsid w:val="00AC0EA6"/>
    <w:rsid w:val="00AC1C6F"/>
    <w:rsid w:val="00AC2057"/>
    <w:rsid w:val="00AC2C50"/>
    <w:rsid w:val="00AC313A"/>
    <w:rsid w:val="00AC313B"/>
    <w:rsid w:val="00AC450C"/>
    <w:rsid w:val="00AC586A"/>
    <w:rsid w:val="00AC5B8B"/>
    <w:rsid w:val="00AC61E7"/>
    <w:rsid w:val="00AD0FCC"/>
    <w:rsid w:val="00AD356C"/>
    <w:rsid w:val="00AD3F39"/>
    <w:rsid w:val="00AD4540"/>
    <w:rsid w:val="00AD4C1D"/>
    <w:rsid w:val="00AD5296"/>
    <w:rsid w:val="00AD52DB"/>
    <w:rsid w:val="00AD5D6E"/>
    <w:rsid w:val="00AD5F87"/>
    <w:rsid w:val="00AD619A"/>
    <w:rsid w:val="00AD61AD"/>
    <w:rsid w:val="00AD6CF6"/>
    <w:rsid w:val="00AD7DD2"/>
    <w:rsid w:val="00AE2914"/>
    <w:rsid w:val="00AE2DD7"/>
    <w:rsid w:val="00AE30D7"/>
    <w:rsid w:val="00AE4C1A"/>
    <w:rsid w:val="00AE53F4"/>
    <w:rsid w:val="00AE5BD1"/>
    <w:rsid w:val="00AE5C8A"/>
    <w:rsid w:val="00AE5CA0"/>
    <w:rsid w:val="00AE6D15"/>
    <w:rsid w:val="00AF0E31"/>
    <w:rsid w:val="00AF1075"/>
    <w:rsid w:val="00AF1187"/>
    <w:rsid w:val="00AF12DF"/>
    <w:rsid w:val="00AF203C"/>
    <w:rsid w:val="00AF21B5"/>
    <w:rsid w:val="00AF23EE"/>
    <w:rsid w:val="00AF2569"/>
    <w:rsid w:val="00AF2617"/>
    <w:rsid w:val="00AF261F"/>
    <w:rsid w:val="00AF4278"/>
    <w:rsid w:val="00AF4336"/>
    <w:rsid w:val="00AF4EE8"/>
    <w:rsid w:val="00AF6D6A"/>
    <w:rsid w:val="00AF7A51"/>
    <w:rsid w:val="00B01162"/>
    <w:rsid w:val="00B01751"/>
    <w:rsid w:val="00B0190C"/>
    <w:rsid w:val="00B01BE6"/>
    <w:rsid w:val="00B0221A"/>
    <w:rsid w:val="00B04182"/>
    <w:rsid w:val="00B04D67"/>
    <w:rsid w:val="00B05066"/>
    <w:rsid w:val="00B055BE"/>
    <w:rsid w:val="00B06633"/>
    <w:rsid w:val="00B0791E"/>
    <w:rsid w:val="00B07AE3"/>
    <w:rsid w:val="00B07CA0"/>
    <w:rsid w:val="00B07FC2"/>
    <w:rsid w:val="00B10F05"/>
    <w:rsid w:val="00B113E9"/>
    <w:rsid w:val="00B11430"/>
    <w:rsid w:val="00B11722"/>
    <w:rsid w:val="00B11B1E"/>
    <w:rsid w:val="00B12CEF"/>
    <w:rsid w:val="00B12D6A"/>
    <w:rsid w:val="00B12E5E"/>
    <w:rsid w:val="00B13940"/>
    <w:rsid w:val="00B13CB4"/>
    <w:rsid w:val="00B14908"/>
    <w:rsid w:val="00B159C1"/>
    <w:rsid w:val="00B165C8"/>
    <w:rsid w:val="00B16D60"/>
    <w:rsid w:val="00B17436"/>
    <w:rsid w:val="00B179FD"/>
    <w:rsid w:val="00B17E8D"/>
    <w:rsid w:val="00B20206"/>
    <w:rsid w:val="00B20632"/>
    <w:rsid w:val="00B21C83"/>
    <w:rsid w:val="00B232EF"/>
    <w:rsid w:val="00B238B9"/>
    <w:rsid w:val="00B242F3"/>
    <w:rsid w:val="00B24EEC"/>
    <w:rsid w:val="00B2524D"/>
    <w:rsid w:val="00B2564A"/>
    <w:rsid w:val="00B2582F"/>
    <w:rsid w:val="00B26322"/>
    <w:rsid w:val="00B27361"/>
    <w:rsid w:val="00B27A89"/>
    <w:rsid w:val="00B30594"/>
    <w:rsid w:val="00B312B2"/>
    <w:rsid w:val="00B31CE3"/>
    <w:rsid w:val="00B3252B"/>
    <w:rsid w:val="00B32B09"/>
    <w:rsid w:val="00B33EA9"/>
    <w:rsid w:val="00B3431D"/>
    <w:rsid w:val="00B3449E"/>
    <w:rsid w:val="00B346E9"/>
    <w:rsid w:val="00B35094"/>
    <w:rsid w:val="00B353EB"/>
    <w:rsid w:val="00B3559E"/>
    <w:rsid w:val="00B35A1E"/>
    <w:rsid w:val="00B35D21"/>
    <w:rsid w:val="00B3693F"/>
    <w:rsid w:val="00B36C3A"/>
    <w:rsid w:val="00B37285"/>
    <w:rsid w:val="00B37F4F"/>
    <w:rsid w:val="00B402F4"/>
    <w:rsid w:val="00B40A0D"/>
    <w:rsid w:val="00B40C28"/>
    <w:rsid w:val="00B40E8D"/>
    <w:rsid w:val="00B4190B"/>
    <w:rsid w:val="00B42042"/>
    <w:rsid w:val="00B42C15"/>
    <w:rsid w:val="00B431D1"/>
    <w:rsid w:val="00B439C4"/>
    <w:rsid w:val="00B43ED0"/>
    <w:rsid w:val="00B44780"/>
    <w:rsid w:val="00B44AC7"/>
    <w:rsid w:val="00B44CA5"/>
    <w:rsid w:val="00B4535E"/>
    <w:rsid w:val="00B45575"/>
    <w:rsid w:val="00B4616D"/>
    <w:rsid w:val="00B505E6"/>
    <w:rsid w:val="00B50811"/>
    <w:rsid w:val="00B50B44"/>
    <w:rsid w:val="00B51AE9"/>
    <w:rsid w:val="00B52A8C"/>
    <w:rsid w:val="00B53E63"/>
    <w:rsid w:val="00B55503"/>
    <w:rsid w:val="00B564E5"/>
    <w:rsid w:val="00B56931"/>
    <w:rsid w:val="00B5708E"/>
    <w:rsid w:val="00B5794C"/>
    <w:rsid w:val="00B57CF2"/>
    <w:rsid w:val="00B601FB"/>
    <w:rsid w:val="00B62F21"/>
    <w:rsid w:val="00B6355B"/>
    <w:rsid w:val="00B636A8"/>
    <w:rsid w:val="00B63FF0"/>
    <w:rsid w:val="00B64B42"/>
    <w:rsid w:val="00B665C6"/>
    <w:rsid w:val="00B67640"/>
    <w:rsid w:val="00B67F2C"/>
    <w:rsid w:val="00B7023A"/>
    <w:rsid w:val="00B721F0"/>
    <w:rsid w:val="00B722B3"/>
    <w:rsid w:val="00B728E6"/>
    <w:rsid w:val="00B73179"/>
    <w:rsid w:val="00B747E1"/>
    <w:rsid w:val="00B75130"/>
    <w:rsid w:val="00B762A5"/>
    <w:rsid w:val="00B77767"/>
    <w:rsid w:val="00B777EE"/>
    <w:rsid w:val="00B800DF"/>
    <w:rsid w:val="00B805AF"/>
    <w:rsid w:val="00B80A29"/>
    <w:rsid w:val="00B8120C"/>
    <w:rsid w:val="00B81EF7"/>
    <w:rsid w:val="00B825E6"/>
    <w:rsid w:val="00B82C15"/>
    <w:rsid w:val="00B82C1A"/>
    <w:rsid w:val="00B832D7"/>
    <w:rsid w:val="00B83BBD"/>
    <w:rsid w:val="00B85982"/>
    <w:rsid w:val="00B86112"/>
    <w:rsid w:val="00B86380"/>
    <w:rsid w:val="00B869EC"/>
    <w:rsid w:val="00B87AA5"/>
    <w:rsid w:val="00B92079"/>
    <w:rsid w:val="00B92566"/>
    <w:rsid w:val="00B9397A"/>
    <w:rsid w:val="00B950F9"/>
    <w:rsid w:val="00B951FD"/>
    <w:rsid w:val="00B9633D"/>
    <w:rsid w:val="00B974BE"/>
    <w:rsid w:val="00B974ED"/>
    <w:rsid w:val="00B97E5B"/>
    <w:rsid w:val="00BA1048"/>
    <w:rsid w:val="00BA12A6"/>
    <w:rsid w:val="00BA1A84"/>
    <w:rsid w:val="00BA1D64"/>
    <w:rsid w:val="00BA2D72"/>
    <w:rsid w:val="00BA2EBE"/>
    <w:rsid w:val="00BA3B8A"/>
    <w:rsid w:val="00BA43F9"/>
    <w:rsid w:val="00BA51A3"/>
    <w:rsid w:val="00BA534B"/>
    <w:rsid w:val="00BA5FEC"/>
    <w:rsid w:val="00BA6976"/>
    <w:rsid w:val="00BA751B"/>
    <w:rsid w:val="00BA7619"/>
    <w:rsid w:val="00BA7858"/>
    <w:rsid w:val="00BA7CFF"/>
    <w:rsid w:val="00BA7DD1"/>
    <w:rsid w:val="00BB0F28"/>
    <w:rsid w:val="00BB15A3"/>
    <w:rsid w:val="00BB17A2"/>
    <w:rsid w:val="00BB17CE"/>
    <w:rsid w:val="00BB1E40"/>
    <w:rsid w:val="00BB258C"/>
    <w:rsid w:val="00BB31BA"/>
    <w:rsid w:val="00BB35EB"/>
    <w:rsid w:val="00BB3DD2"/>
    <w:rsid w:val="00BB4088"/>
    <w:rsid w:val="00BB458A"/>
    <w:rsid w:val="00BB539D"/>
    <w:rsid w:val="00BB5C27"/>
    <w:rsid w:val="00BB6BA8"/>
    <w:rsid w:val="00BB6CB3"/>
    <w:rsid w:val="00BB7057"/>
    <w:rsid w:val="00BB73E0"/>
    <w:rsid w:val="00BB7987"/>
    <w:rsid w:val="00BB7A2D"/>
    <w:rsid w:val="00BC02AE"/>
    <w:rsid w:val="00BC2B3A"/>
    <w:rsid w:val="00BC39EF"/>
    <w:rsid w:val="00BC4081"/>
    <w:rsid w:val="00BC4324"/>
    <w:rsid w:val="00BC4ED0"/>
    <w:rsid w:val="00BC6F29"/>
    <w:rsid w:val="00BD00D3"/>
    <w:rsid w:val="00BD0E2E"/>
    <w:rsid w:val="00BD11F0"/>
    <w:rsid w:val="00BD1659"/>
    <w:rsid w:val="00BD17DE"/>
    <w:rsid w:val="00BD2DC7"/>
    <w:rsid w:val="00BD2FC1"/>
    <w:rsid w:val="00BD3A7D"/>
    <w:rsid w:val="00BD3AA9"/>
    <w:rsid w:val="00BD4457"/>
    <w:rsid w:val="00BD458C"/>
    <w:rsid w:val="00BD4A18"/>
    <w:rsid w:val="00BD4E83"/>
    <w:rsid w:val="00BD6DB2"/>
    <w:rsid w:val="00BD758B"/>
    <w:rsid w:val="00BD7669"/>
    <w:rsid w:val="00BD775D"/>
    <w:rsid w:val="00BD78FB"/>
    <w:rsid w:val="00BE062A"/>
    <w:rsid w:val="00BE11CF"/>
    <w:rsid w:val="00BE12C1"/>
    <w:rsid w:val="00BE15A5"/>
    <w:rsid w:val="00BE1676"/>
    <w:rsid w:val="00BE1724"/>
    <w:rsid w:val="00BE21AB"/>
    <w:rsid w:val="00BE3E6D"/>
    <w:rsid w:val="00BE4686"/>
    <w:rsid w:val="00BE4EC7"/>
    <w:rsid w:val="00BE55CB"/>
    <w:rsid w:val="00BE659E"/>
    <w:rsid w:val="00BE6C32"/>
    <w:rsid w:val="00BE7203"/>
    <w:rsid w:val="00BE74B6"/>
    <w:rsid w:val="00BE758C"/>
    <w:rsid w:val="00BE7647"/>
    <w:rsid w:val="00BF1486"/>
    <w:rsid w:val="00BF190D"/>
    <w:rsid w:val="00BF1C8F"/>
    <w:rsid w:val="00BF2424"/>
    <w:rsid w:val="00BF30EB"/>
    <w:rsid w:val="00BF4F1F"/>
    <w:rsid w:val="00BF4F8F"/>
    <w:rsid w:val="00BF617A"/>
    <w:rsid w:val="00C0025E"/>
    <w:rsid w:val="00C0060F"/>
    <w:rsid w:val="00C00A84"/>
    <w:rsid w:val="00C00C59"/>
    <w:rsid w:val="00C00E68"/>
    <w:rsid w:val="00C0259F"/>
    <w:rsid w:val="00C02A74"/>
    <w:rsid w:val="00C03433"/>
    <w:rsid w:val="00C0379D"/>
    <w:rsid w:val="00C03931"/>
    <w:rsid w:val="00C05FE3"/>
    <w:rsid w:val="00C072CB"/>
    <w:rsid w:val="00C07CCA"/>
    <w:rsid w:val="00C10AAD"/>
    <w:rsid w:val="00C10E27"/>
    <w:rsid w:val="00C12677"/>
    <w:rsid w:val="00C13169"/>
    <w:rsid w:val="00C132FB"/>
    <w:rsid w:val="00C1363C"/>
    <w:rsid w:val="00C1393D"/>
    <w:rsid w:val="00C13ECE"/>
    <w:rsid w:val="00C1400F"/>
    <w:rsid w:val="00C148E0"/>
    <w:rsid w:val="00C14A89"/>
    <w:rsid w:val="00C14AA4"/>
    <w:rsid w:val="00C15766"/>
    <w:rsid w:val="00C20C12"/>
    <w:rsid w:val="00C2136D"/>
    <w:rsid w:val="00C214E3"/>
    <w:rsid w:val="00C214EE"/>
    <w:rsid w:val="00C22257"/>
    <w:rsid w:val="00C2314B"/>
    <w:rsid w:val="00C23605"/>
    <w:rsid w:val="00C23714"/>
    <w:rsid w:val="00C23752"/>
    <w:rsid w:val="00C24293"/>
    <w:rsid w:val="00C24556"/>
    <w:rsid w:val="00C24971"/>
    <w:rsid w:val="00C26958"/>
    <w:rsid w:val="00C26BE5"/>
    <w:rsid w:val="00C26E4D"/>
    <w:rsid w:val="00C27281"/>
    <w:rsid w:val="00C27452"/>
    <w:rsid w:val="00C275DA"/>
    <w:rsid w:val="00C27909"/>
    <w:rsid w:val="00C27B03"/>
    <w:rsid w:val="00C30BB9"/>
    <w:rsid w:val="00C314E1"/>
    <w:rsid w:val="00C31B43"/>
    <w:rsid w:val="00C32821"/>
    <w:rsid w:val="00C34397"/>
    <w:rsid w:val="00C345C8"/>
    <w:rsid w:val="00C34FF7"/>
    <w:rsid w:val="00C353F8"/>
    <w:rsid w:val="00C35C4A"/>
    <w:rsid w:val="00C363AA"/>
    <w:rsid w:val="00C36846"/>
    <w:rsid w:val="00C36FA5"/>
    <w:rsid w:val="00C4095D"/>
    <w:rsid w:val="00C40A54"/>
    <w:rsid w:val="00C412CC"/>
    <w:rsid w:val="00C41678"/>
    <w:rsid w:val="00C416B9"/>
    <w:rsid w:val="00C42540"/>
    <w:rsid w:val="00C441D4"/>
    <w:rsid w:val="00C4425A"/>
    <w:rsid w:val="00C4481E"/>
    <w:rsid w:val="00C45093"/>
    <w:rsid w:val="00C46C19"/>
    <w:rsid w:val="00C4725A"/>
    <w:rsid w:val="00C508E1"/>
    <w:rsid w:val="00C50AFC"/>
    <w:rsid w:val="00C51356"/>
    <w:rsid w:val="00C5421B"/>
    <w:rsid w:val="00C551FF"/>
    <w:rsid w:val="00C552DC"/>
    <w:rsid w:val="00C55418"/>
    <w:rsid w:val="00C57180"/>
    <w:rsid w:val="00C5785D"/>
    <w:rsid w:val="00C57909"/>
    <w:rsid w:val="00C57AE6"/>
    <w:rsid w:val="00C57C91"/>
    <w:rsid w:val="00C60191"/>
    <w:rsid w:val="00C601D2"/>
    <w:rsid w:val="00C603C3"/>
    <w:rsid w:val="00C610D7"/>
    <w:rsid w:val="00C61BA1"/>
    <w:rsid w:val="00C61D44"/>
    <w:rsid w:val="00C63E17"/>
    <w:rsid w:val="00C647E5"/>
    <w:rsid w:val="00C64DB3"/>
    <w:rsid w:val="00C6569D"/>
    <w:rsid w:val="00C65BCC"/>
    <w:rsid w:val="00C65EAB"/>
    <w:rsid w:val="00C66970"/>
    <w:rsid w:val="00C66DEC"/>
    <w:rsid w:val="00C67067"/>
    <w:rsid w:val="00C6745F"/>
    <w:rsid w:val="00C67AD8"/>
    <w:rsid w:val="00C67B18"/>
    <w:rsid w:val="00C7078F"/>
    <w:rsid w:val="00C71581"/>
    <w:rsid w:val="00C73C27"/>
    <w:rsid w:val="00C77CF8"/>
    <w:rsid w:val="00C80A8F"/>
    <w:rsid w:val="00C818DD"/>
    <w:rsid w:val="00C81DF8"/>
    <w:rsid w:val="00C83330"/>
    <w:rsid w:val="00C83E23"/>
    <w:rsid w:val="00C83FE3"/>
    <w:rsid w:val="00C846D5"/>
    <w:rsid w:val="00C84CFF"/>
    <w:rsid w:val="00C855E2"/>
    <w:rsid w:val="00C85DC0"/>
    <w:rsid w:val="00C8691C"/>
    <w:rsid w:val="00C86BAA"/>
    <w:rsid w:val="00C86FFD"/>
    <w:rsid w:val="00C8759B"/>
    <w:rsid w:val="00C87B2D"/>
    <w:rsid w:val="00C87FF0"/>
    <w:rsid w:val="00C90810"/>
    <w:rsid w:val="00C91346"/>
    <w:rsid w:val="00C9195D"/>
    <w:rsid w:val="00C91C5D"/>
    <w:rsid w:val="00C92332"/>
    <w:rsid w:val="00C93514"/>
    <w:rsid w:val="00C93886"/>
    <w:rsid w:val="00C93912"/>
    <w:rsid w:val="00C95CEC"/>
    <w:rsid w:val="00C968C3"/>
    <w:rsid w:val="00C96C1B"/>
    <w:rsid w:val="00C96DDF"/>
    <w:rsid w:val="00C97301"/>
    <w:rsid w:val="00C9758B"/>
    <w:rsid w:val="00CA0D55"/>
    <w:rsid w:val="00CA168A"/>
    <w:rsid w:val="00CA1A50"/>
    <w:rsid w:val="00CA1D02"/>
    <w:rsid w:val="00CA1EA8"/>
    <w:rsid w:val="00CA24CA"/>
    <w:rsid w:val="00CA2C0C"/>
    <w:rsid w:val="00CA302D"/>
    <w:rsid w:val="00CA357E"/>
    <w:rsid w:val="00CA3B21"/>
    <w:rsid w:val="00CA44F9"/>
    <w:rsid w:val="00CA47BE"/>
    <w:rsid w:val="00CA4A69"/>
    <w:rsid w:val="00CA55FC"/>
    <w:rsid w:val="00CA6723"/>
    <w:rsid w:val="00CA7693"/>
    <w:rsid w:val="00CB0ED2"/>
    <w:rsid w:val="00CB1610"/>
    <w:rsid w:val="00CB1C0C"/>
    <w:rsid w:val="00CB26DC"/>
    <w:rsid w:val="00CB465F"/>
    <w:rsid w:val="00CB4A57"/>
    <w:rsid w:val="00CB4FFA"/>
    <w:rsid w:val="00CB6DF1"/>
    <w:rsid w:val="00CB774A"/>
    <w:rsid w:val="00CB7F69"/>
    <w:rsid w:val="00CC0076"/>
    <w:rsid w:val="00CC0266"/>
    <w:rsid w:val="00CC0471"/>
    <w:rsid w:val="00CC09A8"/>
    <w:rsid w:val="00CC0D49"/>
    <w:rsid w:val="00CC0DE5"/>
    <w:rsid w:val="00CC241C"/>
    <w:rsid w:val="00CC335D"/>
    <w:rsid w:val="00CC3910"/>
    <w:rsid w:val="00CC3E0C"/>
    <w:rsid w:val="00CC4500"/>
    <w:rsid w:val="00CC45C9"/>
    <w:rsid w:val="00CC58D3"/>
    <w:rsid w:val="00CC5E0F"/>
    <w:rsid w:val="00CC6964"/>
    <w:rsid w:val="00CC6C4B"/>
    <w:rsid w:val="00CC784D"/>
    <w:rsid w:val="00CC7AA4"/>
    <w:rsid w:val="00CC7EE9"/>
    <w:rsid w:val="00CD1DE5"/>
    <w:rsid w:val="00CD22F9"/>
    <w:rsid w:val="00CD28EA"/>
    <w:rsid w:val="00CD29CD"/>
    <w:rsid w:val="00CD2F30"/>
    <w:rsid w:val="00CD4654"/>
    <w:rsid w:val="00CD4BAA"/>
    <w:rsid w:val="00CD514F"/>
    <w:rsid w:val="00CD622D"/>
    <w:rsid w:val="00CD6F67"/>
    <w:rsid w:val="00CD7603"/>
    <w:rsid w:val="00CD774F"/>
    <w:rsid w:val="00CD7877"/>
    <w:rsid w:val="00CE0A57"/>
    <w:rsid w:val="00CE0EB8"/>
    <w:rsid w:val="00CE14CC"/>
    <w:rsid w:val="00CE170D"/>
    <w:rsid w:val="00CE19E1"/>
    <w:rsid w:val="00CE35B1"/>
    <w:rsid w:val="00CE3E53"/>
    <w:rsid w:val="00CE42AE"/>
    <w:rsid w:val="00CE4AA7"/>
    <w:rsid w:val="00CE5225"/>
    <w:rsid w:val="00CE53D9"/>
    <w:rsid w:val="00CE55B0"/>
    <w:rsid w:val="00CE6DFC"/>
    <w:rsid w:val="00CE6E2A"/>
    <w:rsid w:val="00CE6EE8"/>
    <w:rsid w:val="00CE75D3"/>
    <w:rsid w:val="00CE7F77"/>
    <w:rsid w:val="00CF0FC4"/>
    <w:rsid w:val="00CF2E23"/>
    <w:rsid w:val="00CF3626"/>
    <w:rsid w:val="00CF3F57"/>
    <w:rsid w:val="00CF5DFD"/>
    <w:rsid w:val="00CF5F4A"/>
    <w:rsid w:val="00CF61FC"/>
    <w:rsid w:val="00CF6606"/>
    <w:rsid w:val="00CF671C"/>
    <w:rsid w:val="00CF6981"/>
    <w:rsid w:val="00CF6C82"/>
    <w:rsid w:val="00CF72C5"/>
    <w:rsid w:val="00CF7CA1"/>
    <w:rsid w:val="00CF7EEC"/>
    <w:rsid w:val="00D01917"/>
    <w:rsid w:val="00D01A05"/>
    <w:rsid w:val="00D01ED9"/>
    <w:rsid w:val="00D020A5"/>
    <w:rsid w:val="00D024A1"/>
    <w:rsid w:val="00D02F0D"/>
    <w:rsid w:val="00D02FAA"/>
    <w:rsid w:val="00D0337B"/>
    <w:rsid w:val="00D03542"/>
    <w:rsid w:val="00D03634"/>
    <w:rsid w:val="00D0567E"/>
    <w:rsid w:val="00D05783"/>
    <w:rsid w:val="00D05DD7"/>
    <w:rsid w:val="00D079B2"/>
    <w:rsid w:val="00D07AE0"/>
    <w:rsid w:val="00D07E11"/>
    <w:rsid w:val="00D114E9"/>
    <w:rsid w:val="00D11763"/>
    <w:rsid w:val="00D117CA"/>
    <w:rsid w:val="00D11A00"/>
    <w:rsid w:val="00D11A09"/>
    <w:rsid w:val="00D127C1"/>
    <w:rsid w:val="00D12C00"/>
    <w:rsid w:val="00D12F62"/>
    <w:rsid w:val="00D137C6"/>
    <w:rsid w:val="00D14417"/>
    <w:rsid w:val="00D15A3A"/>
    <w:rsid w:val="00D15A69"/>
    <w:rsid w:val="00D16F72"/>
    <w:rsid w:val="00D17970"/>
    <w:rsid w:val="00D17DC5"/>
    <w:rsid w:val="00D20801"/>
    <w:rsid w:val="00D20AA9"/>
    <w:rsid w:val="00D2143B"/>
    <w:rsid w:val="00D21AFD"/>
    <w:rsid w:val="00D22BCE"/>
    <w:rsid w:val="00D22DD7"/>
    <w:rsid w:val="00D22F38"/>
    <w:rsid w:val="00D231D3"/>
    <w:rsid w:val="00D23FFA"/>
    <w:rsid w:val="00D24017"/>
    <w:rsid w:val="00D2466A"/>
    <w:rsid w:val="00D2502D"/>
    <w:rsid w:val="00D25052"/>
    <w:rsid w:val="00D26CEF"/>
    <w:rsid w:val="00D26E3C"/>
    <w:rsid w:val="00D2711A"/>
    <w:rsid w:val="00D2746D"/>
    <w:rsid w:val="00D278CC"/>
    <w:rsid w:val="00D2795E"/>
    <w:rsid w:val="00D27CAB"/>
    <w:rsid w:val="00D30598"/>
    <w:rsid w:val="00D311F5"/>
    <w:rsid w:val="00D3193E"/>
    <w:rsid w:val="00D32E82"/>
    <w:rsid w:val="00D33318"/>
    <w:rsid w:val="00D33D03"/>
    <w:rsid w:val="00D345E2"/>
    <w:rsid w:val="00D34646"/>
    <w:rsid w:val="00D34918"/>
    <w:rsid w:val="00D34CC3"/>
    <w:rsid w:val="00D3537C"/>
    <w:rsid w:val="00D35E53"/>
    <w:rsid w:val="00D36347"/>
    <w:rsid w:val="00D375DD"/>
    <w:rsid w:val="00D376EC"/>
    <w:rsid w:val="00D37852"/>
    <w:rsid w:val="00D405E2"/>
    <w:rsid w:val="00D40894"/>
    <w:rsid w:val="00D41C43"/>
    <w:rsid w:val="00D41DCD"/>
    <w:rsid w:val="00D41E3A"/>
    <w:rsid w:val="00D41FE6"/>
    <w:rsid w:val="00D42058"/>
    <w:rsid w:val="00D429C6"/>
    <w:rsid w:val="00D42AA1"/>
    <w:rsid w:val="00D42B0D"/>
    <w:rsid w:val="00D43621"/>
    <w:rsid w:val="00D43EBF"/>
    <w:rsid w:val="00D43F3C"/>
    <w:rsid w:val="00D4526B"/>
    <w:rsid w:val="00D460CA"/>
    <w:rsid w:val="00D46677"/>
    <w:rsid w:val="00D46C6D"/>
    <w:rsid w:val="00D46E8A"/>
    <w:rsid w:val="00D47748"/>
    <w:rsid w:val="00D4796A"/>
    <w:rsid w:val="00D47B81"/>
    <w:rsid w:val="00D500A9"/>
    <w:rsid w:val="00D50632"/>
    <w:rsid w:val="00D5072C"/>
    <w:rsid w:val="00D51699"/>
    <w:rsid w:val="00D52606"/>
    <w:rsid w:val="00D526F1"/>
    <w:rsid w:val="00D53853"/>
    <w:rsid w:val="00D53F80"/>
    <w:rsid w:val="00D544C8"/>
    <w:rsid w:val="00D544D9"/>
    <w:rsid w:val="00D54CC3"/>
    <w:rsid w:val="00D550EA"/>
    <w:rsid w:val="00D5605F"/>
    <w:rsid w:val="00D5735E"/>
    <w:rsid w:val="00D573AD"/>
    <w:rsid w:val="00D57A1C"/>
    <w:rsid w:val="00D57A7C"/>
    <w:rsid w:val="00D6041A"/>
    <w:rsid w:val="00D61176"/>
    <w:rsid w:val="00D61395"/>
    <w:rsid w:val="00D63226"/>
    <w:rsid w:val="00D633EB"/>
    <w:rsid w:val="00D634D7"/>
    <w:rsid w:val="00D63586"/>
    <w:rsid w:val="00D63ACE"/>
    <w:rsid w:val="00D6491C"/>
    <w:rsid w:val="00D654DA"/>
    <w:rsid w:val="00D6550F"/>
    <w:rsid w:val="00D656EF"/>
    <w:rsid w:val="00D66979"/>
    <w:rsid w:val="00D66D7B"/>
    <w:rsid w:val="00D66EE5"/>
    <w:rsid w:val="00D67617"/>
    <w:rsid w:val="00D703D8"/>
    <w:rsid w:val="00D70C99"/>
    <w:rsid w:val="00D70DF1"/>
    <w:rsid w:val="00D716A1"/>
    <w:rsid w:val="00D71F7A"/>
    <w:rsid w:val="00D72888"/>
    <w:rsid w:val="00D7348F"/>
    <w:rsid w:val="00D74854"/>
    <w:rsid w:val="00D752EC"/>
    <w:rsid w:val="00D759C0"/>
    <w:rsid w:val="00D75A7B"/>
    <w:rsid w:val="00D76023"/>
    <w:rsid w:val="00D768B2"/>
    <w:rsid w:val="00D769EF"/>
    <w:rsid w:val="00D772A0"/>
    <w:rsid w:val="00D7747B"/>
    <w:rsid w:val="00D8053B"/>
    <w:rsid w:val="00D813AF"/>
    <w:rsid w:val="00D81546"/>
    <w:rsid w:val="00D819D3"/>
    <w:rsid w:val="00D819F5"/>
    <w:rsid w:val="00D81BAE"/>
    <w:rsid w:val="00D81DF9"/>
    <w:rsid w:val="00D82B70"/>
    <w:rsid w:val="00D82BF9"/>
    <w:rsid w:val="00D82FF7"/>
    <w:rsid w:val="00D83C83"/>
    <w:rsid w:val="00D83E55"/>
    <w:rsid w:val="00D83F42"/>
    <w:rsid w:val="00D847FE"/>
    <w:rsid w:val="00D84B7E"/>
    <w:rsid w:val="00D850D1"/>
    <w:rsid w:val="00D850D8"/>
    <w:rsid w:val="00D861F7"/>
    <w:rsid w:val="00D87455"/>
    <w:rsid w:val="00D87523"/>
    <w:rsid w:val="00D9009B"/>
    <w:rsid w:val="00D9153B"/>
    <w:rsid w:val="00D91D3C"/>
    <w:rsid w:val="00D9293A"/>
    <w:rsid w:val="00D92E46"/>
    <w:rsid w:val="00D945F2"/>
    <w:rsid w:val="00D94C5E"/>
    <w:rsid w:val="00D9514C"/>
    <w:rsid w:val="00D9560E"/>
    <w:rsid w:val="00D9584C"/>
    <w:rsid w:val="00D962FA"/>
    <w:rsid w:val="00D964EA"/>
    <w:rsid w:val="00D966D0"/>
    <w:rsid w:val="00D96A23"/>
    <w:rsid w:val="00D96B4E"/>
    <w:rsid w:val="00D9711B"/>
    <w:rsid w:val="00D972E7"/>
    <w:rsid w:val="00DA0683"/>
    <w:rsid w:val="00DA089B"/>
    <w:rsid w:val="00DA0B79"/>
    <w:rsid w:val="00DA0C59"/>
    <w:rsid w:val="00DA18D8"/>
    <w:rsid w:val="00DA1F7A"/>
    <w:rsid w:val="00DA277C"/>
    <w:rsid w:val="00DA27C2"/>
    <w:rsid w:val="00DA28AA"/>
    <w:rsid w:val="00DA3200"/>
    <w:rsid w:val="00DA38E7"/>
    <w:rsid w:val="00DA3991"/>
    <w:rsid w:val="00DA4472"/>
    <w:rsid w:val="00DA578E"/>
    <w:rsid w:val="00DA5AFF"/>
    <w:rsid w:val="00DA6637"/>
    <w:rsid w:val="00DA7BB5"/>
    <w:rsid w:val="00DA7E9B"/>
    <w:rsid w:val="00DB0483"/>
    <w:rsid w:val="00DB0799"/>
    <w:rsid w:val="00DB1318"/>
    <w:rsid w:val="00DB147E"/>
    <w:rsid w:val="00DB3AFE"/>
    <w:rsid w:val="00DB437B"/>
    <w:rsid w:val="00DB4588"/>
    <w:rsid w:val="00DB5318"/>
    <w:rsid w:val="00DB7AEA"/>
    <w:rsid w:val="00DB7E6C"/>
    <w:rsid w:val="00DC0C4F"/>
    <w:rsid w:val="00DC1475"/>
    <w:rsid w:val="00DC16BC"/>
    <w:rsid w:val="00DC1A79"/>
    <w:rsid w:val="00DC20BD"/>
    <w:rsid w:val="00DC263C"/>
    <w:rsid w:val="00DC2EB5"/>
    <w:rsid w:val="00DC2F37"/>
    <w:rsid w:val="00DC4937"/>
    <w:rsid w:val="00DC5E11"/>
    <w:rsid w:val="00DC699A"/>
    <w:rsid w:val="00DC6C48"/>
    <w:rsid w:val="00DC775A"/>
    <w:rsid w:val="00DC7D1A"/>
    <w:rsid w:val="00DD0571"/>
    <w:rsid w:val="00DD0C4D"/>
    <w:rsid w:val="00DD1E90"/>
    <w:rsid w:val="00DD2146"/>
    <w:rsid w:val="00DD2BF8"/>
    <w:rsid w:val="00DD3575"/>
    <w:rsid w:val="00DD5753"/>
    <w:rsid w:val="00DD5A29"/>
    <w:rsid w:val="00DD5C12"/>
    <w:rsid w:val="00DD5D9D"/>
    <w:rsid w:val="00DD6457"/>
    <w:rsid w:val="00DD6CD2"/>
    <w:rsid w:val="00DD6E1E"/>
    <w:rsid w:val="00DD751A"/>
    <w:rsid w:val="00DD7D16"/>
    <w:rsid w:val="00DD7D85"/>
    <w:rsid w:val="00DE13A8"/>
    <w:rsid w:val="00DE16E7"/>
    <w:rsid w:val="00DE2B82"/>
    <w:rsid w:val="00DE35CB"/>
    <w:rsid w:val="00DE3A76"/>
    <w:rsid w:val="00DE3DCF"/>
    <w:rsid w:val="00DE41AD"/>
    <w:rsid w:val="00DE47CE"/>
    <w:rsid w:val="00DE4C05"/>
    <w:rsid w:val="00DE4FB5"/>
    <w:rsid w:val="00DE59B2"/>
    <w:rsid w:val="00DE62CF"/>
    <w:rsid w:val="00DE635D"/>
    <w:rsid w:val="00DE7930"/>
    <w:rsid w:val="00DF0C72"/>
    <w:rsid w:val="00DF1040"/>
    <w:rsid w:val="00DF10A0"/>
    <w:rsid w:val="00DF1610"/>
    <w:rsid w:val="00DF21E9"/>
    <w:rsid w:val="00DF28F9"/>
    <w:rsid w:val="00DF2C22"/>
    <w:rsid w:val="00DF2D75"/>
    <w:rsid w:val="00DF37C4"/>
    <w:rsid w:val="00DF46D6"/>
    <w:rsid w:val="00DF7ED7"/>
    <w:rsid w:val="00E0090C"/>
    <w:rsid w:val="00E00F14"/>
    <w:rsid w:val="00E0157A"/>
    <w:rsid w:val="00E0413E"/>
    <w:rsid w:val="00E05E6A"/>
    <w:rsid w:val="00E06386"/>
    <w:rsid w:val="00E06470"/>
    <w:rsid w:val="00E06FD4"/>
    <w:rsid w:val="00E07556"/>
    <w:rsid w:val="00E07C53"/>
    <w:rsid w:val="00E10E02"/>
    <w:rsid w:val="00E13BAE"/>
    <w:rsid w:val="00E1431E"/>
    <w:rsid w:val="00E15449"/>
    <w:rsid w:val="00E154E0"/>
    <w:rsid w:val="00E1621A"/>
    <w:rsid w:val="00E16574"/>
    <w:rsid w:val="00E16B71"/>
    <w:rsid w:val="00E17129"/>
    <w:rsid w:val="00E17F00"/>
    <w:rsid w:val="00E201C4"/>
    <w:rsid w:val="00E221A6"/>
    <w:rsid w:val="00E2249D"/>
    <w:rsid w:val="00E23186"/>
    <w:rsid w:val="00E24670"/>
    <w:rsid w:val="00E24EB4"/>
    <w:rsid w:val="00E24ECD"/>
    <w:rsid w:val="00E24F32"/>
    <w:rsid w:val="00E25081"/>
    <w:rsid w:val="00E25159"/>
    <w:rsid w:val="00E261A8"/>
    <w:rsid w:val="00E27029"/>
    <w:rsid w:val="00E27E07"/>
    <w:rsid w:val="00E3036D"/>
    <w:rsid w:val="00E320ED"/>
    <w:rsid w:val="00E3273D"/>
    <w:rsid w:val="00E3338F"/>
    <w:rsid w:val="00E33458"/>
    <w:rsid w:val="00E33AFB"/>
    <w:rsid w:val="00E33EB7"/>
    <w:rsid w:val="00E340A5"/>
    <w:rsid w:val="00E34218"/>
    <w:rsid w:val="00E3545D"/>
    <w:rsid w:val="00E362EF"/>
    <w:rsid w:val="00E3655E"/>
    <w:rsid w:val="00E37306"/>
    <w:rsid w:val="00E40448"/>
    <w:rsid w:val="00E41846"/>
    <w:rsid w:val="00E41AB3"/>
    <w:rsid w:val="00E41AF8"/>
    <w:rsid w:val="00E41C40"/>
    <w:rsid w:val="00E41D46"/>
    <w:rsid w:val="00E42A08"/>
    <w:rsid w:val="00E436A9"/>
    <w:rsid w:val="00E43BC0"/>
    <w:rsid w:val="00E44C34"/>
    <w:rsid w:val="00E456BB"/>
    <w:rsid w:val="00E458AF"/>
    <w:rsid w:val="00E46282"/>
    <w:rsid w:val="00E465BB"/>
    <w:rsid w:val="00E46A3F"/>
    <w:rsid w:val="00E470CE"/>
    <w:rsid w:val="00E47DB9"/>
    <w:rsid w:val="00E5015C"/>
    <w:rsid w:val="00E51374"/>
    <w:rsid w:val="00E5166A"/>
    <w:rsid w:val="00E51B85"/>
    <w:rsid w:val="00E5216E"/>
    <w:rsid w:val="00E528D2"/>
    <w:rsid w:val="00E53A76"/>
    <w:rsid w:val="00E53EF1"/>
    <w:rsid w:val="00E54441"/>
    <w:rsid w:val="00E54664"/>
    <w:rsid w:val="00E561B5"/>
    <w:rsid w:val="00E56304"/>
    <w:rsid w:val="00E568C4"/>
    <w:rsid w:val="00E5734D"/>
    <w:rsid w:val="00E57B1E"/>
    <w:rsid w:val="00E608B6"/>
    <w:rsid w:val="00E61195"/>
    <w:rsid w:val="00E618AC"/>
    <w:rsid w:val="00E62031"/>
    <w:rsid w:val="00E62222"/>
    <w:rsid w:val="00E62FB5"/>
    <w:rsid w:val="00E6424B"/>
    <w:rsid w:val="00E649F1"/>
    <w:rsid w:val="00E668CB"/>
    <w:rsid w:val="00E66BF6"/>
    <w:rsid w:val="00E66E10"/>
    <w:rsid w:val="00E679C2"/>
    <w:rsid w:val="00E70A27"/>
    <w:rsid w:val="00E71D27"/>
    <w:rsid w:val="00E72DFF"/>
    <w:rsid w:val="00E73176"/>
    <w:rsid w:val="00E7323C"/>
    <w:rsid w:val="00E73538"/>
    <w:rsid w:val="00E736D2"/>
    <w:rsid w:val="00E74411"/>
    <w:rsid w:val="00E7451B"/>
    <w:rsid w:val="00E746F2"/>
    <w:rsid w:val="00E74A4B"/>
    <w:rsid w:val="00E7518A"/>
    <w:rsid w:val="00E76A63"/>
    <w:rsid w:val="00E76ADB"/>
    <w:rsid w:val="00E77BAA"/>
    <w:rsid w:val="00E817E4"/>
    <w:rsid w:val="00E81A69"/>
    <w:rsid w:val="00E82344"/>
    <w:rsid w:val="00E826C1"/>
    <w:rsid w:val="00E831E0"/>
    <w:rsid w:val="00E831EF"/>
    <w:rsid w:val="00E83F54"/>
    <w:rsid w:val="00E84C82"/>
    <w:rsid w:val="00E84D64"/>
    <w:rsid w:val="00E84E67"/>
    <w:rsid w:val="00E85903"/>
    <w:rsid w:val="00E8675F"/>
    <w:rsid w:val="00E86BF7"/>
    <w:rsid w:val="00E873B3"/>
    <w:rsid w:val="00E87408"/>
    <w:rsid w:val="00E90202"/>
    <w:rsid w:val="00E91108"/>
    <w:rsid w:val="00E91263"/>
    <w:rsid w:val="00E913A2"/>
    <w:rsid w:val="00E914C4"/>
    <w:rsid w:val="00E9282E"/>
    <w:rsid w:val="00E92912"/>
    <w:rsid w:val="00E9292A"/>
    <w:rsid w:val="00E934F5"/>
    <w:rsid w:val="00E93687"/>
    <w:rsid w:val="00E93763"/>
    <w:rsid w:val="00E93CCB"/>
    <w:rsid w:val="00E94574"/>
    <w:rsid w:val="00E9489E"/>
    <w:rsid w:val="00E94C8A"/>
    <w:rsid w:val="00E94E17"/>
    <w:rsid w:val="00E95014"/>
    <w:rsid w:val="00E96961"/>
    <w:rsid w:val="00E96E5B"/>
    <w:rsid w:val="00EA00B1"/>
    <w:rsid w:val="00EA0897"/>
    <w:rsid w:val="00EA0B70"/>
    <w:rsid w:val="00EA12BB"/>
    <w:rsid w:val="00EA1A65"/>
    <w:rsid w:val="00EA1B28"/>
    <w:rsid w:val="00EA214F"/>
    <w:rsid w:val="00EA3307"/>
    <w:rsid w:val="00EA3474"/>
    <w:rsid w:val="00EA35DB"/>
    <w:rsid w:val="00EA3804"/>
    <w:rsid w:val="00EA3952"/>
    <w:rsid w:val="00EA4304"/>
    <w:rsid w:val="00EA447B"/>
    <w:rsid w:val="00EA5496"/>
    <w:rsid w:val="00EA5C71"/>
    <w:rsid w:val="00EA6A5F"/>
    <w:rsid w:val="00EA72EC"/>
    <w:rsid w:val="00EA77F4"/>
    <w:rsid w:val="00EA791B"/>
    <w:rsid w:val="00EA793F"/>
    <w:rsid w:val="00EB0978"/>
    <w:rsid w:val="00EB10DE"/>
    <w:rsid w:val="00EB11CB"/>
    <w:rsid w:val="00EB15E2"/>
    <w:rsid w:val="00EB275A"/>
    <w:rsid w:val="00EB31BF"/>
    <w:rsid w:val="00EB5CAC"/>
    <w:rsid w:val="00EB6282"/>
    <w:rsid w:val="00EB64D3"/>
    <w:rsid w:val="00EB786A"/>
    <w:rsid w:val="00EB7983"/>
    <w:rsid w:val="00EC0EA2"/>
    <w:rsid w:val="00EC0F92"/>
    <w:rsid w:val="00EC1578"/>
    <w:rsid w:val="00EC168B"/>
    <w:rsid w:val="00EC1C72"/>
    <w:rsid w:val="00EC2467"/>
    <w:rsid w:val="00EC2EDD"/>
    <w:rsid w:val="00EC3727"/>
    <w:rsid w:val="00EC3C1A"/>
    <w:rsid w:val="00EC3CC9"/>
    <w:rsid w:val="00EC4263"/>
    <w:rsid w:val="00EC4524"/>
    <w:rsid w:val="00EC48C4"/>
    <w:rsid w:val="00EC4D75"/>
    <w:rsid w:val="00EC5ACE"/>
    <w:rsid w:val="00EC6141"/>
    <w:rsid w:val="00EC6226"/>
    <w:rsid w:val="00EC6251"/>
    <w:rsid w:val="00EC680A"/>
    <w:rsid w:val="00EC6DC4"/>
    <w:rsid w:val="00EC733F"/>
    <w:rsid w:val="00ED11A6"/>
    <w:rsid w:val="00ED3AC5"/>
    <w:rsid w:val="00ED3B7A"/>
    <w:rsid w:val="00ED3BCE"/>
    <w:rsid w:val="00ED47FE"/>
    <w:rsid w:val="00ED532E"/>
    <w:rsid w:val="00ED5BBB"/>
    <w:rsid w:val="00ED5BE2"/>
    <w:rsid w:val="00ED5D73"/>
    <w:rsid w:val="00ED6BCC"/>
    <w:rsid w:val="00ED7044"/>
    <w:rsid w:val="00ED74AF"/>
    <w:rsid w:val="00ED779D"/>
    <w:rsid w:val="00EE07EA"/>
    <w:rsid w:val="00EE1498"/>
    <w:rsid w:val="00EE1813"/>
    <w:rsid w:val="00EE1D11"/>
    <w:rsid w:val="00EE2208"/>
    <w:rsid w:val="00EE25E3"/>
    <w:rsid w:val="00EE2BED"/>
    <w:rsid w:val="00EE2C63"/>
    <w:rsid w:val="00EE341E"/>
    <w:rsid w:val="00EE374B"/>
    <w:rsid w:val="00EE5349"/>
    <w:rsid w:val="00EE5B17"/>
    <w:rsid w:val="00EE5C29"/>
    <w:rsid w:val="00EE6C93"/>
    <w:rsid w:val="00EE7EB8"/>
    <w:rsid w:val="00EF0284"/>
    <w:rsid w:val="00EF0A63"/>
    <w:rsid w:val="00EF0C8D"/>
    <w:rsid w:val="00EF33F2"/>
    <w:rsid w:val="00EF4810"/>
    <w:rsid w:val="00EF4E96"/>
    <w:rsid w:val="00EF544E"/>
    <w:rsid w:val="00EF5E5D"/>
    <w:rsid w:val="00EF60AB"/>
    <w:rsid w:val="00EF7057"/>
    <w:rsid w:val="00EF7CD8"/>
    <w:rsid w:val="00F0034F"/>
    <w:rsid w:val="00F00432"/>
    <w:rsid w:val="00F0092C"/>
    <w:rsid w:val="00F03057"/>
    <w:rsid w:val="00F03AEF"/>
    <w:rsid w:val="00F03D35"/>
    <w:rsid w:val="00F06296"/>
    <w:rsid w:val="00F0668C"/>
    <w:rsid w:val="00F0737E"/>
    <w:rsid w:val="00F07A76"/>
    <w:rsid w:val="00F10100"/>
    <w:rsid w:val="00F10EE4"/>
    <w:rsid w:val="00F114C4"/>
    <w:rsid w:val="00F11730"/>
    <w:rsid w:val="00F11BB5"/>
    <w:rsid w:val="00F1234D"/>
    <w:rsid w:val="00F13E4F"/>
    <w:rsid w:val="00F1417B"/>
    <w:rsid w:val="00F14CE6"/>
    <w:rsid w:val="00F14F87"/>
    <w:rsid w:val="00F15489"/>
    <w:rsid w:val="00F1592F"/>
    <w:rsid w:val="00F15F2D"/>
    <w:rsid w:val="00F16954"/>
    <w:rsid w:val="00F178C0"/>
    <w:rsid w:val="00F17D3B"/>
    <w:rsid w:val="00F204A5"/>
    <w:rsid w:val="00F2090C"/>
    <w:rsid w:val="00F20C00"/>
    <w:rsid w:val="00F235AC"/>
    <w:rsid w:val="00F23B0A"/>
    <w:rsid w:val="00F23D8E"/>
    <w:rsid w:val="00F246AE"/>
    <w:rsid w:val="00F24DB8"/>
    <w:rsid w:val="00F24FD9"/>
    <w:rsid w:val="00F25C7D"/>
    <w:rsid w:val="00F260B2"/>
    <w:rsid w:val="00F271B6"/>
    <w:rsid w:val="00F2756C"/>
    <w:rsid w:val="00F30D86"/>
    <w:rsid w:val="00F31882"/>
    <w:rsid w:val="00F31B53"/>
    <w:rsid w:val="00F32872"/>
    <w:rsid w:val="00F337F7"/>
    <w:rsid w:val="00F3478B"/>
    <w:rsid w:val="00F34B99"/>
    <w:rsid w:val="00F367FB"/>
    <w:rsid w:val="00F36946"/>
    <w:rsid w:val="00F3697F"/>
    <w:rsid w:val="00F36FCE"/>
    <w:rsid w:val="00F40834"/>
    <w:rsid w:val="00F40BCC"/>
    <w:rsid w:val="00F41025"/>
    <w:rsid w:val="00F41387"/>
    <w:rsid w:val="00F415B8"/>
    <w:rsid w:val="00F41643"/>
    <w:rsid w:val="00F41781"/>
    <w:rsid w:val="00F41D7B"/>
    <w:rsid w:val="00F42206"/>
    <w:rsid w:val="00F436E4"/>
    <w:rsid w:val="00F43EE0"/>
    <w:rsid w:val="00F45153"/>
    <w:rsid w:val="00F4660A"/>
    <w:rsid w:val="00F476A8"/>
    <w:rsid w:val="00F47E65"/>
    <w:rsid w:val="00F503C3"/>
    <w:rsid w:val="00F50E08"/>
    <w:rsid w:val="00F516CA"/>
    <w:rsid w:val="00F523AA"/>
    <w:rsid w:val="00F52DAB"/>
    <w:rsid w:val="00F52F99"/>
    <w:rsid w:val="00F543F0"/>
    <w:rsid w:val="00F54BCD"/>
    <w:rsid w:val="00F55C4D"/>
    <w:rsid w:val="00F562BF"/>
    <w:rsid w:val="00F61882"/>
    <w:rsid w:val="00F61D3D"/>
    <w:rsid w:val="00F62989"/>
    <w:rsid w:val="00F62D14"/>
    <w:rsid w:val="00F63088"/>
    <w:rsid w:val="00F636FD"/>
    <w:rsid w:val="00F64529"/>
    <w:rsid w:val="00F64542"/>
    <w:rsid w:val="00F653DD"/>
    <w:rsid w:val="00F658DF"/>
    <w:rsid w:val="00F65B81"/>
    <w:rsid w:val="00F65E17"/>
    <w:rsid w:val="00F66040"/>
    <w:rsid w:val="00F67778"/>
    <w:rsid w:val="00F6786D"/>
    <w:rsid w:val="00F67B63"/>
    <w:rsid w:val="00F7184E"/>
    <w:rsid w:val="00F71889"/>
    <w:rsid w:val="00F72179"/>
    <w:rsid w:val="00F72575"/>
    <w:rsid w:val="00F73AD6"/>
    <w:rsid w:val="00F73FF3"/>
    <w:rsid w:val="00F74307"/>
    <w:rsid w:val="00F74A93"/>
    <w:rsid w:val="00F7595A"/>
    <w:rsid w:val="00F762E2"/>
    <w:rsid w:val="00F7685B"/>
    <w:rsid w:val="00F773F5"/>
    <w:rsid w:val="00F779BC"/>
    <w:rsid w:val="00F819EF"/>
    <w:rsid w:val="00F81D29"/>
    <w:rsid w:val="00F81E4D"/>
    <w:rsid w:val="00F81FC1"/>
    <w:rsid w:val="00F8234D"/>
    <w:rsid w:val="00F830DC"/>
    <w:rsid w:val="00F83953"/>
    <w:rsid w:val="00F84B91"/>
    <w:rsid w:val="00F84BBF"/>
    <w:rsid w:val="00F850D2"/>
    <w:rsid w:val="00F853F5"/>
    <w:rsid w:val="00F9166F"/>
    <w:rsid w:val="00F9188D"/>
    <w:rsid w:val="00F91C4D"/>
    <w:rsid w:val="00F928EB"/>
    <w:rsid w:val="00F929E6"/>
    <w:rsid w:val="00F92CF2"/>
    <w:rsid w:val="00F92F6A"/>
    <w:rsid w:val="00F92FD9"/>
    <w:rsid w:val="00F93A0E"/>
    <w:rsid w:val="00F95D5C"/>
    <w:rsid w:val="00F961AE"/>
    <w:rsid w:val="00F96934"/>
    <w:rsid w:val="00F971B4"/>
    <w:rsid w:val="00F97885"/>
    <w:rsid w:val="00FA12DA"/>
    <w:rsid w:val="00FA1A6C"/>
    <w:rsid w:val="00FA1F46"/>
    <w:rsid w:val="00FA4617"/>
    <w:rsid w:val="00FA47AC"/>
    <w:rsid w:val="00FA4CF8"/>
    <w:rsid w:val="00FA5162"/>
    <w:rsid w:val="00FA58E8"/>
    <w:rsid w:val="00FA622F"/>
    <w:rsid w:val="00FA6684"/>
    <w:rsid w:val="00FA731E"/>
    <w:rsid w:val="00FA74BE"/>
    <w:rsid w:val="00FB01E3"/>
    <w:rsid w:val="00FB07CF"/>
    <w:rsid w:val="00FB0A18"/>
    <w:rsid w:val="00FB2B38"/>
    <w:rsid w:val="00FB3878"/>
    <w:rsid w:val="00FB55D2"/>
    <w:rsid w:val="00FB6519"/>
    <w:rsid w:val="00FB665B"/>
    <w:rsid w:val="00FB673F"/>
    <w:rsid w:val="00FB6BA4"/>
    <w:rsid w:val="00FB71DC"/>
    <w:rsid w:val="00FB7813"/>
    <w:rsid w:val="00FB7953"/>
    <w:rsid w:val="00FB79E3"/>
    <w:rsid w:val="00FB7B9C"/>
    <w:rsid w:val="00FC060C"/>
    <w:rsid w:val="00FC1BA4"/>
    <w:rsid w:val="00FC1D3D"/>
    <w:rsid w:val="00FC3C31"/>
    <w:rsid w:val="00FC5D44"/>
    <w:rsid w:val="00FC6060"/>
    <w:rsid w:val="00FC6358"/>
    <w:rsid w:val="00FC6687"/>
    <w:rsid w:val="00FC6974"/>
    <w:rsid w:val="00FC7546"/>
    <w:rsid w:val="00FC7B55"/>
    <w:rsid w:val="00FD051A"/>
    <w:rsid w:val="00FD07EC"/>
    <w:rsid w:val="00FD1430"/>
    <w:rsid w:val="00FD1BF4"/>
    <w:rsid w:val="00FD21FC"/>
    <w:rsid w:val="00FD2267"/>
    <w:rsid w:val="00FD2DEF"/>
    <w:rsid w:val="00FD320D"/>
    <w:rsid w:val="00FD356D"/>
    <w:rsid w:val="00FD396B"/>
    <w:rsid w:val="00FD3BFB"/>
    <w:rsid w:val="00FD3DE5"/>
    <w:rsid w:val="00FD41D4"/>
    <w:rsid w:val="00FD47AE"/>
    <w:rsid w:val="00FD49A8"/>
    <w:rsid w:val="00FD6700"/>
    <w:rsid w:val="00FD6B30"/>
    <w:rsid w:val="00FD7A1A"/>
    <w:rsid w:val="00FD7DF8"/>
    <w:rsid w:val="00FD7F72"/>
    <w:rsid w:val="00FE0115"/>
    <w:rsid w:val="00FE02B6"/>
    <w:rsid w:val="00FE0451"/>
    <w:rsid w:val="00FE04D9"/>
    <w:rsid w:val="00FE09D1"/>
    <w:rsid w:val="00FE0EF5"/>
    <w:rsid w:val="00FE0F57"/>
    <w:rsid w:val="00FE1CF3"/>
    <w:rsid w:val="00FE23DE"/>
    <w:rsid w:val="00FE2637"/>
    <w:rsid w:val="00FE28AF"/>
    <w:rsid w:val="00FE2A0D"/>
    <w:rsid w:val="00FE2C51"/>
    <w:rsid w:val="00FE2F70"/>
    <w:rsid w:val="00FE49C7"/>
    <w:rsid w:val="00FE5B1E"/>
    <w:rsid w:val="00FE64C1"/>
    <w:rsid w:val="00FE7644"/>
    <w:rsid w:val="00FE7EDD"/>
    <w:rsid w:val="00FE7F2C"/>
    <w:rsid w:val="00FF0F71"/>
    <w:rsid w:val="00FF12C8"/>
    <w:rsid w:val="00FF135D"/>
    <w:rsid w:val="00FF1D22"/>
    <w:rsid w:val="00FF2B9F"/>
    <w:rsid w:val="00FF2EAD"/>
    <w:rsid w:val="00FF30A9"/>
    <w:rsid w:val="00FF3699"/>
    <w:rsid w:val="00FF38B8"/>
    <w:rsid w:val="00FF3E03"/>
    <w:rsid w:val="00FF5345"/>
    <w:rsid w:val="00FF5C43"/>
    <w:rsid w:val="00FF663B"/>
    <w:rsid w:val="00FF6A9B"/>
    <w:rsid w:val="00FF6CDA"/>
    <w:rsid w:val="01DC5387"/>
    <w:rsid w:val="0E670F71"/>
    <w:rsid w:val="0F9B71EE"/>
    <w:rsid w:val="0FC01D9A"/>
    <w:rsid w:val="28876C8B"/>
    <w:rsid w:val="2A3D6A4A"/>
    <w:rsid w:val="30F8359F"/>
    <w:rsid w:val="395E7D8E"/>
    <w:rsid w:val="3A181827"/>
    <w:rsid w:val="3D8E0DB9"/>
    <w:rsid w:val="41014166"/>
    <w:rsid w:val="439321D7"/>
    <w:rsid w:val="46DB5DC4"/>
    <w:rsid w:val="47B707F6"/>
    <w:rsid w:val="4A900EE1"/>
    <w:rsid w:val="4EDB7B67"/>
    <w:rsid w:val="4F68418B"/>
    <w:rsid w:val="51402FDA"/>
    <w:rsid w:val="55BF3CE9"/>
    <w:rsid w:val="5E3B0FCA"/>
    <w:rsid w:val="62704667"/>
    <w:rsid w:val="68BE026A"/>
    <w:rsid w:val="74021C8E"/>
    <w:rsid w:val="7D4D723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0" w:semiHidden="0" w:name="heading 2"/>
    <w:lsdException w:qFormat="1" w:unhideWhenUsed="0" w:uiPriority="9" w:semiHidden="0" w:name="heading 3"/>
    <w:lsdException w:qFormat="1" w:unhideWhenUsed="0" w:uiPriority="0"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qFormat="1" w:unhideWhenUsed="0" w:uiPriority="0" w:semiHidden="0" w:name="index heading"/>
    <w:lsdException w:qFormat="1" w:unhideWhenUsed="0" w:uiPriority="0" w:semiHidden="0" w:name="caption"/>
    <w:lsdException w:qFormat="1" w:unhideWhenUsed="0" w:uiPriority="0" w:semiHidden="0" w:name="table of figures"/>
    <w:lsdException w:uiPriority="0" w:name="envelope address"/>
    <w:lsdException w:uiPriority="0" w:name="envelope return"/>
    <w:lsdException w:qFormat="1" w:unhideWhenUsed="0" w:uiPriority="0" w:name="footnote reference"/>
    <w:lsdException w:qFormat="1" w:unhideWhenUsed="0" w:uiPriority="99" w:semiHidden="0" w:name="annotation reference"/>
    <w:lsdException w:uiPriority="0" w:name="line number"/>
    <w:lsdException w:qFormat="1" w:unhideWhenUsed="0" w:uiPriority="0" w:semiHidden="0" w:name="page number"/>
    <w:lsdException w:qFormat="1" w:unhideWhenUsed="0" w:uiPriority="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uiPriority="0" w:name="List 4"/>
    <w:lsdException w:uiPriority="0" w:name="List 5"/>
    <w:lsdException w:qFormat="1" w:unhideWhenUsed="0" w:uiPriority="0" w:semiHidden="0" w:name="List Bullet 2"/>
    <w:lsdException w:uiPriority="0" w:name="List Bullet 3"/>
    <w:lsdException w:uiPriority="0" w:name="List Bullet 4"/>
    <w:lsdException w:uiPriority="0" w:name="List Bullet 5"/>
    <w:lsdException w:qFormat="1" w:unhideWhenUsed="0" w:uiPriority="0" w:semiHidden="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qFormat="1" w:unhideWhenUsed="0" w:uiPriority="0" w:semiHidden="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99" w:semiHidden="0" w:name="Date"/>
    <w:lsdException w:qFormat="1" w:unhideWhenUsed="0" w:uiPriority="0" w:semiHidden="0" w:name="Body Text First Indent"/>
    <w:lsdException w:qFormat="1" w:unhideWhenUsed="0" w:uiPriority="0" w:semiHidden="0" w:name="Body Text First Indent 2"/>
    <w:lsdException w:uiPriority="0" w:name="Note Heading"/>
    <w:lsdException w:uiPriority="0" w:name="Body Text 2"/>
    <w:lsdException w:uiPriority="0" w:name="Body Text 3"/>
    <w:lsdException w:qFormat="1" w:unhideWhenUsed="0" w:uiPriority="0" w:semiHidden="0" w:name="Body Text Indent 2"/>
    <w:lsdException w:qFormat="1" w:unhideWhenUsed="0" w:uiPriority="0" w:semiHidden="0" w:name="Body Text Indent 3"/>
    <w:lsdException w:uiPriority="0"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qFormat="1" w:unhideWhenUsed="0" w:uiPriority="0" w:semiHidden="0" w:name="Emphasis"/>
    <w:lsdException w:qFormat="1" w:unhideWhenUsed="0" w:uiPriority="99" w:semiHidden="0" w:name="Document Map"/>
    <w:lsdException w:qFormat="1" w:unhideWhenUsed="0" w:uiPriority="0" w:semiHidden="0" w:name="Plain Text"/>
    <w:lsdException w:uiPriority="0" w:name="E-mail Signature"/>
    <w:lsdException w:qFormat="1" w:unhideWhenUsed="0" w:uiPriority="99"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99" w:semiHidden="0" w:name="HTML Code"/>
    <w:lsdException w:qFormat="1" w:unhideWhenUsed="0" w:uiPriority="0" w:semiHidden="0" w:name="HTML Definition"/>
    <w:lsdException w:qFormat="1" w:unhideWhenUsed="0" w:uiPriority="0" w:semiHidden="0" w:name="HTML Keyboard"/>
    <w:lsdException w:qFormat="1" w:unhideWhenUsed="0" w:uiPriority="99"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uiPriority="99" w:name="Normal Table"/>
    <w:lsdException w:qFormat="1" w:unhideWhenUsed="0"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59"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3" w:afterLines="5"/>
      <w:jc w:val="both"/>
    </w:pPr>
    <w:rPr>
      <w:rFonts w:ascii="Times New Roman" w:hAnsi="Times New Roman" w:eastAsia="宋体" w:cs="Times New Roman"/>
      <w:kern w:val="2"/>
      <w:sz w:val="21"/>
      <w:szCs w:val="24"/>
      <w:lang w:val="en-US" w:eastAsia="zh-CN" w:bidi="ar-SA"/>
    </w:rPr>
  </w:style>
  <w:style w:type="paragraph" w:styleId="3">
    <w:name w:val="heading 1"/>
    <w:basedOn w:val="1"/>
    <w:next w:val="1"/>
    <w:link w:val="86"/>
    <w:qFormat/>
    <w:uiPriority w:val="1"/>
    <w:pPr>
      <w:keepNext/>
      <w:keepLines/>
      <w:spacing w:before="340" w:after="330" w:line="578" w:lineRule="auto"/>
      <w:outlineLvl w:val="0"/>
    </w:pPr>
    <w:rPr>
      <w:b/>
      <w:bCs/>
      <w:kern w:val="44"/>
      <w:sz w:val="44"/>
      <w:szCs w:val="44"/>
    </w:rPr>
  </w:style>
  <w:style w:type="paragraph" w:styleId="4">
    <w:name w:val="heading 2"/>
    <w:basedOn w:val="1"/>
    <w:next w:val="1"/>
    <w:link w:val="87"/>
    <w:qFormat/>
    <w:uiPriority w:val="0"/>
    <w:pPr>
      <w:keepNext/>
      <w:keepLines/>
      <w:spacing w:before="260" w:after="260" w:line="416" w:lineRule="auto"/>
      <w:outlineLvl w:val="1"/>
    </w:pPr>
    <w:rPr>
      <w:rFonts w:ascii="Arial" w:hAnsi="Arial" w:eastAsia="黑体"/>
      <w:b/>
      <w:bCs/>
      <w:sz w:val="32"/>
      <w:szCs w:val="32"/>
    </w:rPr>
  </w:style>
  <w:style w:type="paragraph" w:styleId="5">
    <w:name w:val="heading 3"/>
    <w:basedOn w:val="4"/>
    <w:next w:val="1"/>
    <w:link w:val="88"/>
    <w:qFormat/>
    <w:uiPriority w:val="9"/>
    <w:pPr>
      <w:widowControl/>
      <w:tabs>
        <w:tab w:val="left" w:pos="851"/>
      </w:tabs>
      <w:suppressAutoHyphens/>
      <w:spacing w:before="240" w:after="240" w:line="240" w:lineRule="auto"/>
      <w:ind w:left="720" w:hanging="720"/>
      <w:jc w:val="left"/>
      <w:outlineLvl w:val="2"/>
    </w:pPr>
    <w:rPr>
      <w:rFonts w:ascii="Calibri" w:hAnsi="Calibri" w:eastAsia="Times New Roman"/>
      <w:bCs w:val="0"/>
      <w:color w:val="1F497D"/>
      <w:kern w:val="0"/>
      <w:sz w:val="24"/>
      <w:szCs w:val="20"/>
      <w:lang w:eastAsia="ja-JP"/>
    </w:rPr>
  </w:style>
  <w:style w:type="paragraph" w:styleId="6">
    <w:name w:val="heading 4"/>
    <w:basedOn w:val="5"/>
    <w:next w:val="1"/>
    <w:link w:val="89"/>
    <w:qFormat/>
    <w:uiPriority w:val="0"/>
    <w:pPr>
      <w:tabs>
        <w:tab w:val="clear" w:pos="851"/>
      </w:tabs>
      <w:ind w:left="864" w:hanging="864"/>
      <w:outlineLvl w:val="3"/>
    </w:pPr>
  </w:style>
  <w:style w:type="paragraph" w:styleId="7">
    <w:name w:val="heading 5"/>
    <w:basedOn w:val="6"/>
    <w:next w:val="1"/>
    <w:link w:val="90"/>
    <w:qFormat/>
    <w:uiPriority w:val="9"/>
    <w:pPr>
      <w:ind w:left="1008" w:hanging="1008"/>
      <w:outlineLvl w:val="4"/>
    </w:pPr>
  </w:style>
  <w:style w:type="paragraph" w:styleId="8">
    <w:name w:val="heading 6"/>
    <w:basedOn w:val="7"/>
    <w:next w:val="1"/>
    <w:link w:val="91"/>
    <w:qFormat/>
    <w:uiPriority w:val="9"/>
    <w:pPr>
      <w:ind w:left="1152" w:hanging="1152"/>
      <w:outlineLvl w:val="5"/>
    </w:pPr>
  </w:style>
  <w:style w:type="paragraph" w:styleId="9">
    <w:name w:val="heading 7"/>
    <w:basedOn w:val="8"/>
    <w:next w:val="1"/>
    <w:link w:val="92"/>
    <w:qFormat/>
    <w:uiPriority w:val="9"/>
    <w:pPr>
      <w:ind w:left="1296" w:hanging="1296"/>
      <w:outlineLvl w:val="6"/>
    </w:pPr>
  </w:style>
  <w:style w:type="paragraph" w:styleId="10">
    <w:name w:val="heading 8"/>
    <w:basedOn w:val="9"/>
    <w:next w:val="1"/>
    <w:link w:val="93"/>
    <w:qFormat/>
    <w:uiPriority w:val="9"/>
    <w:pPr>
      <w:ind w:left="1440" w:hanging="1440"/>
      <w:outlineLvl w:val="7"/>
    </w:pPr>
  </w:style>
  <w:style w:type="paragraph" w:styleId="11">
    <w:name w:val="heading 9"/>
    <w:basedOn w:val="10"/>
    <w:next w:val="1"/>
    <w:link w:val="94"/>
    <w:qFormat/>
    <w:uiPriority w:val="9"/>
    <w:pPr>
      <w:ind w:left="1584" w:hanging="1584"/>
      <w:outlineLvl w:val="8"/>
    </w:pPr>
  </w:style>
  <w:style w:type="character" w:default="1" w:styleId="69">
    <w:name w:val="Default Paragraph Font"/>
    <w:semiHidden/>
    <w:unhideWhenUsed/>
    <w:uiPriority w:val="1"/>
  </w:style>
  <w:style w:type="table" w:default="1" w:styleId="66">
    <w:name w:val="Normal Table"/>
    <w:semiHidden/>
    <w:unhideWhenUsed/>
    <w:uiPriority w:val="99"/>
    <w:tblPr>
      <w:tblCellMar>
        <w:top w:w="0" w:type="dxa"/>
        <w:left w:w="108" w:type="dxa"/>
        <w:bottom w:w="0" w:type="dxa"/>
        <w:right w:w="108" w:type="dxa"/>
      </w:tblCellMar>
    </w:tblPr>
  </w:style>
  <w:style w:type="paragraph" w:styleId="2">
    <w:name w:val="macro"/>
    <w:link w:val="277"/>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宋体" w:cs="Courier New"/>
      <w:kern w:val="2"/>
      <w:sz w:val="24"/>
      <w:szCs w:val="24"/>
      <w:lang w:val="en-US" w:eastAsia="zh-CN" w:bidi="ar-SA"/>
    </w:rPr>
  </w:style>
  <w:style w:type="paragraph" w:styleId="12">
    <w:name w:val="List 3"/>
    <w:basedOn w:val="1"/>
    <w:qFormat/>
    <w:uiPriority w:val="0"/>
    <w:pPr>
      <w:widowControl/>
      <w:tabs>
        <w:tab w:val="left" w:pos="720"/>
        <w:tab w:val="left" w:pos="1440"/>
        <w:tab w:val="left" w:pos="2160"/>
        <w:tab w:val="left" w:pos="2880"/>
      </w:tabs>
      <w:spacing w:before="120" w:afterLines="0" w:line="360" w:lineRule="auto"/>
      <w:ind w:left="1080" w:hanging="360" w:firstLineChars="220"/>
      <w:jc w:val="left"/>
    </w:pPr>
    <w:rPr>
      <w:kern w:val="0"/>
      <w:sz w:val="22"/>
      <w:szCs w:val="20"/>
      <w:lang w:eastAsia="en-US"/>
    </w:rPr>
  </w:style>
  <w:style w:type="paragraph" w:styleId="13">
    <w:name w:val="toc 7"/>
    <w:basedOn w:val="1"/>
    <w:next w:val="1"/>
    <w:qFormat/>
    <w:uiPriority w:val="39"/>
    <w:pPr>
      <w:ind w:left="1260"/>
      <w:jc w:val="left"/>
    </w:pPr>
    <w:rPr>
      <w:rFonts w:ascii="Calibri" w:hAnsi="Calibri"/>
      <w:sz w:val="18"/>
      <w:szCs w:val="18"/>
    </w:rPr>
  </w:style>
  <w:style w:type="paragraph" w:styleId="14">
    <w:name w:val="List Number 2"/>
    <w:basedOn w:val="1"/>
    <w:qFormat/>
    <w:uiPriority w:val="0"/>
    <w:pPr>
      <w:tabs>
        <w:tab w:val="left" w:pos="907"/>
      </w:tabs>
      <w:spacing w:before="0" w:afterLines="0" w:line="360" w:lineRule="auto"/>
      <w:ind w:left="907" w:hanging="453"/>
    </w:pPr>
    <w:rPr>
      <w:sz w:val="24"/>
    </w:rPr>
  </w:style>
  <w:style w:type="paragraph" w:styleId="15">
    <w:name w:val="table of authorities"/>
    <w:basedOn w:val="1"/>
    <w:next w:val="1"/>
    <w:qFormat/>
    <w:uiPriority w:val="0"/>
    <w:pPr>
      <w:spacing w:before="0" w:afterLines="0"/>
      <w:ind w:left="420" w:leftChars="200"/>
    </w:pPr>
    <w:rPr>
      <w:sz w:val="24"/>
      <w:szCs w:val="20"/>
    </w:rPr>
  </w:style>
  <w:style w:type="paragraph" w:styleId="16">
    <w:name w:val="index 8"/>
    <w:basedOn w:val="1"/>
    <w:next w:val="1"/>
    <w:qFormat/>
    <w:uiPriority w:val="0"/>
    <w:pPr>
      <w:ind w:left="1680" w:hanging="210"/>
      <w:jc w:val="left"/>
    </w:pPr>
    <w:rPr>
      <w:rFonts w:ascii="Calibri" w:hAnsi="Calibri"/>
      <w:sz w:val="20"/>
      <w:szCs w:val="20"/>
    </w:rPr>
  </w:style>
  <w:style w:type="paragraph" w:styleId="17">
    <w:name w:val="List Number"/>
    <w:basedOn w:val="1"/>
    <w:qFormat/>
    <w:uiPriority w:val="0"/>
    <w:pPr>
      <w:widowControl/>
      <w:tabs>
        <w:tab w:val="left" w:pos="360"/>
      </w:tabs>
      <w:spacing w:before="0" w:afterLines="0" w:line="360" w:lineRule="auto"/>
      <w:ind w:left="360" w:hanging="360" w:firstLineChars="220"/>
      <w:jc w:val="left"/>
    </w:pPr>
    <w:rPr>
      <w:kern w:val="0"/>
      <w:sz w:val="20"/>
      <w:szCs w:val="20"/>
      <w:lang w:eastAsia="en-US"/>
    </w:rPr>
  </w:style>
  <w:style w:type="paragraph" w:styleId="18">
    <w:name w:val="Normal Indent"/>
    <w:basedOn w:val="1"/>
    <w:link w:val="201"/>
    <w:qFormat/>
    <w:uiPriority w:val="0"/>
    <w:pPr>
      <w:adjustRightInd w:val="0"/>
      <w:spacing w:line="360" w:lineRule="atLeast"/>
      <w:ind w:firstLine="420"/>
      <w:textAlignment w:val="baseline"/>
    </w:pPr>
    <w:rPr>
      <w:rFonts w:ascii="Arial" w:hAnsi="Arial"/>
      <w:kern w:val="0"/>
    </w:rPr>
  </w:style>
  <w:style w:type="paragraph" w:styleId="19">
    <w:name w:val="caption"/>
    <w:basedOn w:val="1"/>
    <w:next w:val="1"/>
    <w:qFormat/>
    <w:uiPriority w:val="0"/>
    <w:pPr>
      <w:spacing w:before="152" w:after="160"/>
    </w:pPr>
    <w:rPr>
      <w:rFonts w:ascii="Arial" w:hAnsi="Arial" w:eastAsia="黑体" w:cs="Arial"/>
      <w:sz w:val="20"/>
      <w:szCs w:val="20"/>
    </w:rPr>
  </w:style>
  <w:style w:type="paragraph" w:styleId="20">
    <w:name w:val="index 5"/>
    <w:basedOn w:val="1"/>
    <w:next w:val="1"/>
    <w:qFormat/>
    <w:uiPriority w:val="0"/>
    <w:pPr>
      <w:ind w:left="1050" w:hanging="210"/>
      <w:jc w:val="left"/>
    </w:pPr>
    <w:rPr>
      <w:rFonts w:ascii="Calibri" w:hAnsi="Calibri"/>
      <w:sz w:val="20"/>
      <w:szCs w:val="20"/>
    </w:rPr>
  </w:style>
  <w:style w:type="paragraph" w:styleId="21">
    <w:name w:val="List Bullet"/>
    <w:basedOn w:val="1"/>
    <w:qFormat/>
    <w:uiPriority w:val="0"/>
    <w:pPr>
      <w:widowControl/>
      <w:tabs>
        <w:tab w:val="left" w:pos="360"/>
        <w:tab w:val="left" w:pos="794"/>
        <w:tab w:val="left" w:pos="1191"/>
        <w:tab w:val="left" w:pos="1588"/>
        <w:tab w:val="left" w:pos="1985"/>
      </w:tabs>
      <w:overflowPunct w:val="0"/>
      <w:autoSpaceDE w:val="0"/>
      <w:autoSpaceDN w:val="0"/>
      <w:adjustRightInd w:val="0"/>
      <w:spacing w:before="120" w:afterLines="0" w:line="360" w:lineRule="auto"/>
      <w:ind w:left="360" w:hanging="360"/>
      <w:jc w:val="left"/>
      <w:textAlignment w:val="baseline"/>
    </w:pPr>
    <w:rPr>
      <w:kern w:val="0"/>
      <w:sz w:val="24"/>
      <w:szCs w:val="20"/>
      <w:lang w:val="en-AU" w:eastAsia="en-US"/>
    </w:rPr>
  </w:style>
  <w:style w:type="paragraph" w:styleId="22">
    <w:name w:val="Document Map"/>
    <w:basedOn w:val="1"/>
    <w:link w:val="184"/>
    <w:qFormat/>
    <w:uiPriority w:val="99"/>
    <w:pPr>
      <w:shd w:val="clear" w:color="auto" w:fill="000080"/>
    </w:pPr>
  </w:style>
  <w:style w:type="paragraph" w:styleId="23">
    <w:name w:val="toa heading"/>
    <w:basedOn w:val="1"/>
    <w:next w:val="1"/>
    <w:qFormat/>
    <w:uiPriority w:val="0"/>
    <w:pPr>
      <w:spacing w:before="120" w:afterLines="0"/>
    </w:pPr>
    <w:rPr>
      <w:rFonts w:ascii="Arial" w:hAnsi="Arial" w:cs="Arial"/>
      <w:sz w:val="24"/>
    </w:rPr>
  </w:style>
  <w:style w:type="paragraph" w:styleId="24">
    <w:name w:val="annotation text"/>
    <w:basedOn w:val="1"/>
    <w:link w:val="223"/>
    <w:qFormat/>
    <w:uiPriority w:val="99"/>
    <w:pPr>
      <w:jc w:val="left"/>
    </w:pPr>
  </w:style>
  <w:style w:type="paragraph" w:styleId="25">
    <w:name w:val="index 6"/>
    <w:basedOn w:val="1"/>
    <w:next w:val="1"/>
    <w:qFormat/>
    <w:uiPriority w:val="0"/>
    <w:pPr>
      <w:ind w:left="1260" w:hanging="210"/>
      <w:jc w:val="left"/>
    </w:pPr>
    <w:rPr>
      <w:rFonts w:ascii="Calibri" w:hAnsi="Calibri"/>
      <w:sz w:val="20"/>
      <w:szCs w:val="20"/>
    </w:rPr>
  </w:style>
  <w:style w:type="paragraph" w:styleId="26">
    <w:name w:val="Body Text"/>
    <w:basedOn w:val="1"/>
    <w:link w:val="214"/>
    <w:qFormat/>
    <w:uiPriority w:val="0"/>
    <w:pPr>
      <w:spacing w:after="120"/>
    </w:pPr>
  </w:style>
  <w:style w:type="paragraph" w:styleId="27">
    <w:name w:val="Body Text Indent"/>
    <w:basedOn w:val="1"/>
    <w:link w:val="233"/>
    <w:qFormat/>
    <w:uiPriority w:val="0"/>
    <w:pPr>
      <w:spacing w:before="0" w:afterLines="0"/>
      <w:ind w:left="420" w:leftChars="200"/>
    </w:pPr>
  </w:style>
  <w:style w:type="paragraph" w:styleId="28">
    <w:name w:val="List 2"/>
    <w:basedOn w:val="1"/>
    <w:qFormat/>
    <w:uiPriority w:val="0"/>
    <w:pPr>
      <w:widowControl/>
      <w:tabs>
        <w:tab w:val="left" w:pos="720"/>
        <w:tab w:val="left" w:pos="1440"/>
        <w:tab w:val="left" w:pos="2160"/>
        <w:tab w:val="left" w:pos="2880"/>
      </w:tabs>
      <w:spacing w:before="120" w:afterLines="0" w:line="360" w:lineRule="auto"/>
      <w:ind w:left="720" w:hanging="360" w:firstLineChars="220"/>
      <w:jc w:val="left"/>
    </w:pPr>
    <w:rPr>
      <w:kern w:val="0"/>
      <w:sz w:val="22"/>
      <w:szCs w:val="20"/>
      <w:lang w:eastAsia="en-US"/>
    </w:rPr>
  </w:style>
  <w:style w:type="paragraph" w:styleId="29">
    <w:name w:val="List Bullet 2"/>
    <w:basedOn w:val="1"/>
    <w:qFormat/>
    <w:uiPriority w:val="0"/>
    <w:pPr>
      <w:widowControl/>
      <w:tabs>
        <w:tab w:val="left" w:pos="643"/>
        <w:tab w:val="left" w:pos="794"/>
        <w:tab w:val="left" w:pos="1191"/>
        <w:tab w:val="left" w:pos="1588"/>
        <w:tab w:val="left" w:pos="1985"/>
      </w:tabs>
      <w:overflowPunct w:val="0"/>
      <w:autoSpaceDE w:val="0"/>
      <w:autoSpaceDN w:val="0"/>
      <w:adjustRightInd w:val="0"/>
      <w:spacing w:before="120" w:afterLines="0" w:line="360" w:lineRule="auto"/>
      <w:ind w:left="643"/>
      <w:jc w:val="left"/>
      <w:textAlignment w:val="baseline"/>
    </w:pPr>
    <w:rPr>
      <w:kern w:val="0"/>
      <w:sz w:val="24"/>
      <w:szCs w:val="20"/>
      <w:lang w:val="en-AU" w:eastAsia="en-US"/>
    </w:rPr>
  </w:style>
  <w:style w:type="paragraph" w:styleId="30">
    <w:name w:val="HTML Address"/>
    <w:basedOn w:val="1"/>
    <w:link w:val="236"/>
    <w:qFormat/>
    <w:uiPriority w:val="0"/>
    <w:pPr>
      <w:spacing w:before="0" w:afterLines="0"/>
    </w:pPr>
    <w:rPr>
      <w:i/>
      <w:iCs/>
    </w:rPr>
  </w:style>
  <w:style w:type="paragraph" w:styleId="31">
    <w:name w:val="index 4"/>
    <w:basedOn w:val="1"/>
    <w:next w:val="1"/>
    <w:qFormat/>
    <w:uiPriority w:val="0"/>
    <w:pPr>
      <w:ind w:left="840" w:hanging="210"/>
      <w:jc w:val="left"/>
    </w:pPr>
    <w:rPr>
      <w:rFonts w:ascii="Calibri" w:hAnsi="Calibri"/>
      <w:sz w:val="20"/>
      <w:szCs w:val="20"/>
    </w:rPr>
  </w:style>
  <w:style w:type="paragraph" w:styleId="32">
    <w:name w:val="toc 5"/>
    <w:basedOn w:val="1"/>
    <w:next w:val="1"/>
    <w:qFormat/>
    <w:uiPriority w:val="39"/>
    <w:pPr>
      <w:ind w:left="840"/>
      <w:jc w:val="left"/>
    </w:pPr>
    <w:rPr>
      <w:rFonts w:ascii="Calibri" w:hAnsi="Calibri"/>
      <w:sz w:val="18"/>
      <w:szCs w:val="18"/>
    </w:rPr>
  </w:style>
  <w:style w:type="paragraph" w:styleId="33">
    <w:name w:val="toc 3"/>
    <w:basedOn w:val="1"/>
    <w:next w:val="1"/>
    <w:qFormat/>
    <w:uiPriority w:val="39"/>
    <w:pPr>
      <w:tabs>
        <w:tab w:val="right" w:leader="dot" w:pos="9240"/>
      </w:tabs>
      <w:spacing w:beforeLines="10" w:afterLines="10"/>
      <w:ind w:firstLine="100" w:firstLineChars="100"/>
      <w:jc w:val="left"/>
    </w:pPr>
    <w:rPr>
      <w:rFonts w:ascii="宋体" w:hAnsi="Calibri"/>
      <w:iCs/>
      <w:szCs w:val="20"/>
    </w:rPr>
  </w:style>
  <w:style w:type="paragraph" w:styleId="34">
    <w:name w:val="Plain Text"/>
    <w:basedOn w:val="1"/>
    <w:link w:val="245"/>
    <w:qFormat/>
    <w:uiPriority w:val="0"/>
    <w:pPr>
      <w:spacing w:before="0" w:afterLines="0" w:line="360" w:lineRule="auto"/>
      <w:ind w:firstLine="220" w:firstLineChars="220"/>
    </w:pPr>
    <w:rPr>
      <w:rFonts w:ascii="宋体" w:hAnsi="Courier New"/>
      <w:szCs w:val="20"/>
    </w:rPr>
  </w:style>
  <w:style w:type="paragraph" w:styleId="35">
    <w:name w:val="toc 8"/>
    <w:basedOn w:val="1"/>
    <w:next w:val="1"/>
    <w:qFormat/>
    <w:uiPriority w:val="39"/>
    <w:pPr>
      <w:ind w:left="1470"/>
      <w:jc w:val="left"/>
    </w:pPr>
    <w:rPr>
      <w:rFonts w:ascii="Calibri" w:hAnsi="Calibri"/>
      <w:sz w:val="18"/>
      <w:szCs w:val="18"/>
    </w:rPr>
  </w:style>
  <w:style w:type="paragraph" w:styleId="36">
    <w:name w:val="index 3"/>
    <w:basedOn w:val="1"/>
    <w:next w:val="1"/>
    <w:qFormat/>
    <w:uiPriority w:val="0"/>
    <w:pPr>
      <w:ind w:left="630" w:hanging="210"/>
      <w:jc w:val="left"/>
    </w:pPr>
    <w:rPr>
      <w:rFonts w:ascii="Calibri" w:hAnsi="Calibri"/>
      <w:sz w:val="20"/>
      <w:szCs w:val="20"/>
    </w:rPr>
  </w:style>
  <w:style w:type="paragraph" w:styleId="37">
    <w:name w:val="Date"/>
    <w:basedOn w:val="1"/>
    <w:next w:val="1"/>
    <w:link w:val="265"/>
    <w:qFormat/>
    <w:uiPriority w:val="99"/>
    <w:pPr>
      <w:spacing w:before="0" w:afterLines="0"/>
      <w:ind w:left="100" w:leftChars="2500"/>
    </w:pPr>
    <w:rPr>
      <w:rFonts w:ascii="黑体" w:eastAsia="黑体"/>
    </w:rPr>
  </w:style>
  <w:style w:type="paragraph" w:styleId="38">
    <w:name w:val="Body Text Indent 2"/>
    <w:basedOn w:val="1"/>
    <w:link w:val="354"/>
    <w:qFormat/>
    <w:uiPriority w:val="0"/>
    <w:pPr>
      <w:spacing w:before="0" w:afterLines="0" w:line="480" w:lineRule="auto"/>
      <w:ind w:left="420" w:leftChars="200"/>
    </w:pPr>
  </w:style>
  <w:style w:type="paragraph" w:styleId="39">
    <w:name w:val="endnote text"/>
    <w:basedOn w:val="1"/>
    <w:link w:val="183"/>
    <w:qFormat/>
    <w:uiPriority w:val="0"/>
    <w:pPr>
      <w:snapToGrid w:val="0"/>
      <w:jc w:val="left"/>
    </w:pPr>
  </w:style>
  <w:style w:type="paragraph" w:styleId="40">
    <w:name w:val="Balloon Text"/>
    <w:basedOn w:val="1"/>
    <w:link w:val="212"/>
    <w:qFormat/>
    <w:uiPriority w:val="99"/>
    <w:rPr>
      <w:sz w:val="18"/>
      <w:szCs w:val="18"/>
    </w:rPr>
  </w:style>
  <w:style w:type="paragraph" w:styleId="41">
    <w:name w:val="footer"/>
    <w:basedOn w:val="1"/>
    <w:link w:val="114"/>
    <w:qFormat/>
    <w:uiPriority w:val="99"/>
    <w:pPr>
      <w:snapToGrid w:val="0"/>
      <w:ind w:right="210" w:rightChars="100"/>
      <w:jc w:val="right"/>
    </w:pPr>
    <w:rPr>
      <w:sz w:val="18"/>
      <w:szCs w:val="18"/>
    </w:rPr>
  </w:style>
  <w:style w:type="paragraph" w:styleId="42">
    <w:name w:val="header"/>
    <w:basedOn w:val="1"/>
    <w:link w:val="115"/>
    <w:qFormat/>
    <w:uiPriority w:val="99"/>
    <w:pPr>
      <w:snapToGrid w:val="0"/>
      <w:jc w:val="left"/>
    </w:pPr>
    <w:rPr>
      <w:sz w:val="18"/>
      <w:szCs w:val="18"/>
    </w:rPr>
  </w:style>
  <w:style w:type="paragraph" w:styleId="43">
    <w:name w:val="toc 1"/>
    <w:basedOn w:val="1"/>
    <w:next w:val="1"/>
    <w:qFormat/>
    <w:uiPriority w:val="39"/>
    <w:pPr>
      <w:tabs>
        <w:tab w:val="right" w:leader="dot" w:pos="9240"/>
      </w:tabs>
      <w:spacing w:beforeLines="25" w:afterLines="25"/>
      <w:jc w:val="left"/>
    </w:pPr>
    <w:rPr>
      <w:rFonts w:ascii="宋体" w:hAnsi="Calibri"/>
      <w:bCs/>
      <w:caps/>
      <w:szCs w:val="20"/>
    </w:rPr>
  </w:style>
  <w:style w:type="paragraph" w:styleId="44">
    <w:name w:val="toc 4"/>
    <w:basedOn w:val="1"/>
    <w:next w:val="1"/>
    <w:qFormat/>
    <w:uiPriority w:val="39"/>
    <w:pPr>
      <w:ind w:left="630"/>
      <w:jc w:val="left"/>
    </w:pPr>
    <w:rPr>
      <w:rFonts w:ascii="Calibri" w:hAnsi="Calibri"/>
      <w:sz w:val="18"/>
      <w:szCs w:val="18"/>
    </w:rPr>
  </w:style>
  <w:style w:type="paragraph" w:styleId="45">
    <w:name w:val="index heading"/>
    <w:basedOn w:val="1"/>
    <w:next w:val="46"/>
    <w:qFormat/>
    <w:uiPriority w:val="0"/>
    <w:pPr>
      <w:spacing w:before="120" w:after="120"/>
      <w:jc w:val="center"/>
    </w:pPr>
    <w:rPr>
      <w:rFonts w:ascii="Calibri" w:hAnsi="Calibri"/>
      <w:b/>
      <w:bCs/>
      <w:iCs/>
      <w:szCs w:val="20"/>
    </w:rPr>
  </w:style>
  <w:style w:type="paragraph" w:styleId="46">
    <w:name w:val="index 1"/>
    <w:basedOn w:val="1"/>
    <w:next w:val="47"/>
    <w:qFormat/>
    <w:uiPriority w:val="0"/>
    <w:pPr>
      <w:tabs>
        <w:tab w:val="right" w:leader="dot" w:pos="9299"/>
      </w:tabs>
      <w:jc w:val="left"/>
    </w:pPr>
    <w:rPr>
      <w:rFonts w:ascii="宋体"/>
      <w:szCs w:val="21"/>
    </w:rPr>
  </w:style>
  <w:style w:type="paragraph" w:customStyle="1" w:styleId="47">
    <w:name w:val="段"/>
    <w:link w:val="95"/>
    <w:qFormat/>
    <w:uiPriority w:val="0"/>
    <w:pPr>
      <w:tabs>
        <w:tab w:val="center" w:pos="4201"/>
        <w:tab w:val="right" w:leader="dot" w:pos="9298"/>
      </w:tabs>
      <w:autoSpaceDE w:val="0"/>
      <w:autoSpaceDN w:val="0"/>
      <w:spacing w:before="53" w:afterLines="5"/>
      <w:ind w:firstLine="420" w:firstLineChars="200"/>
      <w:jc w:val="both"/>
    </w:pPr>
    <w:rPr>
      <w:rFonts w:ascii="宋体" w:hAnsi="Times New Roman" w:eastAsia="宋体" w:cs="Times New Roman"/>
      <w:sz w:val="21"/>
      <w:lang w:val="en-US" w:eastAsia="zh-CN" w:bidi="ar-SA"/>
    </w:rPr>
  </w:style>
  <w:style w:type="paragraph" w:styleId="48">
    <w:name w:val="Subtitle"/>
    <w:basedOn w:val="1"/>
    <w:next w:val="1"/>
    <w:link w:val="217"/>
    <w:qFormat/>
    <w:uiPriority w:val="0"/>
    <w:pPr>
      <w:keepNext/>
      <w:keepLines/>
      <w:widowControl/>
      <w:spacing w:before="60" w:after="120" w:line="340" w:lineRule="atLeast"/>
      <w:jc w:val="left"/>
    </w:pPr>
    <w:rPr>
      <w:rFonts w:ascii="Arial" w:hAnsi="Arial"/>
      <w:spacing w:val="-16"/>
      <w:kern w:val="28"/>
      <w:sz w:val="32"/>
      <w:szCs w:val="20"/>
      <w:lang w:eastAsia="en-US"/>
    </w:rPr>
  </w:style>
  <w:style w:type="paragraph" w:styleId="49">
    <w:name w:val="List"/>
    <w:basedOn w:val="1"/>
    <w:qFormat/>
    <w:uiPriority w:val="0"/>
    <w:pPr>
      <w:widowControl/>
      <w:tabs>
        <w:tab w:val="left" w:pos="720"/>
        <w:tab w:val="left" w:pos="1440"/>
        <w:tab w:val="left" w:pos="1701"/>
        <w:tab w:val="left" w:pos="2127"/>
        <w:tab w:val="left" w:pos="2160"/>
        <w:tab w:val="left" w:pos="2880"/>
      </w:tabs>
      <w:spacing w:before="120" w:afterLines="0" w:line="360" w:lineRule="auto"/>
      <w:ind w:left="2127" w:hanging="2127" w:firstLineChars="220"/>
      <w:jc w:val="left"/>
    </w:pPr>
    <w:rPr>
      <w:kern w:val="0"/>
      <w:sz w:val="24"/>
      <w:szCs w:val="20"/>
      <w:lang w:eastAsia="en-US"/>
    </w:rPr>
  </w:style>
  <w:style w:type="paragraph" w:styleId="50">
    <w:name w:val="footnote text"/>
    <w:basedOn w:val="1"/>
    <w:link w:val="165"/>
    <w:qFormat/>
    <w:uiPriority w:val="0"/>
    <w:pPr>
      <w:tabs>
        <w:tab w:val="left" w:pos="0"/>
      </w:tabs>
      <w:snapToGrid w:val="0"/>
      <w:ind w:left="720" w:hanging="357"/>
      <w:jc w:val="left"/>
    </w:pPr>
    <w:rPr>
      <w:rFonts w:ascii="宋体"/>
      <w:sz w:val="18"/>
      <w:szCs w:val="18"/>
    </w:rPr>
  </w:style>
  <w:style w:type="paragraph" w:styleId="51">
    <w:name w:val="toc 6"/>
    <w:basedOn w:val="1"/>
    <w:next w:val="1"/>
    <w:qFormat/>
    <w:uiPriority w:val="39"/>
    <w:pPr>
      <w:ind w:left="1050"/>
      <w:jc w:val="left"/>
    </w:pPr>
    <w:rPr>
      <w:rFonts w:ascii="Calibri" w:hAnsi="Calibri"/>
      <w:sz w:val="18"/>
      <w:szCs w:val="18"/>
    </w:rPr>
  </w:style>
  <w:style w:type="paragraph" w:styleId="52">
    <w:name w:val="Body Text Indent 3"/>
    <w:basedOn w:val="1"/>
    <w:link w:val="353"/>
    <w:qFormat/>
    <w:uiPriority w:val="0"/>
    <w:pPr>
      <w:spacing w:before="0" w:afterLines="0"/>
      <w:ind w:left="420" w:leftChars="200"/>
    </w:pPr>
    <w:rPr>
      <w:sz w:val="16"/>
      <w:szCs w:val="16"/>
    </w:rPr>
  </w:style>
  <w:style w:type="paragraph" w:styleId="53">
    <w:name w:val="index 7"/>
    <w:basedOn w:val="1"/>
    <w:next w:val="1"/>
    <w:qFormat/>
    <w:uiPriority w:val="0"/>
    <w:pPr>
      <w:ind w:left="1470" w:hanging="210"/>
      <w:jc w:val="left"/>
    </w:pPr>
    <w:rPr>
      <w:rFonts w:ascii="Calibri" w:hAnsi="Calibri"/>
      <w:sz w:val="20"/>
      <w:szCs w:val="20"/>
    </w:rPr>
  </w:style>
  <w:style w:type="paragraph" w:styleId="54">
    <w:name w:val="index 9"/>
    <w:basedOn w:val="1"/>
    <w:next w:val="1"/>
    <w:qFormat/>
    <w:uiPriority w:val="0"/>
    <w:pPr>
      <w:ind w:left="1890" w:hanging="210"/>
      <w:jc w:val="left"/>
    </w:pPr>
    <w:rPr>
      <w:rFonts w:ascii="Calibri" w:hAnsi="Calibri"/>
      <w:sz w:val="20"/>
      <w:szCs w:val="20"/>
    </w:rPr>
  </w:style>
  <w:style w:type="paragraph" w:styleId="55">
    <w:name w:val="table of figures"/>
    <w:basedOn w:val="1"/>
    <w:next w:val="1"/>
    <w:qFormat/>
    <w:uiPriority w:val="0"/>
    <w:pPr>
      <w:spacing w:before="0" w:afterLines="0"/>
      <w:ind w:left="840" w:hanging="420"/>
      <w:jc w:val="center"/>
    </w:pPr>
    <w:rPr>
      <w:b/>
      <w:i/>
      <w:sz w:val="24"/>
      <w:szCs w:val="20"/>
    </w:rPr>
  </w:style>
  <w:style w:type="paragraph" w:styleId="56">
    <w:name w:val="toc 2"/>
    <w:basedOn w:val="1"/>
    <w:next w:val="1"/>
    <w:qFormat/>
    <w:uiPriority w:val="39"/>
    <w:pPr>
      <w:tabs>
        <w:tab w:val="right" w:leader="dot" w:pos="9240"/>
      </w:tabs>
      <w:spacing w:beforeLines="25" w:afterLines="25"/>
      <w:jc w:val="left"/>
    </w:pPr>
    <w:rPr>
      <w:rFonts w:ascii="宋体" w:hAnsi="Calibri"/>
      <w:smallCaps/>
      <w:szCs w:val="20"/>
    </w:rPr>
  </w:style>
  <w:style w:type="paragraph" w:styleId="57">
    <w:name w:val="toc 9"/>
    <w:basedOn w:val="1"/>
    <w:next w:val="1"/>
    <w:qFormat/>
    <w:uiPriority w:val="39"/>
    <w:pPr>
      <w:ind w:left="1680"/>
      <w:jc w:val="left"/>
    </w:pPr>
    <w:rPr>
      <w:rFonts w:ascii="Calibri" w:hAnsi="Calibri"/>
      <w:sz w:val="18"/>
      <w:szCs w:val="18"/>
    </w:rPr>
  </w:style>
  <w:style w:type="paragraph" w:styleId="58">
    <w:name w:val="HTML Preformatted"/>
    <w:basedOn w:val="1"/>
    <w:link w:val="237"/>
    <w:qFormat/>
    <w:uiPriority w:val="99"/>
    <w:pPr>
      <w:spacing w:before="0" w:afterLines="0"/>
    </w:pPr>
    <w:rPr>
      <w:rFonts w:ascii="Courier New" w:hAnsi="Courier New" w:cs="Courier New"/>
      <w:sz w:val="20"/>
      <w:szCs w:val="20"/>
    </w:rPr>
  </w:style>
  <w:style w:type="paragraph" w:styleId="59">
    <w:name w:val="Normal (Web)"/>
    <w:basedOn w:val="1"/>
    <w:qFormat/>
    <w:uiPriority w:val="99"/>
    <w:pPr>
      <w:widowControl/>
      <w:spacing w:before="100" w:beforeAutospacing="1" w:afterLines="0" w:afterAutospacing="1"/>
      <w:jc w:val="left"/>
    </w:pPr>
    <w:rPr>
      <w:rFonts w:ascii="Arial" w:hAnsi="Arial" w:cs="Arial"/>
      <w:color w:val="000000"/>
      <w:kern w:val="0"/>
      <w:sz w:val="17"/>
      <w:szCs w:val="17"/>
    </w:rPr>
  </w:style>
  <w:style w:type="paragraph" w:styleId="60">
    <w:name w:val="List Continue 3"/>
    <w:basedOn w:val="1"/>
    <w:qFormat/>
    <w:uiPriority w:val="0"/>
    <w:pPr>
      <w:widowControl/>
      <w:tabs>
        <w:tab w:val="left" w:pos="720"/>
        <w:tab w:val="left" w:pos="1440"/>
        <w:tab w:val="left" w:pos="2160"/>
        <w:tab w:val="left" w:pos="2880"/>
      </w:tabs>
      <w:spacing w:before="120" w:afterLines="0" w:line="360" w:lineRule="auto"/>
      <w:ind w:left="1080" w:firstLine="220" w:firstLineChars="220"/>
      <w:jc w:val="left"/>
    </w:pPr>
    <w:rPr>
      <w:kern w:val="0"/>
      <w:sz w:val="22"/>
      <w:szCs w:val="20"/>
      <w:lang w:eastAsia="en-US"/>
    </w:rPr>
  </w:style>
  <w:style w:type="paragraph" w:styleId="61">
    <w:name w:val="index 2"/>
    <w:basedOn w:val="1"/>
    <w:next w:val="1"/>
    <w:qFormat/>
    <w:uiPriority w:val="0"/>
    <w:pPr>
      <w:ind w:left="420" w:hanging="210"/>
      <w:jc w:val="left"/>
    </w:pPr>
    <w:rPr>
      <w:rFonts w:ascii="Calibri" w:hAnsi="Calibri"/>
      <w:sz w:val="20"/>
      <w:szCs w:val="20"/>
    </w:rPr>
  </w:style>
  <w:style w:type="paragraph" w:styleId="62">
    <w:name w:val="Title"/>
    <w:next w:val="26"/>
    <w:link w:val="219"/>
    <w:qFormat/>
    <w:uiPriority w:val="0"/>
    <w:pPr>
      <w:spacing w:before="240" w:afterLines="5"/>
      <w:jc w:val="center"/>
      <w:outlineLvl w:val="0"/>
    </w:pPr>
    <w:rPr>
      <w:rFonts w:ascii="Cambria" w:hAnsi="Cambria" w:eastAsia="宋体" w:cs="Times New Roman"/>
      <w:b/>
      <w:bCs/>
      <w:sz w:val="32"/>
      <w:szCs w:val="32"/>
      <w:lang w:val="en-US" w:eastAsia="zh-CN" w:bidi="ar-SA"/>
    </w:rPr>
  </w:style>
  <w:style w:type="paragraph" w:styleId="63">
    <w:name w:val="annotation subject"/>
    <w:basedOn w:val="24"/>
    <w:next w:val="24"/>
    <w:link w:val="224"/>
    <w:qFormat/>
    <w:uiPriority w:val="99"/>
    <w:rPr>
      <w:b/>
      <w:bCs/>
    </w:rPr>
  </w:style>
  <w:style w:type="paragraph" w:styleId="64">
    <w:name w:val="Body Text First Indent"/>
    <w:basedOn w:val="26"/>
    <w:link w:val="355"/>
    <w:qFormat/>
    <w:uiPriority w:val="0"/>
    <w:pPr>
      <w:spacing w:before="0" w:afterLines="0"/>
      <w:ind w:firstLine="420" w:firstLineChars="100"/>
    </w:pPr>
  </w:style>
  <w:style w:type="paragraph" w:styleId="65">
    <w:name w:val="Body Text First Indent 2"/>
    <w:basedOn w:val="27"/>
    <w:link w:val="278"/>
    <w:qFormat/>
    <w:uiPriority w:val="0"/>
    <w:pPr>
      <w:spacing w:after="120"/>
      <w:ind w:firstLine="420" w:firstLineChars="200"/>
    </w:pPr>
    <w:rPr>
      <w:sz w:val="24"/>
      <w:szCs w:val="20"/>
    </w:rPr>
  </w:style>
  <w:style w:type="table" w:styleId="67">
    <w:name w:val="Table Grid"/>
    <w:basedOn w:val="66"/>
    <w:qFormat/>
    <w:uiPriority w:val="59"/>
    <w:rPr>
      <w:rFonts w:ascii="宋体"/>
      <w:sz w:val="18"/>
      <w:szCs w:val="18"/>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68">
    <w:name w:val="Table Theme"/>
    <w:basedOn w:val="6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0">
    <w:name w:val="Strong"/>
    <w:qFormat/>
    <w:uiPriority w:val="0"/>
    <w:rPr>
      <w:b/>
      <w:bCs/>
    </w:rPr>
  </w:style>
  <w:style w:type="character" w:styleId="71">
    <w:name w:val="endnote reference"/>
    <w:basedOn w:val="69"/>
    <w:semiHidden/>
    <w:qFormat/>
    <w:uiPriority w:val="0"/>
    <w:rPr>
      <w:vertAlign w:val="superscript"/>
    </w:rPr>
  </w:style>
  <w:style w:type="character" w:styleId="72">
    <w:name w:val="page number"/>
    <w:basedOn w:val="69"/>
    <w:qFormat/>
    <w:uiPriority w:val="0"/>
    <w:rPr>
      <w:rFonts w:ascii="Times New Roman" w:hAnsi="Times New Roman" w:eastAsia="宋体"/>
      <w:sz w:val="18"/>
    </w:rPr>
  </w:style>
  <w:style w:type="character" w:styleId="73">
    <w:name w:val="FollowedHyperlink"/>
    <w:basedOn w:val="69"/>
    <w:qFormat/>
    <w:uiPriority w:val="99"/>
    <w:rPr>
      <w:color w:val="800080"/>
      <w:u w:val="single"/>
    </w:rPr>
  </w:style>
  <w:style w:type="character" w:styleId="74">
    <w:name w:val="Emphasis"/>
    <w:basedOn w:val="69"/>
    <w:qFormat/>
    <w:uiPriority w:val="0"/>
    <w:rPr>
      <w:i/>
      <w:iCs/>
    </w:rPr>
  </w:style>
  <w:style w:type="character" w:styleId="75">
    <w:name w:val="HTML Definition"/>
    <w:qFormat/>
    <w:uiPriority w:val="0"/>
    <w:rPr>
      <w:i/>
      <w:iCs/>
    </w:rPr>
  </w:style>
  <w:style w:type="character" w:styleId="76">
    <w:name w:val="HTML Typewriter"/>
    <w:qFormat/>
    <w:uiPriority w:val="0"/>
    <w:rPr>
      <w:rFonts w:ascii="Courier New" w:hAnsi="Courier New"/>
      <w:sz w:val="20"/>
      <w:szCs w:val="20"/>
    </w:rPr>
  </w:style>
  <w:style w:type="character" w:styleId="77">
    <w:name w:val="HTML Acronym"/>
    <w:basedOn w:val="69"/>
    <w:qFormat/>
    <w:uiPriority w:val="0"/>
  </w:style>
  <w:style w:type="character" w:styleId="78">
    <w:name w:val="HTML Variable"/>
    <w:qFormat/>
    <w:uiPriority w:val="0"/>
    <w:rPr>
      <w:i/>
      <w:iCs/>
    </w:rPr>
  </w:style>
  <w:style w:type="character" w:styleId="79">
    <w:name w:val="Hyperlink"/>
    <w:basedOn w:val="69"/>
    <w:qFormat/>
    <w:uiPriority w:val="99"/>
    <w:rPr>
      <w:color w:val="0000FF"/>
      <w:spacing w:val="0"/>
      <w:w w:val="100"/>
      <w:szCs w:val="21"/>
      <w:u w:val="single"/>
    </w:rPr>
  </w:style>
  <w:style w:type="character" w:styleId="80">
    <w:name w:val="HTML Code"/>
    <w:qFormat/>
    <w:uiPriority w:val="99"/>
    <w:rPr>
      <w:rFonts w:ascii="Courier New" w:hAnsi="Courier New"/>
      <w:sz w:val="20"/>
      <w:szCs w:val="20"/>
    </w:rPr>
  </w:style>
  <w:style w:type="character" w:styleId="81">
    <w:name w:val="annotation reference"/>
    <w:basedOn w:val="69"/>
    <w:qFormat/>
    <w:uiPriority w:val="99"/>
    <w:rPr>
      <w:sz w:val="21"/>
      <w:szCs w:val="21"/>
    </w:rPr>
  </w:style>
  <w:style w:type="character" w:styleId="82">
    <w:name w:val="HTML Cite"/>
    <w:qFormat/>
    <w:uiPriority w:val="0"/>
    <w:rPr>
      <w:i/>
      <w:iCs/>
    </w:rPr>
  </w:style>
  <w:style w:type="character" w:styleId="83">
    <w:name w:val="footnote reference"/>
    <w:basedOn w:val="69"/>
    <w:semiHidden/>
    <w:qFormat/>
    <w:uiPriority w:val="0"/>
    <w:rPr>
      <w:vertAlign w:val="superscript"/>
    </w:rPr>
  </w:style>
  <w:style w:type="character" w:styleId="84">
    <w:name w:val="HTML Keyboard"/>
    <w:qFormat/>
    <w:uiPriority w:val="0"/>
    <w:rPr>
      <w:rFonts w:ascii="Courier New" w:hAnsi="Courier New"/>
      <w:sz w:val="20"/>
      <w:szCs w:val="20"/>
    </w:rPr>
  </w:style>
  <w:style w:type="character" w:styleId="85">
    <w:name w:val="HTML Sample"/>
    <w:qFormat/>
    <w:uiPriority w:val="0"/>
    <w:rPr>
      <w:rFonts w:ascii="Courier New" w:hAnsi="Courier New"/>
    </w:rPr>
  </w:style>
  <w:style w:type="character" w:customStyle="1" w:styleId="86">
    <w:name w:val="标题 1 字符"/>
    <w:basedOn w:val="69"/>
    <w:link w:val="3"/>
    <w:qFormat/>
    <w:uiPriority w:val="9"/>
    <w:rPr>
      <w:b/>
      <w:bCs/>
      <w:kern w:val="44"/>
      <w:sz w:val="44"/>
      <w:szCs w:val="44"/>
    </w:rPr>
  </w:style>
  <w:style w:type="character" w:customStyle="1" w:styleId="87">
    <w:name w:val="标题 2 字符"/>
    <w:basedOn w:val="69"/>
    <w:link w:val="4"/>
    <w:qFormat/>
    <w:uiPriority w:val="0"/>
    <w:rPr>
      <w:rFonts w:ascii="Arial" w:hAnsi="Arial" w:eastAsia="黑体"/>
      <w:b/>
      <w:bCs/>
      <w:kern w:val="2"/>
      <w:sz w:val="32"/>
      <w:szCs w:val="32"/>
    </w:rPr>
  </w:style>
  <w:style w:type="character" w:customStyle="1" w:styleId="88">
    <w:name w:val="标题 3 字符"/>
    <w:basedOn w:val="69"/>
    <w:link w:val="5"/>
    <w:qFormat/>
    <w:uiPriority w:val="9"/>
    <w:rPr>
      <w:rFonts w:ascii="Calibri" w:hAnsi="Calibri" w:eastAsia="Times New Roman"/>
      <w:b/>
      <w:color w:val="1F497D"/>
      <w:sz w:val="24"/>
      <w:lang w:eastAsia="ja-JP"/>
    </w:rPr>
  </w:style>
  <w:style w:type="character" w:customStyle="1" w:styleId="89">
    <w:name w:val="标题 4 字符"/>
    <w:basedOn w:val="69"/>
    <w:link w:val="6"/>
    <w:qFormat/>
    <w:uiPriority w:val="0"/>
    <w:rPr>
      <w:rFonts w:ascii="Calibri" w:hAnsi="Calibri" w:eastAsia="Times New Roman"/>
      <w:b/>
      <w:color w:val="1F497D"/>
      <w:sz w:val="24"/>
      <w:lang w:eastAsia="ja-JP"/>
    </w:rPr>
  </w:style>
  <w:style w:type="character" w:customStyle="1" w:styleId="90">
    <w:name w:val="标题 5 字符"/>
    <w:basedOn w:val="69"/>
    <w:link w:val="7"/>
    <w:qFormat/>
    <w:uiPriority w:val="9"/>
    <w:rPr>
      <w:rFonts w:ascii="Calibri" w:hAnsi="Calibri" w:eastAsia="Times New Roman"/>
      <w:b/>
      <w:color w:val="1F497D"/>
      <w:sz w:val="24"/>
      <w:lang w:eastAsia="ja-JP"/>
    </w:rPr>
  </w:style>
  <w:style w:type="character" w:customStyle="1" w:styleId="91">
    <w:name w:val="标题 6 字符"/>
    <w:basedOn w:val="69"/>
    <w:link w:val="8"/>
    <w:qFormat/>
    <w:uiPriority w:val="9"/>
    <w:rPr>
      <w:rFonts w:ascii="Calibri" w:hAnsi="Calibri" w:eastAsia="Times New Roman"/>
      <w:b/>
      <w:color w:val="1F497D"/>
      <w:sz w:val="24"/>
      <w:lang w:eastAsia="ja-JP"/>
    </w:rPr>
  </w:style>
  <w:style w:type="character" w:customStyle="1" w:styleId="92">
    <w:name w:val="标题 7 字符"/>
    <w:basedOn w:val="69"/>
    <w:link w:val="9"/>
    <w:qFormat/>
    <w:uiPriority w:val="9"/>
    <w:rPr>
      <w:rFonts w:ascii="Calibri" w:hAnsi="Calibri" w:eastAsia="Times New Roman"/>
      <w:b/>
      <w:color w:val="1F497D"/>
      <w:sz w:val="24"/>
      <w:lang w:eastAsia="ja-JP"/>
    </w:rPr>
  </w:style>
  <w:style w:type="character" w:customStyle="1" w:styleId="93">
    <w:name w:val="标题 8 字符"/>
    <w:basedOn w:val="69"/>
    <w:link w:val="10"/>
    <w:qFormat/>
    <w:uiPriority w:val="9"/>
    <w:rPr>
      <w:rFonts w:ascii="Calibri" w:hAnsi="Calibri" w:eastAsia="Times New Roman"/>
      <w:b/>
      <w:color w:val="1F497D"/>
      <w:sz w:val="24"/>
      <w:lang w:eastAsia="ja-JP"/>
    </w:rPr>
  </w:style>
  <w:style w:type="character" w:customStyle="1" w:styleId="94">
    <w:name w:val="标题 9 字符"/>
    <w:basedOn w:val="69"/>
    <w:link w:val="11"/>
    <w:qFormat/>
    <w:uiPriority w:val="9"/>
    <w:rPr>
      <w:rFonts w:ascii="Calibri" w:hAnsi="Calibri" w:eastAsia="Times New Roman"/>
      <w:b/>
      <w:color w:val="1F497D"/>
      <w:sz w:val="24"/>
      <w:lang w:eastAsia="ja-JP"/>
    </w:rPr>
  </w:style>
  <w:style w:type="character" w:customStyle="1" w:styleId="95">
    <w:name w:val="段 Char"/>
    <w:basedOn w:val="69"/>
    <w:link w:val="47"/>
    <w:qFormat/>
    <w:uiPriority w:val="0"/>
    <w:rPr>
      <w:rFonts w:ascii="宋体"/>
      <w:sz w:val="21"/>
      <w:lang w:val="en-US" w:eastAsia="zh-CN" w:bidi="ar-SA"/>
    </w:rPr>
  </w:style>
  <w:style w:type="paragraph" w:customStyle="1" w:styleId="96">
    <w:name w:val="一级条标题"/>
    <w:next w:val="47"/>
    <w:link w:val="97"/>
    <w:qFormat/>
    <w:uiPriority w:val="0"/>
    <w:pPr>
      <w:numPr>
        <w:ilvl w:val="1"/>
        <w:numId w:val="1"/>
      </w:numPr>
      <w:spacing w:beforeLines="50" w:afterLines="50"/>
      <w:outlineLvl w:val="2"/>
    </w:pPr>
    <w:rPr>
      <w:rFonts w:ascii="黑体" w:hAnsi="Times New Roman" w:eastAsia="黑体" w:cs="Times New Roman"/>
      <w:sz w:val="21"/>
      <w:szCs w:val="21"/>
      <w:lang w:val="en-US" w:eastAsia="zh-CN" w:bidi="ar-SA"/>
    </w:rPr>
  </w:style>
  <w:style w:type="character" w:customStyle="1" w:styleId="97">
    <w:name w:val="一级条标题 Char"/>
    <w:basedOn w:val="69"/>
    <w:link w:val="96"/>
    <w:qFormat/>
    <w:uiPriority w:val="0"/>
    <w:rPr>
      <w:rFonts w:ascii="黑体" w:eastAsia="黑体"/>
      <w:sz w:val="21"/>
      <w:szCs w:val="21"/>
    </w:rPr>
  </w:style>
  <w:style w:type="paragraph" w:customStyle="1" w:styleId="98">
    <w:name w:val="标准书脚_奇数页"/>
    <w:qFormat/>
    <w:uiPriority w:val="0"/>
    <w:pPr>
      <w:spacing w:before="120" w:afterLines="5"/>
      <w:ind w:right="198"/>
      <w:jc w:val="right"/>
    </w:pPr>
    <w:rPr>
      <w:rFonts w:ascii="宋体" w:hAnsi="Times New Roman" w:eastAsia="宋体" w:cs="Times New Roman"/>
      <w:sz w:val="18"/>
      <w:szCs w:val="18"/>
      <w:lang w:val="en-US" w:eastAsia="zh-CN" w:bidi="ar-SA"/>
    </w:rPr>
  </w:style>
  <w:style w:type="paragraph" w:customStyle="1" w:styleId="99">
    <w:name w:val="标准书眉_奇数页"/>
    <w:next w:val="1"/>
    <w:qFormat/>
    <w:uiPriority w:val="0"/>
    <w:pPr>
      <w:tabs>
        <w:tab w:val="center" w:pos="4154"/>
        <w:tab w:val="right" w:pos="8306"/>
      </w:tabs>
      <w:spacing w:before="53" w:afterLines="5"/>
      <w:jc w:val="right"/>
    </w:pPr>
    <w:rPr>
      <w:rFonts w:ascii="黑体" w:hAnsi="Times New Roman" w:eastAsia="黑体" w:cs="Times New Roman"/>
      <w:sz w:val="21"/>
      <w:szCs w:val="21"/>
      <w:lang w:val="en-US" w:eastAsia="zh-CN" w:bidi="ar-SA"/>
    </w:rPr>
  </w:style>
  <w:style w:type="paragraph" w:customStyle="1" w:styleId="100">
    <w:name w:val="章标题"/>
    <w:next w:val="47"/>
    <w:link w:val="101"/>
    <w:qFormat/>
    <w:uiPriority w:val="0"/>
    <w:pPr>
      <w:numPr>
        <w:ilvl w:val="0"/>
        <w:numId w:val="1"/>
      </w:numPr>
      <w:spacing w:beforeLines="100" w:afterLines="100"/>
      <w:jc w:val="both"/>
      <w:outlineLvl w:val="1"/>
    </w:pPr>
    <w:rPr>
      <w:rFonts w:ascii="黑体" w:hAnsi="Times New Roman" w:eastAsia="黑体" w:cs="Times New Roman"/>
      <w:sz w:val="21"/>
      <w:lang w:val="en-US" w:eastAsia="zh-CN" w:bidi="ar-SA"/>
    </w:rPr>
  </w:style>
  <w:style w:type="character" w:customStyle="1" w:styleId="101">
    <w:name w:val="章标题 Char"/>
    <w:basedOn w:val="69"/>
    <w:link w:val="100"/>
    <w:qFormat/>
    <w:uiPriority w:val="0"/>
    <w:rPr>
      <w:rFonts w:ascii="黑体" w:eastAsia="黑体"/>
      <w:sz w:val="21"/>
    </w:rPr>
  </w:style>
  <w:style w:type="paragraph" w:customStyle="1" w:styleId="102">
    <w:name w:val="二级条标题"/>
    <w:basedOn w:val="96"/>
    <w:next w:val="47"/>
    <w:link w:val="103"/>
    <w:qFormat/>
    <w:uiPriority w:val="0"/>
    <w:pPr>
      <w:numPr>
        <w:ilvl w:val="0"/>
        <w:numId w:val="0"/>
      </w:numPr>
      <w:spacing w:before="50" w:after="50"/>
      <w:outlineLvl w:val="3"/>
    </w:pPr>
  </w:style>
  <w:style w:type="character" w:customStyle="1" w:styleId="103">
    <w:name w:val="二级条标题 Char Char"/>
    <w:basedOn w:val="69"/>
    <w:link w:val="102"/>
    <w:qFormat/>
    <w:uiPriority w:val="0"/>
    <w:rPr>
      <w:rFonts w:ascii="黑体" w:eastAsia="黑体"/>
      <w:sz w:val="21"/>
      <w:szCs w:val="21"/>
    </w:rPr>
  </w:style>
  <w:style w:type="paragraph" w:customStyle="1" w:styleId="104">
    <w:name w:val="封面标准号2"/>
    <w:qFormat/>
    <w:uiPriority w:val="0"/>
    <w:pPr>
      <w:framePr w:w="9140" w:h="1242" w:hRule="exact" w:hSpace="284" w:wrap="around" w:vAnchor="page" w:hAnchor="page" w:x="1645" w:y="2910" w:anchorLock="1"/>
      <w:spacing w:before="357" w:afterLines="5" w:line="280" w:lineRule="exact"/>
      <w:jc w:val="right"/>
    </w:pPr>
    <w:rPr>
      <w:rFonts w:ascii="黑体" w:hAnsi="Times New Roman" w:eastAsia="黑体" w:cs="Times New Roman"/>
      <w:sz w:val="28"/>
      <w:szCs w:val="28"/>
      <w:lang w:val="en-US" w:eastAsia="zh-CN" w:bidi="ar-SA"/>
    </w:rPr>
  </w:style>
  <w:style w:type="paragraph" w:customStyle="1" w:styleId="105">
    <w:name w:val="列项——（一级）"/>
    <w:qFormat/>
    <w:uiPriority w:val="0"/>
    <w:pPr>
      <w:widowControl w:val="0"/>
      <w:spacing w:before="53" w:afterLines="5"/>
      <w:ind w:left="976" w:hanging="408"/>
      <w:jc w:val="both"/>
    </w:pPr>
    <w:rPr>
      <w:rFonts w:ascii="宋体" w:hAnsi="Times New Roman" w:eastAsia="宋体" w:cs="Times New Roman"/>
      <w:sz w:val="21"/>
      <w:lang w:val="en-US" w:eastAsia="zh-CN" w:bidi="ar-SA"/>
    </w:rPr>
  </w:style>
  <w:style w:type="paragraph" w:customStyle="1" w:styleId="106">
    <w:name w:val="列项●（二级）"/>
    <w:qFormat/>
    <w:uiPriority w:val="0"/>
    <w:pPr>
      <w:tabs>
        <w:tab w:val="left" w:pos="760"/>
        <w:tab w:val="left" w:pos="840"/>
      </w:tabs>
      <w:spacing w:before="53" w:afterLines="5"/>
      <w:ind w:left="1264" w:hanging="413"/>
      <w:jc w:val="both"/>
    </w:pPr>
    <w:rPr>
      <w:rFonts w:ascii="宋体" w:hAnsi="Times New Roman" w:eastAsia="宋体" w:cs="Times New Roman"/>
      <w:sz w:val="21"/>
      <w:lang w:val="en-US" w:eastAsia="zh-CN" w:bidi="ar-SA"/>
    </w:rPr>
  </w:style>
  <w:style w:type="paragraph" w:customStyle="1" w:styleId="107">
    <w:name w:val="目次、标准名称标题"/>
    <w:basedOn w:val="1"/>
    <w:next w:val="47"/>
    <w:qFormat/>
    <w:uiPriority w:val="0"/>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108">
    <w:name w:val="三级条标题"/>
    <w:basedOn w:val="102"/>
    <w:next w:val="47"/>
    <w:qFormat/>
    <w:uiPriority w:val="0"/>
    <w:pPr>
      <w:numPr>
        <w:ilvl w:val="3"/>
        <w:numId w:val="1"/>
      </w:numPr>
      <w:outlineLvl w:val="4"/>
    </w:pPr>
  </w:style>
  <w:style w:type="paragraph" w:customStyle="1" w:styleId="109">
    <w:name w:val="示例"/>
    <w:next w:val="110"/>
    <w:qFormat/>
    <w:uiPriority w:val="0"/>
    <w:pPr>
      <w:widowControl w:val="0"/>
      <w:spacing w:before="53" w:afterLines="5"/>
      <w:ind w:firstLine="363"/>
      <w:jc w:val="both"/>
    </w:pPr>
    <w:rPr>
      <w:rFonts w:ascii="宋体" w:hAnsi="Times New Roman" w:eastAsia="宋体" w:cs="Times New Roman"/>
      <w:sz w:val="18"/>
      <w:szCs w:val="18"/>
      <w:lang w:val="en-US" w:eastAsia="zh-CN" w:bidi="ar-SA"/>
    </w:rPr>
  </w:style>
  <w:style w:type="paragraph" w:customStyle="1" w:styleId="110">
    <w:name w:val="示例内容"/>
    <w:qFormat/>
    <w:uiPriority w:val="0"/>
    <w:pPr>
      <w:spacing w:before="53" w:afterLines="5"/>
      <w:ind w:firstLine="200" w:firstLineChars="200"/>
    </w:pPr>
    <w:rPr>
      <w:rFonts w:ascii="宋体" w:hAnsi="Times New Roman" w:eastAsia="宋体" w:cs="Times New Roman"/>
      <w:sz w:val="18"/>
      <w:szCs w:val="18"/>
      <w:lang w:val="en-US" w:eastAsia="zh-CN" w:bidi="ar-SA"/>
    </w:rPr>
  </w:style>
  <w:style w:type="paragraph" w:customStyle="1" w:styleId="111">
    <w:name w:val="数字编号列项（二级）"/>
    <w:qFormat/>
    <w:uiPriority w:val="0"/>
    <w:pPr>
      <w:numPr>
        <w:ilvl w:val="1"/>
        <w:numId w:val="2"/>
      </w:numPr>
      <w:spacing w:before="53" w:afterLines="5"/>
      <w:jc w:val="both"/>
    </w:pPr>
    <w:rPr>
      <w:rFonts w:ascii="宋体" w:hAnsi="Times New Roman" w:eastAsia="宋体" w:cs="Times New Roman"/>
      <w:sz w:val="21"/>
      <w:lang w:val="en-US" w:eastAsia="zh-CN" w:bidi="ar-SA"/>
    </w:rPr>
  </w:style>
  <w:style w:type="paragraph" w:customStyle="1" w:styleId="112">
    <w:name w:val="四级条标题"/>
    <w:basedOn w:val="108"/>
    <w:next w:val="47"/>
    <w:qFormat/>
    <w:uiPriority w:val="0"/>
    <w:pPr>
      <w:numPr>
        <w:ilvl w:val="4"/>
      </w:numPr>
      <w:outlineLvl w:val="5"/>
    </w:pPr>
  </w:style>
  <w:style w:type="paragraph" w:customStyle="1" w:styleId="113">
    <w:name w:val="五级条标题"/>
    <w:basedOn w:val="112"/>
    <w:next w:val="47"/>
    <w:qFormat/>
    <w:uiPriority w:val="0"/>
    <w:pPr>
      <w:numPr>
        <w:ilvl w:val="5"/>
      </w:numPr>
      <w:outlineLvl w:val="6"/>
    </w:pPr>
  </w:style>
  <w:style w:type="character" w:customStyle="1" w:styleId="114">
    <w:name w:val="页脚 字符"/>
    <w:basedOn w:val="69"/>
    <w:link w:val="41"/>
    <w:qFormat/>
    <w:uiPriority w:val="99"/>
    <w:rPr>
      <w:kern w:val="2"/>
      <w:sz w:val="18"/>
      <w:szCs w:val="18"/>
    </w:rPr>
  </w:style>
  <w:style w:type="character" w:customStyle="1" w:styleId="115">
    <w:name w:val="页眉 字符"/>
    <w:link w:val="42"/>
    <w:qFormat/>
    <w:uiPriority w:val="99"/>
    <w:rPr>
      <w:kern w:val="2"/>
      <w:sz w:val="18"/>
      <w:szCs w:val="18"/>
    </w:rPr>
  </w:style>
  <w:style w:type="paragraph" w:customStyle="1" w:styleId="116">
    <w:name w:val="注："/>
    <w:next w:val="47"/>
    <w:qFormat/>
    <w:uiPriority w:val="0"/>
    <w:pPr>
      <w:widowControl w:val="0"/>
      <w:autoSpaceDE w:val="0"/>
      <w:autoSpaceDN w:val="0"/>
      <w:spacing w:before="53" w:afterLines="5"/>
      <w:ind w:left="726" w:hanging="363"/>
      <w:jc w:val="both"/>
    </w:pPr>
    <w:rPr>
      <w:rFonts w:ascii="宋体" w:hAnsi="Times New Roman" w:eastAsia="宋体" w:cs="Times New Roman"/>
      <w:sz w:val="18"/>
      <w:szCs w:val="18"/>
      <w:lang w:val="en-US" w:eastAsia="zh-CN" w:bidi="ar-SA"/>
    </w:rPr>
  </w:style>
  <w:style w:type="paragraph" w:customStyle="1" w:styleId="117">
    <w:name w:val="注×："/>
    <w:qFormat/>
    <w:uiPriority w:val="0"/>
    <w:pPr>
      <w:widowControl w:val="0"/>
      <w:autoSpaceDE w:val="0"/>
      <w:autoSpaceDN w:val="0"/>
      <w:spacing w:before="53" w:afterLines="5"/>
      <w:ind w:left="811" w:hanging="448"/>
      <w:jc w:val="both"/>
    </w:pPr>
    <w:rPr>
      <w:rFonts w:ascii="宋体" w:hAnsi="Times New Roman" w:eastAsia="宋体" w:cs="Times New Roman"/>
      <w:sz w:val="18"/>
      <w:szCs w:val="18"/>
      <w:lang w:val="en-US" w:eastAsia="zh-CN" w:bidi="ar-SA"/>
    </w:rPr>
  </w:style>
  <w:style w:type="paragraph" w:customStyle="1" w:styleId="118">
    <w:name w:val="字母编号列项（一级）"/>
    <w:qFormat/>
    <w:uiPriority w:val="0"/>
    <w:pPr>
      <w:numPr>
        <w:ilvl w:val="0"/>
        <w:numId w:val="2"/>
      </w:numPr>
      <w:spacing w:before="53" w:afterLines="5"/>
      <w:jc w:val="both"/>
    </w:pPr>
    <w:rPr>
      <w:rFonts w:ascii="宋体" w:hAnsi="Times New Roman" w:eastAsia="宋体" w:cs="Times New Roman"/>
      <w:sz w:val="21"/>
      <w:lang w:val="en-US" w:eastAsia="zh-CN" w:bidi="ar-SA"/>
    </w:rPr>
  </w:style>
  <w:style w:type="paragraph" w:customStyle="1" w:styleId="119">
    <w:name w:val="列项◆（三级）"/>
    <w:basedOn w:val="1"/>
    <w:qFormat/>
    <w:uiPriority w:val="0"/>
    <w:pPr>
      <w:tabs>
        <w:tab w:val="left" w:pos="1678"/>
      </w:tabs>
      <w:ind w:left="1678" w:hanging="414"/>
    </w:pPr>
    <w:rPr>
      <w:rFonts w:ascii="宋体"/>
      <w:szCs w:val="21"/>
    </w:rPr>
  </w:style>
  <w:style w:type="paragraph" w:customStyle="1" w:styleId="120">
    <w:name w:val="编号列项（三级）"/>
    <w:qFormat/>
    <w:uiPriority w:val="0"/>
    <w:pPr>
      <w:numPr>
        <w:ilvl w:val="2"/>
        <w:numId w:val="2"/>
      </w:numPr>
      <w:spacing w:before="53" w:afterLines="5"/>
    </w:pPr>
    <w:rPr>
      <w:rFonts w:ascii="宋体" w:hAnsi="Times New Roman" w:eastAsia="宋体" w:cs="Times New Roman"/>
      <w:sz w:val="21"/>
      <w:lang w:val="en-US" w:eastAsia="zh-CN" w:bidi="ar-SA"/>
    </w:rPr>
  </w:style>
  <w:style w:type="paragraph" w:customStyle="1" w:styleId="121">
    <w:name w:val="示例×："/>
    <w:basedOn w:val="100"/>
    <w:qFormat/>
    <w:uiPriority w:val="0"/>
    <w:pPr>
      <w:spacing w:beforeLines="0" w:afterLines="0"/>
      <w:ind w:firstLine="363"/>
      <w:outlineLvl w:val="9"/>
    </w:pPr>
    <w:rPr>
      <w:rFonts w:ascii="宋体" w:eastAsia="宋体"/>
      <w:sz w:val="18"/>
      <w:szCs w:val="18"/>
    </w:rPr>
  </w:style>
  <w:style w:type="paragraph" w:customStyle="1" w:styleId="122">
    <w:name w:val="二级无"/>
    <w:basedOn w:val="102"/>
    <w:qFormat/>
    <w:uiPriority w:val="0"/>
    <w:pPr>
      <w:spacing w:beforeLines="0" w:afterLines="0"/>
    </w:pPr>
    <w:rPr>
      <w:rFonts w:ascii="宋体" w:eastAsia="宋体"/>
    </w:rPr>
  </w:style>
  <w:style w:type="paragraph" w:customStyle="1" w:styleId="123">
    <w:name w:val="注：（正文）"/>
    <w:basedOn w:val="116"/>
    <w:next w:val="47"/>
    <w:qFormat/>
    <w:uiPriority w:val="0"/>
  </w:style>
  <w:style w:type="paragraph" w:customStyle="1" w:styleId="124">
    <w:name w:val="注×：（正文）"/>
    <w:qFormat/>
    <w:uiPriority w:val="0"/>
    <w:pPr>
      <w:spacing w:before="53" w:afterLines="5"/>
      <w:ind w:left="811" w:hanging="448"/>
      <w:jc w:val="both"/>
    </w:pPr>
    <w:rPr>
      <w:rFonts w:ascii="宋体" w:hAnsi="Times New Roman" w:eastAsia="宋体" w:cs="Times New Roman"/>
      <w:sz w:val="18"/>
      <w:szCs w:val="18"/>
      <w:lang w:val="en-US" w:eastAsia="zh-CN" w:bidi="ar-SA"/>
    </w:rPr>
  </w:style>
  <w:style w:type="paragraph" w:customStyle="1" w:styleId="125">
    <w:name w:val="标准标志"/>
    <w:next w:val="1"/>
    <w:qFormat/>
    <w:uiPriority w:val="0"/>
    <w:pPr>
      <w:framePr w:w="2546" w:h="1389" w:hRule="exact" w:hSpace="181" w:vSpace="181" w:wrap="around" w:vAnchor="margin" w:hAnchor="margin" w:x="6522" w:y="398" w:anchorLock="1"/>
      <w:shd w:val="solid" w:color="FFFFFF" w:fill="FFFFFF"/>
      <w:spacing w:before="53" w:afterLines="5" w:line="0" w:lineRule="atLeast"/>
      <w:jc w:val="right"/>
    </w:pPr>
    <w:rPr>
      <w:rFonts w:ascii="Times New Roman" w:hAnsi="Times New Roman" w:eastAsia="宋体" w:cs="Times New Roman"/>
      <w:b/>
      <w:w w:val="170"/>
      <w:sz w:val="96"/>
      <w:szCs w:val="96"/>
      <w:lang w:val="en-US" w:eastAsia="zh-CN" w:bidi="ar-SA"/>
    </w:rPr>
  </w:style>
  <w:style w:type="paragraph" w:customStyle="1" w:styleId="126">
    <w:name w:val="标准称谓"/>
    <w:next w:val="1"/>
    <w:qFormat/>
    <w:uiPriority w:val="0"/>
    <w:pPr>
      <w:framePr w:w="9639" w:h="624" w:hRule="exact" w:hSpace="181" w:vSpace="181" w:wrap="around" w:vAnchor="page" w:hAnchor="page" w:x="1419" w:y="2286" w:anchorLock="1"/>
      <w:widowControl w:val="0"/>
      <w:kinsoku w:val="0"/>
      <w:overflowPunct w:val="0"/>
      <w:autoSpaceDE w:val="0"/>
      <w:autoSpaceDN w:val="0"/>
      <w:spacing w:before="53" w:afterLines="5" w:line="0" w:lineRule="atLeast"/>
      <w:jc w:val="distribute"/>
    </w:pPr>
    <w:rPr>
      <w:rFonts w:ascii="宋体" w:hAnsi="Times New Roman" w:eastAsia="宋体" w:cs="Times New Roman"/>
      <w:b/>
      <w:bCs/>
      <w:spacing w:val="20"/>
      <w:w w:val="148"/>
      <w:sz w:val="48"/>
      <w:lang w:val="en-US" w:eastAsia="zh-CN" w:bidi="ar-SA"/>
    </w:rPr>
  </w:style>
  <w:style w:type="paragraph" w:customStyle="1" w:styleId="127">
    <w:name w:val="标准书脚_偶数页"/>
    <w:qFormat/>
    <w:uiPriority w:val="0"/>
    <w:pPr>
      <w:spacing w:before="120" w:afterLines="5"/>
      <w:ind w:left="221"/>
    </w:pPr>
    <w:rPr>
      <w:rFonts w:ascii="宋体" w:hAnsi="Times New Roman" w:eastAsia="宋体" w:cs="Times New Roman"/>
      <w:sz w:val="18"/>
      <w:szCs w:val="18"/>
      <w:lang w:val="en-US" w:eastAsia="zh-CN" w:bidi="ar-SA"/>
    </w:rPr>
  </w:style>
  <w:style w:type="paragraph" w:customStyle="1" w:styleId="128">
    <w:name w:val="标准书眉_偶数页"/>
    <w:basedOn w:val="99"/>
    <w:next w:val="1"/>
    <w:qFormat/>
    <w:uiPriority w:val="0"/>
    <w:pPr>
      <w:jc w:val="left"/>
    </w:pPr>
  </w:style>
  <w:style w:type="paragraph" w:customStyle="1" w:styleId="129">
    <w:name w:val="标准书眉一"/>
    <w:qFormat/>
    <w:uiPriority w:val="0"/>
    <w:pPr>
      <w:spacing w:before="53" w:afterLines="5"/>
      <w:jc w:val="both"/>
    </w:pPr>
    <w:rPr>
      <w:rFonts w:ascii="Times New Roman" w:hAnsi="Times New Roman" w:eastAsia="宋体" w:cs="Times New Roman"/>
      <w:lang w:val="en-US" w:eastAsia="zh-CN" w:bidi="ar-SA"/>
    </w:rPr>
  </w:style>
  <w:style w:type="paragraph" w:customStyle="1" w:styleId="130">
    <w:name w:val="参考文献"/>
    <w:basedOn w:val="1"/>
    <w:next w:val="47"/>
    <w:qFormat/>
    <w:uiPriority w:val="0"/>
    <w:pPr>
      <w:keepNext/>
      <w:pageBreakBefore/>
      <w:widowControl/>
      <w:shd w:val="clear" w:color="FFFFFF" w:fill="FFFFFF"/>
      <w:spacing w:before="640" w:after="200"/>
      <w:jc w:val="center"/>
      <w:outlineLvl w:val="0"/>
    </w:pPr>
    <w:rPr>
      <w:rFonts w:ascii="黑体" w:eastAsia="黑体"/>
      <w:kern w:val="0"/>
      <w:szCs w:val="20"/>
    </w:rPr>
  </w:style>
  <w:style w:type="paragraph" w:customStyle="1" w:styleId="131">
    <w:name w:val="参考文献、索引标题"/>
    <w:basedOn w:val="1"/>
    <w:next w:val="47"/>
    <w:qFormat/>
    <w:uiPriority w:val="0"/>
    <w:pPr>
      <w:keepNext/>
      <w:pageBreakBefore/>
      <w:widowControl/>
      <w:shd w:val="clear" w:color="FFFFFF" w:fill="FFFFFF"/>
      <w:spacing w:before="640" w:after="200"/>
      <w:jc w:val="center"/>
      <w:outlineLvl w:val="0"/>
    </w:pPr>
    <w:rPr>
      <w:rFonts w:ascii="黑体" w:eastAsia="黑体"/>
      <w:kern w:val="0"/>
      <w:szCs w:val="20"/>
    </w:rPr>
  </w:style>
  <w:style w:type="character" w:customStyle="1" w:styleId="132">
    <w:name w:val="发布"/>
    <w:basedOn w:val="69"/>
    <w:qFormat/>
    <w:uiPriority w:val="0"/>
    <w:rPr>
      <w:rFonts w:ascii="黑体" w:eastAsia="黑体"/>
      <w:spacing w:val="85"/>
      <w:w w:val="100"/>
      <w:position w:val="3"/>
      <w:sz w:val="28"/>
      <w:szCs w:val="28"/>
    </w:rPr>
  </w:style>
  <w:style w:type="paragraph" w:customStyle="1" w:styleId="133">
    <w:name w:val="发布部门"/>
    <w:next w:val="47"/>
    <w:qFormat/>
    <w:uiPriority w:val="0"/>
    <w:pPr>
      <w:framePr w:w="7938" w:h="1134" w:hRule="exact" w:hSpace="125" w:vSpace="181" w:wrap="around" w:vAnchor="page" w:hAnchor="page" w:x="2150" w:y="14630" w:anchorLock="1"/>
      <w:spacing w:before="53" w:afterLines="5"/>
      <w:jc w:val="center"/>
    </w:pPr>
    <w:rPr>
      <w:rFonts w:ascii="宋体" w:hAnsi="Times New Roman" w:eastAsia="宋体" w:cs="Times New Roman"/>
      <w:b/>
      <w:spacing w:val="20"/>
      <w:w w:val="135"/>
      <w:sz w:val="28"/>
      <w:lang w:val="en-US" w:eastAsia="zh-CN" w:bidi="ar-SA"/>
    </w:rPr>
  </w:style>
  <w:style w:type="paragraph" w:customStyle="1" w:styleId="134">
    <w:name w:val="发布日期"/>
    <w:qFormat/>
    <w:uiPriority w:val="0"/>
    <w:pPr>
      <w:framePr w:w="3997" w:h="471" w:hRule="exact" w:vSpace="181" w:wrap="around" w:vAnchor="margin" w:hAnchor="page" w:x="7089" w:y="14097" w:anchorLock="1"/>
      <w:spacing w:before="53" w:afterLines="5"/>
    </w:pPr>
    <w:rPr>
      <w:rFonts w:ascii="Times New Roman" w:hAnsi="Times New Roman" w:eastAsia="黑体" w:cs="Times New Roman"/>
      <w:sz w:val="28"/>
      <w:lang w:val="en-US" w:eastAsia="zh-CN" w:bidi="ar-SA"/>
    </w:rPr>
  </w:style>
  <w:style w:type="paragraph" w:customStyle="1" w:styleId="135">
    <w:name w:val="封面标准代替信息"/>
    <w:qFormat/>
    <w:uiPriority w:val="0"/>
    <w:pPr>
      <w:framePr w:w="9140" w:h="1242" w:hRule="exact" w:hSpace="284" w:wrap="around" w:vAnchor="page" w:hAnchor="page" w:x="1645" w:y="2910" w:anchorLock="1"/>
      <w:spacing w:before="57" w:afterLines="5" w:line="280" w:lineRule="exact"/>
      <w:jc w:val="right"/>
    </w:pPr>
    <w:rPr>
      <w:rFonts w:ascii="宋体" w:hAnsi="Times New Roman" w:eastAsia="宋体" w:cs="Times New Roman"/>
      <w:sz w:val="21"/>
      <w:szCs w:val="21"/>
      <w:lang w:val="en-US" w:eastAsia="zh-CN" w:bidi="ar-SA"/>
    </w:rPr>
  </w:style>
  <w:style w:type="paragraph" w:customStyle="1" w:styleId="136">
    <w:name w:val="封面标准号1"/>
    <w:qFormat/>
    <w:uiPriority w:val="0"/>
    <w:pPr>
      <w:widowControl w:val="0"/>
      <w:kinsoku w:val="0"/>
      <w:overflowPunct w:val="0"/>
      <w:autoSpaceDE w:val="0"/>
      <w:autoSpaceDN w:val="0"/>
      <w:spacing w:before="308" w:afterLines="5"/>
      <w:jc w:val="right"/>
      <w:textAlignment w:val="center"/>
    </w:pPr>
    <w:rPr>
      <w:rFonts w:ascii="Times New Roman" w:hAnsi="Times New Roman" w:eastAsia="宋体" w:cs="Times New Roman"/>
      <w:sz w:val="28"/>
      <w:lang w:val="en-US" w:eastAsia="zh-CN" w:bidi="ar-SA"/>
    </w:rPr>
  </w:style>
  <w:style w:type="paragraph" w:customStyle="1" w:styleId="137">
    <w:name w:val="封面标准名称"/>
    <w:qFormat/>
    <w:uiPriority w:val="0"/>
    <w:pPr>
      <w:framePr w:w="9639" w:h="6917" w:hRule="exact" w:wrap="around" w:vAnchor="page" w:hAnchor="page" w:xAlign="center" w:y="6408" w:anchorLock="1"/>
      <w:widowControl w:val="0"/>
      <w:spacing w:before="53" w:afterLines="5" w:line="680" w:lineRule="exact"/>
      <w:jc w:val="center"/>
      <w:textAlignment w:val="center"/>
    </w:pPr>
    <w:rPr>
      <w:rFonts w:ascii="黑体" w:hAnsi="Times New Roman" w:eastAsia="黑体" w:cs="Times New Roman"/>
      <w:sz w:val="52"/>
      <w:lang w:val="en-US" w:eastAsia="zh-CN" w:bidi="ar-SA"/>
    </w:rPr>
  </w:style>
  <w:style w:type="paragraph" w:customStyle="1" w:styleId="138">
    <w:name w:val="封面标准英文名称"/>
    <w:basedOn w:val="137"/>
    <w:qFormat/>
    <w:uiPriority w:val="0"/>
    <w:pPr>
      <w:framePr/>
      <w:spacing w:before="370" w:line="400" w:lineRule="exact"/>
    </w:pPr>
    <w:rPr>
      <w:rFonts w:ascii="Times New Roman"/>
      <w:sz w:val="28"/>
      <w:szCs w:val="28"/>
    </w:rPr>
  </w:style>
  <w:style w:type="paragraph" w:customStyle="1" w:styleId="139">
    <w:name w:val="封面一致性程度标识"/>
    <w:basedOn w:val="138"/>
    <w:qFormat/>
    <w:uiPriority w:val="0"/>
    <w:pPr>
      <w:framePr/>
      <w:spacing w:before="440"/>
    </w:pPr>
    <w:rPr>
      <w:rFonts w:ascii="宋体" w:eastAsia="宋体"/>
    </w:rPr>
  </w:style>
  <w:style w:type="paragraph" w:customStyle="1" w:styleId="140">
    <w:name w:val="封面标准文稿类别"/>
    <w:basedOn w:val="139"/>
    <w:qFormat/>
    <w:uiPriority w:val="0"/>
    <w:pPr>
      <w:framePr/>
      <w:spacing w:after="160" w:line="240" w:lineRule="auto"/>
    </w:pPr>
    <w:rPr>
      <w:sz w:val="24"/>
    </w:rPr>
  </w:style>
  <w:style w:type="paragraph" w:customStyle="1" w:styleId="141">
    <w:name w:val="封面标准文稿编辑信息"/>
    <w:basedOn w:val="140"/>
    <w:qFormat/>
    <w:uiPriority w:val="0"/>
    <w:pPr>
      <w:framePr/>
      <w:spacing w:before="180" w:line="180" w:lineRule="exact"/>
    </w:pPr>
    <w:rPr>
      <w:sz w:val="21"/>
    </w:rPr>
  </w:style>
  <w:style w:type="paragraph" w:customStyle="1" w:styleId="142">
    <w:name w:val="封面正文"/>
    <w:qFormat/>
    <w:uiPriority w:val="0"/>
    <w:pPr>
      <w:spacing w:before="53" w:afterLines="5"/>
      <w:jc w:val="both"/>
    </w:pPr>
    <w:rPr>
      <w:rFonts w:ascii="Times New Roman" w:hAnsi="Times New Roman" w:eastAsia="宋体" w:cs="Times New Roman"/>
      <w:lang w:val="en-US" w:eastAsia="zh-CN" w:bidi="ar-SA"/>
    </w:rPr>
  </w:style>
  <w:style w:type="paragraph" w:customStyle="1" w:styleId="143">
    <w:name w:val="附录标识"/>
    <w:basedOn w:val="1"/>
    <w:next w:val="47"/>
    <w:qFormat/>
    <w:uiPriority w:val="0"/>
    <w:pPr>
      <w:keepNext/>
      <w:widowControl/>
      <w:numPr>
        <w:ilvl w:val="0"/>
        <w:numId w:val="3"/>
      </w:numPr>
      <w:shd w:val="clear" w:color="FFFFFF" w:fill="FFFFFF"/>
      <w:tabs>
        <w:tab w:val="left" w:pos="6405"/>
      </w:tabs>
      <w:spacing w:before="640" w:after="280"/>
      <w:jc w:val="center"/>
      <w:outlineLvl w:val="0"/>
    </w:pPr>
    <w:rPr>
      <w:rFonts w:ascii="黑体" w:eastAsia="黑体"/>
      <w:kern w:val="0"/>
      <w:szCs w:val="20"/>
    </w:rPr>
  </w:style>
  <w:style w:type="paragraph" w:customStyle="1" w:styleId="144">
    <w:name w:val="附录标题"/>
    <w:basedOn w:val="47"/>
    <w:next w:val="47"/>
    <w:qFormat/>
    <w:uiPriority w:val="0"/>
    <w:pPr>
      <w:ind w:firstLine="0" w:firstLineChars="0"/>
      <w:jc w:val="center"/>
    </w:pPr>
    <w:rPr>
      <w:rFonts w:ascii="黑体" w:eastAsia="黑体"/>
    </w:rPr>
  </w:style>
  <w:style w:type="paragraph" w:customStyle="1" w:styleId="145">
    <w:name w:val="附录表标号"/>
    <w:basedOn w:val="1"/>
    <w:next w:val="47"/>
    <w:qFormat/>
    <w:uiPriority w:val="0"/>
    <w:pPr>
      <w:spacing w:line="14" w:lineRule="exact"/>
      <w:ind w:left="811" w:hanging="448"/>
      <w:jc w:val="center"/>
      <w:outlineLvl w:val="0"/>
    </w:pPr>
    <w:rPr>
      <w:color w:val="FFFFFF"/>
    </w:rPr>
  </w:style>
  <w:style w:type="paragraph" w:customStyle="1" w:styleId="146">
    <w:name w:val="附录表标题"/>
    <w:basedOn w:val="1"/>
    <w:next w:val="47"/>
    <w:qFormat/>
    <w:uiPriority w:val="0"/>
    <w:pPr>
      <w:tabs>
        <w:tab w:val="left" w:pos="180"/>
      </w:tabs>
      <w:spacing w:beforeLines="50" w:afterLines="50"/>
      <w:jc w:val="center"/>
    </w:pPr>
    <w:rPr>
      <w:rFonts w:ascii="黑体" w:eastAsia="黑体"/>
      <w:szCs w:val="21"/>
    </w:rPr>
  </w:style>
  <w:style w:type="paragraph" w:customStyle="1" w:styleId="147">
    <w:name w:val="附录二级条标题"/>
    <w:basedOn w:val="1"/>
    <w:next w:val="47"/>
    <w:qFormat/>
    <w:uiPriority w:val="0"/>
    <w:pPr>
      <w:widowControl/>
      <w:numPr>
        <w:ilvl w:val="3"/>
        <w:numId w:val="3"/>
      </w:numPr>
      <w:wordWrap w:val="0"/>
      <w:overflowPunct w:val="0"/>
      <w:autoSpaceDE w:val="0"/>
      <w:autoSpaceDN w:val="0"/>
      <w:spacing w:beforeLines="50" w:afterLines="50"/>
      <w:textAlignment w:val="baseline"/>
      <w:outlineLvl w:val="3"/>
    </w:pPr>
    <w:rPr>
      <w:rFonts w:ascii="黑体" w:eastAsia="黑体"/>
      <w:kern w:val="21"/>
      <w:szCs w:val="20"/>
    </w:rPr>
  </w:style>
  <w:style w:type="paragraph" w:customStyle="1" w:styleId="148">
    <w:name w:val="附录二级无"/>
    <w:basedOn w:val="147"/>
    <w:qFormat/>
    <w:uiPriority w:val="0"/>
    <w:pPr>
      <w:spacing w:beforeLines="0" w:afterLines="0"/>
    </w:pPr>
    <w:rPr>
      <w:rFonts w:ascii="宋体" w:eastAsia="宋体"/>
      <w:szCs w:val="21"/>
    </w:rPr>
  </w:style>
  <w:style w:type="paragraph" w:customStyle="1" w:styleId="149">
    <w:name w:val="附录公式"/>
    <w:basedOn w:val="47"/>
    <w:next w:val="47"/>
    <w:link w:val="150"/>
    <w:qFormat/>
    <w:uiPriority w:val="0"/>
  </w:style>
  <w:style w:type="character" w:customStyle="1" w:styleId="150">
    <w:name w:val="附录公式 Char"/>
    <w:basedOn w:val="95"/>
    <w:link w:val="149"/>
    <w:qFormat/>
    <w:uiPriority w:val="0"/>
    <w:rPr>
      <w:rFonts w:ascii="宋体"/>
      <w:sz w:val="21"/>
      <w:lang w:val="en-US" w:eastAsia="zh-CN" w:bidi="ar-SA"/>
    </w:rPr>
  </w:style>
  <w:style w:type="paragraph" w:customStyle="1" w:styleId="151">
    <w:name w:val="附录公式编号制表符"/>
    <w:basedOn w:val="1"/>
    <w:next w:val="47"/>
    <w:qFormat/>
    <w:uiPriority w:val="0"/>
    <w:pPr>
      <w:widowControl/>
      <w:tabs>
        <w:tab w:val="center" w:pos="4201"/>
        <w:tab w:val="right" w:leader="dot" w:pos="9298"/>
      </w:tabs>
      <w:autoSpaceDE w:val="0"/>
      <w:autoSpaceDN w:val="0"/>
    </w:pPr>
    <w:rPr>
      <w:rFonts w:ascii="宋体"/>
      <w:kern w:val="0"/>
      <w:szCs w:val="20"/>
    </w:rPr>
  </w:style>
  <w:style w:type="paragraph" w:customStyle="1" w:styleId="152">
    <w:name w:val="附录三级条标题"/>
    <w:basedOn w:val="147"/>
    <w:next w:val="47"/>
    <w:qFormat/>
    <w:uiPriority w:val="0"/>
    <w:pPr>
      <w:numPr>
        <w:ilvl w:val="4"/>
      </w:numPr>
      <w:outlineLvl w:val="4"/>
    </w:pPr>
  </w:style>
  <w:style w:type="paragraph" w:customStyle="1" w:styleId="153">
    <w:name w:val="附录三级无"/>
    <w:basedOn w:val="152"/>
    <w:qFormat/>
    <w:uiPriority w:val="0"/>
    <w:pPr>
      <w:spacing w:beforeLines="0" w:afterLines="0"/>
    </w:pPr>
    <w:rPr>
      <w:rFonts w:ascii="宋体" w:eastAsia="宋体"/>
      <w:szCs w:val="21"/>
    </w:rPr>
  </w:style>
  <w:style w:type="paragraph" w:customStyle="1" w:styleId="154">
    <w:name w:val="附录数字编号列项（二级）"/>
    <w:qFormat/>
    <w:uiPriority w:val="0"/>
    <w:pPr>
      <w:tabs>
        <w:tab w:val="left" w:pos="840"/>
      </w:tabs>
      <w:spacing w:before="53" w:afterLines="5"/>
      <w:ind w:left="839" w:hanging="419"/>
    </w:pPr>
    <w:rPr>
      <w:rFonts w:ascii="宋体" w:hAnsi="Times New Roman" w:eastAsia="宋体" w:cs="Times New Roman"/>
      <w:sz w:val="21"/>
      <w:lang w:val="en-US" w:eastAsia="zh-CN" w:bidi="ar-SA"/>
    </w:rPr>
  </w:style>
  <w:style w:type="paragraph" w:customStyle="1" w:styleId="155">
    <w:name w:val="附录四级条标题"/>
    <w:basedOn w:val="152"/>
    <w:next w:val="47"/>
    <w:qFormat/>
    <w:uiPriority w:val="0"/>
    <w:pPr>
      <w:numPr>
        <w:ilvl w:val="5"/>
      </w:numPr>
      <w:tabs>
        <w:tab w:val="left" w:pos="360"/>
      </w:tabs>
      <w:outlineLvl w:val="5"/>
    </w:pPr>
  </w:style>
  <w:style w:type="paragraph" w:customStyle="1" w:styleId="156">
    <w:name w:val="附录四级无"/>
    <w:basedOn w:val="155"/>
    <w:qFormat/>
    <w:uiPriority w:val="0"/>
    <w:pPr>
      <w:tabs>
        <w:tab w:val="clear" w:pos="360"/>
      </w:tabs>
      <w:spacing w:beforeLines="0" w:afterLines="0"/>
    </w:pPr>
    <w:rPr>
      <w:rFonts w:ascii="宋体" w:eastAsia="宋体"/>
      <w:szCs w:val="21"/>
    </w:rPr>
  </w:style>
  <w:style w:type="paragraph" w:customStyle="1" w:styleId="157">
    <w:name w:val="附录图标号"/>
    <w:basedOn w:val="1"/>
    <w:qFormat/>
    <w:uiPriority w:val="0"/>
    <w:pPr>
      <w:keepNext/>
      <w:pageBreakBefore/>
      <w:widowControl/>
      <w:spacing w:line="14" w:lineRule="exact"/>
      <w:ind w:firstLine="363"/>
      <w:jc w:val="center"/>
      <w:outlineLvl w:val="0"/>
    </w:pPr>
    <w:rPr>
      <w:color w:val="FFFFFF"/>
    </w:rPr>
  </w:style>
  <w:style w:type="paragraph" w:customStyle="1" w:styleId="158">
    <w:name w:val="附录图标题"/>
    <w:basedOn w:val="1"/>
    <w:next w:val="47"/>
    <w:qFormat/>
    <w:uiPriority w:val="0"/>
    <w:pPr>
      <w:tabs>
        <w:tab w:val="left" w:pos="363"/>
      </w:tabs>
      <w:spacing w:beforeLines="50" w:afterLines="50"/>
      <w:jc w:val="center"/>
    </w:pPr>
    <w:rPr>
      <w:rFonts w:ascii="黑体" w:eastAsia="黑体"/>
      <w:szCs w:val="21"/>
    </w:rPr>
  </w:style>
  <w:style w:type="paragraph" w:customStyle="1" w:styleId="159">
    <w:name w:val="附录五级条标题"/>
    <w:basedOn w:val="155"/>
    <w:next w:val="47"/>
    <w:qFormat/>
    <w:uiPriority w:val="0"/>
    <w:pPr>
      <w:numPr>
        <w:ilvl w:val="6"/>
      </w:numPr>
      <w:outlineLvl w:val="6"/>
    </w:pPr>
  </w:style>
  <w:style w:type="paragraph" w:customStyle="1" w:styleId="160">
    <w:name w:val="附录五级无"/>
    <w:basedOn w:val="159"/>
    <w:qFormat/>
    <w:uiPriority w:val="0"/>
    <w:pPr>
      <w:tabs>
        <w:tab w:val="clear" w:pos="360"/>
      </w:tabs>
      <w:spacing w:beforeLines="0" w:afterLines="0"/>
    </w:pPr>
    <w:rPr>
      <w:rFonts w:ascii="宋体" w:eastAsia="宋体"/>
      <w:szCs w:val="21"/>
    </w:rPr>
  </w:style>
  <w:style w:type="paragraph" w:customStyle="1" w:styleId="161">
    <w:name w:val="附录章标题"/>
    <w:next w:val="47"/>
    <w:qFormat/>
    <w:uiPriority w:val="0"/>
    <w:pPr>
      <w:numPr>
        <w:ilvl w:val="1"/>
        <w:numId w:val="3"/>
      </w:numPr>
      <w:wordWrap w:val="0"/>
      <w:overflowPunct w:val="0"/>
      <w:autoSpaceDE w:val="0"/>
      <w:spacing w:beforeLines="100" w:afterLines="100"/>
      <w:jc w:val="both"/>
      <w:textAlignment w:val="baseline"/>
      <w:outlineLvl w:val="1"/>
    </w:pPr>
    <w:rPr>
      <w:rFonts w:ascii="黑体" w:hAnsi="Times New Roman" w:eastAsia="黑体" w:cs="Times New Roman"/>
      <w:kern w:val="21"/>
      <w:sz w:val="21"/>
      <w:lang w:val="en-US" w:eastAsia="zh-CN" w:bidi="ar-SA"/>
    </w:rPr>
  </w:style>
  <w:style w:type="paragraph" w:customStyle="1" w:styleId="162">
    <w:name w:val="附录一级条标题"/>
    <w:basedOn w:val="161"/>
    <w:next w:val="47"/>
    <w:qFormat/>
    <w:uiPriority w:val="0"/>
    <w:pPr>
      <w:numPr>
        <w:ilvl w:val="2"/>
      </w:numPr>
      <w:autoSpaceDN w:val="0"/>
      <w:spacing w:beforeLines="50" w:afterLines="50"/>
      <w:outlineLvl w:val="2"/>
    </w:pPr>
  </w:style>
  <w:style w:type="paragraph" w:customStyle="1" w:styleId="163">
    <w:name w:val="附录一级无"/>
    <w:basedOn w:val="162"/>
    <w:qFormat/>
    <w:uiPriority w:val="0"/>
    <w:pPr>
      <w:spacing w:beforeLines="0" w:afterLines="0"/>
    </w:pPr>
    <w:rPr>
      <w:rFonts w:ascii="宋体" w:eastAsia="宋体"/>
      <w:szCs w:val="21"/>
    </w:rPr>
  </w:style>
  <w:style w:type="paragraph" w:customStyle="1" w:styleId="164">
    <w:name w:val="附录字母编号列项（一级）"/>
    <w:qFormat/>
    <w:uiPriority w:val="0"/>
    <w:pPr>
      <w:tabs>
        <w:tab w:val="left" w:pos="839"/>
      </w:tabs>
      <w:spacing w:before="53" w:afterLines="5"/>
      <w:ind w:left="839" w:hanging="419"/>
    </w:pPr>
    <w:rPr>
      <w:rFonts w:ascii="宋体" w:hAnsi="Times New Roman" w:eastAsia="宋体" w:cs="Times New Roman"/>
      <w:sz w:val="21"/>
      <w:lang w:val="en-US" w:eastAsia="zh-CN" w:bidi="ar-SA"/>
    </w:rPr>
  </w:style>
  <w:style w:type="character" w:customStyle="1" w:styleId="165">
    <w:name w:val="脚注文本 字符"/>
    <w:link w:val="50"/>
    <w:qFormat/>
    <w:uiPriority w:val="0"/>
    <w:rPr>
      <w:rFonts w:ascii="宋体"/>
      <w:kern w:val="2"/>
      <w:sz w:val="18"/>
      <w:szCs w:val="18"/>
    </w:rPr>
  </w:style>
  <w:style w:type="paragraph" w:customStyle="1" w:styleId="166">
    <w:name w:val="列项说明"/>
    <w:basedOn w:val="1"/>
    <w:qFormat/>
    <w:uiPriority w:val="0"/>
    <w:pPr>
      <w:adjustRightInd w:val="0"/>
      <w:spacing w:line="320" w:lineRule="exact"/>
      <w:ind w:left="400" w:leftChars="200" w:hanging="200" w:hangingChars="200"/>
      <w:jc w:val="left"/>
      <w:textAlignment w:val="baseline"/>
    </w:pPr>
    <w:rPr>
      <w:rFonts w:ascii="宋体"/>
      <w:kern w:val="0"/>
      <w:szCs w:val="20"/>
    </w:rPr>
  </w:style>
  <w:style w:type="paragraph" w:customStyle="1" w:styleId="167">
    <w:name w:val="列项说明数字编号"/>
    <w:qFormat/>
    <w:uiPriority w:val="0"/>
    <w:pPr>
      <w:spacing w:before="53" w:afterLines="5"/>
      <w:ind w:left="600" w:leftChars="400" w:hanging="200" w:hangingChars="200"/>
    </w:pPr>
    <w:rPr>
      <w:rFonts w:ascii="宋体" w:hAnsi="Times New Roman" w:eastAsia="宋体" w:cs="Times New Roman"/>
      <w:sz w:val="21"/>
      <w:lang w:val="en-US" w:eastAsia="zh-CN" w:bidi="ar-SA"/>
    </w:rPr>
  </w:style>
  <w:style w:type="paragraph" w:customStyle="1" w:styleId="168">
    <w:name w:val="目次、索引正文"/>
    <w:qFormat/>
    <w:uiPriority w:val="0"/>
    <w:pPr>
      <w:spacing w:before="53" w:afterLines="5" w:line="320" w:lineRule="exact"/>
      <w:jc w:val="both"/>
    </w:pPr>
    <w:rPr>
      <w:rFonts w:ascii="宋体" w:hAnsi="Times New Roman" w:eastAsia="宋体" w:cs="Times New Roman"/>
      <w:sz w:val="21"/>
      <w:lang w:val="en-US" w:eastAsia="zh-CN" w:bidi="ar-SA"/>
    </w:rPr>
  </w:style>
  <w:style w:type="paragraph" w:customStyle="1" w:styleId="169">
    <w:name w:val="其他标准标志"/>
    <w:basedOn w:val="125"/>
    <w:qFormat/>
    <w:uiPriority w:val="0"/>
    <w:pPr>
      <w:framePr w:w="6101" w:vAnchor="page" w:hAnchor="page" w:x="4673" w:y="942"/>
    </w:pPr>
    <w:rPr>
      <w:w w:val="130"/>
    </w:rPr>
  </w:style>
  <w:style w:type="paragraph" w:customStyle="1" w:styleId="170">
    <w:name w:val="其他标准称谓"/>
    <w:next w:val="1"/>
    <w:qFormat/>
    <w:uiPriority w:val="0"/>
    <w:pPr>
      <w:framePr w:hSpace="181" w:vSpace="181" w:wrap="around" w:vAnchor="page" w:hAnchor="page" w:x="1419" w:y="2286" w:anchorLock="1"/>
      <w:spacing w:before="53" w:afterLines="5" w:line="0" w:lineRule="atLeast"/>
      <w:jc w:val="distribute"/>
    </w:pPr>
    <w:rPr>
      <w:rFonts w:ascii="黑体" w:hAnsi="宋体" w:eastAsia="黑体" w:cs="Times New Roman"/>
      <w:spacing w:val="-40"/>
      <w:sz w:val="48"/>
      <w:szCs w:val="52"/>
      <w:lang w:val="en-US" w:eastAsia="zh-CN" w:bidi="ar-SA"/>
    </w:rPr>
  </w:style>
  <w:style w:type="paragraph" w:customStyle="1" w:styleId="171">
    <w:name w:val="其他发布部门"/>
    <w:basedOn w:val="133"/>
    <w:qFormat/>
    <w:uiPriority w:val="0"/>
    <w:pPr>
      <w:framePr w:y="15310"/>
      <w:spacing w:line="0" w:lineRule="atLeast"/>
    </w:pPr>
    <w:rPr>
      <w:rFonts w:ascii="黑体" w:eastAsia="黑体"/>
      <w:b w:val="0"/>
    </w:rPr>
  </w:style>
  <w:style w:type="paragraph" w:customStyle="1" w:styleId="172">
    <w:name w:val="前言、引言标题"/>
    <w:next w:val="47"/>
    <w:qFormat/>
    <w:uiPriority w:val="0"/>
    <w:pPr>
      <w:keepNext/>
      <w:pageBreakBefore/>
      <w:shd w:val="clear" w:color="FFFFFF" w:fill="FFFFFF"/>
      <w:spacing w:before="640" w:afterLines="5"/>
      <w:jc w:val="center"/>
      <w:outlineLvl w:val="0"/>
    </w:pPr>
    <w:rPr>
      <w:rFonts w:ascii="黑体" w:hAnsi="Times New Roman" w:eastAsia="黑体" w:cs="Times New Roman"/>
      <w:sz w:val="32"/>
      <w:lang w:val="en-US" w:eastAsia="zh-CN" w:bidi="ar-SA"/>
    </w:rPr>
  </w:style>
  <w:style w:type="paragraph" w:customStyle="1" w:styleId="173">
    <w:name w:val="三级无"/>
    <w:basedOn w:val="108"/>
    <w:qFormat/>
    <w:uiPriority w:val="0"/>
    <w:pPr>
      <w:spacing w:beforeLines="0" w:afterLines="0"/>
    </w:pPr>
    <w:rPr>
      <w:rFonts w:ascii="宋体" w:eastAsia="宋体"/>
    </w:rPr>
  </w:style>
  <w:style w:type="paragraph" w:customStyle="1" w:styleId="174">
    <w:name w:val="实施日期"/>
    <w:basedOn w:val="134"/>
    <w:qFormat/>
    <w:uiPriority w:val="0"/>
    <w:pPr>
      <w:framePr w:vAnchor="page" w:hAnchor="text"/>
      <w:jc w:val="right"/>
    </w:pPr>
  </w:style>
  <w:style w:type="paragraph" w:customStyle="1" w:styleId="175">
    <w:name w:val="示例后文字"/>
    <w:basedOn w:val="47"/>
    <w:next w:val="47"/>
    <w:qFormat/>
    <w:uiPriority w:val="0"/>
    <w:pPr>
      <w:ind w:firstLine="360"/>
    </w:pPr>
    <w:rPr>
      <w:sz w:val="18"/>
    </w:rPr>
  </w:style>
  <w:style w:type="paragraph" w:customStyle="1" w:styleId="176">
    <w:name w:val="首示例"/>
    <w:next w:val="47"/>
    <w:link w:val="177"/>
    <w:qFormat/>
    <w:uiPriority w:val="0"/>
    <w:pPr>
      <w:tabs>
        <w:tab w:val="left" w:pos="360"/>
      </w:tabs>
      <w:spacing w:before="53" w:afterLines="5"/>
    </w:pPr>
    <w:rPr>
      <w:rFonts w:ascii="宋体" w:hAnsi="宋体" w:eastAsia="宋体" w:cs="Times New Roman"/>
      <w:kern w:val="2"/>
      <w:sz w:val="18"/>
      <w:szCs w:val="18"/>
      <w:lang w:val="en-US" w:eastAsia="zh-CN" w:bidi="ar-SA"/>
    </w:rPr>
  </w:style>
  <w:style w:type="character" w:customStyle="1" w:styleId="177">
    <w:name w:val="首示例 Char"/>
    <w:basedOn w:val="69"/>
    <w:link w:val="176"/>
    <w:qFormat/>
    <w:uiPriority w:val="0"/>
    <w:rPr>
      <w:rFonts w:ascii="宋体" w:hAnsi="宋体"/>
      <w:kern w:val="2"/>
      <w:sz w:val="18"/>
      <w:szCs w:val="18"/>
    </w:rPr>
  </w:style>
  <w:style w:type="paragraph" w:customStyle="1" w:styleId="178">
    <w:name w:val="四级无"/>
    <w:basedOn w:val="112"/>
    <w:qFormat/>
    <w:uiPriority w:val="0"/>
    <w:pPr>
      <w:spacing w:beforeLines="0" w:afterLines="0"/>
    </w:pPr>
    <w:rPr>
      <w:rFonts w:ascii="宋体" w:eastAsia="宋体"/>
    </w:rPr>
  </w:style>
  <w:style w:type="paragraph" w:customStyle="1" w:styleId="179">
    <w:name w:val="条文脚注"/>
    <w:basedOn w:val="50"/>
    <w:qFormat/>
    <w:uiPriority w:val="0"/>
    <w:pPr>
      <w:tabs>
        <w:tab w:val="clear" w:pos="0"/>
      </w:tabs>
      <w:ind w:left="0" w:firstLine="0"/>
      <w:jc w:val="both"/>
    </w:pPr>
  </w:style>
  <w:style w:type="paragraph" w:customStyle="1" w:styleId="180">
    <w:name w:val="图标脚注说明"/>
    <w:basedOn w:val="47"/>
    <w:qFormat/>
    <w:uiPriority w:val="0"/>
    <w:pPr>
      <w:ind w:left="840" w:hanging="420" w:firstLineChars="0"/>
    </w:pPr>
    <w:rPr>
      <w:sz w:val="18"/>
      <w:szCs w:val="18"/>
    </w:rPr>
  </w:style>
  <w:style w:type="paragraph" w:customStyle="1" w:styleId="181">
    <w:name w:val="图表脚注说明"/>
    <w:basedOn w:val="1"/>
    <w:qFormat/>
    <w:uiPriority w:val="0"/>
    <w:pPr>
      <w:ind w:left="544" w:hanging="181"/>
    </w:pPr>
    <w:rPr>
      <w:rFonts w:ascii="宋体"/>
      <w:sz w:val="18"/>
      <w:szCs w:val="18"/>
    </w:rPr>
  </w:style>
  <w:style w:type="paragraph" w:customStyle="1" w:styleId="182">
    <w:name w:val="图的脚注"/>
    <w:next w:val="47"/>
    <w:qFormat/>
    <w:uiPriority w:val="0"/>
    <w:pPr>
      <w:widowControl w:val="0"/>
      <w:spacing w:before="53" w:afterLines="5"/>
      <w:ind w:left="840" w:leftChars="200" w:hanging="420" w:hangingChars="200"/>
      <w:jc w:val="both"/>
    </w:pPr>
    <w:rPr>
      <w:rFonts w:ascii="宋体" w:hAnsi="Times New Roman" w:eastAsia="宋体" w:cs="Times New Roman"/>
      <w:sz w:val="18"/>
      <w:lang w:val="en-US" w:eastAsia="zh-CN" w:bidi="ar-SA"/>
    </w:rPr>
  </w:style>
  <w:style w:type="character" w:customStyle="1" w:styleId="183">
    <w:name w:val="尾注文本 字符"/>
    <w:link w:val="39"/>
    <w:qFormat/>
    <w:uiPriority w:val="0"/>
    <w:rPr>
      <w:kern w:val="2"/>
      <w:sz w:val="21"/>
      <w:szCs w:val="24"/>
    </w:rPr>
  </w:style>
  <w:style w:type="character" w:customStyle="1" w:styleId="184">
    <w:name w:val="文档结构图 字符"/>
    <w:link w:val="22"/>
    <w:qFormat/>
    <w:uiPriority w:val="99"/>
    <w:rPr>
      <w:kern w:val="2"/>
      <w:sz w:val="21"/>
      <w:szCs w:val="24"/>
      <w:shd w:val="clear" w:color="auto" w:fill="000080"/>
    </w:rPr>
  </w:style>
  <w:style w:type="paragraph" w:customStyle="1" w:styleId="185">
    <w:name w:val="文献分类号"/>
    <w:qFormat/>
    <w:uiPriority w:val="0"/>
    <w:pPr>
      <w:framePr w:hSpace="180" w:vSpace="180" w:wrap="around" w:vAnchor="margin" w:hAnchor="margin" w:y="1" w:anchorLock="1"/>
      <w:widowControl w:val="0"/>
      <w:spacing w:before="53" w:afterLines="5"/>
      <w:textAlignment w:val="center"/>
    </w:pPr>
    <w:rPr>
      <w:rFonts w:ascii="黑体" w:hAnsi="Times New Roman" w:eastAsia="黑体" w:cs="Times New Roman"/>
      <w:sz w:val="21"/>
      <w:szCs w:val="21"/>
      <w:lang w:val="en-US" w:eastAsia="zh-CN" w:bidi="ar-SA"/>
    </w:rPr>
  </w:style>
  <w:style w:type="paragraph" w:customStyle="1" w:styleId="186">
    <w:name w:val="五级无"/>
    <w:basedOn w:val="113"/>
    <w:qFormat/>
    <w:uiPriority w:val="0"/>
    <w:pPr>
      <w:spacing w:beforeLines="0" w:afterLines="0"/>
    </w:pPr>
    <w:rPr>
      <w:rFonts w:ascii="宋体" w:eastAsia="宋体"/>
    </w:rPr>
  </w:style>
  <w:style w:type="paragraph" w:customStyle="1" w:styleId="187">
    <w:name w:val="一级无"/>
    <w:basedOn w:val="96"/>
    <w:qFormat/>
    <w:uiPriority w:val="0"/>
    <w:pPr>
      <w:spacing w:beforeLines="0" w:afterLines="0"/>
    </w:pPr>
    <w:rPr>
      <w:rFonts w:ascii="宋体" w:eastAsia="宋体"/>
    </w:rPr>
  </w:style>
  <w:style w:type="paragraph" w:customStyle="1" w:styleId="188">
    <w:name w:val="正文表标题"/>
    <w:next w:val="47"/>
    <w:qFormat/>
    <w:uiPriority w:val="0"/>
    <w:pPr>
      <w:spacing w:beforeLines="50" w:afterLines="50"/>
      <w:jc w:val="center"/>
    </w:pPr>
    <w:rPr>
      <w:rFonts w:ascii="黑体" w:hAnsi="Times New Roman" w:eastAsia="黑体" w:cs="Times New Roman"/>
      <w:sz w:val="21"/>
      <w:lang w:val="en-US" w:eastAsia="zh-CN" w:bidi="ar-SA"/>
    </w:rPr>
  </w:style>
  <w:style w:type="paragraph" w:customStyle="1" w:styleId="189">
    <w:name w:val="正文公式编号制表符"/>
    <w:basedOn w:val="47"/>
    <w:next w:val="47"/>
    <w:qFormat/>
    <w:uiPriority w:val="0"/>
    <w:pPr>
      <w:ind w:firstLine="0" w:firstLineChars="0"/>
    </w:pPr>
  </w:style>
  <w:style w:type="paragraph" w:customStyle="1" w:styleId="190">
    <w:name w:val="正文图标题"/>
    <w:next w:val="47"/>
    <w:qFormat/>
    <w:uiPriority w:val="0"/>
    <w:pPr>
      <w:spacing w:beforeLines="50" w:afterLines="50"/>
      <w:jc w:val="center"/>
    </w:pPr>
    <w:rPr>
      <w:rFonts w:ascii="黑体" w:hAnsi="Times New Roman" w:eastAsia="黑体" w:cs="Times New Roman"/>
      <w:sz w:val="21"/>
      <w:lang w:val="en-US" w:eastAsia="zh-CN" w:bidi="ar-SA"/>
    </w:rPr>
  </w:style>
  <w:style w:type="paragraph" w:customStyle="1" w:styleId="191">
    <w:name w:val="终结线"/>
    <w:basedOn w:val="1"/>
    <w:qFormat/>
    <w:uiPriority w:val="0"/>
    <w:pPr>
      <w:framePr w:hSpace="181" w:vSpace="181" w:wrap="around" w:vAnchor="text" w:hAnchor="margin" w:xAlign="center" w:y="285"/>
    </w:pPr>
  </w:style>
  <w:style w:type="paragraph" w:customStyle="1" w:styleId="192">
    <w:name w:val="其他发布日期"/>
    <w:basedOn w:val="134"/>
    <w:qFormat/>
    <w:uiPriority w:val="0"/>
    <w:pPr>
      <w:framePr w:vAnchor="page" w:hAnchor="text" w:x="1419"/>
    </w:pPr>
  </w:style>
  <w:style w:type="paragraph" w:customStyle="1" w:styleId="193">
    <w:name w:val="其他实施日期"/>
    <w:basedOn w:val="174"/>
    <w:qFormat/>
    <w:uiPriority w:val="0"/>
    <w:pPr>
      <w:framePr/>
    </w:pPr>
  </w:style>
  <w:style w:type="paragraph" w:customStyle="1" w:styleId="194">
    <w:name w:val="封面标准名称2"/>
    <w:basedOn w:val="137"/>
    <w:qFormat/>
    <w:uiPriority w:val="0"/>
    <w:pPr>
      <w:framePr w:y="4469"/>
      <w:spacing w:beforeLines="630"/>
    </w:pPr>
  </w:style>
  <w:style w:type="paragraph" w:customStyle="1" w:styleId="195">
    <w:name w:val="封面标准英文名称2"/>
    <w:basedOn w:val="138"/>
    <w:qFormat/>
    <w:uiPriority w:val="0"/>
    <w:pPr>
      <w:framePr w:y="4469"/>
    </w:pPr>
  </w:style>
  <w:style w:type="paragraph" w:customStyle="1" w:styleId="196">
    <w:name w:val="封面一致性程度标识2"/>
    <w:basedOn w:val="139"/>
    <w:qFormat/>
    <w:uiPriority w:val="0"/>
    <w:pPr>
      <w:framePr w:y="4469"/>
    </w:pPr>
  </w:style>
  <w:style w:type="paragraph" w:customStyle="1" w:styleId="197">
    <w:name w:val="封面标准文稿类别2"/>
    <w:basedOn w:val="140"/>
    <w:qFormat/>
    <w:uiPriority w:val="0"/>
    <w:pPr>
      <w:framePr w:y="4469"/>
    </w:pPr>
  </w:style>
  <w:style w:type="paragraph" w:customStyle="1" w:styleId="198">
    <w:name w:val="封面标准文稿编辑信息2"/>
    <w:basedOn w:val="141"/>
    <w:qFormat/>
    <w:uiPriority w:val="0"/>
    <w:pPr>
      <w:framePr w:y="4469"/>
    </w:pPr>
  </w:style>
  <w:style w:type="paragraph" w:customStyle="1" w:styleId="199">
    <w:name w:val="Default"/>
    <w:qFormat/>
    <w:uiPriority w:val="0"/>
    <w:pPr>
      <w:widowControl w:val="0"/>
      <w:autoSpaceDE w:val="0"/>
      <w:autoSpaceDN w:val="0"/>
      <w:adjustRightInd w:val="0"/>
      <w:spacing w:before="53" w:afterLines="5"/>
    </w:pPr>
    <w:rPr>
      <w:rFonts w:ascii="Arial" w:hAnsi="Arial" w:eastAsia="宋体" w:cs="Times New Roman"/>
      <w:color w:val="000000"/>
      <w:sz w:val="24"/>
      <w:szCs w:val="24"/>
      <w:lang w:val="en-US" w:eastAsia="zh-CN" w:bidi="ar-SA"/>
    </w:rPr>
  </w:style>
  <w:style w:type="paragraph" w:customStyle="1" w:styleId="200">
    <w:name w:val="Char Char Char Char Char Char Char Char Char Char Char Char1 Char Char Char"/>
    <w:basedOn w:val="1"/>
    <w:qFormat/>
    <w:uiPriority w:val="0"/>
    <w:rPr>
      <w:rFonts w:ascii="Tahoma" w:hAnsi="Tahoma"/>
      <w:sz w:val="24"/>
      <w:szCs w:val="20"/>
    </w:rPr>
  </w:style>
  <w:style w:type="character" w:customStyle="1" w:styleId="201">
    <w:name w:val="正文缩进 字符"/>
    <w:basedOn w:val="69"/>
    <w:link w:val="18"/>
    <w:qFormat/>
    <w:uiPriority w:val="0"/>
    <w:rPr>
      <w:rFonts w:ascii="Arial" w:hAnsi="Arial"/>
      <w:sz w:val="21"/>
      <w:szCs w:val="24"/>
    </w:rPr>
  </w:style>
  <w:style w:type="paragraph" w:customStyle="1" w:styleId="202">
    <w:name w:val="普通文字"/>
    <w:basedOn w:val="199"/>
    <w:next w:val="199"/>
    <w:qFormat/>
    <w:uiPriority w:val="0"/>
    <w:rPr>
      <w:rFonts w:ascii="..ì." w:hAnsi="Times New Roman" w:eastAsia="..ì."/>
      <w:color w:val="auto"/>
    </w:rPr>
  </w:style>
  <w:style w:type="paragraph" w:customStyle="1" w:styleId="203">
    <w:name w:val="正文1"/>
    <w:basedOn w:val="1"/>
    <w:qFormat/>
    <w:uiPriority w:val="0"/>
    <w:pPr>
      <w:ind w:firstLine="540" w:firstLineChars="257"/>
    </w:pPr>
    <w:rPr>
      <w:rFonts w:cs="宋体"/>
      <w:szCs w:val="20"/>
    </w:rPr>
  </w:style>
  <w:style w:type="paragraph" w:customStyle="1" w:styleId="204">
    <w:name w:val="样式 样式 样式 段 + 首行缩进:  0.74 厘米 + 首行缩进:  2 字符 + 首行缩进:  2 字符"/>
    <w:basedOn w:val="1"/>
    <w:qFormat/>
    <w:uiPriority w:val="0"/>
    <w:pPr>
      <w:autoSpaceDE w:val="0"/>
      <w:autoSpaceDN w:val="0"/>
      <w:adjustRightInd w:val="0"/>
      <w:spacing w:line="360" w:lineRule="auto"/>
      <w:ind w:firstLine="200" w:firstLineChars="200"/>
    </w:pPr>
    <w:rPr>
      <w:rFonts w:ascii="宋体" w:cs="宋体"/>
      <w:kern w:val="0"/>
      <w:szCs w:val="20"/>
    </w:rPr>
  </w:style>
  <w:style w:type="paragraph" w:customStyle="1" w:styleId="205">
    <w:name w:val="二级无标题条"/>
    <w:basedOn w:val="1"/>
    <w:qFormat/>
    <w:uiPriority w:val="0"/>
    <w:pPr>
      <w:numPr>
        <w:ilvl w:val="3"/>
        <w:numId w:val="4"/>
      </w:numPr>
    </w:pPr>
  </w:style>
  <w:style w:type="paragraph" w:customStyle="1" w:styleId="206">
    <w:name w:val="三级无标题条"/>
    <w:basedOn w:val="1"/>
    <w:qFormat/>
    <w:uiPriority w:val="0"/>
    <w:pPr>
      <w:numPr>
        <w:ilvl w:val="4"/>
        <w:numId w:val="4"/>
      </w:numPr>
    </w:pPr>
  </w:style>
  <w:style w:type="paragraph" w:customStyle="1" w:styleId="207">
    <w:name w:val="四级无标题条"/>
    <w:basedOn w:val="1"/>
    <w:qFormat/>
    <w:uiPriority w:val="0"/>
    <w:pPr>
      <w:numPr>
        <w:ilvl w:val="5"/>
        <w:numId w:val="4"/>
      </w:numPr>
    </w:pPr>
  </w:style>
  <w:style w:type="paragraph" w:customStyle="1" w:styleId="208">
    <w:name w:val="五级无标题条"/>
    <w:basedOn w:val="1"/>
    <w:qFormat/>
    <w:uiPriority w:val="0"/>
    <w:pPr>
      <w:numPr>
        <w:ilvl w:val="6"/>
        <w:numId w:val="4"/>
      </w:numPr>
    </w:pPr>
  </w:style>
  <w:style w:type="paragraph" w:customStyle="1" w:styleId="209">
    <w:name w:val="一级无标题条"/>
    <w:basedOn w:val="1"/>
    <w:qFormat/>
    <w:uiPriority w:val="0"/>
    <w:pPr>
      <w:numPr>
        <w:ilvl w:val="2"/>
        <w:numId w:val="4"/>
      </w:numPr>
    </w:pPr>
  </w:style>
  <w:style w:type="character" w:customStyle="1" w:styleId="210">
    <w:name w:val="f1411"/>
    <w:basedOn w:val="69"/>
    <w:qFormat/>
    <w:uiPriority w:val="0"/>
    <w:rPr>
      <w:rFonts w:hint="default" w:ascii="arial,sans-serif" w:hAnsi="arial,sans-serif"/>
      <w:color w:val="444444"/>
      <w:sz w:val="21"/>
      <w:szCs w:val="21"/>
    </w:rPr>
  </w:style>
  <w:style w:type="paragraph" w:customStyle="1" w:styleId="211">
    <w:name w:val="Table Text"/>
    <w:basedOn w:val="199"/>
    <w:next w:val="199"/>
    <w:qFormat/>
    <w:uiPriority w:val="0"/>
    <w:pPr>
      <w:spacing w:before="40" w:after="40"/>
    </w:pPr>
    <w:rPr>
      <w:color w:val="auto"/>
    </w:rPr>
  </w:style>
  <w:style w:type="character" w:customStyle="1" w:styleId="212">
    <w:name w:val="批注框文本 字符"/>
    <w:basedOn w:val="69"/>
    <w:link w:val="40"/>
    <w:qFormat/>
    <w:uiPriority w:val="99"/>
    <w:rPr>
      <w:kern w:val="2"/>
      <w:sz w:val="18"/>
      <w:szCs w:val="18"/>
    </w:rPr>
  </w:style>
  <w:style w:type="paragraph" w:customStyle="1" w:styleId="213">
    <w:name w:val="Char Char Char Char Char Char Char Char Char Char Char Char1 Char Char Char Char Char2 Char Char Char1 Char"/>
    <w:basedOn w:val="1"/>
    <w:qFormat/>
    <w:uiPriority w:val="0"/>
    <w:rPr>
      <w:rFonts w:ascii="Tahoma" w:hAnsi="Tahoma"/>
      <w:sz w:val="24"/>
      <w:szCs w:val="20"/>
    </w:rPr>
  </w:style>
  <w:style w:type="character" w:customStyle="1" w:styleId="214">
    <w:name w:val="正文文本 字符"/>
    <w:basedOn w:val="69"/>
    <w:link w:val="26"/>
    <w:qFormat/>
    <w:uiPriority w:val="0"/>
    <w:rPr>
      <w:kern w:val="2"/>
      <w:sz w:val="21"/>
      <w:szCs w:val="24"/>
    </w:rPr>
  </w:style>
  <w:style w:type="paragraph" w:customStyle="1" w:styleId="215">
    <w:name w:val="Header Base"/>
    <w:basedOn w:val="1"/>
    <w:qFormat/>
    <w:uiPriority w:val="0"/>
    <w:pPr>
      <w:keepLines/>
      <w:widowControl/>
      <w:tabs>
        <w:tab w:val="center" w:pos="4320"/>
        <w:tab w:val="right" w:pos="8640"/>
      </w:tabs>
      <w:spacing w:line="190" w:lineRule="atLeast"/>
      <w:jc w:val="left"/>
    </w:pPr>
    <w:rPr>
      <w:caps/>
      <w:kern w:val="0"/>
      <w:sz w:val="15"/>
      <w:szCs w:val="20"/>
      <w:lang w:eastAsia="en-US"/>
    </w:rPr>
  </w:style>
  <w:style w:type="character" w:customStyle="1" w:styleId="216">
    <w:name w:val="副标题 Char"/>
    <w:basedOn w:val="69"/>
    <w:qFormat/>
    <w:uiPriority w:val="0"/>
    <w:rPr>
      <w:rFonts w:ascii="Arial" w:hAnsi="Arial" w:eastAsia="宋体"/>
      <w:spacing w:val="-16"/>
      <w:kern w:val="28"/>
      <w:sz w:val="32"/>
      <w:lang w:val="en-US" w:eastAsia="en-US" w:bidi="ar-SA"/>
    </w:rPr>
  </w:style>
  <w:style w:type="character" w:customStyle="1" w:styleId="217">
    <w:name w:val="副标题 字符"/>
    <w:basedOn w:val="69"/>
    <w:link w:val="48"/>
    <w:qFormat/>
    <w:uiPriority w:val="0"/>
    <w:rPr>
      <w:rFonts w:ascii="Arial" w:hAnsi="Arial"/>
      <w:spacing w:val="-16"/>
      <w:kern w:val="28"/>
      <w:sz w:val="32"/>
      <w:lang w:eastAsia="en-US"/>
    </w:rPr>
  </w:style>
  <w:style w:type="paragraph" w:customStyle="1" w:styleId="218">
    <w:name w:val="1"/>
    <w:qFormat/>
    <w:uiPriority w:val="0"/>
    <w:pPr>
      <w:widowControl w:val="0"/>
      <w:autoSpaceDE w:val="0"/>
      <w:autoSpaceDN w:val="0"/>
      <w:adjustRightInd w:val="0"/>
      <w:spacing w:before="53" w:afterLines="5"/>
    </w:pPr>
    <w:rPr>
      <w:rFonts w:ascii="Arial" w:hAnsi="Arial" w:eastAsia="宋体" w:cs="Times New Roman"/>
      <w:color w:val="000000"/>
      <w:sz w:val="24"/>
      <w:szCs w:val="24"/>
      <w:lang w:val="en-US" w:eastAsia="zh-CN" w:bidi="ar-SA"/>
    </w:rPr>
  </w:style>
  <w:style w:type="character" w:customStyle="1" w:styleId="219">
    <w:name w:val="标题 字符"/>
    <w:basedOn w:val="69"/>
    <w:link w:val="62"/>
    <w:qFormat/>
    <w:uiPriority w:val="0"/>
    <w:rPr>
      <w:rFonts w:ascii="Cambria" w:hAnsi="Cambria" w:cs="Times New Roman"/>
      <w:b/>
      <w:bCs/>
      <w:kern w:val="2"/>
      <w:sz w:val="32"/>
      <w:szCs w:val="32"/>
    </w:rPr>
  </w:style>
  <w:style w:type="paragraph" w:customStyle="1" w:styleId="220">
    <w:name w:val="a0"/>
    <w:basedOn w:val="1"/>
    <w:qFormat/>
    <w:uiPriority w:val="0"/>
    <w:pPr>
      <w:widowControl/>
      <w:spacing w:before="100" w:beforeAutospacing="1" w:after="100" w:afterAutospacing="1"/>
      <w:jc w:val="left"/>
    </w:pPr>
    <w:rPr>
      <w:rFonts w:ascii="宋体" w:hAnsi="宋体" w:cs="宋体"/>
      <w:kern w:val="0"/>
      <w:sz w:val="24"/>
    </w:rPr>
  </w:style>
  <w:style w:type="paragraph" w:customStyle="1" w:styleId="221">
    <w:name w:val="tabletext"/>
    <w:basedOn w:val="1"/>
    <w:qFormat/>
    <w:uiPriority w:val="0"/>
    <w:pPr>
      <w:widowControl/>
      <w:spacing w:before="100" w:beforeAutospacing="1" w:after="100" w:afterAutospacing="1"/>
      <w:jc w:val="left"/>
    </w:pPr>
    <w:rPr>
      <w:rFonts w:ascii="宋体" w:hAnsi="宋体" w:cs="宋体"/>
      <w:kern w:val="0"/>
      <w:sz w:val="24"/>
    </w:rPr>
  </w:style>
  <w:style w:type="paragraph" w:customStyle="1" w:styleId="222">
    <w:name w:val="default"/>
    <w:basedOn w:val="1"/>
    <w:qFormat/>
    <w:uiPriority w:val="0"/>
    <w:pPr>
      <w:widowControl/>
      <w:jc w:val="left"/>
    </w:pPr>
    <w:rPr>
      <w:rFonts w:ascii="Arial" w:hAnsi="Arial" w:cs="Arial"/>
      <w:color w:val="000000"/>
      <w:kern w:val="0"/>
      <w:sz w:val="24"/>
    </w:rPr>
  </w:style>
  <w:style w:type="character" w:customStyle="1" w:styleId="223">
    <w:name w:val="批注文字 字符"/>
    <w:basedOn w:val="69"/>
    <w:link w:val="24"/>
    <w:qFormat/>
    <w:uiPriority w:val="99"/>
    <w:rPr>
      <w:kern w:val="2"/>
      <w:sz w:val="21"/>
      <w:szCs w:val="24"/>
    </w:rPr>
  </w:style>
  <w:style w:type="character" w:customStyle="1" w:styleId="224">
    <w:name w:val="批注主题 字符"/>
    <w:basedOn w:val="223"/>
    <w:link w:val="63"/>
    <w:qFormat/>
    <w:uiPriority w:val="99"/>
    <w:rPr>
      <w:b/>
      <w:bCs/>
      <w:kern w:val="2"/>
      <w:sz w:val="21"/>
      <w:szCs w:val="24"/>
    </w:rPr>
  </w:style>
  <w:style w:type="paragraph" w:customStyle="1" w:styleId="225">
    <w:name w:val="Char Char Char Char Char Char Char Char Char Char Char Char1 Char Char Char Char Char2"/>
    <w:basedOn w:val="1"/>
    <w:qFormat/>
    <w:uiPriority w:val="0"/>
    <w:rPr>
      <w:rFonts w:ascii="Tahoma" w:hAnsi="Tahoma"/>
      <w:sz w:val="24"/>
      <w:szCs w:val="20"/>
    </w:rPr>
  </w:style>
  <w:style w:type="paragraph" w:customStyle="1" w:styleId="226">
    <w:name w:val="列出段落1"/>
    <w:basedOn w:val="1"/>
    <w:qFormat/>
    <w:uiPriority w:val="34"/>
    <w:pPr>
      <w:widowControl/>
      <w:spacing w:after="60"/>
      <w:ind w:left="720"/>
      <w:contextualSpacing/>
      <w:jc w:val="left"/>
    </w:pPr>
    <w:rPr>
      <w:kern w:val="0"/>
      <w:sz w:val="24"/>
      <w:szCs w:val="20"/>
      <w:lang w:eastAsia="ja-JP"/>
    </w:rPr>
  </w:style>
  <w:style w:type="character" w:customStyle="1" w:styleId="227">
    <w:name w:val="apple-style-span"/>
    <w:basedOn w:val="69"/>
    <w:qFormat/>
    <w:uiPriority w:val="0"/>
  </w:style>
  <w:style w:type="paragraph" w:customStyle="1" w:styleId="228">
    <w:name w:val="无标题条"/>
    <w:next w:val="1"/>
    <w:qFormat/>
    <w:uiPriority w:val="0"/>
    <w:pPr>
      <w:jc w:val="both"/>
    </w:pPr>
    <w:rPr>
      <w:rFonts w:ascii="Times New Roman" w:hAnsi="Times New Roman" w:eastAsia="宋体" w:cs="Times New Roman"/>
      <w:sz w:val="21"/>
      <w:lang w:val="en-US" w:eastAsia="zh-CN" w:bidi="ar-SA"/>
    </w:rPr>
  </w:style>
  <w:style w:type="paragraph" w:customStyle="1" w:styleId="229">
    <w:name w:val="默认段落字体 Para Char Char Char Char Char Char Char Char Char Char Char Char"/>
    <w:basedOn w:val="22"/>
    <w:qFormat/>
    <w:uiPriority w:val="0"/>
    <w:pPr>
      <w:adjustRightInd w:val="0"/>
      <w:spacing w:before="0" w:afterLines="0" w:line="436" w:lineRule="exact"/>
      <w:ind w:left="357"/>
      <w:jc w:val="left"/>
      <w:outlineLvl w:val="3"/>
    </w:pPr>
    <w:rPr>
      <w:rFonts w:ascii="Tahoma" w:hAnsi="Tahoma"/>
      <w:b/>
      <w:sz w:val="24"/>
    </w:rPr>
  </w:style>
  <w:style w:type="paragraph" w:customStyle="1" w:styleId="230">
    <w:name w:val="默认段落字体 Para Char"/>
    <w:basedOn w:val="1"/>
    <w:qFormat/>
    <w:uiPriority w:val="0"/>
    <w:pPr>
      <w:keepNext/>
      <w:tabs>
        <w:tab w:val="left" w:pos="5040"/>
      </w:tabs>
      <w:autoSpaceDE w:val="0"/>
      <w:autoSpaceDN w:val="0"/>
      <w:adjustRightInd w:val="0"/>
      <w:spacing w:before="0" w:afterLines="0"/>
      <w:ind w:left="5040" w:hanging="360"/>
      <w:jc w:val="left"/>
    </w:pPr>
    <w:rPr>
      <w:rFonts w:eastAsia="Times New Roman"/>
      <w:kern w:val="0"/>
      <w:sz w:val="20"/>
      <w:szCs w:val="20"/>
    </w:rPr>
  </w:style>
  <w:style w:type="paragraph" w:customStyle="1" w:styleId="231">
    <w:name w:val="Char3 Char Char Char"/>
    <w:basedOn w:val="1"/>
    <w:qFormat/>
    <w:uiPriority w:val="0"/>
    <w:pPr>
      <w:tabs>
        <w:tab w:val="left" w:pos="794"/>
        <w:tab w:val="left" w:pos="1191"/>
        <w:tab w:val="left" w:pos="1588"/>
        <w:tab w:val="left" w:pos="1985"/>
      </w:tabs>
      <w:autoSpaceDE w:val="0"/>
      <w:autoSpaceDN w:val="0"/>
      <w:adjustRightInd w:val="0"/>
      <w:spacing w:before="136" w:afterLines="0"/>
    </w:pPr>
    <w:rPr>
      <w:rFonts w:ascii="Tahoma" w:hAnsi="Tahoma"/>
      <w:kern w:val="0"/>
      <w:sz w:val="24"/>
      <w:szCs w:val="20"/>
      <w:lang w:val="en-GB"/>
    </w:rPr>
  </w:style>
  <w:style w:type="character" w:customStyle="1" w:styleId="232">
    <w:name w:val="css2"/>
    <w:basedOn w:val="69"/>
    <w:qFormat/>
    <w:uiPriority w:val="0"/>
    <w:rPr>
      <w:lang w:eastAsia="zh-CN" w:bidi="ar-SA"/>
    </w:rPr>
  </w:style>
  <w:style w:type="character" w:customStyle="1" w:styleId="233">
    <w:name w:val="正文文本缩进 字符"/>
    <w:basedOn w:val="69"/>
    <w:link w:val="27"/>
    <w:qFormat/>
    <w:uiPriority w:val="0"/>
    <w:rPr>
      <w:kern w:val="2"/>
      <w:sz w:val="21"/>
      <w:szCs w:val="24"/>
    </w:rPr>
  </w:style>
  <w:style w:type="paragraph" w:customStyle="1" w:styleId="234">
    <w:name w:val="样式 标准正文一 + 左侧:  2.57 字符"/>
    <w:basedOn w:val="1"/>
    <w:qFormat/>
    <w:uiPriority w:val="0"/>
    <w:pPr>
      <w:spacing w:before="0" w:afterLines="0" w:line="360" w:lineRule="auto"/>
      <w:ind w:firstLine="200" w:firstLineChars="200"/>
    </w:pPr>
    <w:rPr>
      <w:rFonts w:cs="宋体"/>
      <w:sz w:val="24"/>
      <w:szCs w:val="20"/>
    </w:rPr>
  </w:style>
  <w:style w:type="character" w:customStyle="1" w:styleId="235">
    <w:name w:val="标题 4 Char1"/>
    <w:qFormat/>
    <w:uiPriority w:val="0"/>
    <w:rPr>
      <w:rFonts w:ascii="Arial" w:hAnsi="Arial" w:eastAsia="黑体"/>
      <w:b/>
      <w:bCs/>
      <w:kern w:val="2"/>
      <w:sz w:val="28"/>
      <w:szCs w:val="28"/>
      <w:lang w:val="en-US" w:eastAsia="zh-CN" w:bidi="ar-SA"/>
    </w:rPr>
  </w:style>
  <w:style w:type="character" w:customStyle="1" w:styleId="236">
    <w:name w:val="HTML 地址 字符"/>
    <w:basedOn w:val="69"/>
    <w:link w:val="30"/>
    <w:qFormat/>
    <w:uiPriority w:val="0"/>
    <w:rPr>
      <w:i/>
      <w:iCs/>
      <w:kern w:val="2"/>
      <w:sz w:val="21"/>
      <w:szCs w:val="24"/>
    </w:rPr>
  </w:style>
  <w:style w:type="character" w:customStyle="1" w:styleId="237">
    <w:name w:val="HTML 预设格式 字符"/>
    <w:basedOn w:val="69"/>
    <w:link w:val="58"/>
    <w:qFormat/>
    <w:uiPriority w:val="99"/>
    <w:rPr>
      <w:rFonts w:ascii="Courier New" w:hAnsi="Courier New" w:cs="Courier New"/>
      <w:kern w:val="2"/>
    </w:rPr>
  </w:style>
  <w:style w:type="character" w:customStyle="1" w:styleId="238">
    <w:name w:val="个人答复风格"/>
    <w:qFormat/>
    <w:uiPriority w:val="0"/>
    <w:rPr>
      <w:rFonts w:ascii="Arial" w:hAnsi="Arial" w:eastAsia="宋体" w:cs="Arial"/>
      <w:color w:val="auto"/>
      <w:sz w:val="20"/>
    </w:rPr>
  </w:style>
  <w:style w:type="character" w:customStyle="1" w:styleId="239">
    <w:name w:val="个人撰写风格"/>
    <w:qFormat/>
    <w:uiPriority w:val="0"/>
    <w:rPr>
      <w:rFonts w:ascii="Arial" w:hAnsi="Arial" w:eastAsia="宋体" w:cs="Arial"/>
      <w:color w:val="auto"/>
      <w:sz w:val="20"/>
    </w:rPr>
  </w:style>
  <w:style w:type="paragraph" w:customStyle="1" w:styleId="240">
    <w:name w:val="列项——"/>
    <w:qFormat/>
    <w:uiPriority w:val="0"/>
    <w:pPr>
      <w:widowControl w:val="0"/>
      <w:tabs>
        <w:tab w:val="left" w:pos="854"/>
      </w:tabs>
      <w:ind w:left="200" w:leftChars="200" w:hanging="200" w:hangingChars="200"/>
      <w:jc w:val="both"/>
    </w:pPr>
    <w:rPr>
      <w:rFonts w:ascii="宋体" w:hAnsi="Times New Roman" w:eastAsia="宋体" w:cs="Times New Roman"/>
      <w:sz w:val="21"/>
      <w:lang w:val="en-US" w:eastAsia="zh-CN" w:bidi="ar-SA"/>
    </w:rPr>
  </w:style>
  <w:style w:type="paragraph" w:customStyle="1" w:styleId="241">
    <w:name w:val="列项·"/>
    <w:qFormat/>
    <w:uiPriority w:val="0"/>
    <w:pPr>
      <w:tabs>
        <w:tab w:val="left" w:pos="840"/>
      </w:tabs>
      <w:ind w:left="840" w:leftChars="200" w:hanging="420" w:hangingChars="200"/>
      <w:jc w:val="both"/>
    </w:pPr>
    <w:rPr>
      <w:rFonts w:ascii="宋体" w:hAnsi="Times New Roman" w:eastAsia="宋体" w:cs="Times New Roman"/>
      <w:sz w:val="21"/>
      <w:lang w:val="en-US" w:eastAsia="zh-CN" w:bidi="ar-SA"/>
    </w:rPr>
  </w:style>
  <w:style w:type="paragraph" w:customStyle="1" w:styleId="242">
    <w:name w:val="图表脚注"/>
    <w:next w:val="47"/>
    <w:qFormat/>
    <w:uiPriority w:val="0"/>
    <w:pPr>
      <w:ind w:left="300" w:leftChars="200" w:hanging="100" w:hangingChars="100"/>
      <w:jc w:val="both"/>
    </w:pPr>
    <w:rPr>
      <w:rFonts w:ascii="宋体" w:hAnsi="Times New Roman" w:eastAsia="宋体" w:cs="Times New Roman"/>
      <w:sz w:val="18"/>
      <w:lang w:val="en-US" w:eastAsia="zh-CN" w:bidi="ar-SA"/>
    </w:rPr>
  </w:style>
  <w:style w:type="paragraph" w:customStyle="1" w:styleId="243">
    <w:name w:val="Figure_Title"/>
    <w:basedOn w:val="1"/>
    <w:next w:val="1"/>
    <w:qFormat/>
    <w:uiPriority w:val="0"/>
    <w:pPr>
      <w:keepLines/>
      <w:widowControl/>
      <w:tabs>
        <w:tab w:val="left" w:pos="794"/>
        <w:tab w:val="left" w:pos="1191"/>
        <w:tab w:val="left" w:pos="1588"/>
        <w:tab w:val="left" w:pos="1985"/>
      </w:tabs>
      <w:overflowPunct w:val="0"/>
      <w:autoSpaceDE w:val="0"/>
      <w:autoSpaceDN w:val="0"/>
      <w:adjustRightInd w:val="0"/>
      <w:spacing w:before="0" w:afterLines="0" w:line="360" w:lineRule="auto"/>
      <w:ind w:firstLine="220" w:firstLineChars="220"/>
      <w:jc w:val="center"/>
      <w:textAlignment w:val="baseline"/>
    </w:pPr>
    <w:rPr>
      <w:b/>
      <w:kern w:val="0"/>
      <w:sz w:val="24"/>
      <w:szCs w:val="20"/>
      <w:lang w:val="en-AU" w:eastAsia="en-US"/>
    </w:rPr>
  </w:style>
  <w:style w:type="paragraph" w:customStyle="1" w:styleId="244">
    <w:name w:val="Normal-Txt-Body-LN1indent"/>
    <w:basedOn w:val="1"/>
    <w:qFormat/>
    <w:uiPriority w:val="0"/>
    <w:pPr>
      <w:widowControl/>
      <w:tabs>
        <w:tab w:val="left" w:pos="720"/>
        <w:tab w:val="left" w:pos="1440"/>
        <w:tab w:val="left" w:pos="2160"/>
        <w:tab w:val="left" w:pos="2880"/>
      </w:tabs>
      <w:overflowPunct w:val="0"/>
      <w:autoSpaceDE w:val="0"/>
      <w:autoSpaceDN w:val="0"/>
      <w:adjustRightInd w:val="0"/>
      <w:spacing w:before="60" w:afterLines="0" w:line="360" w:lineRule="auto"/>
      <w:ind w:firstLine="720" w:firstLineChars="220"/>
      <w:textAlignment w:val="baseline"/>
    </w:pPr>
    <w:rPr>
      <w:kern w:val="0"/>
      <w:sz w:val="22"/>
      <w:szCs w:val="20"/>
      <w:lang w:eastAsia="en-US"/>
    </w:rPr>
  </w:style>
  <w:style w:type="character" w:customStyle="1" w:styleId="245">
    <w:name w:val="纯文本 字符"/>
    <w:basedOn w:val="69"/>
    <w:link w:val="34"/>
    <w:qFormat/>
    <w:uiPriority w:val="0"/>
    <w:rPr>
      <w:rFonts w:ascii="宋体" w:hAnsi="Courier New"/>
      <w:kern w:val="2"/>
      <w:sz w:val="21"/>
    </w:rPr>
  </w:style>
  <w:style w:type="paragraph" w:customStyle="1" w:styleId="246">
    <w:name w:val="Table_Head"/>
    <w:basedOn w:val="1"/>
    <w:qFormat/>
    <w:uiPriority w:val="0"/>
    <w:pPr>
      <w:widowControl/>
      <w:tabs>
        <w:tab w:val="left" w:pos="284"/>
        <w:tab w:val="left" w:pos="567"/>
        <w:tab w:val="left" w:pos="720"/>
        <w:tab w:val="left" w:pos="851"/>
        <w:tab w:val="left" w:pos="1134"/>
        <w:tab w:val="left" w:pos="1418"/>
        <w:tab w:val="left" w:pos="1701"/>
        <w:tab w:val="left" w:pos="1985"/>
        <w:tab w:val="left" w:pos="2160"/>
        <w:tab w:val="left" w:pos="2268"/>
        <w:tab w:val="left" w:pos="2552"/>
        <w:tab w:val="left" w:pos="2835"/>
        <w:tab w:val="left" w:pos="2880"/>
        <w:tab w:val="left" w:pos="3119"/>
        <w:tab w:val="left" w:pos="3402"/>
        <w:tab w:val="left" w:pos="3686"/>
        <w:tab w:val="left" w:pos="3969"/>
      </w:tabs>
      <w:spacing w:before="80" w:afterLines="0" w:line="360" w:lineRule="auto"/>
      <w:ind w:firstLine="220" w:firstLineChars="220"/>
      <w:jc w:val="center"/>
    </w:pPr>
    <w:rPr>
      <w:b/>
      <w:kern w:val="0"/>
      <w:sz w:val="22"/>
      <w:szCs w:val="20"/>
      <w:lang w:eastAsia="en-US"/>
    </w:rPr>
  </w:style>
  <w:style w:type="paragraph" w:customStyle="1" w:styleId="247">
    <w:name w:val="Table_Text_ArialNarrow9"/>
    <w:basedOn w:val="1"/>
    <w:qFormat/>
    <w:uiPriority w:val="0"/>
    <w:pPr>
      <w:keepNext/>
      <w:widowControl/>
      <w:tabs>
        <w:tab w:val="left" w:pos="180"/>
        <w:tab w:val="left" w:pos="360"/>
        <w:tab w:val="left" w:pos="720"/>
        <w:tab w:val="left" w:pos="2160"/>
        <w:tab w:val="left" w:pos="2880"/>
      </w:tabs>
      <w:overflowPunct w:val="0"/>
      <w:autoSpaceDE w:val="0"/>
      <w:autoSpaceDN w:val="0"/>
      <w:adjustRightInd w:val="0"/>
      <w:spacing w:before="20" w:afterLines="0" w:line="360" w:lineRule="auto"/>
      <w:ind w:firstLine="220" w:firstLineChars="220"/>
      <w:jc w:val="left"/>
      <w:textAlignment w:val="baseline"/>
    </w:pPr>
    <w:rPr>
      <w:rFonts w:ascii="Arial Narrow" w:hAnsi="Arial Narrow"/>
      <w:kern w:val="0"/>
      <w:sz w:val="18"/>
      <w:szCs w:val="20"/>
      <w:lang w:val="en-GB" w:eastAsia="en-US"/>
    </w:rPr>
  </w:style>
  <w:style w:type="paragraph" w:customStyle="1" w:styleId="248">
    <w:name w:val="Reference"/>
    <w:basedOn w:val="1"/>
    <w:qFormat/>
    <w:uiPriority w:val="0"/>
    <w:pPr>
      <w:widowControl/>
      <w:spacing w:before="0" w:afterLines="0" w:line="360" w:lineRule="auto"/>
      <w:ind w:left="630" w:hanging="630" w:firstLineChars="220"/>
      <w:jc w:val="left"/>
      <w:outlineLvl w:val="0"/>
    </w:pPr>
    <w:rPr>
      <w:kern w:val="28"/>
      <w:sz w:val="24"/>
      <w:szCs w:val="20"/>
      <w:lang w:eastAsia="en-US" w:bidi="he-IL"/>
    </w:rPr>
  </w:style>
  <w:style w:type="paragraph" w:customStyle="1" w:styleId="249">
    <w:name w:val="Table_Title"/>
    <w:basedOn w:val="250"/>
    <w:next w:val="251"/>
    <w:qFormat/>
    <w:uiPriority w:val="0"/>
    <w:pPr>
      <w:keepLines/>
      <w:tabs>
        <w:tab w:val="left" w:pos="794"/>
        <w:tab w:val="left" w:pos="1191"/>
        <w:tab w:val="left" w:pos="1588"/>
        <w:tab w:val="left" w:pos="1985"/>
      </w:tabs>
      <w:spacing w:before="0"/>
      <w:ind w:firstLine="289"/>
    </w:pPr>
    <w:rPr>
      <w:b/>
      <w:caps w:val="0"/>
    </w:rPr>
  </w:style>
  <w:style w:type="paragraph" w:customStyle="1" w:styleId="250">
    <w:name w:val="Table_#"/>
    <w:basedOn w:val="1"/>
    <w:next w:val="249"/>
    <w:qFormat/>
    <w:uiPriority w:val="0"/>
    <w:pPr>
      <w:keepNext/>
      <w:widowControl/>
      <w:tabs>
        <w:tab w:val="left" w:pos="794"/>
        <w:tab w:val="left" w:pos="1191"/>
        <w:tab w:val="left" w:pos="1588"/>
        <w:tab w:val="left" w:pos="1985"/>
      </w:tabs>
      <w:overflowPunct w:val="0"/>
      <w:autoSpaceDE w:val="0"/>
      <w:autoSpaceDN w:val="0"/>
      <w:adjustRightInd w:val="0"/>
      <w:spacing w:before="560" w:afterLines="0" w:line="360" w:lineRule="auto"/>
      <w:ind w:firstLine="220" w:firstLineChars="220"/>
      <w:jc w:val="center"/>
      <w:textAlignment w:val="baseline"/>
    </w:pPr>
    <w:rPr>
      <w:caps/>
      <w:kern w:val="0"/>
      <w:sz w:val="24"/>
      <w:szCs w:val="20"/>
      <w:lang w:val="en-AU" w:eastAsia="en-US"/>
    </w:rPr>
  </w:style>
  <w:style w:type="paragraph" w:customStyle="1" w:styleId="251">
    <w:name w:val="Table_Text"/>
    <w:basedOn w:val="1"/>
    <w:qFormat/>
    <w:uiPriority w:val="0"/>
    <w:pPr>
      <w:widowControl/>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Lines="0" w:line="360" w:lineRule="auto"/>
      <w:ind w:firstLine="220" w:firstLineChars="220"/>
      <w:jc w:val="left"/>
      <w:textAlignment w:val="baseline"/>
    </w:pPr>
    <w:rPr>
      <w:kern w:val="0"/>
      <w:sz w:val="22"/>
      <w:szCs w:val="20"/>
      <w:lang w:val="en-AU" w:eastAsia="en-US"/>
    </w:rPr>
  </w:style>
  <w:style w:type="paragraph" w:customStyle="1" w:styleId="252">
    <w:name w:val="Arial Bullet"/>
    <w:basedOn w:val="1"/>
    <w:qFormat/>
    <w:uiPriority w:val="0"/>
    <w:pPr>
      <w:widowControl/>
      <w:tabs>
        <w:tab w:val="left" w:pos="360"/>
      </w:tabs>
      <w:spacing w:before="0" w:afterLines="0" w:line="360" w:lineRule="auto"/>
      <w:ind w:left="360" w:hanging="360" w:firstLineChars="220"/>
      <w:jc w:val="left"/>
    </w:pPr>
    <w:rPr>
      <w:rFonts w:ascii="Arial" w:hAnsi="Arial"/>
      <w:snapToGrid w:val="0"/>
      <w:kern w:val="0"/>
      <w:sz w:val="20"/>
      <w:szCs w:val="20"/>
      <w:lang w:eastAsia="en-US"/>
    </w:rPr>
  </w:style>
  <w:style w:type="paragraph" w:customStyle="1" w:styleId="253">
    <w:name w:val="Arial dash"/>
    <w:basedOn w:val="1"/>
    <w:qFormat/>
    <w:uiPriority w:val="0"/>
    <w:pPr>
      <w:widowControl/>
      <w:tabs>
        <w:tab w:val="left" w:pos="720"/>
      </w:tabs>
      <w:spacing w:before="0" w:afterLines="0" w:line="360" w:lineRule="auto"/>
      <w:ind w:left="720" w:hanging="360" w:firstLineChars="220"/>
      <w:jc w:val="left"/>
    </w:pPr>
    <w:rPr>
      <w:rFonts w:ascii="Arial" w:hAnsi="Arial"/>
      <w:snapToGrid w:val="0"/>
      <w:kern w:val="0"/>
      <w:sz w:val="20"/>
      <w:szCs w:val="20"/>
      <w:lang w:eastAsia="en-US"/>
    </w:rPr>
  </w:style>
  <w:style w:type="paragraph" w:customStyle="1" w:styleId="254">
    <w:name w:val="ListNumberLev1"/>
    <w:basedOn w:val="17"/>
    <w:qFormat/>
    <w:uiPriority w:val="0"/>
    <w:pPr>
      <w:tabs>
        <w:tab w:val="left" w:pos="1800"/>
      </w:tabs>
      <w:overflowPunct w:val="0"/>
      <w:autoSpaceDE w:val="0"/>
      <w:autoSpaceDN w:val="0"/>
      <w:adjustRightInd w:val="0"/>
      <w:spacing w:before="100"/>
      <w:ind w:left="0" w:firstLine="0"/>
      <w:textAlignment w:val="baseline"/>
    </w:pPr>
    <w:rPr>
      <w:sz w:val="22"/>
      <w:lang w:val="en-GB"/>
    </w:rPr>
  </w:style>
  <w:style w:type="paragraph" w:customStyle="1" w:styleId="255">
    <w:name w:val="bullet"/>
    <w:basedOn w:val="1"/>
    <w:qFormat/>
    <w:uiPriority w:val="0"/>
    <w:pPr>
      <w:widowControl/>
      <w:tabs>
        <w:tab w:val="left" w:pos="360"/>
      </w:tabs>
      <w:spacing w:before="0" w:afterLines="0" w:line="360" w:lineRule="auto"/>
      <w:ind w:left="360" w:hanging="360" w:firstLineChars="220"/>
      <w:jc w:val="left"/>
    </w:pPr>
    <w:rPr>
      <w:color w:val="000000"/>
      <w:kern w:val="0"/>
      <w:sz w:val="24"/>
      <w:szCs w:val="20"/>
      <w:lang w:eastAsia="en-US"/>
    </w:rPr>
  </w:style>
  <w:style w:type="paragraph" w:customStyle="1" w:styleId="256">
    <w:name w:val="Heading 1.l1"/>
    <w:basedOn w:val="1"/>
    <w:next w:val="1"/>
    <w:qFormat/>
    <w:uiPriority w:val="0"/>
    <w:pPr>
      <w:keepNext/>
      <w:widowControl/>
      <w:tabs>
        <w:tab w:val="left" w:pos="432"/>
      </w:tabs>
      <w:spacing w:before="240" w:afterLines="0" w:line="360" w:lineRule="auto"/>
      <w:ind w:left="432" w:hanging="432" w:firstLineChars="220"/>
      <w:jc w:val="left"/>
      <w:outlineLvl w:val="0"/>
    </w:pPr>
    <w:rPr>
      <w:rFonts w:ascii="Arial" w:hAnsi="Arial"/>
      <w:b/>
      <w:kern w:val="28"/>
      <w:sz w:val="28"/>
      <w:szCs w:val="20"/>
      <w:lang w:val="de-DE" w:eastAsia="en-US"/>
    </w:rPr>
  </w:style>
  <w:style w:type="paragraph" w:customStyle="1" w:styleId="257">
    <w:name w:val="Heading 2.H2"/>
    <w:basedOn w:val="256"/>
    <w:next w:val="1"/>
    <w:qFormat/>
    <w:uiPriority w:val="0"/>
    <w:pPr>
      <w:keepLines/>
      <w:tabs>
        <w:tab w:val="left" w:pos="360"/>
        <w:tab w:val="left" w:pos="1191"/>
        <w:tab w:val="left" w:pos="1440"/>
        <w:tab w:val="left" w:pos="1588"/>
        <w:tab w:val="left" w:pos="1985"/>
        <w:tab w:val="clear" w:pos="432"/>
      </w:tabs>
      <w:spacing w:before="200"/>
      <w:ind w:left="1440" w:hanging="360"/>
      <w:outlineLvl w:val="1"/>
    </w:pPr>
    <w:rPr>
      <w:rFonts w:ascii="Times New Roman" w:hAnsi="Times New Roman"/>
      <w:kern w:val="0"/>
      <w:sz w:val="24"/>
      <w:lang w:val="en-GB"/>
    </w:rPr>
  </w:style>
  <w:style w:type="paragraph" w:customStyle="1" w:styleId="258">
    <w:name w:val="Heading 3.H3"/>
    <w:basedOn w:val="1"/>
    <w:next w:val="1"/>
    <w:qFormat/>
    <w:uiPriority w:val="0"/>
    <w:pPr>
      <w:keepNext/>
      <w:widowControl/>
      <w:tabs>
        <w:tab w:val="left" w:pos="720"/>
      </w:tabs>
      <w:spacing w:before="240" w:afterLines="0" w:line="360" w:lineRule="auto"/>
      <w:ind w:left="720" w:hanging="720" w:firstLineChars="220"/>
      <w:jc w:val="left"/>
      <w:outlineLvl w:val="2"/>
    </w:pPr>
    <w:rPr>
      <w:rFonts w:ascii="Arial" w:hAnsi="Arial"/>
      <w:kern w:val="0"/>
      <w:sz w:val="24"/>
      <w:szCs w:val="20"/>
      <w:lang w:val="de-DE" w:eastAsia="en-US"/>
    </w:rPr>
  </w:style>
  <w:style w:type="paragraph" w:customStyle="1" w:styleId="259">
    <w:name w:val="Table Header"/>
    <w:basedOn w:val="1"/>
    <w:next w:val="1"/>
    <w:qFormat/>
    <w:uiPriority w:val="0"/>
    <w:pPr>
      <w:keepNext/>
      <w:keepLines/>
      <w:widowControl/>
      <w:tabs>
        <w:tab w:val="left" w:pos="720"/>
        <w:tab w:val="left" w:pos="1440"/>
        <w:tab w:val="left" w:pos="2160"/>
        <w:tab w:val="left" w:pos="2880"/>
      </w:tabs>
      <w:spacing w:before="80" w:afterLines="0" w:line="240" w:lineRule="atLeast"/>
      <w:ind w:firstLine="220" w:firstLineChars="220"/>
      <w:jc w:val="left"/>
    </w:pPr>
    <w:rPr>
      <w:b/>
      <w:kern w:val="0"/>
      <w:sz w:val="20"/>
      <w:szCs w:val="20"/>
      <w:lang w:val="en-AU" w:eastAsia="en-US"/>
    </w:rPr>
  </w:style>
  <w:style w:type="paragraph" w:customStyle="1" w:styleId="260">
    <w:name w:val="Note"/>
    <w:basedOn w:val="1"/>
    <w:next w:val="244"/>
    <w:qFormat/>
    <w:uiPriority w:val="0"/>
    <w:pPr>
      <w:widowControl/>
      <w:tabs>
        <w:tab w:val="left" w:pos="794"/>
        <w:tab w:val="left" w:pos="1191"/>
        <w:tab w:val="left" w:pos="1588"/>
        <w:tab w:val="left" w:pos="1985"/>
      </w:tabs>
      <w:overflowPunct w:val="0"/>
      <w:autoSpaceDE w:val="0"/>
      <w:autoSpaceDN w:val="0"/>
      <w:adjustRightInd w:val="0"/>
      <w:spacing w:before="80" w:afterLines="0" w:line="360" w:lineRule="auto"/>
      <w:ind w:left="792" w:hanging="792" w:firstLineChars="220"/>
      <w:jc w:val="left"/>
      <w:textAlignment w:val="baseline"/>
    </w:pPr>
    <w:rPr>
      <w:kern w:val="0"/>
      <w:sz w:val="22"/>
      <w:szCs w:val="20"/>
      <w:lang w:val="en-GB" w:eastAsia="en-US"/>
    </w:rPr>
  </w:style>
  <w:style w:type="paragraph" w:customStyle="1" w:styleId="261">
    <w:name w:val="enumlev1"/>
    <w:basedOn w:val="1"/>
    <w:qFormat/>
    <w:uiPriority w:val="0"/>
    <w:pPr>
      <w:widowControl/>
      <w:tabs>
        <w:tab w:val="left" w:pos="794"/>
        <w:tab w:val="left" w:pos="1191"/>
        <w:tab w:val="left" w:pos="1588"/>
        <w:tab w:val="left" w:pos="1985"/>
      </w:tabs>
      <w:overflowPunct w:val="0"/>
      <w:autoSpaceDE w:val="0"/>
      <w:autoSpaceDN w:val="0"/>
      <w:adjustRightInd w:val="0"/>
      <w:spacing w:before="80" w:afterLines="0" w:line="360" w:lineRule="auto"/>
      <w:ind w:left="794" w:hanging="794" w:firstLineChars="220"/>
      <w:jc w:val="left"/>
      <w:textAlignment w:val="baseline"/>
    </w:pPr>
    <w:rPr>
      <w:kern w:val="0"/>
      <w:sz w:val="24"/>
      <w:szCs w:val="20"/>
      <w:lang w:val="en-GB" w:eastAsia="en-US"/>
    </w:rPr>
  </w:style>
  <w:style w:type="character" w:customStyle="1" w:styleId="262">
    <w:name w:val="正文文本缩进 Char"/>
    <w:qFormat/>
    <w:uiPriority w:val="0"/>
    <w:rPr>
      <w:sz w:val="22"/>
      <w:szCs w:val="24"/>
      <w:lang w:eastAsia="en-US"/>
    </w:rPr>
  </w:style>
  <w:style w:type="paragraph" w:customStyle="1" w:styleId="263">
    <w:name w:val="Table_Text9"/>
    <w:basedOn w:val="251"/>
    <w:qFormat/>
    <w:uiPriority w:val="0"/>
    <w:pPr>
      <w:tabs>
        <w:tab w:val="left" w:pos="720"/>
        <w:tab w:val="left" w:pos="2160"/>
        <w:tab w:val="left" w:pos="2880"/>
      </w:tabs>
    </w:pPr>
    <w:rPr>
      <w:sz w:val="18"/>
      <w:lang w:val="en-US"/>
    </w:rPr>
  </w:style>
  <w:style w:type="paragraph" w:customStyle="1" w:styleId="264">
    <w:name w:val="Table_Legend"/>
    <w:basedOn w:val="251"/>
    <w:qFormat/>
    <w:uiPriority w:val="0"/>
    <w:pPr>
      <w:overflowPunct/>
      <w:autoSpaceDE/>
      <w:autoSpaceDN/>
      <w:adjustRightInd/>
      <w:spacing w:after="20" w:line="240" w:lineRule="auto"/>
      <w:ind w:left="284" w:hanging="284" w:firstLineChars="0"/>
      <w:jc w:val="both"/>
      <w:textAlignment w:val="auto"/>
    </w:pPr>
    <w:rPr>
      <w:sz w:val="20"/>
      <w:lang w:val="en-GB" w:eastAsia="de-DE"/>
    </w:rPr>
  </w:style>
  <w:style w:type="character" w:customStyle="1" w:styleId="265">
    <w:name w:val="日期 字符"/>
    <w:basedOn w:val="69"/>
    <w:link w:val="37"/>
    <w:qFormat/>
    <w:uiPriority w:val="99"/>
    <w:rPr>
      <w:rFonts w:ascii="黑体" w:eastAsia="黑体"/>
      <w:kern w:val="2"/>
      <w:sz w:val="21"/>
      <w:szCs w:val="24"/>
    </w:rPr>
  </w:style>
  <w:style w:type="paragraph" w:customStyle="1" w:styleId="266">
    <w:name w:val="样式 附录标识 + 段前: 18 磅 段后: 0 磅"/>
    <w:basedOn w:val="143"/>
    <w:qFormat/>
    <w:uiPriority w:val="0"/>
    <w:pPr>
      <w:keepNext w:val="0"/>
      <w:numPr>
        <w:ilvl w:val="0"/>
        <w:numId w:val="0"/>
      </w:numPr>
      <w:spacing w:before="360" w:afterLines="0"/>
    </w:pPr>
    <w:rPr>
      <w:rFonts w:cs="宋体"/>
      <w:spacing w:val="-20"/>
      <w:szCs w:val="21"/>
    </w:rPr>
  </w:style>
  <w:style w:type="paragraph" w:customStyle="1" w:styleId="267">
    <w:name w:val="正文文本 21"/>
    <w:basedOn w:val="1"/>
    <w:qFormat/>
    <w:uiPriority w:val="0"/>
    <w:pPr>
      <w:tabs>
        <w:tab w:val="left" w:pos="360"/>
        <w:tab w:val="left" w:pos="720"/>
      </w:tabs>
      <w:adjustRightInd w:val="0"/>
      <w:spacing w:before="0" w:afterLines="0"/>
      <w:ind w:firstLine="420"/>
      <w:textAlignment w:val="baseline"/>
    </w:pPr>
    <w:rPr>
      <w:color w:val="FF0000"/>
      <w:szCs w:val="20"/>
    </w:rPr>
  </w:style>
  <w:style w:type="paragraph" w:customStyle="1" w:styleId="268">
    <w:name w:val="Char1 Char Char Char Char Char Char Char Char Char Char Char Char Char Char"/>
    <w:basedOn w:val="1"/>
    <w:qFormat/>
    <w:uiPriority w:val="0"/>
    <w:pPr>
      <w:spacing w:before="0" w:afterLines="0"/>
    </w:pPr>
    <w:rPr>
      <w:rFonts w:ascii="Tahoma" w:hAnsi="Tahoma"/>
      <w:sz w:val="24"/>
      <w:szCs w:val="20"/>
    </w:rPr>
  </w:style>
  <w:style w:type="paragraph" w:customStyle="1" w:styleId="269">
    <w:name w:val="样式 标题 2条H2h:2h:2appT2Ah2Header 2l2Level 2 Head2Alt+2..."/>
    <w:basedOn w:val="4"/>
    <w:qFormat/>
    <w:uiPriority w:val="0"/>
    <w:pPr>
      <w:keepLines w:val="0"/>
      <w:widowControl/>
      <w:tabs>
        <w:tab w:val="left" w:pos="432"/>
      </w:tabs>
      <w:adjustRightInd w:val="0"/>
      <w:spacing w:before="156" w:afterLines="0" w:line="360" w:lineRule="auto"/>
      <w:ind w:left="432" w:hanging="432"/>
      <w:jc w:val="left"/>
      <w:textAlignment w:val="baseline"/>
    </w:pPr>
    <w:rPr>
      <w:rFonts w:ascii="黑体" w:cs="宋体"/>
      <w:b w:val="0"/>
      <w:bCs w:val="0"/>
      <w:kern w:val="0"/>
      <w:szCs w:val="20"/>
    </w:rPr>
  </w:style>
  <w:style w:type="paragraph" w:customStyle="1" w:styleId="270">
    <w:name w:val="测试步骤"/>
    <w:basedOn w:val="1"/>
    <w:qFormat/>
    <w:uiPriority w:val="0"/>
    <w:pPr>
      <w:tabs>
        <w:tab w:val="left" w:pos="360"/>
      </w:tabs>
      <w:spacing w:before="0" w:afterLines="0"/>
      <w:ind w:left="360" w:hanging="360"/>
    </w:pPr>
  </w:style>
  <w:style w:type="paragraph" w:customStyle="1" w:styleId="271">
    <w:name w:val="默认段落字体 Para Char Char Char Char Char Char Char"/>
    <w:basedOn w:val="1"/>
    <w:qFormat/>
    <w:uiPriority w:val="0"/>
    <w:pPr>
      <w:spacing w:before="0" w:afterLines="0"/>
    </w:pPr>
    <w:rPr>
      <w:rFonts w:ascii="Tahoma" w:hAnsi="Tahoma"/>
      <w:sz w:val="24"/>
      <w:szCs w:val="20"/>
    </w:rPr>
  </w:style>
  <w:style w:type="paragraph" w:customStyle="1" w:styleId="272">
    <w:name w:val="TAR"/>
    <w:basedOn w:val="1"/>
    <w:qFormat/>
    <w:uiPriority w:val="0"/>
    <w:pPr>
      <w:keepNext/>
      <w:keepLines/>
      <w:widowControl/>
      <w:overflowPunct w:val="0"/>
      <w:autoSpaceDE w:val="0"/>
      <w:autoSpaceDN w:val="0"/>
      <w:adjustRightInd w:val="0"/>
      <w:spacing w:before="0" w:afterLines="0"/>
      <w:jc w:val="right"/>
      <w:textAlignment w:val="baseline"/>
    </w:pPr>
    <w:rPr>
      <w:rFonts w:ascii="Arial" w:hAnsi="Arial"/>
      <w:kern w:val="0"/>
      <w:sz w:val="18"/>
      <w:szCs w:val="20"/>
      <w:lang w:val="en-GB" w:eastAsia="en-US"/>
    </w:rPr>
  </w:style>
  <w:style w:type="paragraph" w:customStyle="1" w:styleId="273">
    <w:name w:val="ZT"/>
    <w:qFormat/>
    <w:uiPriority w:val="0"/>
    <w:pPr>
      <w:framePr w:wrap="notBeside" w:vAnchor="margin" w:hAnchor="margin" w:yAlign="center"/>
      <w:widowControl w:val="0"/>
      <w:overflowPunct w:val="0"/>
      <w:autoSpaceDE w:val="0"/>
      <w:autoSpaceDN w:val="0"/>
      <w:adjustRightInd w:val="0"/>
      <w:spacing w:line="240" w:lineRule="atLeast"/>
      <w:jc w:val="right"/>
      <w:textAlignment w:val="baseline"/>
    </w:pPr>
    <w:rPr>
      <w:rFonts w:ascii="Arial" w:hAnsi="Arial" w:eastAsia="宋体" w:cs="Times New Roman"/>
      <w:b/>
      <w:sz w:val="34"/>
      <w:lang w:val="en-GB" w:eastAsia="en-US" w:bidi="ar-SA"/>
    </w:rPr>
  </w:style>
  <w:style w:type="paragraph" w:customStyle="1" w:styleId="274">
    <w:name w:val="Char Char Char Char Char Char Char"/>
    <w:basedOn w:val="1"/>
    <w:qFormat/>
    <w:uiPriority w:val="0"/>
    <w:pPr>
      <w:spacing w:before="0" w:afterLines="0"/>
    </w:pPr>
    <w:rPr>
      <w:rFonts w:ascii="Tahoma" w:hAnsi="Tahoma"/>
      <w:sz w:val="24"/>
      <w:szCs w:val="20"/>
    </w:rPr>
  </w:style>
  <w:style w:type="paragraph" w:customStyle="1" w:styleId="275">
    <w:name w:val="样式 正文缩进1 + 首行缩进:  2 字符"/>
    <w:basedOn w:val="18"/>
    <w:qFormat/>
    <w:uiPriority w:val="0"/>
    <w:pPr>
      <w:adjustRightInd/>
      <w:spacing w:before="0" w:afterLines="0" w:line="360" w:lineRule="auto"/>
      <w:ind w:firstLine="200" w:firstLineChars="200"/>
      <w:textAlignment w:val="auto"/>
    </w:pPr>
    <w:rPr>
      <w:rFonts w:ascii="Times New Roman" w:hAnsi="Times New Roman" w:cs="宋体"/>
      <w:kern w:val="2"/>
      <w:sz w:val="24"/>
      <w:szCs w:val="20"/>
    </w:rPr>
  </w:style>
  <w:style w:type="paragraph" w:customStyle="1" w:styleId="276">
    <w:name w:val="Char2"/>
    <w:basedOn w:val="1"/>
    <w:qFormat/>
    <w:uiPriority w:val="0"/>
    <w:pPr>
      <w:keepNext/>
      <w:keepLines/>
      <w:pageBreakBefore/>
      <w:tabs>
        <w:tab w:val="left" w:pos="420"/>
      </w:tabs>
      <w:spacing w:before="0" w:afterLines="0"/>
      <w:ind w:left="420" w:hanging="420"/>
    </w:pPr>
    <w:rPr>
      <w:rFonts w:ascii="Tahoma" w:hAnsi="Tahoma"/>
      <w:sz w:val="24"/>
      <w:szCs w:val="20"/>
    </w:rPr>
  </w:style>
  <w:style w:type="character" w:customStyle="1" w:styleId="277">
    <w:name w:val="宏文本 字符"/>
    <w:basedOn w:val="69"/>
    <w:link w:val="2"/>
    <w:qFormat/>
    <w:uiPriority w:val="0"/>
    <w:rPr>
      <w:rFonts w:ascii="Courier New" w:hAnsi="Courier New" w:cs="Courier New"/>
      <w:kern w:val="2"/>
      <w:sz w:val="24"/>
      <w:szCs w:val="24"/>
    </w:rPr>
  </w:style>
  <w:style w:type="character" w:customStyle="1" w:styleId="278">
    <w:name w:val="正文文本首行缩进 2 字符"/>
    <w:basedOn w:val="233"/>
    <w:link w:val="65"/>
    <w:qFormat/>
    <w:uiPriority w:val="0"/>
    <w:rPr>
      <w:kern w:val="2"/>
      <w:sz w:val="24"/>
      <w:szCs w:val="24"/>
    </w:rPr>
  </w:style>
  <w:style w:type="paragraph" w:customStyle="1" w:styleId="279">
    <w:name w:val="Char2 Char Char Char Char Char Char"/>
    <w:basedOn w:val="1"/>
    <w:qFormat/>
    <w:uiPriority w:val="0"/>
    <w:pPr>
      <w:keepNext/>
      <w:keepLines/>
      <w:pageBreakBefore/>
      <w:tabs>
        <w:tab w:val="left" w:pos="420"/>
      </w:tabs>
      <w:spacing w:before="0" w:afterLines="0"/>
      <w:ind w:left="420" w:hanging="420"/>
    </w:pPr>
    <w:rPr>
      <w:rFonts w:ascii="Tahoma" w:hAnsi="Tahoma"/>
      <w:sz w:val="24"/>
      <w:szCs w:val="20"/>
    </w:rPr>
  </w:style>
  <w:style w:type="paragraph" w:customStyle="1" w:styleId="280">
    <w:name w:val="版本控制标题"/>
    <w:basedOn w:val="1"/>
    <w:qFormat/>
    <w:uiPriority w:val="0"/>
    <w:pPr>
      <w:spacing w:before="156" w:afterLines="0"/>
    </w:pPr>
    <w:rPr>
      <w:rFonts w:cs="宋体"/>
      <w:b/>
      <w:bCs/>
      <w:sz w:val="24"/>
      <w:szCs w:val="20"/>
    </w:rPr>
  </w:style>
  <w:style w:type="paragraph" w:customStyle="1" w:styleId="281">
    <w:name w:val="封面主标题"/>
    <w:basedOn w:val="1"/>
    <w:qFormat/>
    <w:uiPriority w:val="0"/>
    <w:pPr>
      <w:spacing w:before="156" w:afterLines="0"/>
      <w:jc w:val="center"/>
    </w:pPr>
    <w:rPr>
      <w:rFonts w:ascii="黑体" w:eastAsia="黑体" w:cs="宋体"/>
      <w:b/>
      <w:bCs/>
      <w:color w:val="000000"/>
      <w:sz w:val="44"/>
      <w:szCs w:val="20"/>
    </w:rPr>
  </w:style>
  <w:style w:type="paragraph" w:customStyle="1" w:styleId="282">
    <w:name w:val="封面版本"/>
    <w:basedOn w:val="1"/>
    <w:qFormat/>
    <w:uiPriority w:val="0"/>
    <w:pPr>
      <w:spacing w:before="0" w:afterLines="0"/>
      <w:jc w:val="center"/>
    </w:pPr>
    <w:rPr>
      <w:rFonts w:ascii="宋体" w:hAnsi="宋体" w:cs="宋体"/>
      <w:sz w:val="30"/>
      <w:szCs w:val="20"/>
    </w:rPr>
  </w:style>
  <w:style w:type="paragraph" w:customStyle="1" w:styleId="283">
    <w:name w:val="表格头"/>
    <w:basedOn w:val="1"/>
    <w:qFormat/>
    <w:uiPriority w:val="0"/>
    <w:pPr>
      <w:spacing w:before="0" w:afterLines="0"/>
      <w:jc w:val="center"/>
    </w:pPr>
    <w:rPr>
      <w:rFonts w:cs="宋体"/>
      <w:b/>
      <w:bCs/>
      <w:sz w:val="24"/>
      <w:szCs w:val="20"/>
    </w:rPr>
  </w:style>
  <w:style w:type="paragraph" w:customStyle="1" w:styleId="284">
    <w:name w:val="表格标题"/>
    <w:basedOn w:val="1"/>
    <w:qFormat/>
    <w:uiPriority w:val="0"/>
    <w:pPr>
      <w:spacing w:before="0" w:afterLines="0"/>
      <w:jc w:val="right"/>
    </w:pPr>
    <w:rPr>
      <w:rFonts w:cs="宋体"/>
      <w:b/>
      <w:bCs/>
      <w:sz w:val="24"/>
      <w:szCs w:val="20"/>
    </w:rPr>
  </w:style>
  <w:style w:type="paragraph" w:customStyle="1" w:styleId="285">
    <w:name w:val="封面单位"/>
    <w:basedOn w:val="1"/>
    <w:qFormat/>
    <w:uiPriority w:val="0"/>
    <w:pPr>
      <w:spacing w:before="0" w:afterLines="0"/>
      <w:jc w:val="center"/>
    </w:pPr>
    <w:rPr>
      <w:rFonts w:ascii="楷体_GB2312" w:eastAsia="楷体_GB2312" w:cs="宋体"/>
      <w:b/>
      <w:bCs/>
      <w:sz w:val="32"/>
      <w:szCs w:val="20"/>
    </w:rPr>
  </w:style>
  <w:style w:type="paragraph" w:customStyle="1" w:styleId="286">
    <w:name w:val="封面副标题"/>
    <w:basedOn w:val="1"/>
    <w:qFormat/>
    <w:uiPriority w:val="0"/>
    <w:pPr>
      <w:spacing w:before="0" w:afterLines="0"/>
      <w:jc w:val="center"/>
    </w:pPr>
    <w:rPr>
      <w:rFonts w:ascii="宋体" w:hAnsi="宋体"/>
      <w:color w:val="000000"/>
      <w:sz w:val="44"/>
      <w:szCs w:val="20"/>
    </w:rPr>
  </w:style>
  <w:style w:type="paragraph" w:customStyle="1" w:styleId="287">
    <w:name w:val="目录标题1"/>
    <w:basedOn w:val="1"/>
    <w:qFormat/>
    <w:uiPriority w:val="0"/>
    <w:pPr>
      <w:spacing w:before="0" w:afterLines="0"/>
      <w:jc w:val="center"/>
    </w:pPr>
    <w:rPr>
      <w:rFonts w:eastAsia="华文新魏" w:cs="宋体"/>
      <w:b/>
      <w:bCs/>
      <w:sz w:val="52"/>
      <w:szCs w:val="20"/>
    </w:rPr>
  </w:style>
  <w:style w:type="paragraph" w:customStyle="1" w:styleId="288">
    <w:name w:val="样式 五号 首行缩进:  0.63 厘米 行距: 1.5 倍行距"/>
    <w:basedOn w:val="1"/>
    <w:qFormat/>
    <w:uiPriority w:val="0"/>
    <w:pPr>
      <w:widowControl/>
      <w:spacing w:before="0" w:afterLines="0" w:line="500" w:lineRule="exact"/>
      <w:ind w:firstLine="200" w:firstLineChars="200"/>
    </w:pPr>
    <w:rPr>
      <w:rFonts w:ascii="宋体" w:hAnsi="宋体" w:cs="宋体"/>
      <w:kern w:val="0"/>
      <w:sz w:val="24"/>
      <w:szCs w:val="20"/>
    </w:rPr>
  </w:style>
  <w:style w:type="paragraph" w:customStyle="1" w:styleId="289">
    <w:name w:val="样式 五号 首行缩进:  0.63 厘米 行距: 1.5 倍行距1"/>
    <w:basedOn w:val="1"/>
    <w:qFormat/>
    <w:uiPriority w:val="0"/>
    <w:pPr>
      <w:widowControl/>
      <w:spacing w:before="0" w:afterLines="0" w:line="500" w:lineRule="exact"/>
      <w:ind w:firstLine="200" w:firstLineChars="200"/>
    </w:pPr>
    <w:rPr>
      <w:rFonts w:ascii="宋体" w:hAnsi="宋体" w:cs="宋体"/>
      <w:kern w:val="0"/>
      <w:sz w:val="24"/>
      <w:szCs w:val="20"/>
    </w:rPr>
  </w:style>
  <w:style w:type="paragraph" w:customStyle="1" w:styleId="290">
    <w:name w:val="样式 首行缩进:  0.63 厘米 行距: 1.5 倍行距1"/>
    <w:basedOn w:val="1"/>
    <w:qFormat/>
    <w:uiPriority w:val="0"/>
    <w:pPr>
      <w:widowControl/>
      <w:spacing w:before="0" w:afterLines="0" w:line="360" w:lineRule="auto"/>
      <w:ind w:firstLine="200" w:firstLineChars="200"/>
    </w:pPr>
    <w:rPr>
      <w:rFonts w:ascii="宋体" w:hAnsi="宋体" w:cs="宋体"/>
      <w:kern w:val="0"/>
      <w:sz w:val="24"/>
      <w:szCs w:val="20"/>
    </w:rPr>
  </w:style>
  <w:style w:type="paragraph" w:customStyle="1" w:styleId="291">
    <w:name w:val="表内文字"/>
    <w:basedOn w:val="1"/>
    <w:qFormat/>
    <w:uiPriority w:val="0"/>
    <w:pPr>
      <w:widowControl/>
      <w:autoSpaceDE w:val="0"/>
      <w:autoSpaceDN w:val="0"/>
      <w:spacing w:before="80" w:afterLines="0"/>
      <w:jc w:val="center"/>
    </w:pPr>
    <w:rPr>
      <w:rFonts w:ascii="宋体"/>
      <w:kern w:val="0"/>
      <w:szCs w:val="18"/>
    </w:rPr>
  </w:style>
  <w:style w:type="paragraph" w:customStyle="1" w:styleId="292">
    <w:name w:val="表格题注"/>
    <w:next w:val="1"/>
    <w:qFormat/>
    <w:uiPriority w:val="0"/>
    <w:pPr>
      <w:keepLines/>
      <w:spacing w:beforeLines="100"/>
      <w:jc w:val="center"/>
    </w:pPr>
    <w:rPr>
      <w:rFonts w:ascii="Arial" w:hAnsi="Arial" w:eastAsia="宋体" w:cs="Times New Roman"/>
      <w:sz w:val="18"/>
      <w:szCs w:val="18"/>
      <w:lang w:val="en-US" w:eastAsia="zh-CN" w:bidi="ar-SA"/>
    </w:rPr>
  </w:style>
  <w:style w:type="paragraph" w:customStyle="1" w:styleId="293">
    <w:name w:val="插图题注"/>
    <w:next w:val="1"/>
    <w:qFormat/>
    <w:uiPriority w:val="0"/>
    <w:pPr>
      <w:jc w:val="center"/>
    </w:pPr>
    <w:rPr>
      <w:rFonts w:ascii="Arial" w:hAnsi="Arial" w:eastAsia="宋体" w:cs="Times New Roman"/>
      <w:sz w:val="18"/>
      <w:szCs w:val="18"/>
      <w:lang w:val="en-US" w:eastAsia="zh-CN" w:bidi="ar-SA"/>
    </w:rPr>
  </w:style>
  <w:style w:type="paragraph" w:customStyle="1" w:styleId="294">
    <w:name w:val="图样式"/>
    <w:basedOn w:val="1"/>
    <w:qFormat/>
    <w:uiPriority w:val="0"/>
    <w:pPr>
      <w:keepNext/>
      <w:widowControl/>
      <w:spacing w:before="80" w:afterLines="0"/>
      <w:jc w:val="center"/>
    </w:pPr>
    <w:rPr>
      <w:sz w:val="24"/>
      <w:szCs w:val="20"/>
    </w:rPr>
  </w:style>
  <w:style w:type="paragraph" w:customStyle="1" w:styleId="295">
    <w:name w:val="标准正文一"/>
    <w:basedOn w:val="1"/>
    <w:qFormat/>
    <w:uiPriority w:val="0"/>
    <w:pPr>
      <w:spacing w:before="0" w:afterLines="0" w:line="480" w:lineRule="atLeast"/>
      <w:ind w:left="540" w:leftChars="257" w:firstLine="480" w:firstLineChars="200"/>
    </w:pPr>
    <w:rPr>
      <w:sz w:val="24"/>
      <w:szCs w:val="20"/>
    </w:rPr>
  </w:style>
  <w:style w:type="paragraph" w:customStyle="1" w:styleId="296">
    <w:name w:val="标准标号二"/>
    <w:basedOn w:val="295"/>
    <w:qFormat/>
    <w:uiPriority w:val="0"/>
    <w:pPr>
      <w:tabs>
        <w:tab w:val="left" w:pos="1380"/>
      </w:tabs>
      <w:ind w:left="0" w:leftChars="0" w:firstLine="0" w:firstLineChars="0"/>
    </w:pPr>
  </w:style>
  <w:style w:type="paragraph" w:customStyle="1" w:styleId="297">
    <w:name w:val="样式 首行缩进:  2 字符"/>
    <w:basedOn w:val="1"/>
    <w:qFormat/>
    <w:uiPriority w:val="0"/>
    <w:pPr>
      <w:spacing w:before="0" w:afterLines="0" w:line="360" w:lineRule="auto"/>
      <w:ind w:firstLine="200" w:firstLineChars="200"/>
    </w:pPr>
    <w:rPr>
      <w:rFonts w:cs="宋体"/>
      <w:sz w:val="24"/>
      <w:szCs w:val="20"/>
    </w:rPr>
  </w:style>
  <w:style w:type="paragraph" w:customStyle="1" w:styleId="298">
    <w:name w:val="样式 首行缩进:  2.25 字符"/>
    <w:basedOn w:val="1"/>
    <w:qFormat/>
    <w:uiPriority w:val="0"/>
    <w:pPr>
      <w:spacing w:before="0" w:afterLines="0" w:line="360" w:lineRule="auto"/>
      <w:ind w:firstLine="225" w:firstLineChars="225"/>
    </w:pPr>
    <w:rPr>
      <w:rFonts w:cs="宋体"/>
      <w:sz w:val="24"/>
      <w:szCs w:val="20"/>
    </w:rPr>
  </w:style>
  <w:style w:type="paragraph" w:customStyle="1" w:styleId="299">
    <w:name w:val="样式 标题 1 + 行距: 1.5 倍行距"/>
    <w:basedOn w:val="3"/>
    <w:qFormat/>
    <w:uiPriority w:val="0"/>
    <w:pPr>
      <w:pageBreakBefore/>
      <w:spacing w:before="120" w:afterLines="0" w:line="360" w:lineRule="auto"/>
      <w:ind w:left="4095" w:hanging="855"/>
      <w:jc w:val="left"/>
    </w:pPr>
    <w:rPr>
      <w:rFonts w:ascii="Arial" w:hAnsi="Arial" w:eastAsia="黑体" w:cs="宋体"/>
      <w:szCs w:val="20"/>
    </w:rPr>
  </w:style>
  <w:style w:type="paragraph" w:customStyle="1" w:styleId="300">
    <w:name w:val="Heading 21"/>
    <w:basedOn w:val="199"/>
    <w:next w:val="199"/>
    <w:qFormat/>
    <w:uiPriority w:val="0"/>
    <w:pPr>
      <w:spacing w:before="240" w:afterLines="0"/>
    </w:pPr>
    <w:rPr>
      <w:rFonts w:ascii="Times New Roman" w:hAnsi="Times New Roman"/>
      <w:color w:val="auto"/>
    </w:rPr>
  </w:style>
  <w:style w:type="paragraph" w:customStyle="1" w:styleId="301">
    <w:name w:val="Appendix Heading 3"/>
    <w:basedOn w:val="199"/>
    <w:next w:val="199"/>
    <w:qFormat/>
    <w:uiPriority w:val="0"/>
    <w:pPr>
      <w:spacing w:before="240" w:afterLines="0"/>
    </w:pPr>
    <w:rPr>
      <w:color w:val="auto"/>
    </w:rPr>
  </w:style>
  <w:style w:type="character" w:customStyle="1" w:styleId="302">
    <w:name w:val="forum"/>
    <w:qFormat/>
    <w:uiPriority w:val="0"/>
    <w:rPr>
      <w:rFonts w:hint="default" w:ascii="Tahoma" w:hAnsi="Tahoma" w:eastAsia="宋体" w:cs="Tahoma"/>
      <w:i/>
      <w:color w:val="FF0000"/>
      <w:kern w:val="2"/>
      <w:sz w:val="24"/>
      <w:u w:val="single"/>
      <w:lang w:val="en-US" w:eastAsia="zh-CN" w:bidi="ar-SA"/>
    </w:rPr>
  </w:style>
  <w:style w:type="paragraph" w:customStyle="1" w:styleId="303">
    <w:name w:val="Appendix Heading"/>
    <w:basedOn w:val="3"/>
    <w:next w:val="3"/>
    <w:qFormat/>
    <w:uiPriority w:val="0"/>
    <w:pPr>
      <w:keepLines w:val="0"/>
      <w:pageBreakBefore/>
      <w:widowControl/>
      <w:pBdr>
        <w:top w:val="single" w:color="auto" w:sz="4" w:space="1"/>
        <w:left w:val="single" w:color="auto" w:sz="4" w:space="4"/>
        <w:bottom w:val="single" w:color="auto" w:sz="4" w:space="1"/>
        <w:right w:val="single" w:color="auto" w:sz="4" w:space="4"/>
      </w:pBdr>
      <w:tabs>
        <w:tab w:val="left" w:pos="0"/>
      </w:tabs>
      <w:spacing w:before="0" w:afterLines="0" w:line="240" w:lineRule="auto"/>
      <w:ind w:left="4095" w:hanging="855"/>
      <w:jc w:val="left"/>
    </w:pPr>
    <w:rPr>
      <w:rFonts w:ascii="Arial" w:hAnsi="Arial"/>
      <w:bCs w:val="0"/>
      <w:kern w:val="28"/>
      <w:sz w:val="48"/>
      <w:szCs w:val="20"/>
      <w:lang w:eastAsia="en-US"/>
    </w:rPr>
  </w:style>
  <w:style w:type="paragraph" w:customStyle="1" w:styleId="304">
    <w:name w:val="Appendix Heading 1"/>
    <w:basedOn w:val="1"/>
    <w:qFormat/>
    <w:uiPriority w:val="0"/>
    <w:pPr>
      <w:keepNext/>
      <w:widowControl/>
      <w:tabs>
        <w:tab w:val="left" w:pos="0"/>
      </w:tabs>
      <w:spacing w:before="240" w:afterLines="0"/>
      <w:ind w:left="1575" w:hanging="855"/>
      <w:jc w:val="left"/>
      <w:outlineLvl w:val="0"/>
    </w:pPr>
    <w:rPr>
      <w:rFonts w:ascii="Arial" w:hAnsi="Arial"/>
      <w:b/>
      <w:kern w:val="0"/>
      <w:sz w:val="28"/>
      <w:szCs w:val="20"/>
      <w:lang w:eastAsia="en-US"/>
    </w:rPr>
  </w:style>
  <w:style w:type="paragraph" w:customStyle="1" w:styleId="305">
    <w:name w:val="Appendix Heading 2"/>
    <w:basedOn w:val="4"/>
    <w:qFormat/>
    <w:uiPriority w:val="0"/>
    <w:pPr>
      <w:keepLines w:val="0"/>
      <w:widowControl/>
      <w:spacing w:before="240" w:afterLines="0" w:line="240" w:lineRule="auto"/>
      <w:ind w:left="855" w:hanging="855"/>
      <w:jc w:val="left"/>
    </w:pPr>
    <w:rPr>
      <w:rFonts w:eastAsia="宋体"/>
      <w:bCs w:val="0"/>
      <w:kern w:val="0"/>
      <w:sz w:val="24"/>
      <w:szCs w:val="20"/>
      <w:lang w:eastAsia="en-US"/>
    </w:rPr>
  </w:style>
  <w:style w:type="paragraph" w:customStyle="1" w:styleId="306">
    <w:name w:val="表格文本"/>
    <w:basedOn w:val="1"/>
    <w:qFormat/>
    <w:uiPriority w:val="0"/>
    <w:pPr>
      <w:tabs>
        <w:tab w:val="decimal" w:pos="0"/>
      </w:tabs>
      <w:autoSpaceDE w:val="0"/>
      <w:autoSpaceDN w:val="0"/>
      <w:adjustRightInd w:val="0"/>
      <w:spacing w:before="0" w:afterLines="0"/>
      <w:jc w:val="left"/>
      <w:textAlignment w:val="baseline"/>
    </w:pPr>
    <w:rPr>
      <w:rFonts w:ascii="Arial" w:hAnsi="Arial"/>
      <w:kern w:val="0"/>
      <w:szCs w:val="21"/>
    </w:rPr>
  </w:style>
  <w:style w:type="paragraph" w:customStyle="1" w:styleId="307">
    <w:name w:val="tbltext"/>
    <w:qFormat/>
    <w:uiPriority w:val="0"/>
    <w:pPr>
      <w:widowControl w:val="0"/>
      <w:adjustRightInd w:val="0"/>
      <w:spacing w:line="360" w:lineRule="auto"/>
      <w:jc w:val="both"/>
      <w:textAlignment w:val="baseline"/>
    </w:pPr>
    <w:rPr>
      <w:rFonts w:ascii="Times New Roman" w:hAnsi="Times New Roman" w:eastAsia="宋体" w:cs="Times New Roman"/>
      <w:sz w:val="21"/>
      <w:szCs w:val="21"/>
      <w:lang w:val="en-US" w:eastAsia="zh-CN" w:bidi="ar-SA"/>
    </w:rPr>
  </w:style>
  <w:style w:type="paragraph" w:customStyle="1" w:styleId="308">
    <w:name w:val="Char"/>
    <w:basedOn w:val="1"/>
    <w:qFormat/>
    <w:uiPriority w:val="0"/>
    <w:pPr>
      <w:keepNext/>
      <w:keepLines/>
      <w:pageBreakBefore/>
      <w:tabs>
        <w:tab w:val="left" w:pos="840"/>
      </w:tabs>
      <w:spacing w:before="0" w:afterLines="0"/>
      <w:ind w:left="840" w:hanging="840"/>
    </w:pPr>
    <w:rPr>
      <w:rFonts w:ascii="Tahoma" w:hAnsi="Tahoma"/>
      <w:sz w:val="24"/>
      <w:szCs w:val="20"/>
    </w:rPr>
  </w:style>
  <w:style w:type="paragraph" w:customStyle="1" w:styleId="309">
    <w:name w:val="Table Description"/>
    <w:next w:val="1"/>
    <w:qFormat/>
    <w:uiPriority w:val="0"/>
    <w:pPr>
      <w:keepNext/>
      <w:snapToGrid w:val="0"/>
      <w:spacing w:before="160" w:after="80"/>
      <w:ind w:firstLine="425"/>
      <w:jc w:val="center"/>
    </w:pPr>
    <w:rPr>
      <w:rFonts w:ascii="Arial" w:hAnsi="Arial" w:eastAsia="黑体" w:cs="Times New Roman"/>
      <w:sz w:val="24"/>
      <w:lang w:val="en-US" w:eastAsia="zh-CN" w:bidi="ar-SA"/>
    </w:rPr>
  </w:style>
  <w:style w:type="paragraph" w:customStyle="1" w:styleId="310">
    <w:name w:val="Char1 Char Char1 Char Char Char Char1"/>
    <w:basedOn w:val="1"/>
    <w:qFormat/>
    <w:uiPriority w:val="0"/>
    <w:pPr>
      <w:keepNext/>
      <w:keepLines/>
      <w:pageBreakBefore/>
      <w:tabs>
        <w:tab w:val="left" w:pos="360"/>
      </w:tabs>
      <w:spacing w:before="0" w:afterLines="0"/>
      <w:ind w:left="360" w:hanging="360"/>
    </w:pPr>
    <w:rPr>
      <w:rFonts w:ascii="Tahoma" w:hAnsi="Tahoma"/>
      <w:sz w:val="24"/>
      <w:szCs w:val="20"/>
    </w:rPr>
  </w:style>
  <w:style w:type="paragraph" w:customStyle="1" w:styleId="311">
    <w:name w:val="Text"/>
    <w:basedOn w:val="1"/>
    <w:qFormat/>
    <w:uiPriority w:val="0"/>
    <w:pPr>
      <w:widowControl/>
      <w:snapToGrid w:val="0"/>
      <w:spacing w:before="80" w:afterLines="0"/>
      <w:jc w:val="left"/>
    </w:pPr>
    <w:rPr>
      <w:rFonts w:ascii="Arial" w:hAnsi="Arial"/>
      <w:kern w:val="0"/>
      <w:szCs w:val="21"/>
    </w:rPr>
  </w:style>
  <w:style w:type="paragraph" w:customStyle="1" w:styleId="312">
    <w:name w:val="cont"/>
    <w:basedOn w:val="1"/>
    <w:qFormat/>
    <w:uiPriority w:val="0"/>
    <w:pPr>
      <w:adjustRightInd w:val="0"/>
      <w:snapToGrid w:val="0"/>
      <w:spacing w:beforeLines="50" w:afterLines="50"/>
      <w:ind w:left="899" w:leftChars="428"/>
      <w:jc w:val="left"/>
    </w:pPr>
  </w:style>
  <w:style w:type="paragraph" w:customStyle="1" w:styleId="313">
    <w:name w:val="标准标号一"/>
    <w:basedOn w:val="295"/>
    <w:qFormat/>
    <w:uiPriority w:val="0"/>
    <w:pPr>
      <w:tabs>
        <w:tab w:val="left" w:pos="840"/>
      </w:tabs>
      <w:ind w:left="840" w:leftChars="0" w:hanging="420" w:firstLineChars="0"/>
    </w:pPr>
    <w:rPr>
      <w:rFonts w:ascii="宋体" w:hAnsi="Arial"/>
    </w:rPr>
  </w:style>
  <w:style w:type="character" w:customStyle="1" w:styleId="314">
    <w:name w:val="swy21"/>
    <w:qFormat/>
    <w:uiPriority w:val="0"/>
    <w:rPr>
      <w:rFonts w:hint="eastAsia" w:ascii="宋体" w:hAnsi="宋体" w:eastAsia="宋体"/>
      <w:spacing w:val="280"/>
      <w:sz w:val="18"/>
      <w:szCs w:val="18"/>
    </w:rPr>
  </w:style>
  <w:style w:type="paragraph" w:customStyle="1" w:styleId="315">
    <w:name w:val="tab_head"/>
    <w:basedOn w:val="312"/>
    <w:qFormat/>
    <w:uiPriority w:val="0"/>
    <w:pPr>
      <w:spacing w:beforeLines="0" w:afterLines="0"/>
      <w:ind w:left="0" w:leftChars="0"/>
    </w:pPr>
    <w:rPr>
      <w:b/>
      <w:bCs/>
    </w:rPr>
  </w:style>
  <w:style w:type="paragraph" w:customStyle="1" w:styleId="316">
    <w:name w:val="Char Char1"/>
    <w:basedOn w:val="1"/>
    <w:qFormat/>
    <w:uiPriority w:val="0"/>
    <w:pPr>
      <w:widowControl/>
      <w:spacing w:before="0" w:afterLines="0" w:line="240" w:lineRule="exact"/>
      <w:jc w:val="left"/>
    </w:pPr>
    <w:rPr>
      <w:rFonts w:ascii="Verdana" w:hAnsi="Verdana"/>
      <w:kern w:val="0"/>
      <w:sz w:val="20"/>
      <w:szCs w:val="20"/>
      <w:lang w:eastAsia="en-US"/>
    </w:rPr>
  </w:style>
  <w:style w:type="paragraph" w:customStyle="1" w:styleId="317">
    <w:name w:val="Char Char5"/>
    <w:basedOn w:val="1"/>
    <w:qFormat/>
    <w:uiPriority w:val="0"/>
    <w:pPr>
      <w:spacing w:before="0" w:afterLines="0" w:line="360" w:lineRule="auto"/>
      <w:ind w:firstLine="200" w:firstLineChars="200"/>
    </w:pPr>
    <w:rPr>
      <w:rFonts w:ascii="Tahoma" w:hAnsi="Tahoma"/>
      <w:sz w:val="24"/>
      <w:szCs w:val="20"/>
    </w:rPr>
  </w:style>
  <w:style w:type="paragraph" w:customStyle="1" w:styleId="318">
    <w:name w:val="Char1 Char Char1 Char Char Char Char1 Char Char Char Char Char Char"/>
    <w:basedOn w:val="1"/>
    <w:qFormat/>
    <w:uiPriority w:val="0"/>
    <w:pPr>
      <w:adjustRightInd w:val="0"/>
      <w:spacing w:before="0" w:afterLines="0" w:line="360" w:lineRule="auto"/>
    </w:pPr>
    <w:rPr>
      <w:rFonts w:ascii="Tahoma" w:hAnsi="Tahoma"/>
      <w:sz w:val="24"/>
      <w:szCs w:val="20"/>
    </w:rPr>
  </w:style>
  <w:style w:type="character" w:customStyle="1" w:styleId="319">
    <w:name w:val="正文文字 Char"/>
    <w:qFormat/>
    <w:uiPriority w:val="0"/>
    <w:rPr>
      <w:rFonts w:eastAsia="宋体"/>
      <w:kern w:val="2"/>
      <w:sz w:val="21"/>
      <w:szCs w:val="24"/>
      <w:lang w:val="en-US" w:eastAsia="zh-CN" w:bidi="ar-SA"/>
    </w:rPr>
  </w:style>
  <w:style w:type="paragraph" w:customStyle="1" w:styleId="320">
    <w:name w:val="Char3 Char Char Char Char Char1 Char"/>
    <w:basedOn w:val="1"/>
    <w:qFormat/>
    <w:uiPriority w:val="0"/>
    <w:pPr>
      <w:tabs>
        <w:tab w:val="left" w:pos="794"/>
        <w:tab w:val="left" w:pos="1191"/>
        <w:tab w:val="left" w:pos="1588"/>
        <w:tab w:val="left" w:pos="1985"/>
      </w:tabs>
      <w:autoSpaceDE w:val="0"/>
      <w:autoSpaceDN w:val="0"/>
      <w:adjustRightInd w:val="0"/>
      <w:spacing w:before="136" w:afterLines="0"/>
    </w:pPr>
    <w:rPr>
      <w:rFonts w:ascii="Tahoma" w:hAnsi="Tahoma"/>
      <w:kern w:val="0"/>
      <w:sz w:val="24"/>
      <w:szCs w:val="20"/>
      <w:lang w:val="en-GB"/>
    </w:rPr>
  </w:style>
  <w:style w:type="paragraph" w:customStyle="1" w:styleId="321">
    <w:name w:val="Char1 Char Char"/>
    <w:basedOn w:val="1"/>
    <w:qFormat/>
    <w:uiPriority w:val="0"/>
    <w:pPr>
      <w:spacing w:before="0" w:afterLines="0"/>
    </w:pPr>
    <w:rPr>
      <w:rFonts w:ascii="Tahoma" w:hAnsi="Tahoma"/>
      <w:sz w:val="24"/>
      <w:szCs w:val="20"/>
    </w:rPr>
  </w:style>
  <w:style w:type="paragraph" w:customStyle="1" w:styleId="322">
    <w:name w:val="彩色列表 - 强调文字颜色 11"/>
    <w:basedOn w:val="1"/>
    <w:qFormat/>
    <w:uiPriority w:val="34"/>
    <w:pPr>
      <w:spacing w:before="0" w:afterLines="0"/>
      <w:ind w:firstLine="420" w:firstLineChars="200"/>
    </w:pPr>
    <w:rPr>
      <w:rFonts w:ascii="Calibri" w:hAnsi="Calibri"/>
      <w:szCs w:val="22"/>
    </w:rPr>
  </w:style>
  <w:style w:type="character" w:customStyle="1" w:styleId="323">
    <w:name w:val="Char Char18"/>
    <w:qFormat/>
    <w:uiPriority w:val="0"/>
    <w:rPr>
      <w:rFonts w:ascii="Cambria" w:hAnsi="Cambria"/>
      <w:b/>
      <w:bCs/>
      <w:kern w:val="2"/>
      <w:sz w:val="32"/>
      <w:szCs w:val="32"/>
    </w:rPr>
  </w:style>
  <w:style w:type="paragraph" w:customStyle="1" w:styleId="324">
    <w:name w:val="Char Char2 Char Char Char Char Char Char Char Char Char Char Char Char Char Char Char Char Char Char Char Char"/>
    <w:basedOn w:val="1"/>
    <w:qFormat/>
    <w:uiPriority w:val="0"/>
    <w:pPr>
      <w:spacing w:before="0" w:afterLines="0"/>
    </w:pPr>
    <w:rPr>
      <w:rFonts w:ascii="Tahoma" w:hAnsi="Tahoma" w:cs="Tahoma"/>
      <w:sz w:val="24"/>
    </w:rPr>
  </w:style>
  <w:style w:type="character" w:customStyle="1" w:styleId="325">
    <w:name w:val="bluetxt1"/>
    <w:basedOn w:val="69"/>
    <w:qFormat/>
    <w:uiPriority w:val="0"/>
  </w:style>
  <w:style w:type="character" w:customStyle="1" w:styleId="326">
    <w:name w:val="Char Char3"/>
    <w:qFormat/>
    <w:uiPriority w:val="0"/>
    <w:rPr>
      <w:sz w:val="18"/>
    </w:rPr>
  </w:style>
  <w:style w:type="paragraph" w:customStyle="1" w:styleId="327">
    <w:name w:val="我的表格1"/>
    <w:basedOn w:val="1"/>
    <w:link w:val="328"/>
    <w:qFormat/>
    <w:uiPriority w:val="0"/>
    <w:pPr>
      <w:spacing w:before="0" w:afterLines="0"/>
      <w:jc w:val="left"/>
    </w:pPr>
    <w:rPr>
      <w:sz w:val="18"/>
      <w:szCs w:val="18"/>
    </w:rPr>
  </w:style>
  <w:style w:type="character" w:customStyle="1" w:styleId="328">
    <w:name w:val="我的表格1 Char"/>
    <w:link w:val="327"/>
    <w:qFormat/>
    <w:uiPriority w:val="0"/>
    <w:rPr>
      <w:kern w:val="2"/>
      <w:sz w:val="18"/>
      <w:szCs w:val="18"/>
    </w:rPr>
  </w:style>
  <w:style w:type="paragraph" w:customStyle="1" w:styleId="329">
    <w:name w:val="我的表格2居中"/>
    <w:basedOn w:val="1"/>
    <w:link w:val="330"/>
    <w:qFormat/>
    <w:uiPriority w:val="0"/>
    <w:pPr>
      <w:tabs>
        <w:tab w:val="decimal" w:pos="0"/>
      </w:tabs>
      <w:autoSpaceDE w:val="0"/>
      <w:autoSpaceDN w:val="0"/>
      <w:adjustRightInd w:val="0"/>
      <w:spacing w:before="0" w:afterLines="0"/>
      <w:jc w:val="center"/>
    </w:pPr>
    <w:rPr>
      <w:kern w:val="0"/>
      <w:sz w:val="18"/>
      <w:szCs w:val="21"/>
    </w:rPr>
  </w:style>
  <w:style w:type="character" w:customStyle="1" w:styleId="330">
    <w:name w:val="我的表格2居中 Char"/>
    <w:link w:val="329"/>
    <w:qFormat/>
    <w:uiPriority w:val="0"/>
    <w:rPr>
      <w:sz w:val="18"/>
      <w:szCs w:val="21"/>
    </w:rPr>
  </w:style>
  <w:style w:type="character" w:customStyle="1" w:styleId="331">
    <w:name w:val="我的表格1 Char Char"/>
    <w:qFormat/>
    <w:uiPriority w:val="0"/>
    <w:rPr>
      <w:rFonts w:ascii="Times New Roman" w:hAnsi="Times New Roman" w:eastAsia="宋体" w:cs="Times New Roman"/>
      <w:sz w:val="18"/>
      <w:szCs w:val="18"/>
    </w:rPr>
  </w:style>
  <w:style w:type="character" w:customStyle="1" w:styleId="332">
    <w:name w:val="我的表格2居中 Char Char"/>
    <w:qFormat/>
    <w:uiPriority w:val="0"/>
    <w:rPr>
      <w:rFonts w:ascii="Times New Roman" w:hAnsi="Times New Roman" w:eastAsia="宋体" w:cs="Times New Roman"/>
      <w:kern w:val="0"/>
      <w:sz w:val="18"/>
      <w:szCs w:val="21"/>
    </w:rPr>
  </w:style>
  <w:style w:type="paragraph" w:customStyle="1" w:styleId="333">
    <w:name w:val="列出段落2"/>
    <w:basedOn w:val="1"/>
    <w:qFormat/>
    <w:uiPriority w:val="0"/>
    <w:pPr>
      <w:autoSpaceDE w:val="0"/>
      <w:autoSpaceDN w:val="0"/>
      <w:adjustRightInd w:val="0"/>
      <w:spacing w:before="0" w:afterLines="0"/>
      <w:ind w:firstLine="420" w:firstLineChars="200"/>
      <w:jc w:val="left"/>
    </w:pPr>
    <w:rPr>
      <w:kern w:val="0"/>
      <w:sz w:val="20"/>
      <w:szCs w:val="20"/>
    </w:rPr>
  </w:style>
  <w:style w:type="character" w:customStyle="1" w:styleId="334">
    <w:name w:val="Char Char13"/>
    <w:qFormat/>
    <w:uiPriority w:val="0"/>
    <w:rPr>
      <w:rFonts w:ascii="Times New Roman" w:hAnsi="Times New Roman" w:eastAsia="宋体" w:cs="Times New Roman"/>
      <w:sz w:val="18"/>
      <w:szCs w:val="18"/>
    </w:rPr>
  </w:style>
  <w:style w:type="character" w:customStyle="1" w:styleId="335">
    <w:name w:val="Char Char12"/>
    <w:qFormat/>
    <w:uiPriority w:val="0"/>
    <w:rPr>
      <w:rFonts w:ascii="Times New Roman" w:hAnsi="Times New Roman" w:eastAsia="宋体" w:cs="Times New Roman"/>
      <w:szCs w:val="24"/>
      <w:shd w:val="clear" w:color="auto" w:fill="000080"/>
    </w:rPr>
  </w:style>
  <w:style w:type="character" w:customStyle="1" w:styleId="336">
    <w:name w:val="Char Char11"/>
    <w:qFormat/>
    <w:uiPriority w:val="0"/>
    <w:rPr>
      <w:rFonts w:ascii="Times New Roman" w:hAnsi="Times New Roman" w:eastAsia="宋体" w:cs="Times New Roman"/>
      <w:kern w:val="0"/>
      <w:sz w:val="22"/>
      <w:szCs w:val="20"/>
      <w:lang w:eastAsia="en-US"/>
    </w:rPr>
  </w:style>
  <w:style w:type="character" w:customStyle="1" w:styleId="337">
    <w:name w:val="HTML Preformatted Char"/>
    <w:qFormat/>
    <w:uiPriority w:val="0"/>
    <w:rPr>
      <w:rFonts w:hint="default" w:ascii="Courier New" w:hAnsi="Courier New"/>
    </w:rPr>
  </w:style>
  <w:style w:type="character" w:customStyle="1" w:styleId="338">
    <w:name w:val="tag"/>
    <w:basedOn w:val="69"/>
    <w:qFormat/>
    <w:uiPriority w:val="0"/>
  </w:style>
  <w:style w:type="character" w:customStyle="1" w:styleId="339">
    <w:name w:val="pln"/>
    <w:basedOn w:val="69"/>
    <w:qFormat/>
    <w:uiPriority w:val="0"/>
  </w:style>
  <w:style w:type="character" w:customStyle="1" w:styleId="340">
    <w:name w:val="atn"/>
    <w:basedOn w:val="69"/>
    <w:qFormat/>
    <w:uiPriority w:val="0"/>
  </w:style>
  <w:style w:type="character" w:customStyle="1" w:styleId="341">
    <w:name w:val="pun"/>
    <w:basedOn w:val="69"/>
    <w:qFormat/>
    <w:uiPriority w:val="0"/>
  </w:style>
  <w:style w:type="character" w:customStyle="1" w:styleId="342">
    <w:name w:val="atv"/>
    <w:basedOn w:val="69"/>
    <w:qFormat/>
    <w:uiPriority w:val="0"/>
  </w:style>
  <w:style w:type="character" w:customStyle="1" w:styleId="343">
    <w:name w:val="lemmatitleh1"/>
    <w:basedOn w:val="69"/>
    <w:qFormat/>
    <w:uiPriority w:val="0"/>
  </w:style>
  <w:style w:type="character" w:customStyle="1" w:styleId="344">
    <w:name w:val="apple-converted-space"/>
    <w:basedOn w:val="69"/>
    <w:qFormat/>
    <w:uiPriority w:val="0"/>
  </w:style>
  <w:style w:type="paragraph" w:styleId="345">
    <w:name w:val="List Paragraph"/>
    <w:basedOn w:val="1"/>
    <w:link w:val="365"/>
    <w:qFormat/>
    <w:uiPriority w:val="34"/>
    <w:pPr>
      <w:spacing w:before="0" w:afterLines="0"/>
      <w:ind w:firstLine="420" w:firstLineChars="200"/>
    </w:pPr>
    <w:rPr>
      <w:rFonts w:ascii="Calibri" w:hAnsi="Calibri"/>
      <w:szCs w:val="22"/>
    </w:rPr>
  </w:style>
  <w:style w:type="paragraph" w:customStyle="1" w:styleId="346">
    <w:name w:val="msoacetate"/>
    <w:basedOn w:val="1"/>
    <w:semiHidden/>
    <w:qFormat/>
    <w:uiPriority w:val="0"/>
    <w:pPr>
      <w:spacing w:before="0" w:afterLines="0"/>
    </w:pPr>
    <w:rPr>
      <w:sz w:val="18"/>
      <w:szCs w:val="18"/>
    </w:rPr>
  </w:style>
  <w:style w:type="paragraph" w:customStyle="1" w:styleId="347">
    <w:name w:val="註解方塊文字"/>
    <w:basedOn w:val="1"/>
    <w:semiHidden/>
    <w:qFormat/>
    <w:uiPriority w:val="0"/>
    <w:pPr>
      <w:spacing w:before="0" w:afterLines="0"/>
    </w:pPr>
    <w:rPr>
      <w:sz w:val="18"/>
      <w:szCs w:val="18"/>
    </w:rPr>
  </w:style>
  <w:style w:type="paragraph" w:customStyle="1" w:styleId="348">
    <w:name w:val="註解主旨"/>
    <w:basedOn w:val="24"/>
    <w:next w:val="24"/>
    <w:semiHidden/>
    <w:qFormat/>
    <w:uiPriority w:val="0"/>
    <w:pPr>
      <w:spacing w:before="0" w:afterLines="0"/>
    </w:pPr>
    <w:rPr>
      <w:b/>
      <w:bCs/>
      <w:sz w:val="24"/>
      <w:szCs w:val="20"/>
    </w:rPr>
  </w:style>
  <w:style w:type="character" w:customStyle="1" w:styleId="349">
    <w:name w:val="批注文字 Char1"/>
    <w:basedOn w:val="69"/>
    <w:semiHidden/>
    <w:qFormat/>
    <w:uiPriority w:val="0"/>
  </w:style>
  <w:style w:type="paragraph" w:customStyle="1" w:styleId="350">
    <w:name w:val="彩色底纹 - 强调文字颜色 11"/>
    <w:hidden/>
    <w:semiHidden/>
    <w:qFormat/>
    <w:uiPriority w:val="99"/>
    <w:rPr>
      <w:rFonts w:ascii="Calibri" w:hAnsi="Calibri" w:eastAsia="宋体" w:cs="Times New Roman"/>
      <w:kern w:val="2"/>
      <w:sz w:val="21"/>
      <w:szCs w:val="22"/>
      <w:lang w:val="en-US" w:eastAsia="zh-CN" w:bidi="ar-SA"/>
    </w:rPr>
  </w:style>
  <w:style w:type="paragraph" w:customStyle="1" w:styleId="351">
    <w:name w:val="修订1"/>
    <w:hidden/>
    <w:semiHidden/>
    <w:qFormat/>
    <w:uiPriority w:val="99"/>
    <w:rPr>
      <w:rFonts w:ascii="Times New Roman" w:hAnsi="Times New Roman" w:eastAsia="宋体" w:cs="Times New Roman"/>
      <w:kern w:val="2"/>
      <w:sz w:val="21"/>
      <w:szCs w:val="24"/>
      <w:lang w:val="en-US" w:eastAsia="zh-CN" w:bidi="ar-SA"/>
    </w:rPr>
  </w:style>
  <w:style w:type="table" w:customStyle="1" w:styleId="352">
    <w:name w:val="网格型1"/>
    <w:basedOn w:val="66"/>
    <w:qFormat/>
    <w:uiPriority w:val="3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53">
    <w:name w:val="正文文本缩进 3 字符"/>
    <w:basedOn w:val="69"/>
    <w:link w:val="52"/>
    <w:qFormat/>
    <w:uiPriority w:val="0"/>
    <w:rPr>
      <w:kern w:val="2"/>
      <w:sz w:val="16"/>
      <w:szCs w:val="16"/>
    </w:rPr>
  </w:style>
  <w:style w:type="character" w:customStyle="1" w:styleId="354">
    <w:name w:val="正文文本缩进 2 字符"/>
    <w:basedOn w:val="69"/>
    <w:link w:val="38"/>
    <w:qFormat/>
    <w:uiPriority w:val="0"/>
    <w:rPr>
      <w:kern w:val="2"/>
      <w:sz w:val="21"/>
      <w:szCs w:val="24"/>
    </w:rPr>
  </w:style>
  <w:style w:type="character" w:customStyle="1" w:styleId="355">
    <w:name w:val="正文文本首行缩进 字符"/>
    <w:basedOn w:val="214"/>
    <w:link w:val="64"/>
    <w:qFormat/>
    <w:uiPriority w:val="0"/>
    <w:rPr>
      <w:kern w:val="2"/>
      <w:sz w:val="21"/>
      <w:szCs w:val="24"/>
    </w:rPr>
  </w:style>
  <w:style w:type="paragraph" w:customStyle="1" w:styleId="356">
    <w:name w:val="目录标题"/>
    <w:basedOn w:val="1"/>
    <w:qFormat/>
    <w:uiPriority w:val="0"/>
    <w:pPr>
      <w:spacing w:before="0" w:afterLines="0"/>
      <w:jc w:val="center"/>
    </w:pPr>
    <w:rPr>
      <w:rFonts w:eastAsia="华文新魏" w:cs="宋体"/>
      <w:b/>
      <w:bCs/>
      <w:sz w:val="52"/>
      <w:szCs w:val="20"/>
    </w:rPr>
  </w:style>
  <w:style w:type="paragraph" w:customStyle="1" w:styleId="357">
    <w:name w:val="修订2"/>
    <w:hidden/>
    <w:semiHidden/>
    <w:qFormat/>
    <w:uiPriority w:val="99"/>
    <w:rPr>
      <w:rFonts w:ascii="Times New Roman" w:hAnsi="Times New Roman" w:eastAsia="宋体" w:cs="Times New Roman"/>
      <w:kern w:val="2"/>
      <w:sz w:val="21"/>
      <w:szCs w:val="24"/>
      <w:lang w:val="en-US" w:eastAsia="zh-CN" w:bidi="ar-SA"/>
    </w:rPr>
  </w:style>
  <w:style w:type="paragraph" w:customStyle="1" w:styleId="358">
    <w:name w:val="修订3"/>
    <w:hidden/>
    <w:semiHidden/>
    <w:qFormat/>
    <w:uiPriority w:val="99"/>
    <w:rPr>
      <w:rFonts w:ascii="Times New Roman" w:hAnsi="Times New Roman" w:eastAsia="宋体" w:cs="Times New Roman"/>
      <w:kern w:val="2"/>
      <w:sz w:val="21"/>
      <w:szCs w:val="24"/>
      <w:lang w:val="en-US" w:eastAsia="zh-CN" w:bidi="ar-SA"/>
    </w:rPr>
  </w:style>
  <w:style w:type="paragraph" w:customStyle="1" w:styleId="359">
    <w:name w:val="修订4"/>
    <w:hidden/>
    <w:semiHidden/>
    <w:qFormat/>
    <w:uiPriority w:val="99"/>
    <w:rPr>
      <w:rFonts w:ascii="Times New Roman" w:hAnsi="Times New Roman" w:eastAsia="宋体" w:cs="Times New Roman"/>
      <w:kern w:val="2"/>
      <w:sz w:val="21"/>
      <w:szCs w:val="24"/>
      <w:lang w:val="en-US" w:eastAsia="zh-CN" w:bidi="ar-SA"/>
    </w:rPr>
  </w:style>
  <w:style w:type="paragraph" w:customStyle="1" w:styleId="360">
    <w:name w:val="文档正文"/>
    <w:basedOn w:val="1"/>
    <w:qFormat/>
    <w:uiPriority w:val="0"/>
    <w:pPr>
      <w:adjustRightInd w:val="0"/>
      <w:spacing w:before="0" w:afterLines="0" w:line="480" w:lineRule="atLeast"/>
      <w:ind w:firstLine="567"/>
      <w:textAlignment w:val="baseline"/>
    </w:pPr>
    <w:rPr>
      <w:rFonts w:ascii="长城仿宋"/>
      <w:kern w:val="0"/>
      <w:sz w:val="24"/>
      <w:szCs w:val="20"/>
    </w:rPr>
  </w:style>
  <w:style w:type="paragraph" w:customStyle="1" w:styleId="361">
    <w:name w:val="修订5"/>
    <w:hidden/>
    <w:semiHidden/>
    <w:qFormat/>
    <w:uiPriority w:val="99"/>
    <w:rPr>
      <w:rFonts w:ascii="Times New Roman" w:hAnsi="Times New Roman" w:eastAsia="宋体" w:cs="Times New Roman"/>
      <w:kern w:val="2"/>
      <w:sz w:val="21"/>
      <w:szCs w:val="24"/>
      <w:lang w:val="en-US" w:eastAsia="zh-CN" w:bidi="ar-SA"/>
    </w:rPr>
  </w:style>
  <w:style w:type="paragraph" w:customStyle="1" w:styleId="362">
    <w:name w:val="a1"/>
    <w:basedOn w:val="1"/>
    <w:qFormat/>
    <w:uiPriority w:val="0"/>
    <w:pPr>
      <w:widowControl/>
      <w:spacing w:before="0" w:afterLines="0"/>
      <w:jc w:val="left"/>
    </w:pPr>
    <w:rPr>
      <w:rFonts w:ascii="宋体" w:hAnsi="宋体" w:cs="宋体"/>
      <w:kern w:val="0"/>
      <w:sz w:val="24"/>
    </w:rPr>
  </w:style>
  <w:style w:type="paragraph" w:customStyle="1" w:styleId="363">
    <w:name w:val="Table Heading"/>
    <w:basedOn w:val="1"/>
    <w:qFormat/>
    <w:uiPriority w:val="0"/>
    <w:pPr>
      <w:spacing w:before="80" w:after="80" w:afterLines="0"/>
    </w:pPr>
    <w:rPr>
      <w:rFonts w:ascii="Book Antiqua" w:hAnsi="Book Antiqua" w:eastAsia="黑体" w:cs="Book Antiqua"/>
      <w:bCs/>
      <w:snapToGrid w:val="0"/>
      <w:kern w:val="0"/>
      <w:szCs w:val="22"/>
    </w:rPr>
  </w:style>
  <w:style w:type="paragraph" w:customStyle="1" w:styleId="364">
    <w:name w:val="a"/>
    <w:basedOn w:val="1"/>
    <w:uiPriority w:val="0"/>
    <w:pPr>
      <w:widowControl/>
      <w:spacing w:before="0" w:afterLines="0"/>
      <w:jc w:val="left"/>
    </w:pPr>
    <w:rPr>
      <w:rFonts w:ascii="宋体" w:hAnsi="宋体" w:cs="宋体"/>
      <w:kern w:val="0"/>
      <w:sz w:val="24"/>
    </w:rPr>
  </w:style>
  <w:style w:type="character" w:customStyle="1" w:styleId="365">
    <w:name w:val="列表段落 字符"/>
    <w:link w:val="345"/>
    <w:qFormat/>
    <w:locked/>
    <w:uiPriority w:val="34"/>
    <w:rPr>
      <w:rFonts w:ascii="Calibri" w:hAnsi="Calibri" w:eastAsia="宋体"/>
      <w:kern w:val="2"/>
      <w:sz w:val="21"/>
      <w:szCs w:val="22"/>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8" Type="http://schemas.microsoft.com/office/2011/relationships/people" Target="people.xml"/><Relationship Id="rId47" Type="http://schemas.openxmlformats.org/officeDocument/2006/relationships/fontTable" Target="fontTable.xml"/><Relationship Id="rId46" Type="http://schemas.microsoft.com/office/2006/relationships/keyMapCustomizations" Target="customizations.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emf"/><Relationship Id="rId32" Type="http://schemas.openxmlformats.org/officeDocument/2006/relationships/oleObject" Target="embeddings/oleObject1.bin"/><Relationship Id="rId31" Type="http://schemas.openxmlformats.org/officeDocument/2006/relationships/image" Target="media/image20.emf"/><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9981B4-03E7-42BE-B843-9DCE3F93CCE0}">
  <ds:schemaRefs/>
</ds:datastoreItem>
</file>

<file path=docProps/app.xml><?xml version="1.0" encoding="utf-8"?>
<Properties xmlns="http://schemas.openxmlformats.org/officeDocument/2006/extended-properties" xmlns:vt="http://schemas.openxmlformats.org/officeDocument/2006/docPropsVTypes">
  <Template>Normal</Template>
  <Company>Hewlett-Packard</Company>
  <Pages>222</Pages>
  <Words>31394</Words>
  <Characters>178952</Characters>
  <Lines>1491</Lines>
  <Paragraphs>419</Paragraphs>
  <TotalTime>119</TotalTime>
  <ScaleCrop>false</ScaleCrop>
  <LinksUpToDate>false</LinksUpToDate>
  <CharactersWithSpaces>209927</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2020-04-09T07:10:00Z</dcterms:created>
  <dc:creator>zhaowf</dc:creator>
  <cp:lastModifiedBy>niyoutian</cp:lastModifiedBy>
  <dcterms:modified xsi:type="dcterms:W3CDTF">2020-05-08T07:11:48Z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